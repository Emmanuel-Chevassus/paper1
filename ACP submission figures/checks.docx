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02AFA0D7"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r w:rsidR="00B21A1A" w:rsidRPr="004758A9">
        <w:rPr>
          <w:rFonts w:ascii="Times New Roman" w:eastAsia="Times New Roman" w:hAnsi="Times New Roman" w:cs="Times New Roman"/>
          <w:sz w:val="24"/>
          <w:szCs w:val="24"/>
        </w:rPr>
        <w:t>Lin</w:t>
      </w:r>
      <w:r w:rsidR="00127DB5" w:rsidRPr="004758A9">
        <w:rPr>
          <w:rFonts w:ascii="Times New Roman" w:eastAsia="Times New Roman" w:hAnsi="Times New Roman" w:cs="Times New Roman"/>
          <w:sz w:val="24"/>
          <w:szCs w:val="24"/>
        </w:rPr>
        <w:t xml:space="preserve"> Chunshui </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del w:id="1" w:author="CHEVASSUS, Emmanuel" w:date="2024-12-11T21:25:00Z">
        <w:r w:rsidR="00DC7B25" w:rsidDel="00DC7B25">
          <w:rPr>
            <w:rFonts w:ascii="Times New Roman" w:eastAsia="Times New Roman" w:hAnsi="Times New Roman" w:cs="Times New Roman"/>
            <w:sz w:val="24"/>
            <w:szCs w:val="24"/>
          </w:rPr>
          <w:delText xml:space="preserve"> D</w:delText>
        </w:r>
      </w:del>
      <w:r w:rsidR="00DC7B25">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325E1D14" w14:textId="4F7B927A" w:rsidR="00957943" w:rsidRPr="004758A9"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del w:id="2" w:author="CHEVASSUS, Emmanuel" w:date="2024-12-11T22:02:00Z">
        <w:r w:rsidR="0051141D" w:rsidDel="0051141D">
          <w:rPr>
            <w:rFonts w:ascii="Times New Roman" w:hAnsi="Times New Roman" w:cs="Times New Roman"/>
            <w:sz w:val="20"/>
            <w:szCs w:val="20"/>
            <w:lang w:eastAsia="zh-CN"/>
          </w:rPr>
          <w:delText xml:space="preserve"> the</w:delText>
        </w:r>
        <w:r w:rsidR="008619DE" w:rsidDel="0051141D">
          <w:rPr>
            <w:rFonts w:ascii="Times New Roman" w:hAnsi="Times New Roman" w:cs="Times New Roman"/>
            <w:sz w:val="20"/>
            <w:szCs w:val="20"/>
            <w:lang w:eastAsia="zh-CN"/>
          </w:rPr>
          <w:delText xml:space="preserve"> </w:delText>
        </w:r>
      </w:del>
      <w:ins w:id="3" w:author="CHEVASSUS, Emmanuel" w:date="2025-01-24T12:04:00Z" w16du:dateUtc="2025-01-24T12:04:00Z">
        <w:r w:rsidR="00561CDC">
          <w:rPr>
            <w:rFonts w:ascii="Times New Roman" w:hAnsi="Times New Roman" w:cs="Times New Roman"/>
            <w:sz w:val="20"/>
            <w:szCs w:val="20"/>
            <w:lang w:eastAsia="zh-CN"/>
          </w:rPr>
          <w:t xml:space="preserve"> </w:t>
        </w:r>
      </w:ins>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 xml:space="preserve">onic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r w:rsidR="00C93043">
        <w:rPr>
          <w:rFonts w:ascii="Times New Roman" w:eastAsia="Times New Roman" w:hAnsi="Times New Roman" w:cs="Times New Roman"/>
          <w:sz w:val="20"/>
          <w:szCs w:val="20"/>
        </w:rPr>
        <w:t>.</w:t>
      </w:r>
      <w:r w:rsidR="001F351A">
        <w:rPr>
          <w:rFonts w:ascii="Times New Roman" w:eastAsia="Times New Roman" w:hAnsi="Times New Roman" w:cs="Times New Roman"/>
          <w:sz w:val="20"/>
          <w:szCs w:val="20"/>
        </w:rPr>
        <w:t xml:space="preserve"> </w:t>
      </w:r>
      <w:ins w:id="4" w:author="CHEVASSUS, Emmanuel" w:date="2024-12-12T10:59:00Z">
        <w:r w:rsidR="001F351A">
          <w:rPr>
            <w:rFonts w:ascii="Times New Roman" w:eastAsia="Times New Roman" w:hAnsi="Times New Roman" w:cs="Times New Roman"/>
            <w:sz w:val="20"/>
            <w:szCs w:val="20"/>
          </w:rPr>
          <w:t>Elemental ratios (O:C-H:C) were derived for each of these factors: PMOA (0.66-1.16), MO-OOA (0.78-1.39), MSA-OA (0.66-1.39) and Peat-OA (0.43-1.34). The specific O:C-H:C range for MO-OOA hints at aliphatic and lignin-like compounds</w:t>
        </w:r>
        <w:r w:rsidR="001F351A" w:rsidRPr="00C93043">
          <w:rPr>
            <w:rFonts w:ascii="Times New Roman" w:eastAsia="Times New Roman" w:hAnsi="Times New Roman" w:cs="Times New Roman"/>
            <w:sz w:val="20"/>
            <w:szCs w:val="20"/>
          </w:rPr>
          <w:t xml:space="preserve"> </w:t>
        </w:r>
        <w:r w:rsidR="001F351A">
          <w:rPr>
            <w:rFonts w:ascii="Times New Roman" w:eastAsia="Times New Roman" w:hAnsi="Times New Roman" w:cs="Times New Roman"/>
            <w:sz w:val="20"/>
            <w:szCs w:val="20"/>
          </w:rPr>
          <w:t>contributing to more oxidised organic aerosol formation</w:t>
        </w:r>
      </w:ins>
      <w:r w:rsidR="001F351A">
        <w:rPr>
          <w:rFonts w:ascii="Times New Roman" w:eastAsia="Times New Roman" w:hAnsi="Times New Roman" w:cs="Times New Roman"/>
          <w:sz w:val="20"/>
          <w:szCs w:val="20"/>
        </w:rPr>
        <w:t>.</w:t>
      </w:r>
      <w:r w:rsidR="001F351A" w:rsidRPr="004758A9">
        <w:rPr>
          <w:rFonts w:ascii="Times New Roman" w:eastAsia="Times New Roman" w:hAnsi="Times New Roman" w:cs="Times New Roman"/>
          <w:sz w:val="20"/>
          <w:szCs w:val="20"/>
        </w:rPr>
        <w:t xml:space="preserve"> The</w:t>
      </w:r>
      <w:r w:rsidR="008D1596" w:rsidRPr="004758A9">
        <w:rPr>
          <w:rFonts w:ascii="Times New Roman" w:eastAsia="Times New Roman" w:hAnsi="Times New Roman" w:cs="Times New Roman"/>
          <w:sz w:val="20"/>
          <w:szCs w:val="20"/>
        </w:rPr>
        <w:t xml:space="preserv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w:t>
      </w:r>
      <w:ins w:id="5" w:author="Fossum, Kirsten" w:date="2025-01-07T17:10:00Z">
        <w:r w:rsidR="00CB3971">
          <w:rPr>
            <w:rFonts w:ascii="Times New Roman" w:eastAsia="Times New Roman" w:hAnsi="Times New Roman" w:cs="Times New Roman"/>
            <w:sz w:val="20"/>
            <w:szCs w:val="20"/>
          </w:rPr>
          <w:t>,</w:t>
        </w:r>
      </w:ins>
      <w:ins w:id="6" w:author="CHEVASSUS, Emmanuel" w:date="2025-01-15T12:24:00Z" w16du:dateUtc="2025-01-15T12:24:00Z">
        <w:r w:rsidR="00BA0741">
          <w:rPr>
            <w:rFonts w:ascii="Times New Roman" w:eastAsia="Times New Roman" w:hAnsi="Times New Roman" w:cs="Times New Roman"/>
            <w:sz w:val="20"/>
            <w:szCs w:val="20"/>
          </w:rPr>
          <w:t xml:space="preserve"> in agreement</w:t>
        </w:r>
      </w:ins>
      <w:ins w:id="7" w:author="CHEVASSUS, Emmanuel" w:date="2025-01-24T12:04:00Z" w16du:dateUtc="2025-01-24T12:04:00Z">
        <w:r w:rsidR="00561CDC">
          <w:rPr>
            <w:rFonts w:ascii="Times New Roman" w:eastAsia="Times New Roman" w:hAnsi="Times New Roman" w:cs="Times New Roman"/>
            <w:sz w:val="20"/>
            <w:szCs w:val="20"/>
          </w:rPr>
          <w:t xml:space="preserve"> </w:t>
        </w:r>
      </w:ins>
      <w:del w:id="8" w:author="CHEVASSUS, Emmanuel" w:date="2025-01-15T12:24:00Z" w16du:dateUtc="2025-01-15T12:24:00Z">
        <w:r w:rsidR="000F58C0" w:rsidRPr="004758A9" w:rsidDel="00BA0741">
          <w:rPr>
            <w:rFonts w:ascii="Times New Roman" w:eastAsia="Times New Roman" w:hAnsi="Times New Roman" w:cs="Times New Roman"/>
            <w:sz w:val="20"/>
            <w:szCs w:val="20"/>
          </w:rPr>
          <w:delText xml:space="preserve"> consistently </w:delText>
        </w:r>
      </w:del>
      <w:r w:rsidR="000F58C0" w:rsidRPr="004758A9">
        <w:rPr>
          <w:rFonts w:ascii="Times New Roman" w:eastAsia="Times New Roman" w:hAnsi="Times New Roman" w:cs="Times New Roman"/>
          <w:sz w:val="20"/>
          <w:szCs w:val="20"/>
        </w:rPr>
        <w:t>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abacterial phytoplankton extracellular metabolic processes</w:t>
      </w:r>
      <w:r w:rsidR="003F4457">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w:t>
      </w:r>
      <w:del w:id="9" w:author="Fossum, Kirsten" w:date="2025-01-07T17:11:00Z">
        <w:r w:rsidR="008D1596" w:rsidRPr="004758A9" w:rsidDel="00CB3971">
          <w:rPr>
            <w:rFonts w:ascii="Times New Roman" w:eastAsia="Times New Roman" w:hAnsi="Times New Roman" w:cs="Times New Roman"/>
            <w:sz w:val="20"/>
            <w:szCs w:val="20"/>
          </w:rPr>
          <w:delText>ive</w:delText>
        </w:r>
      </w:del>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00DB10EC"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00DB10EC"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00DB10EC"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00DB10EC"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w:t>
      </w:r>
      <w:del w:id="10" w:author="Fossum, Kirsten" w:date="2025-01-07T17:13:00Z">
        <w:r w:rsidR="00EE4646" w:rsidRPr="004758A9" w:rsidDel="00CB3971">
          <w:rPr>
            <w:rFonts w:ascii="Times New Roman" w:eastAsia="Times New Roman" w:hAnsi="Times New Roman" w:cs="Times New Roman"/>
            <w:sz w:val="20"/>
            <w:szCs w:val="20"/>
          </w:rPr>
          <w:delText xml:space="preserve">further </w:delText>
        </w:r>
      </w:del>
      <w:r w:rsidR="00EE4646" w:rsidRPr="004758A9">
        <w:rPr>
          <w:rFonts w:ascii="Times New Roman" w:eastAsia="Times New Roman" w:hAnsi="Times New Roman" w:cs="Times New Roman"/>
          <w:sz w:val="20"/>
          <w:szCs w:val="20"/>
        </w:rPr>
        <w:t>long</w:t>
      </w:r>
      <w:ins w:id="11" w:author="Fossum, Kirsten" w:date="2025-01-07T17:13:00Z">
        <w:r w:rsidR="00CB3971">
          <w:rPr>
            <w:rFonts w:ascii="Times New Roman" w:eastAsia="Times New Roman" w:hAnsi="Times New Roman" w:cs="Times New Roman"/>
            <w:sz w:val="20"/>
            <w:szCs w:val="20"/>
          </w:rPr>
          <w:t>er</w:t>
        </w:r>
      </w:ins>
      <w:r w:rsidR="00EE4646" w:rsidRPr="004758A9">
        <w:rPr>
          <w:rFonts w:ascii="Times New Roman" w:eastAsia="Times New Roman" w:hAnsi="Times New Roman" w:cs="Times New Roman"/>
          <w:sz w:val="20"/>
          <w:szCs w:val="20"/>
        </w:rPr>
        <w:t>-term investigation</w:t>
      </w:r>
      <w:ins w:id="12" w:author="Fossum, Kirsten" w:date="2025-01-07T17:13:00Z">
        <w:r w:rsidR="00CB3971">
          <w:rPr>
            <w:rFonts w:ascii="Times New Roman" w:eastAsia="Times New Roman" w:hAnsi="Times New Roman" w:cs="Times New Roman"/>
            <w:sz w:val="20"/>
            <w:szCs w:val="20"/>
          </w:rPr>
          <w:t>s</w:t>
        </w:r>
      </w:ins>
      <w:r w:rsidR="00EE4646" w:rsidRPr="004758A9">
        <w:rPr>
          <w:rFonts w:ascii="Times New Roman" w:eastAsia="Times New Roman" w:hAnsi="Times New Roman" w:cs="Times New Roman"/>
          <w:sz w:val="20"/>
          <w:szCs w:val="20"/>
        </w:rPr>
        <w:t xml:space="preserve"> to </w:t>
      </w:r>
      <w:del w:id="13" w:author="Fossum, Kirsten" w:date="2025-01-07T17:15:00Z">
        <w:r w:rsidR="00EE4646" w:rsidRPr="004758A9" w:rsidDel="00CB3971">
          <w:rPr>
            <w:rFonts w:ascii="Times New Roman" w:eastAsia="Times New Roman" w:hAnsi="Times New Roman" w:cs="Times New Roman"/>
            <w:sz w:val="20"/>
            <w:szCs w:val="20"/>
          </w:rPr>
          <w:delText>fully account for</w:delText>
        </w:r>
      </w:del>
      <w:ins w:id="14" w:author="Fossum, Kirsten" w:date="2025-01-07T17:15:00Z">
        <w:r w:rsidR="00CB3971">
          <w:rPr>
            <w:rFonts w:ascii="Times New Roman" w:eastAsia="Times New Roman" w:hAnsi="Times New Roman" w:cs="Times New Roman"/>
            <w:sz w:val="20"/>
            <w:szCs w:val="20"/>
          </w:rPr>
          <w:t>further map</w:t>
        </w:r>
      </w:ins>
      <w:r w:rsidR="00EE4646" w:rsidRPr="004758A9">
        <w:rPr>
          <w:rFonts w:ascii="Times New Roman" w:eastAsia="Times New Roman" w:hAnsi="Times New Roman" w:cs="Times New Roman"/>
          <w:sz w:val="20"/>
          <w:szCs w:val="20"/>
        </w:rPr>
        <w:t xml:space="preserve"> </w:t>
      </w:r>
      <w:ins w:id="15" w:author="Fossum, Kirsten" w:date="2025-01-07T17:13:00Z">
        <w:r w:rsidR="00CB3971">
          <w:rPr>
            <w:rFonts w:ascii="Times New Roman" w:eastAsia="Times New Roman" w:hAnsi="Times New Roman" w:cs="Times New Roman"/>
            <w:sz w:val="20"/>
            <w:szCs w:val="20"/>
          </w:rPr>
          <w:t xml:space="preserve">the influence of </w:t>
        </w:r>
      </w:ins>
      <w:r w:rsidR="00EE4646" w:rsidRPr="004758A9">
        <w:rPr>
          <w:rFonts w:ascii="Times New Roman" w:eastAsia="Times New Roman" w:hAnsi="Times New Roman" w:cs="Times New Roman"/>
          <w:sz w:val="20"/>
          <w:szCs w:val="20"/>
        </w:rPr>
        <w:t>phytoplankton</w:t>
      </w:r>
      <w:ins w:id="16" w:author="Fossum, Kirsten" w:date="2025-01-07T17:13:00Z">
        <w:r w:rsidR="00CB3971">
          <w:rPr>
            <w:rFonts w:ascii="Times New Roman" w:eastAsia="Times New Roman" w:hAnsi="Times New Roman" w:cs="Times New Roman"/>
            <w:sz w:val="20"/>
            <w:szCs w:val="20"/>
          </w:rPr>
          <w:t xml:space="preserve"> </w:t>
        </w:r>
      </w:ins>
      <w:del w:id="17" w:author="Fossum, Kirsten" w:date="2025-01-07T17:13:00Z">
        <w:r w:rsidR="00EE4646" w:rsidRPr="004758A9" w:rsidDel="00CB3971">
          <w:rPr>
            <w:rFonts w:ascii="Times New Roman" w:eastAsia="Times New Roman" w:hAnsi="Times New Roman" w:cs="Times New Roman"/>
            <w:sz w:val="20"/>
            <w:szCs w:val="20"/>
          </w:rPr>
          <w:delText xml:space="preserve">’s </w:delText>
        </w:r>
      </w:del>
      <w:r w:rsidR="00EE4646" w:rsidRPr="004758A9">
        <w:rPr>
          <w:rFonts w:ascii="Times New Roman" w:eastAsia="Times New Roman" w:hAnsi="Times New Roman" w:cs="Times New Roman"/>
          <w:sz w:val="20"/>
          <w:szCs w:val="20"/>
        </w:rPr>
        <w:t xml:space="preserve">taxa variability </w:t>
      </w:r>
      <w:del w:id="18" w:author="Fossum, Kirsten" w:date="2025-01-08T13:44:00Z">
        <w:r w:rsidR="00EE4646" w:rsidRPr="004758A9" w:rsidDel="00272A78">
          <w:rPr>
            <w:rFonts w:ascii="Times New Roman" w:eastAsia="Times New Roman" w:hAnsi="Times New Roman" w:cs="Times New Roman"/>
            <w:sz w:val="20"/>
            <w:szCs w:val="20"/>
          </w:rPr>
          <w:delText>i</w:delText>
        </w:r>
      </w:del>
      <w:del w:id="19" w:author="Fossum, Kirsten" w:date="2025-01-07T17:13:00Z">
        <w:r w:rsidR="00EE4646" w:rsidRPr="004758A9" w:rsidDel="00CB3971">
          <w:rPr>
            <w:rFonts w:ascii="Times New Roman" w:eastAsia="Times New Roman" w:hAnsi="Times New Roman" w:cs="Times New Roman"/>
            <w:sz w:val="20"/>
            <w:szCs w:val="20"/>
          </w:rPr>
          <w:delText xml:space="preserve">nfluence </w:delText>
        </w:r>
      </w:del>
      <w:r w:rsidR="00EE4646" w:rsidRPr="004758A9">
        <w:rPr>
          <w:rFonts w:ascii="Times New Roman" w:eastAsia="Times New Roman" w:hAnsi="Times New Roman" w:cs="Times New Roman"/>
          <w:sz w:val="20"/>
          <w:szCs w:val="20"/>
        </w:rPr>
        <w:t>on aerosol composition</w:t>
      </w:r>
      <w:ins w:id="20" w:author="Fossum, Kirsten" w:date="2025-01-07T17:16:00Z">
        <w:r w:rsidR="00CB3971">
          <w:rPr>
            <w:rFonts w:ascii="Times New Roman" w:eastAsia="Times New Roman" w:hAnsi="Times New Roman" w:cs="Times New Roman"/>
            <w:sz w:val="20"/>
            <w:szCs w:val="20"/>
          </w:rPr>
          <w:t>,</w:t>
        </w:r>
      </w:ins>
      <w:r w:rsidR="00EE4646" w:rsidRPr="004758A9">
        <w:rPr>
          <w:rFonts w:ascii="Times New Roman" w:eastAsia="Times New Roman" w:hAnsi="Times New Roman" w:cs="Times New Roman"/>
          <w:sz w:val="20"/>
          <w:szCs w:val="20"/>
        </w:rPr>
        <w:t xml:space="preserve"> and the</w:t>
      </w:r>
      <w:del w:id="21" w:author="Fossum, Kirsten" w:date="2025-01-07T17:15:00Z">
        <w:r w:rsidR="00EE4646" w:rsidRPr="004758A9" w:rsidDel="00CB3971">
          <w:rPr>
            <w:rFonts w:ascii="Times New Roman" w:eastAsia="Times New Roman" w:hAnsi="Times New Roman" w:cs="Times New Roman"/>
            <w:sz w:val="20"/>
            <w:szCs w:val="20"/>
          </w:rPr>
          <w:delText>ir</w:delText>
        </w:r>
      </w:del>
      <w:r w:rsidR="00EE4646" w:rsidRPr="004758A9">
        <w:rPr>
          <w:rFonts w:ascii="Times New Roman" w:eastAsia="Times New Roman" w:hAnsi="Times New Roman" w:cs="Times New Roman"/>
          <w:sz w:val="20"/>
          <w:szCs w:val="20"/>
        </w:rPr>
        <w:t xml:space="preserve">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22" w:name="_Hlk160095935"/>
      <w:bookmarkStart w:id="23"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22"/>
    <w:p w14:paraId="55767C75" w14:textId="6452133C"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r w:rsidR="00304B65">
        <w:rPr>
          <w:rFonts w:ascii="Times New Roman" w:hAnsi="Times New Roman" w:cs="Times New Roman"/>
          <w:sz w:val="20"/>
          <w:szCs w:val="20"/>
        </w:rPr>
        <w:t>o</w:t>
      </w:r>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r w:rsidR="00CB3971">
        <w:rPr>
          <w:rFonts w:ascii="Times New Roman" w:hAnsi="Times New Roman" w:cs="Times New Roman"/>
          <w:sz w:val="20"/>
          <w:szCs w:val="20"/>
        </w:rPr>
        <w:t>o</w:t>
      </w:r>
      <w:r w:rsidR="003F4457">
        <w:rPr>
          <w:rFonts w:ascii="Times New Roman" w:hAnsi="Times New Roman" w:cs="Times New Roman"/>
          <w:sz w:val="20"/>
          <w:szCs w:val="20"/>
        </w:rPr>
        <w:t>cean</w:t>
      </w:r>
      <w:r w:rsidR="00272A78">
        <w:rPr>
          <w:rFonts w:ascii="Times New Roman" w:hAnsi="Times New Roman" w:cs="Times New Roman"/>
          <w:sz w:val="20"/>
          <w:szCs w:val="20"/>
        </w:rPr>
        <w:t xml:space="preserve"> </w:t>
      </w:r>
      <w:r w:rsidR="00CC4C0E" w:rsidRPr="004758A9">
        <w:rPr>
          <w:rFonts w:ascii="Times New Roman" w:hAnsi="Times New Roman" w:cs="Times New Roman"/>
          <w:sz w:val="20"/>
          <w:szCs w:val="20"/>
        </w:rPr>
        <w:t xml:space="preserve">biology,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del w:id="24" w:author="CHEVASSUS, Emmanuel" w:date="2024-12-11T21:32:00Z">
        <w:r w:rsidR="003F4457" w:rsidDel="003F4457">
          <w:rPr>
            <w:rFonts w:ascii="Times New Roman" w:hAnsi="Times New Roman" w:cs="Times New Roman"/>
            <w:sz w:val="20"/>
            <w:szCs w:val="20"/>
          </w:rPr>
          <w:delText>However, a</w:delText>
        </w:r>
      </w:del>
      <w:ins w:id="25" w:author="CHEVASSUS, Emmanuel" w:date="2024-12-11T21:32:00Z">
        <w:r w:rsidR="003F4457">
          <w:rPr>
            <w:rFonts w:ascii="Times New Roman" w:hAnsi="Times New Roman" w:cs="Times New Roman"/>
            <w:sz w:val="20"/>
            <w:szCs w:val="20"/>
          </w:rPr>
          <w:t>A</w:t>
        </w:r>
      </w:ins>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ins w:id="26" w:author="CHEVASSUS, Emmanuel" w:date="2024-12-11T21:36: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Radiative transfer implications from aerosol-cloud interactions alone range from -2.65 to -0.07 Wm</w:t>
        </w:r>
        <w:r w:rsidR="003F4457" w:rsidRPr="00063756">
          <w:rPr>
            <w:rFonts w:ascii="Times New Roman" w:hAnsi="Times New Roman" w:cs="Times New Roman"/>
            <w:sz w:val="20"/>
            <w:szCs w:val="20"/>
            <w:vertAlign w:val="superscript"/>
          </w:rPr>
          <w:t>-2</w:t>
        </w:r>
        <w:r w:rsidR="003F4457" w:rsidRPr="008619DE">
          <w:rPr>
            <w:rFonts w:ascii="Times New Roman" w:hAnsi="Times New Roman" w:cs="Times New Roman"/>
            <w:sz w:val="20"/>
            <w:szCs w:val="20"/>
          </w:rPr>
          <w:t>, contrasting with</w:t>
        </w:r>
        <w:r w:rsidR="003F4457">
          <w:rPr>
            <w:rFonts w:ascii="Times New Roman" w:hAnsi="Times New Roman" w:cs="Times New Roman"/>
            <w:sz w:val="20"/>
            <w:szCs w:val="20"/>
          </w:rPr>
          <w:t xml:space="preserve"> the more well-established</w:t>
        </w:r>
        <w:r w:rsidR="003F4457" w:rsidRPr="008619DE">
          <w:rPr>
            <w:rFonts w:ascii="Times New Roman" w:hAnsi="Times New Roman" w:cs="Times New Roman"/>
            <w:sz w:val="20"/>
            <w:szCs w:val="20"/>
          </w:rPr>
          <w:t xml:space="preserve"> CO</w:t>
        </w:r>
        <w:r w:rsidR="003F4457" w:rsidRPr="00063756">
          <w:rPr>
            <w:rFonts w:ascii="Times New Roman" w:hAnsi="Times New Roman" w:cs="Times New Roman"/>
            <w:sz w:val="20"/>
            <w:szCs w:val="20"/>
            <w:vertAlign w:val="subscript"/>
          </w:rPr>
          <w:t>2</w:t>
        </w:r>
        <w:r w:rsidR="003F4457" w:rsidRPr="008619DE">
          <w:rPr>
            <w:rFonts w:ascii="Times New Roman" w:hAnsi="Times New Roman" w:cs="Times New Roman"/>
            <w:sz w:val="20"/>
            <w:szCs w:val="20"/>
          </w:rPr>
          <w:t xml:space="preserve"> radiative forcing estimate of 1.83±0.18 Wm</w:t>
        </w:r>
        <w:r w:rsidR="003F4457" w:rsidRPr="00063756">
          <w:rPr>
            <w:rFonts w:ascii="Times New Roman" w:hAnsi="Times New Roman" w:cs="Times New Roman"/>
            <w:sz w:val="20"/>
            <w:szCs w:val="20"/>
            <w:vertAlign w:val="superscript"/>
          </w:rPr>
          <w:t>-2</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3F4457">
          <w:rPr>
            <w:rFonts w:ascii="Times New Roman" w:hAnsi="Times New Roman" w:cs="Times New Roman"/>
            <w:sz w:val="20"/>
            <w:szCs w:val="20"/>
          </w:rPr>
          <w:fldChar w:fldCharType="separate"/>
        </w:r>
        <w:r w:rsidR="003F4457" w:rsidRPr="008619DE">
          <w:rPr>
            <w:rFonts w:ascii="Times New Roman" w:hAnsi="Times New Roman" w:cs="Times New Roman"/>
            <w:sz w:val="20"/>
          </w:rPr>
          <w:t>(Etminan et al., 2016)</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w:t>
        </w:r>
      </w:ins>
      <w:r w:rsidR="003F4457">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w:t>
      </w:r>
      <w:ins w:id="27" w:author="CHEVASSUS, Emmanuel" w:date="2024-12-11T21:39: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as the respective impacts from primary sea spray</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(Fossum et al., 2018; Ovadnevaite et al., 2011b; Xu et al., 2021)</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and secondary aerosols</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(Mayer et al., 2020; Quinn et al., 2017)</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on cloud</w:t>
        </w:r>
        <w:r w:rsidR="003F4457">
          <w:rPr>
            <w:rFonts w:ascii="Times New Roman" w:hAnsi="Times New Roman" w:cs="Times New Roman"/>
            <w:sz w:val="20"/>
            <w:szCs w:val="20"/>
          </w:rPr>
          <w:t>s</w:t>
        </w:r>
        <w:r w:rsidR="003F4457" w:rsidRPr="008619DE">
          <w:rPr>
            <w:rFonts w:ascii="Times New Roman" w:hAnsi="Times New Roman" w:cs="Times New Roman"/>
            <w:sz w:val="20"/>
            <w:szCs w:val="20"/>
          </w:rPr>
          <w:t xml:space="preserve"> formation</w:t>
        </w:r>
        <w:r w:rsidR="003F4457">
          <w:rPr>
            <w:rFonts w:ascii="Times New Roman" w:hAnsi="Times New Roman" w:cs="Times New Roman"/>
            <w:sz w:val="20"/>
            <w:szCs w:val="20"/>
          </w:rPr>
          <w:t xml:space="preserve"> or Atmosphere optical properties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F4457">
          <w:rPr>
            <w:rFonts w:ascii="Times New Roman" w:hAnsi="Times New Roman" w:cs="Times New Roman" w:hint="eastAsia"/>
            <w:sz w:val="20"/>
            <w:szCs w:val="20"/>
          </w:rPr>
          <w:instrText>ical for modeling aerosol</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empirical model that predicts the real RI\n              n\n              of organic aerosol material from its widely measured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(O:C)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(H:C) elemental ratios. The model was based on the theoretical framework of Lorenz</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Lorentz equation and trained with\n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at 589 nm (\n              \n              ) of 160 pure compounds. The predictions can be expanded to predict\n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F4457">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F4457">
          <w:rPr>
            <w:rFonts w:ascii="Times New Roman" w:hAnsi="Times New Roman" w:cs="Times New Roman" w:hint="eastAsia"/>
            <w:sz w:val="20"/>
            <w:szCs w:val="20"/>
          </w:rPr>
          <w:instrText>ge fraction of sub</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val</w:instrText>
        </w:r>
        <w:r w:rsidR="003F4457">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F4457">
          <w:rPr>
            <w:rFonts w:ascii="Times New Roman" w:hAnsi="Times New Roman" w:cs="Times New Roman" w:hint="eastAsia"/>
            <w:sz w:val="20"/>
            <w:szCs w:val="20"/>
          </w:rPr>
          <w:instrText>s secondary organic aerosols\n                \n                \n                  The model predicts small variation in real RI at 589 nm for typical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values of organic aerosols in the atmosphere","container-title"</w:instrText>
        </w:r>
        <w:r w:rsidR="003F4457">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3F4457">
          <w:rPr>
            <w:rFonts w:ascii="Times New Roman" w:hAnsi="Times New Roman" w:cs="Times New Roman"/>
            <w:sz w:val="20"/>
            <w:szCs w:val="20"/>
          </w:rPr>
          <w:fldChar w:fldCharType="separate"/>
        </w:r>
        <w:r w:rsidR="003F4457" w:rsidRPr="003A795A">
          <w:rPr>
            <w:rFonts w:ascii="Times New Roman" w:hAnsi="Times New Roman" w:cs="Times New Roman"/>
            <w:sz w:val="20"/>
          </w:rPr>
          <w:t>(Bian et al., 2019; Kahnert and Kanngießer, 2023; Li et al., 2023)</w:t>
        </w:r>
        <w:r w:rsidR="003F4457">
          <w:rPr>
            <w:rFonts w:ascii="Times New Roman" w:hAnsi="Times New Roman" w:cs="Times New Roman"/>
            <w:sz w:val="20"/>
            <w:szCs w:val="20"/>
          </w:rPr>
          <w:fldChar w:fldCharType="end"/>
        </w:r>
        <w:r w:rsidR="003F4457" w:rsidRPr="008619DE">
          <w:rPr>
            <w:rFonts w:ascii="Times New Roman" w:hAnsi="Times New Roman" w:cs="Times New Roman"/>
            <w:sz w:val="20"/>
            <w:szCs w:val="20"/>
          </w:rPr>
          <w:t xml:space="preserve"> in pristine environments is still</w:t>
        </w:r>
        <w:r w:rsidR="003F4457">
          <w:rPr>
            <w:rFonts w:ascii="Times New Roman" w:hAnsi="Times New Roman" w:cs="Times New Roman"/>
            <w:sz w:val="20"/>
            <w:szCs w:val="20"/>
          </w:rPr>
          <w:t xml:space="preserve"> being</w:t>
        </w:r>
        <w:r w:rsidR="003F4457" w:rsidRPr="008619DE">
          <w:rPr>
            <w:rFonts w:ascii="Times New Roman" w:hAnsi="Times New Roman" w:cs="Times New Roman"/>
            <w:sz w:val="20"/>
            <w:szCs w:val="20"/>
          </w:rPr>
          <w:t xml:space="preserve"> debated.</w:t>
        </w:r>
      </w:ins>
    </w:p>
    <w:p w14:paraId="2261FDAC" w14:textId="0AC4AA58" w:rsidR="0096090E" w:rsidRDefault="00E37302" w:rsidP="00F815AF">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w:t>
      </w:r>
      <w:r w:rsidR="003F4457">
        <w:rPr>
          <w:rFonts w:ascii="Times New Roman" w:hAnsi="Times New Roman" w:cs="Times New Roman"/>
          <w:sz w:val="20"/>
          <w:szCs w:val="20"/>
        </w:rPr>
        <w:t xml:space="preserve"> </w:t>
      </w:r>
      <w:ins w:id="28" w:author="CHEVASSUS, Emmanuel" w:date="2024-12-11T21:40:00Z">
        <w:r w:rsidR="003F4457">
          <w:rPr>
            <w:rFonts w:ascii="Times New Roman" w:hAnsi="Times New Roman" w:cs="Times New Roman"/>
            <w:sz w:val="20"/>
            <w:szCs w:val="20"/>
          </w:rPr>
          <w:t>are part</w:t>
        </w:r>
      </w:ins>
      <w:ins w:id="29" w:author="Fossum, Kirsten" w:date="2025-01-07T16:19:00Z">
        <w:r w:rsidR="004041C4">
          <w:rPr>
            <w:rFonts w:ascii="Times New Roman" w:hAnsi="Times New Roman" w:cs="Times New Roman"/>
            <w:sz w:val="20"/>
            <w:szCs w:val="20"/>
          </w:rPr>
          <w:t xml:space="preserve"> </w:t>
        </w:r>
      </w:ins>
      <w:del w:id="30" w:author="CHEVASSUS, Emmanuel" w:date="2024-12-11T21:40:00Z">
        <w:r w:rsidR="003F4457" w:rsidDel="003F4457">
          <w:rPr>
            <w:rFonts w:ascii="Times New Roman" w:hAnsi="Times New Roman" w:cs="Times New Roman"/>
            <w:sz w:val="20"/>
            <w:szCs w:val="20"/>
          </w:rPr>
          <w:delText xml:space="preserve">consist </w:delText>
        </w:r>
      </w:del>
      <w:r w:rsidR="000B377A">
        <w:rPr>
          <w:rFonts w:ascii="Times New Roman" w:hAnsi="Times New Roman" w:cs="Times New Roman"/>
          <w:sz w:val="20"/>
          <w:szCs w:val="20"/>
        </w:rPr>
        <w:t xml:space="preserve">of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pray aerosols, produced by</w:t>
      </w:r>
      <w:r w:rsidR="00F815AF">
        <w:rPr>
          <w:rFonts w:ascii="Times New Roman" w:hAnsi="Times New Roman" w:cs="Times New Roman"/>
          <w:sz w:val="20"/>
          <w:szCs w:val="20"/>
        </w:rPr>
        <w:t xml:space="preserve"> </w:t>
      </w:r>
      <w:ins w:id="31" w:author="CHEVASSUS, Emmanuel" w:date="2024-12-11T21:41:00Z">
        <w:r w:rsidR="00F815AF">
          <w:rPr>
            <w:rFonts w:ascii="Times New Roman" w:hAnsi="Times New Roman" w:cs="Times New Roman"/>
            <w:sz w:val="20"/>
            <w:szCs w:val="20"/>
          </w:rPr>
          <w:t xml:space="preserve">wave breaking </w:t>
        </w:r>
      </w:ins>
      <w:del w:id="32" w:author="CHEVASSUS, Emmanuel" w:date="2024-12-11T21:41:00Z">
        <w:r w:rsidR="00F815AF" w:rsidRPr="00F815AF" w:rsidDel="00F815AF">
          <w:rPr>
            <w:rFonts w:ascii="Times New Roman" w:hAnsi="Times New Roman" w:cs="Times New Roman"/>
            <w:sz w:val="20"/>
            <w:szCs w:val="20"/>
          </w:rPr>
          <w:delText>bursting bubbles, film, jet,</w:delText>
        </w:r>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and spume drops</w:delText>
        </w:r>
        <w:r w:rsidR="00D10EAE" w:rsidRPr="004758A9" w:rsidDel="00F815AF">
          <w:rPr>
            <w:rFonts w:ascii="Times New Roman" w:hAnsi="Times New Roman" w:cs="Times New Roman"/>
            <w:sz w:val="20"/>
            <w:szCs w:val="20"/>
          </w:rPr>
          <w:delText xml:space="preserve"> </w:delText>
        </w:r>
      </w:del>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ins w:id="33" w:author="Fossum, Kirsten" w:date="2025-01-07T16:20:00Z">
        <w:r w:rsidR="004041C4">
          <w:rPr>
            <w:rFonts w:ascii="Times New Roman" w:hAnsi="Times New Roman" w:cs="Times New Roman"/>
            <w:sz w:val="20"/>
            <w:szCs w:val="20"/>
          </w:rPr>
          <w:t xml:space="preserve"> </w:t>
        </w:r>
      </w:ins>
      <w:del w:id="34" w:author="CHEVASSUS, Emmanuel" w:date="2024-12-11T21:42:00Z">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that carry sea salt particles enriched in biogenic organic aerosols</w:delText>
        </w:r>
        <w:r w:rsidR="00F815AF" w:rsidDel="00F815AF">
          <w:rPr>
            <w:rFonts w:ascii="Times New Roman" w:hAnsi="Times New Roman" w:cs="Times New Roman"/>
            <w:sz w:val="20"/>
            <w:szCs w:val="20"/>
          </w:rPr>
          <w:delText xml:space="preserve"> </w:delText>
        </w:r>
      </w:del>
      <w:ins w:id="35" w:author="CHEVASSUS, Emmanuel" w:date="2024-12-11T21:42:00Z">
        <w:r w:rsidR="00F815AF">
          <w:rPr>
            <w:rFonts w:ascii="Times New Roman" w:hAnsi="Times New Roman" w:cs="Times New Roman"/>
            <w:sz w:val="20"/>
            <w:szCs w:val="20"/>
          </w:rPr>
          <w:t>and made of</w:t>
        </w:r>
        <w:r w:rsidR="00F815AF" w:rsidRPr="004758A9">
          <w:rPr>
            <w:rFonts w:ascii="Times New Roman" w:hAnsi="Times New Roman" w:cs="Times New Roman"/>
            <w:sz w:val="20"/>
            <w:szCs w:val="20"/>
          </w:rPr>
          <w:t xml:space="preserve"> biogenic organic </w:t>
        </w:r>
        <w:r w:rsidR="00F815AF">
          <w:rPr>
            <w:rFonts w:ascii="Times New Roman" w:hAnsi="Times New Roman" w:cs="Times New Roman"/>
            <w:sz w:val="20"/>
            <w:szCs w:val="20"/>
          </w:rPr>
          <w:t xml:space="preserve">matter </w:t>
        </w:r>
      </w:ins>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del w:id="36" w:author="Fossum, Kirsten" w:date="2025-01-07T16:20:00Z">
        <w:r w:rsidR="00063756" w:rsidDel="004041C4">
          <w:rPr>
            <w:rFonts w:ascii="Times New Roman" w:hAnsi="Times New Roman" w:cs="Times New Roman"/>
            <w:sz w:val="20"/>
            <w:szCs w:val="20"/>
          </w:rPr>
          <w:delText xml:space="preserve"> </w:delText>
        </w:r>
      </w:del>
      <w:r w:rsidR="00063756">
        <w:rPr>
          <w:rFonts w:ascii="Times New Roman" w:hAnsi="Times New Roman" w:cs="Times New Roman"/>
          <w:sz w:val="20"/>
          <w:szCs w:val="20"/>
        </w:rPr>
        <w:t>.</w:t>
      </w:r>
      <w:ins w:id="37" w:author="Fossum, Kirsten" w:date="2025-01-07T16:20:00Z">
        <w:r w:rsidR="004041C4">
          <w:rPr>
            <w:rFonts w:ascii="Times New Roman" w:hAnsi="Times New Roman" w:cs="Times New Roman"/>
            <w:sz w:val="20"/>
            <w:szCs w:val="20"/>
          </w:rPr>
          <w:t xml:space="preserve"> </w:t>
        </w:r>
      </w:ins>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w:t>
      </w:r>
      <w:ins w:id="38" w:author="Fossum, Kirsten" w:date="2025-01-07T16:21:00Z">
        <w:r w:rsidR="004041C4">
          <w:rPr>
            <w:rFonts w:ascii="Times New Roman" w:hAnsi="Times New Roman" w:cs="Times New Roman"/>
            <w:sz w:val="20"/>
            <w:szCs w:val="20"/>
          </w:rPr>
          <w:t xml:space="preserve">particle </w:t>
        </w:r>
      </w:ins>
      <w:r w:rsidR="00F83836">
        <w:rPr>
          <w:rFonts w:ascii="Times New Roman" w:hAnsi="Times New Roman" w:cs="Times New Roman"/>
          <w:sz w:val="20"/>
          <w:szCs w:val="20"/>
        </w:rPr>
        <w:t>number</w:t>
      </w:r>
      <w:del w:id="39" w:author="Fossum, Kirsten" w:date="2025-01-07T16:20:00Z">
        <w:r w:rsidR="00F83836" w:rsidDel="004041C4">
          <w:rPr>
            <w:rFonts w:ascii="Times New Roman" w:hAnsi="Times New Roman" w:cs="Times New Roman"/>
            <w:sz w:val="20"/>
            <w:szCs w:val="20"/>
          </w:rPr>
          <w:delText>s</w:delText>
        </w:r>
      </w:del>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3D2D05F7"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r w:rsidR="00BA0741">
        <w:rPr>
          <w:rFonts w:ascii="Times New Roman" w:hAnsi="Times New Roman" w:cs="Times New Roman"/>
          <w:sz w:val="20"/>
          <w:szCs w:val="20"/>
        </w:rPr>
        <w:t>c</w:t>
      </w:r>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del w:id="40" w:author="Fossum, Kirsten" w:date="2025-01-07T16:23:00Z">
        <w:r w:rsidR="00832ABA" w:rsidDel="004041C4">
          <w:rPr>
            <w:rFonts w:ascii="Times New Roman" w:hAnsi="Times New Roman" w:cs="Times New Roman"/>
            <w:sz w:val="20"/>
            <w:szCs w:val="20"/>
          </w:rPr>
          <w:delText xml:space="preserve">whereas </w:delText>
        </w:r>
      </w:del>
      <w:ins w:id="41" w:author="Fossum, Kirsten" w:date="2025-01-07T16:23:00Z">
        <w:r w:rsidR="004041C4">
          <w:rPr>
            <w:rFonts w:ascii="Times New Roman" w:hAnsi="Times New Roman" w:cs="Times New Roman"/>
            <w:sz w:val="20"/>
            <w:szCs w:val="20"/>
          </w:rPr>
          <w:t xml:space="preserve">vs </w:t>
        </w:r>
      </w:ins>
      <w:del w:id="42" w:author="Fossum, Kirsten" w:date="2025-01-07T16:23:00Z">
        <w:r w:rsidR="00832ABA" w:rsidDel="004041C4">
          <w:rPr>
            <w:rFonts w:ascii="Times New Roman" w:hAnsi="Times New Roman" w:cs="Times New Roman"/>
            <w:sz w:val="20"/>
            <w:szCs w:val="20"/>
          </w:rPr>
          <w:delText xml:space="preserve">diatoms increased by </w:delText>
        </w:r>
      </w:del>
      <w:ins w:id="43" w:author="Fossum, Kirsten" w:date="2025-01-07T16:23:00Z">
        <w:r w:rsidR="004041C4">
          <w:rPr>
            <w:rFonts w:ascii="Times New Roman" w:hAnsi="Times New Roman" w:cs="Times New Roman"/>
            <w:sz w:val="20"/>
            <w:szCs w:val="20"/>
          </w:rPr>
          <w:t>+</w:t>
        </w:r>
      </w:ins>
      <w:r w:rsidR="00832ABA">
        <w:rPr>
          <w:rFonts w:ascii="Times New Roman" w:hAnsi="Times New Roman" w:cs="Times New Roman"/>
          <w:sz w:val="20"/>
          <w:szCs w:val="20"/>
        </w:rPr>
        <w:t xml:space="preserve">0.1% </w:t>
      </w:r>
      <w:ins w:id="44" w:author="Fossum, Kirsten" w:date="2025-01-07T16:23:00Z">
        <w:r w:rsidR="004041C4">
          <w:rPr>
            <w:rFonts w:ascii="Times New Roman" w:hAnsi="Times New Roman" w:cs="Times New Roman"/>
            <w:sz w:val="20"/>
            <w:szCs w:val="20"/>
          </w:rPr>
          <w:t xml:space="preserve">diatoms </w:t>
        </w:r>
      </w:ins>
      <w:r w:rsidR="00832ABA">
        <w:rPr>
          <w:rFonts w:ascii="Times New Roman" w:hAnsi="Times New Roman" w:cs="Times New Roman"/>
          <w:sz w:val="20"/>
          <w:szCs w:val="20"/>
        </w:rPr>
        <w:t>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20328765" w14:textId="77777777" w:rsidR="004E26C6" w:rsidRDefault="00D10EAE" w:rsidP="00F815AF">
      <w:pPr>
        <w:spacing w:line="360" w:lineRule="auto"/>
        <w:rPr>
          <w:ins w:id="45" w:author="Fossum, Kirsten" w:date="2025-01-07T16:33:00Z"/>
          <w:rFonts w:ascii="Times New Roman" w:hAnsi="Times New Roman" w:cs="Times New Roman"/>
          <w:sz w:val="20"/>
          <w:szCs w:val="20"/>
        </w:rPr>
      </w:pPr>
      <w:r w:rsidRPr="004758A9">
        <w:rPr>
          <w:rFonts w:ascii="Times New Roman" w:hAnsi="Times New Roman" w:cs="Times New Roman"/>
          <w:sz w:val="20"/>
          <w:szCs w:val="20"/>
        </w:rPr>
        <w:lastRenderedPageBreak/>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w:t>
      </w:r>
      <w:r w:rsidR="00F815AF">
        <w:rPr>
          <w:rFonts w:ascii="Times New Roman" w:hAnsi="Times New Roman" w:cs="Times New Roman"/>
          <w:sz w:val="20"/>
          <w:szCs w:val="20"/>
        </w:rPr>
        <w:t xml:space="preserve"> </w:t>
      </w:r>
      <w:r w:rsidR="00B44CF3" w:rsidRPr="004758A9">
        <w:rPr>
          <w:rFonts w:ascii="Times New Roman" w:hAnsi="Times New Roman" w:cs="Times New Roman"/>
          <w:sz w:val="20"/>
          <w:szCs w:val="20"/>
        </w:rPr>
        <w:t>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-to-particle 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and consequent 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biogels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46"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r w:rsidR="00F815AF">
        <w:rPr>
          <w:rFonts w:ascii="Times New Roman" w:hAnsi="Times New Roman" w:cs="Times New Roman"/>
          <w:sz w:val="20"/>
          <w:szCs w:val="20"/>
        </w:rPr>
        <w:t xml:space="preserve"> </w:t>
      </w:r>
    </w:p>
    <w:p w14:paraId="6DB887BC" w14:textId="6627CEB9" w:rsidR="00061D40" w:rsidDel="0051141D" w:rsidRDefault="00F815AF" w:rsidP="00F815AF">
      <w:pPr>
        <w:spacing w:line="360" w:lineRule="auto"/>
        <w:rPr>
          <w:del w:id="47" w:author="CHEVASSUS, Emmanuel" w:date="2024-12-11T22:01:00Z"/>
          <w:rFonts w:ascii="Times New Roman" w:hAnsi="Times New Roman" w:cs="Times New Roman"/>
          <w:sz w:val="20"/>
          <w:szCs w:val="20"/>
          <w:lang w:val="en-IE"/>
        </w:rPr>
      </w:pPr>
      <w:del w:id="48" w:author="CHEVASSUS, Emmanuel" w:date="2024-12-11T21:46:00Z">
        <w:r w:rsidRPr="00F815AF" w:rsidDel="00F815AF">
          <w:rPr>
            <w:rFonts w:ascii="Times New Roman" w:hAnsi="Times New Roman" w:cs="Times New Roman"/>
            <w:sz w:val="20"/>
            <w:szCs w:val="20"/>
          </w:rPr>
          <w:delText>The present study focuses on source apportionment, aiming to delineate the sources of marine OA, particularly distinguishing between SOA and PMOA sources</w:delText>
        </w:r>
        <w:r w:rsidDel="00F815AF">
          <w:rPr>
            <w:rFonts w:ascii="Times New Roman" w:hAnsi="Times New Roman" w:cs="Times New Roman"/>
            <w:sz w:val="20"/>
            <w:szCs w:val="20"/>
          </w:rPr>
          <w:delText>.</w:delText>
        </w:r>
        <w:r w:rsidR="00440F2D" w:rsidRPr="00F815AF" w:rsidDel="00F815AF">
          <w:rPr>
            <w:rFonts w:ascii="Times New Roman" w:hAnsi="Times New Roman" w:cs="Times New Roman"/>
            <w:sz w:val="20"/>
            <w:szCs w:val="20"/>
            <w:lang w:val="en-IE"/>
          </w:rPr>
          <w:delText xml:space="preserve"> </w:delText>
        </w:r>
      </w:del>
    </w:p>
    <w:p w14:paraId="168343F2" w14:textId="18C93BAE" w:rsidR="00F815AF" w:rsidDel="004E26C6" w:rsidRDefault="0051141D" w:rsidP="001F351A">
      <w:pPr>
        <w:pBdr>
          <w:top w:val="nil"/>
          <w:left w:val="nil"/>
          <w:bottom w:val="nil"/>
          <w:right w:val="nil"/>
          <w:between w:val="nil"/>
        </w:pBdr>
        <w:spacing w:line="360" w:lineRule="auto"/>
        <w:rPr>
          <w:del w:id="49" w:author="CHEVASSUS, Emmanuel" w:date="2024-12-11T21:47:00Z"/>
          <w:rFonts w:ascii="Times New Roman" w:hAnsi="Times New Roman" w:cs="Times New Roman"/>
          <w:sz w:val="20"/>
          <w:szCs w:val="20"/>
          <w:lang w:val="en-IE"/>
        </w:rPr>
      </w:pPr>
      <w:del w:id="50" w:author="CHEVASSUS, Emmanuel" w:date="2024-12-11T22:01:00Z">
        <w:r w:rsidRPr="0051141D" w:rsidDel="0051141D">
          <w:rPr>
            <w:rFonts w:ascii="Times New Roman" w:hAnsi="Times New Roman" w:cs="Times New Roman"/>
            <w:sz w:val="20"/>
            <w:szCs w:val="20"/>
          </w:rPr>
          <w:delText>Both SOA and PMOA serve as cloud condensation nuclei (CCN) (Mayer et al., 2020), impacting cloud albedo and lifetime, leading to uncertainties in global chemistry-climate models (Bellouin et al., 2020). Radiative transfer implications from such interactions range from -2.65 to -0.07 Wm-2 , contrasting with CO2 radiative forcing estimate of 1.83±0.18 Wm-2 (Etminan et al., 2016). In pristine environments, SOA nucleation events significantly shape CCN concentrations, altering cloud radiative forcing (Liu and Matsui, 2022) but so does the</w:delText>
        </w:r>
        <w:r w:rsidDel="0051141D">
          <w:rPr>
            <w:rFonts w:ascii="Times New Roman" w:hAnsi="Times New Roman" w:cs="Times New Roman"/>
            <w:sz w:val="20"/>
            <w:szCs w:val="20"/>
          </w:rPr>
          <w:delText xml:space="preserve"> </w:delText>
        </w:r>
        <w:r w:rsidRPr="0051141D" w:rsidDel="0051141D">
          <w:rPr>
            <w:rFonts w:ascii="Times New Roman" w:hAnsi="Times New Roman" w:cs="Times New Roman"/>
            <w:sz w:val="20"/>
            <w:szCs w:val="20"/>
          </w:rPr>
          <w:delText>presence of primary sea spray (Fossum et al., 2018). Complementing this, previous literature shows that phytoplankton activity is related to emissions of organic and sulphate particle CCN precursors (O’Dowd et al., 2015; Sanchez et al., 2021). There is an ongoing debate over the respective impacts from primary sea spray (Ovadnevaite et al. 2011; King et al. 2012; Schwier et al. 2015; Xu et al. 2021) and secondary aerosols (Mayer et al., 2020; Quinn et al., 2017) on cloud formation in pristine environments. This study, thus, aims at identifying aerosol sources and quantifying elemental ratios which can serve as a proxy for ulterior parametrisations (e.g. as done in Han et al. 2022; Li et al. 2023).</w:delText>
        </w:r>
      </w:del>
      <w:ins w:id="51" w:author="CHEVASSUS, Emmanuel" w:date="2024-12-11T21:46:00Z">
        <w:r w:rsidR="00F815AF" w:rsidRPr="00F35864">
          <w:rPr>
            <w:rFonts w:ascii="Times New Roman" w:hAnsi="Times New Roman" w:cs="Times New Roman"/>
            <w:sz w:val="20"/>
            <w:szCs w:val="20"/>
          </w:rPr>
          <w:t>The present study focuses on source apportionment</w:t>
        </w:r>
      </w:ins>
      <w:ins w:id="52" w:author="Fossum, Kirsten" w:date="2025-01-07T16:32:00Z">
        <w:r w:rsidR="004E26C6">
          <w:rPr>
            <w:rFonts w:ascii="Times New Roman" w:hAnsi="Times New Roman" w:cs="Times New Roman"/>
            <w:sz w:val="20"/>
            <w:szCs w:val="20"/>
          </w:rPr>
          <w:t xml:space="preserve"> in a coastal environment</w:t>
        </w:r>
      </w:ins>
      <w:ins w:id="53" w:author="CHEVASSUS, Emmanuel" w:date="2024-12-11T21:46:00Z">
        <w:r w:rsidR="00F815AF" w:rsidRPr="00F35864">
          <w:rPr>
            <w:rFonts w:ascii="Times New Roman" w:hAnsi="Times New Roman" w:cs="Times New Roman"/>
            <w:sz w:val="20"/>
            <w:szCs w:val="20"/>
          </w:rPr>
          <w:t xml:space="preserve">, with the aim to separate </w:t>
        </w:r>
      </w:ins>
      <w:ins w:id="54" w:author="Fossum, Kirsten" w:date="2025-01-07T16:28:00Z">
        <w:r w:rsidR="004E26C6">
          <w:rPr>
            <w:rFonts w:ascii="Times New Roman" w:hAnsi="Times New Roman" w:cs="Times New Roman"/>
            <w:sz w:val="20"/>
            <w:szCs w:val="20"/>
          </w:rPr>
          <w:t>primary OA (</w:t>
        </w:r>
      </w:ins>
      <w:ins w:id="55" w:author="CHEVASSUS, Emmanuel" w:date="2024-12-11T21:46:00Z">
        <w:r w:rsidR="00F815AF" w:rsidRPr="00F35864">
          <w:rPr>
            <w:rFonts w:ascii="Times New Roman" w:hAnsi="Times New Roman" w:cs="Times New Roman"/>
            <w:sz w:val="20"/>
            <w:szCs w:val="20"/>
          </w:rPr>
          <w:t>POA</w:t>
        </w:r>
      </w:ins>
      <w:ins w:id="56" w:author="Fossum, Kirsten" w:date="2025-01-07T16:28:00Z">
        <w:r w:rsidR="004E26C6">
          <w:rPr>
            <w:rFonts w:ascii="Times New Roman" w:hAnsi="Times New Roman" w:cs="Times New Roman"/>
            <w:sz w:val="20"/>
            <w:szCs w:val="20"/>
          </w:rPr>
          <w:t>)</w:t>
        </w:r>
      </w:ins>
      <w:ins w:id="57" w:author="CHEVASSUS, Emmanuel" w:date="2024-12-11T21:46:00Z">
        <w:r w:rsidR="00F815AF" w:rsidRPr="00F35864">
          <w:rPr>
            <w:rFonts w:ascii="Times New Roman" w:hAnsi="Times New Roman" w:cs="Times New Roman"/>
            <w:sz w:val="20"/>
            <w:szCs w:val="20"/>
          </w:rPr>
          <w:t xml:space="preserve"> and SOA into their respective sources. Marine SOA sources notably include methane sulphonic acid </w:t>
        </w:r>
        <w:del w:id="58" w:author="Fossum, Kirsten" w:date="2025-01-07T16:30:00Z">
          <w:r w:rsidR="00F815AF" w:rsidRPr="00F35864" w:rsidDel="004E26C6">
            <w:rPr>
              <w:rFonts w:ascii="Times New Roman" w:hAnsi="Times New Roman" w:cs="Times New Roman"/>
              <w:sz w:val="20"/>
              <w:szCs w:val="20"/>
            </w:rPr>
            <w:delText>which</w:delText>
          </w:r>
        </w:del>
      </w:ins>
      <w:ins w:id="59" w:author="Fossum, Kirsten" w:date="2025-01-07T16:30:00Z">
        <w:r w:rsidR="004E26C6">
          <w:rPr>
            <w:rFonts w:ascii="Times New Roman" w:hAnsi="Times New Roman" w:cs="Times New Roman"/>
            <w:sz w:val="20"/>
            <w:szCs w:val="20"/>
          </w:rPr>
          <w:t>that</w:t>
        </w:r>
      </w:ins>
      <w:ins w:id="60" w:author="CHEVASSUS, Emmanuel" w:date="2024-12-11T21:46:00Z">
        <w:r w:rsidR="00F815AF" w:rsidRPr="00F35864">
          <w:rPr>
            <w:rFonts w:ascii="Times New Roman" w:hAnsi="Times New Roman" w:cs="Times New Roman"/>
            <w:sz w:val="20"/>
            <w:szCs w:val="20"/>
          </w:rPr>
          <w:t xml:space="preserve"> is </w:t>
        </w:r>
        <w:del w:id="61" w:author="Fossum, Kirsten" w:date="2025-01-07T16:29:00Z">
          <w:r w:rsidR="00F815AF" w:rsidRPr="00F35864" w:rsidDel="004E26C6">
            <w:rPr>
              <w:rFonts w:ascii="Times New Roman" w:hAnsi="Times New Roman" w:cs="Times New Roman"/>
              <w:sz w:val="20"/>
              <w:szCs w:val="20"/>
            </w:rPr>
            <w:delText xml:space="preserve">primarily </w:delText>
          </w:r>
        </w:del>
        <w:r w:rsidR="00F815AF" w:rsidRPr="00F35864">
          <w:rPr>
            <w:rFonts w:ascii="Times New Roman" w:hAnsi="Times New Roman" w:cs="Times New Roman"/>
            <w:sz w:val="20"/>
            <w:szCs w:val="20"/>
          </w:rPr>
          <w:t>formed through the oxidation of dimethyl sulphide</w:t>
        </w:r>
        <w:r w:rsidR="00F815AF">
          <w:rPr>
            <w:rFonts w:ascii="Times New Roman" w:hAnsi="Times New Roman" w:cs="Times New Roman"/>
            <w:sz w:val="20"/>
            <w:szCs w:val="20"/>
          </w:rPr>
          <w:t xml:space="preserve">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(Becagli et al., 2019; Hodshire et al., 2019; Mansour et al., 2024)</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w:t>
        </w:r>
        <w:r w:rsidR="00F815AF" w:rsidRPr="00F35864">
          <w:rPr>
            <w:rFonts w:ascii="Times New Roman" w:hAnsi="Times New Roman" w:cs="Times New Roman"/>
            <w:sz w:val="20"/>
            <w:szCs w:val="20"/>
          </w:rPr>
          <w:t xml:space="preserve"> and oxidised </w:t>
        </w:r>
      </w:ins>
      <w:ins w:id="62" w:author="Fossum, Kirsten" w:date="2025-01-07T16:29:00Z">
        <w:r w:rsidR="004E26C6">
          <w:rPr>
            <w:rFonts w:ascii="Times New Roman" w:hAnsi="Times New Roman" w:cs="Times New Roman"/>
            <w:sz w:val="20"/>
            <w:szCs w:val="20"/>
          </w:rPr>
          <w:t>OA</w:t>
        </w:r>
      </w:ins>
      <w:ins w:id="63" w:author="CHEVASSUS, Emmanuel" w:date="2024-12-11T21:46:00Z">
        <w:del w:id="64" w:author="Fossum, Kirsten" w:date="2025-01-07T16:29:00Z">
          <w:r w:rsidR="00F815AF" w:rsidRPr="00F35864" w:rsidDel="004E26C6">
            <w:rPr>
              <w:rFonts w:ascii="Times New Roman" w:hAnsi="Times New Roman" w:cs="Times New Roman"/>
              <w:sz w:val="20"/>
              <w:szCs w:val="20"/>
            </w:rPr>
            <w:delText>aerosols</w:delText>
          </w:r>
        </w:del>
        <w:r w:rsidR="00F815AF" w:rsidRPr="00F35864">
          <w:rPr>
            <w:rFonts w:ascii="Times New Roman" w:hAnsi="Times New Roman" w:cs="Times New Roman"/>
            <w:sz w:val="20"/>
            <w:szCs w:val="20"/>
          </w:rPr>
          <w:t xml:space="preserve"> (i.e. carboxylic acids;</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sidR="00F815AF">
          <w:rPr>
            <w:rFonts w:ascii="Times New Roman" w:hAnsi="Times New Roman" w:cs="Times New Roman"/>
            <w:sz w:val="20"/>
            <w:szCs w:val="20"/>
          </w:rPr>
          <w:fldChar w:fldCharType="separate"/>
        </w:r>
        <w:r w:rsidR="00F815AF">
          <w:rPr>
            <w:rFonts w:ascii="Times New Roman" w:hAnsi="Times New Roman" w:cs="Times New Roman"/>
            <w:sz w:val="20"/>
          </w:rPr>
          <w:t xml:space="preserve"> </w:t>
        </w:r>
        <w:r w:rsidR="00F815AF" w:rsidRPr="00F35864">
          <w:rPr>
            <w:rFonts w:ascii="Times New Roman" w:hAnsi="Times New Roman" w:cs="Times New Roman"/>
            <w:sz w:val="20"/>
          </w:rPr>
          <w:t>Kawamura and Bikkina, 2016)</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del w:id="65" w:author="Fossum, Kirsten" w:date="2025-01-07T16:26:00Z">
          <w:r w:rsidR="00F815AF" w:rsidRPr="00F35864" w:rsidDel="004041C4">
            <w:rPr>
              <w:rFonts w:ascii="Times New Roman" w:hAnsi="Times New Roman" w:cs="Times New Roman"/>
              <w:sz w:val="20"/>
              <w:szCs w:val="20"/>
            </w:rPr>
            <w:delText>which</w:delText>
          </w:r>
        </w:del>
      </w:ins>
      <w:ins w:id="66" w:author="Fossum, Kirsten" w:date="2025-01-07T16:26:00Z">
        <w:r w:rsidR="004041C4">
          <w:rPr>
            <w:rFonts w:ascii="Times New Roman" w:hAnsi="Times New Roman" w:cs="Times New Roman"/>
            <w:sz w:val="20"/>
            <w:szCs w:val="20"/>
          </w:rPr>
          <w:t>that</w:t>
        </w:r>
      </w:ins>
      <w:ins w:id="67" w:author="CHEVASSUS, Emmanuel" w:date="2024-12-11T21:46:00Z">
        <w:r w:rsidR="00F815AF" w:rsidRPr="00F35864">
          <w:rPr>
            <w:rFonts w:ascii="Times New Roman" w:hAnsi="Times New Roman" w:cs="Times New Roman"/>
            <w:sz w:val="20"/>
            <w:szCs w:val="20"/>
          </w:rPr>
          <w:t xml:space="preserve"> are </w:t>
        </w:r>
        <w:del w:id="68" w:author="Fossum, Kirsten" w:date="2025-01-07T16:27:00Z">
          <w:r w:rsidR="00F815AF" w:rsidRPr="00F35864" w:rsidDel="004041C4">
            <w:rPr>
              <w:rFonts w:ascii="Times New Roman" w:hAnsi="Times New Roman" w:cs="Times New Roman"/>
              <w:sz w:val="20"/>
              <w:szCs w:val="20"/>
            </w:rPr>
            <w:delText xml:space="preserve">a </w:delText>
          </w:r>
        </w:del>
        <w:r w:rsidR="00F815AF" w:rsidRPr="00F35864">
          <w:rPr>
            <w:rFonts w:ascii="Times New Roman" w:hAnsi="Times New Roman" w:cs="Times New Roman"/>
            <w:sz w:val="20"/>
            <w:szCs w:val="20"/>
          </w:rPr>
          <w:t>complex mixture</w:t>
        </w:r>
      </w:ins>
      <w:ins w:id="69" w:author="Fossum, Kirsten" w:date="2025-01-07T16:27:00Z">
        <w:r w:rsidR="004041C4">
          <w:rPr>
            <w:rFonts w:ascii="Times New Roman" w:hAnsi="Times New Roman" w:cs="Times New Roman"/>
            <w:sz w:val="20"/>
            <w:szCs w:val="20"/>
          </w:rPr>
          <w:t>s</w:t>
        </w:r>
      </w:ins>
      <w:ins w:id="70" w:author="CHEVASSUS, Emmanuel" w:date="2024-12-11T21:46:00Z">
        <w:r w:rsidR="00F815AF" w:rsidRPr="00F35864">
          <w:rPr>
            <w:rFonts w:ascii="Times New Roman" w:hAnsi="Times New Roman" w:cs="Times New Roman"/>
            <w:sz w:val="20"/>
            <w:szCs w:val="20"/>
          </w:rPr>
          <w:t xml:space="preserve"> resulting from unsaturated fatty acid</w:t>
        </w:r>
        <w:del w:id="71" w:author="Fossum, Kirsten" w:date="2025-01-07T16:27:00Z">
          <w:r w:rsidR="00F815AF" w:rsidRPr="00F35864" w:rsidDel="004041C4">
            <w:rPr>
              <w:rFonts w:ascii="Times New Roman" w:hAnsi="Times New Roman" w:cs="Times New Roman"/>
              <w:sz w:val="20"/>
              <w:szCs w:val="20"/>
            </w:rPr>
            <w:delText>s</w:delText>
          </w:r>
        </w:del>
        <w:r w:rsidR="00F815AF" w:rsidRPr="00F35864">
          <w:rPr>
            <w:rFonts w:ascii="Times New Roman" w:hAnsi="Times New Roman" w:cs="Times New Roman"/>
            <w:sz w:val="20"/>
            <w:szCs w:val="20"/>
          </w:rPr>
          <w:t xml:space="preserve"> oxidation</w:t>
        </w:r>
        <w:r w:rsidR="00F815AF">
          <w:rPr>
            <w:rFonts w:ascii="Times New Roman" w:hAnsi="Times New Roman" w:cs="Times New Roman"/>
            <w:sz w:val="20"/>
            <w:szCs w:val="20"/>
          </w:rPr>
          <w:t xml:space="preserve"> found in very diverse locations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(Crippa et al., 2013; Florou et al., 2024; Nøjgaard et al., 2022)</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On the other hand, POA sources not only include sea spray but also potential anthropogenic influences like local biomass burning (</w:t>
        </w:r>
        <w:r w:rsidR="00F815AF">
          <w:rPr>
            <w:rFonts w:ascii="Times New Roman" w:hAnsi="Times New Roman" w:cs="Times New Roman"/>
            <w:sz w:val="20"/>
            <w:szCs w:val="20"/>
          </w:rPr>
          <w:t xml:space="preserve">i.e. </w:t>
        </w:r>
        <w:r w:rsidR="00F815AF" w:rsidRPr="00F35864">
          <w:rPr>
            <w:rFonts w:ascii="Times New Roman" w:hAnsi="Times New Roman" w:cs="Times New Roman"/>
            <w:sz w:val="20"/>
            <w:szCs w:val="20"/>
          </w:rPr>
          <w:t>wood</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peat</w:t>
        </w:r>
        <w:r w:rsidR="00F815AF">
          <w:rPr>
            <w:rFonts w:ascii="Times New Roman" w:hAnsi="Times New Roman" w:cs="Times New Roman"/>
            <w:sz w:val="20"/>
            <w:szCs w:val="20"/>
          </w:rPr>
          <w:t xml:space="preserve"> or charcoal</w:t>
        </w:r>
        <w:r w:rsidR="00F815AF" w:rsidRPr="00F35864">
          <w:rPr>
            <w:rFonts w:ascii="Times New Roman" w:hAnsi="Times New Roman" w:cs="Times New Roman"/>
            <w:sz w:val="20"/>
            <w:szCs w:val="20"/>
          </w:rPr>
          <w:t>)</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or</w:t>
        </w:r>
        <w:r w:rsidR="00F815AF">
          <w:rPr>
            <w:rFonts w:ascii="Times New Roman" w:hAnsi="Times New Roman" w:cs="Times New Roman"/>
            <w:sz w:val="20"/>
            <w:szCs w:val="20"/>
          </w:rPr>
          <w:t xml:space="preserve"> long-range</w:t>
        </w:r>
        <w:r w:rsidR="00F815AF" w:rsidRPr="00F35864">
          <w:rPr>
            <w:rFonts w:ascii="Times New Roman" w:hAnsi="Times New Roman" w:cs="Times New Roman"/>
            <w:sz w:val="20"/>
            <w:szCs w:val="20"/>
          </w:rPr>
          <w:t xml:space="preserve"> continental</w:t>
        </w:r>
        <w:r w:rsidR="00F815AF">
          <w:rPr>
            <w:rFonts w:ascii="Times New Roman" w:hAnsi="Times New Roman" w:cs="Times New Roman"/>
            <w:sz w:val="20"/>
            <w:szCs w:val="20"/>
          </w:rPr>
          <w:t xml:space="preserve"> transport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F815AF" w:rsidRPr="001F351A">
          <w:rPr>
            <w:rFonts w:ascii="Times New Roman" w:hAnsi="Times New Roman" w:cs="Times New Roman"/>
            <w:sz w:val="20"/>
            <w:szCs w:val="20"/>
            <w:lang w:val="en-I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F815AF">
          <w:rPr>
            <w:rFonts w:ascii="Times New Roman" w:hAnsi="Times New Roman" w:cs="Times New Roman"/>
            <w:sz w:val="20"/>
            <w:szCs w:val="20"/>
          </w:rPr>
          <w:fldChar w:fldCharType="separate"/>
        </w:r>
        <w:r w:rsidR="00F815AF" w:rsidRPr="001F351A">
          <w:rPr>
            <w:rFonts w:ascii="Times New Roman" w:hAnsi="Times New Roman" w:cs="Times New Roman"/>
            <w:sz w:val="20"/>
            <w:lang w:val="en-IE"/>
          </w:rPr>
          <w:t>(Lin et al., 2019; O’Dowd et al., 2014; Xu et al., 2020)</w:t>
        </w:r>
        <w:r w:rsidR="00F815AF">
          <w:rPr>
            <w:rFonts w:ascii="Times New Roman" w:hAnsi="Times New Roman" w:cs="Times New Roman"/>
            <w:sz w:val="20"/>
            <w:szCs w:val="20"/>
          </w:rPr>
          <w:fldChar w:fldCharType="end"/>
        </w:r>
        <w:r w:rsidR="00F815AF" w:rsidRPr="001F351A">
          <w:rPr>
            <w:rFonts w:ascii="Times New Roman" w:hAnsi="Times New Roman" w:cs="Times New Roman"/>
            <w:sz w:val="20"/>
            <w:szCs w:val="20"/>
            <w:lang w:val="en-IE"/>
          </w:rPr>
          <w:t xml:space="preserve">. </w:t>
        </w:r>
      </w:ins>
    </w:p>
    <w:p w14:paraId="253EE2D2" w14:textId="154365F7" w:rsidR="001F351A" w:rsidRDefault="001F351A" w:rsidP="001F351A">
      <w:pPr>
        <w:pBdr>
          <w:top w:val="nil"/>
          <w:left w:val="nil"/>
          <w:bottom w:val="nil"/>
          <w:right w:val="nil"/>
          <w:between w:val="nil"/>
        </w:pBdr>
        <w:spacing w:line="360" w:lineRule="auto"/>
        <w:rPr>
          <w:ins w:id="72" w:author="CHEVASSUS, Emmanuel" w:date="2024-12-12T11:00:00Z"/>
          <w:rFonts w:ascii="Times New Roman" w:hAnsi="Times New Roman" w:cs="Times New Roman"/>
          <w:sz w:val="20"/>
          <w:szCs w:val="20"/>
          <w:lang w:val="en-IE"/>
        </w:rPr>
      </w:pPr>
      <w:ins w:id="73" w:author="CHEVASSUS, Emmanuel" w:date="2024-12-12T11:00:00Z">
        <w:r w:rsidRPr="00440F2D">
          <w:rPr>
            <w:rFonts w:ascii="Times New Roman" w:hAnsi="Times New Roman" w:cs="Times New Roman"/>
            <w:sz w:val="20"/>
            <w:szCs w:val="20"/>
            <w:lang w:val="en-IE"/>
          </w:rPr>
          <w:t>T</w:t>
        </w:r>
        <w:r>
          <w:rPr>
            <w:rFonts w:ascii="Times New Roman" w:hAnsi="Times New Roman" w:cs="Times New Roman"/>
            <w:sz w:val="20"/>
            <w:szCs w:val="20"/>
            <w:lang w:val="en-IE"/>
          </w:rPr>
          <w:t xml:space="preserve">he source apportionment was performed with the positive matrix factorisation (PMF) model which has been widely adopted for more than two decades now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Pr>
            <w:rFonts w:ascii="Times New Roman" w:hAnsi="Times New Roman" w:cs="Times New Roman"/>
            <w:sz w:val="20"/>
            <w:szCs w:val="20"/>
            <w:lang w:val="en-IE"/>
          </w:rPr>
          <w:fldChar w:fldCharType="separate"/>
        </w:r>
        <w:r w:rsidRPr="00061D40">
          <w:rPr>
            <w:rFonts w:ascii="Times New Roman" w:hAnsi="Times New Roman" w:cs="Times New Roman"/>
            <w:sz w:val="20"/>
          </w:rPr>
          <w:t>(Paatero, 1999; Paatero and Tapper, 1994)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Pr>
            <w:rFonts w:ascii="Times New Roman" w:hAnsi="Times New Roman" w:cs="Times New Roman"/>
            <w:sz w:val="20"/>
            <w:szCs w:val="20"/>
          </w:rPr>
          <w:t xml:space="preserve">and successfully used on a wide range of different instruments; HR-Tof-AMS (e.g.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Aiken et al., 2008)</w:t>
        </w:r>
        <w:r>
          <w:rPr>
            <w:rFonts w:ascii="Times New Roman" w:hAnsi="Times New Roman" w:cs="Times New Roman"/>
            <w:sz w:val="20"/>
            <w:szCs w:val="20"/>
          </w:rPr>
          <w:fldChar w:fldCharType="end"/>
        </w:r>
        <w:r>
          <w:rPr>
            <w:rFonts w:ascii="Times New Roman" w:hAnsi="Times New Roman" w:cs="Times New Roman"/>
            <w:sz w:val="20"/>
            <w:szCs w:val="20"/>
          </w:rPr>
          <w:t xml:space="preserve">, ToF-ACSM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Fröhlich et al., 2015)</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PTR-MS</w:t>
        </w:r>
        <w:r>
          <w:rPr>
            <w:rFonts w:ascii="Times New Roman" w:hAnsi="Times New Roman" w:cs="Times New Roman"/>
            <w:sz w:val="20"/>
            <w:szCs w:val="20"/>
            <w:lang w:val="de-DE"/>
          </w:rPr>
          <w:t xml:space="preserve">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Slowik et al., 2010)</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xml:space="preserve">, EESI-ToF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Tong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offline filters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Pr>
            <w:rFonts w:ascii="Times New Roman" w:hAnsi="Times New Roman" w:cs="Times New Roman"/>
            <w:sz w:val="20"/>
            <w:szCs w:val="20"/>
          </w:rPr>
          <w:fldChar w:fldCharType="separate"/>
        </w:r>
        <w:r w:rsidRPr="00CF1622">
          <w:rPr>
            <w:rFonts w:ascii="Times New Roman" w:hAnsi="Times New Roman" w:cs="Times New Roman"/>
            <w:sz w:val="20"/>
          </w:rPr>
          <w:t>(</w:t>
        </w:r>
        <w:r>
          <w:rPr>
            <w:rFonts w:ascii="Times New Roman" w:hAnsi="Times New Roman" w:cs="Times New Roman"/>
            <w:sz w:val="20"/>
          </w:rPr>
          <w:t xml:space="preserve">e.g. </w:t>
        </w:r>
        <w:r w:rsidRPr="00CF1622">
          <w:rPr>
            <w:rFonts w:ascii="Times New Roman" w:hAnsi="Times New Roman" w:cs="Times New Roman"/>
            <w:sz w:val="20"/>
          </w:rPr>
          <w:t>Maykut et al., 2003)</w:t>
        </w:r>
        <w:r>
          <w:rPr>
            <w:rFonts w:ascii="Times New Roman" w:hAnsi="Times New Roman" w:cs="Times New Roman"/>
            <w:sz w:val="20"/>
            <w:szCs w:val="20"/>
          </w:rPr>
          <w:fldChar w:fldCharType="end"/>
        </w:r>
        <w:r>
          <w:rPr>
            <w:rFonts w:ascii="Times New Roman" w:hAnsi="Times New Roman" w:cs="Times New Roman"/>
            <w:sz w:val="20"/>
            <w:szCs w:val="20"/>
          </w:rPr>
          <w:t xml:space="preserve">, SMPS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Nursanto et al., 2023)</w:t>
        </w:r>
        <w:r>
          <w:rPr>
            <w:rFonts w:ascii="Times New Roman" w:hAnsi="Times New Roman" w:cs="Times New Roman"/>
            <w:sz w:val="20"/>
            <w:szCs w:val="20"/>
          </w:rPr>
          <w:fldChar w:fldCharType="end"/>
        </w:r>
        <w:r>
          <w:rPr>
            <w:rFonts w:ascii="Times New Roman" w:hAnsi="Times New Roman" w:cs="Times New Roman"/>
            <w:sz w:val="20"/>
            <w:szCs w:val="20"/>
          </w:rPr>
          <w:t xml:space="preserve"> as well a</w:t>
        </w:r>
      </w:ins>
      <w:ins w:id="74" w:author="CHEVASSUS, Emmanuel" w:date="2025-01-15T12:26:00Z" w16du:dateUtc="2025-01-15T12:26:00Z">
        <w:r w:rsidR="00BA0741">
          <w:rPr>
            <w:rFonts w:ascii="Times New Roman" w:hAnsi="Times New Roman" w:cs="Times New Roman"/>
            <w:sz w:val="20"/>
            <w:szCs w:val="20"/>
          </w:rPr>
          <w:t>s</w:t>
        </w:r>
      </w:ins>
      <w:r w:rsidR="00BA0741">
        <w:rPr>
          <w:rFonts w:ascii="Times New Roman" w:hAnsi="Times New Roman" w:cs="Times New Roman"/>
          <w:sz w:val="20"/>
          <w:szCs w:val="20"/>
        </w:rPr>
        <w:t xml:space="preserve"> </w:t>
      </w:r>
      <w:ins w:id="75" w:author="CHEVASSUS, Emmanuel" w:date="2024-12-12T11:00:00Z">
        <w:r>
          <w:rPr>
            <w:rFonts w:ascii="Times New Roman" w:hAnsi="Times New Roman" w:cs="Times New Roman"/>
            <w:sz w:val="20"/>
            <w:szCs w:val="20"/>
          </w:rPr>
          <w:t>other matri</w:t>
        </w:r>
      </w:ins>
      <w:ins w:id="76" w:author="CHEVASSUS, Emmanuel" w:date="2025-01-13T12:29:00Z" w16du:dateUtc="2025-01-13T12:29:00Z">
        <w:r w:rsidR="00EC5303">
          <w:rPr>
            <w:rFonts w:ascii="Times New Roman" w:hAnsi="Times New Roman" w:cs="Times New Roman"/>
            <w:sz w:val="20"/>
            <w:szCs w:val="20"/>
          </w:rPr>
          <w:t>x</w:t>
        </w:r>
      </w:ins>
      <w:ins w:id="77" w:author="CHEVASSUS, Emmanuel" w:date="2024-12-12T11:00:00Z">
        <w:r>
          <w:rPr>
            <w:rFonts w:ascii="Times New Roman" w:hAnsi="Times New Roman" w:cs="Times New Roman"/>
            <w:sz w:val="20"/>
            <w:szCs w:val="20"/>
          </w:rPr>
          <w:t xml:space="preserve">-based measurements. </w:t>
        </w:r>
      </w:ins>
      <w:ins w:id="78" w:author="Fossum, Kirsten" w:date="2025-01-07T16:39:00Z">
        <w:r w:rsidR="000B48D5">
          <w:rPr>
            <w:rFonts w:ascii="Times New Roman" w:hAnsi="Times New Roman" w:cs="Times New Roman"/>
            <w:sz w:val="20"/>
            <w:szCs w:val="20"/>
            <w:lang w:val="en-IE"/>
          </w:rPr>
          <w:t>S</w:t>
        </w:r>
        <w:r w:rsidR="0043580C">
          <w:rPr>
            <w:rFonts w:ascii="Times New Roman" w:hAnsi="Times New Roman" w:cs="Times New Roman"/>
            <w:sz w:val="20"/>
            <w:szCs w:val="20"/>
            <w:lang w:val="en-IE"/>
          </w:rPr>
          <w:t>everal</w:t>
        </w:r>
        <w:r w:rsidR="000B48D5">
          <w:rPr>
            <w:rFonts w:ascii="Times New Roman" w:hAnsi="Times New Roman" w:cs="Times New Roman"/>
            <w:sz w:val="20"/>
            <w:szCs w:val="20"/>
            <w:lang w:val="en-IE"/>
          </w:rPr>
          <w:t xml:space="preserve"> previous </w:t>
        </w:r>
        <w:r w:rsidR="000B48D5">
          <w:rPr>
            <w:rFonts w:ascii="Times New Roman" w:hAnsi="Times New Roman" w:cs="Times New Roman"/>
            <w:sz w:val="20"/>
            <w:szCs w:val="20"/>
            <w:lang w:val="en-IE"/>
          </w:rPr>
          <w:lastRenderedPageBreak/>
          <w:t xml:space="preserve">remote </w:t>
        </w:r>
      </w:ins>
      <w:ins w:id="79" w:author="Fossum, Kirsten" w:date="2025-01-07T17:20:00Z">
        <w:r w:rsidR="0043580C">
          <w:rPr>
            <w:rFonts w:ascii="Times New Roman" w:hAnsi="Times New Roman" w:cs="Times New Roman"/>
            <w:sz w:val="20"/>
            <w:szCs w:val="20"/>
            <w:lang w:val="en-IE"/>
          </w:rPr>
          <w:t>o</w:t>
        </w:r>
      </w:ins>
      <w:ins w:id="80" w:author="Fossum, Kirsten" w:date="2025-01-07T16:39:00Z">
        <w:r w:rsidR="000B48D5">
          <w:rPr>
            <w:rFonts w:ascii="Times New Roman" w:hAnsi="Times New Roman" w:cs="Times New Roman"/>
            <w:sz w:val="20"/>
            <w:szCs w:val="20"/>
            <w:lang w:val="en-IE"/>
          </w:rPr>
          <w:t xml:space="preserve">cean HR-ToF-AM PMF studies have been carried out in the Atlantic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{"citationID":"Je52DQAD","properties":{"formattedCitation":"(Crippa et al., 2013; Huang et al., 2018)","plainCitation":"(Crippa et al., 2013; Huang et al., 2018)","noteIndex":0},"citationItems":[{"id":1199,"uris":["http://zotero.org/groups/3856298/items/CBSZA6E7"],"itemData":{"id":1199,"type":"article-journal","container-title":"Journal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N to 53</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N to 15</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FC0190">
          <w:rPr>
            <w:rFonts w:ascii="Times New Roman" w:hAnsi="Times New Roman" w:cs="Times New Roman"/>
            <w:sz w:val="20"/>
          </w:rPr>
          <w:t>(Crippa et al., 2013; Huang et al., 2018)</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w:t>
        </w:r>
        <w:r w:rsidR="000B48D5" w:rsidRPr="004F4513">
          <w:rPr>
            <w:rFonts w:ascii="Times New Roman" w:hAnsi="Times New Roman" w:cs="Times New Roman"/>
            <w:sz w:val="20"/>
            <w:szCs w:val="20"/>
            <w:lang w:val="en-IE"/>
          </w:rPr>
          <w:t xml:space="preserve">Arctic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{"citationID":"Oei6rGSb","properties":{"formattedCitation":"(Moschos et al., 2022; Nielsen et al., 2019; N\\uc0\\u248{}jgaard et al., 2022)","plainCitation":"(Moschos et al., 2022; Nielsen et al., 2019; Nøjgaard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36</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sz w:val="20"/>
            <w:szCs w:val="20"/>
            <w:lang w:val="en-IE"/>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w:instrText>
        </w:r>
        <w:r w:rsidR="000B48D5">
          <w:rPr>
            <w:rFonts w:ascii="Times New Roman" w:hAnsi="Times New Roman" w:cs="Times New Roman" w:hint="eastAsia"/>
            <w:sz w:val="20"/>
            <w:szCs w:val="20"/>
            <w:lang w:val="en-IE"/>
          </w:rPr>
          <w:instrText>µ</w:instrText>
        </w:r>
        <w:r w:rsidR="000B48D5">
          <w:rPr>
            <w:rFonts w:ascii="Times New Roman" w:hAnsi="Times New Roman" w:cs="Times New Roman"/>
            <w:sz w:val="20"/>
            <w:szCs w:val="20"/>
            <w:lang w:val="en-IE"/>
          </w:rPr>
          <w:instrText>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w:instrText>
        </w:r>
        <w:r w:rsidR="000B48D5">
          <w:rPr>
            <w:rFonts w:ascii="Times New Roman" w:hAnsi="Times New Roman" w:cs="Times New Roman" w:hint="eastAsia"/>
            <w:sz w:val="20"/>
            <w:szCs w:val="20"/>
            <w:lang w:val="en-IE"/>
          </w:rPr>
          <w:instrText>e highest O</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hint="eastAsia"/>
            <w:sz w:val="20"/>
            <w:szCs w:val="20"/>
            <w:lang w:val="en-IE"/>
          </w:rPr>
          <w:instrText>C ratio (0.95) and S</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hint="eastAsia"/>
            <w:sz w:val="20"/>
            <w:szCs w:val="20"/>
            <w:lang w:val="en-IE"/>
          </w:rPr>
          <w:instrText>C ratio (0.011)\nwas found for MOA. Our data support the current understanding that Arctic\naerosols are highly influenced by secondary aerosol formation and receives an\nimportant contribution from marine emissions during</w:instrText>
        </w:r>
        <w:r w:rsidR="000B48D5">
          <w:rPr>
            <w:rFonts w:ascii="Times New Roman" w:hAnsi="Times New Roman" w:cs="Times New Roman"/>
            <w:sz w:val="20"/>
            <w:szCs w:val="20"/>
            <w:lang w:val="en-IE"/>
          </w:rPr>
          <w:instrText xml:space="preserve">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w:instrText>
        </w:r>
        <w:r w:rsidR="000B48D5" w:rsidRPr="004F19DB">
          <w:rPr>
            <w:rFonts w:ascii="Times New Roman" w:hAnsi="Times New Roman" w:cs="Times New Roman"/>
            <w:sz w:val="20"/>
            <w:szCs w:val="20"/>
            <w:lang w:val="de-DE"/>
          </w:rPr>
          <w:instrText xml:space="preserve">:"Massling","given":"Andreas"},{"family":"Eriksson","given":"Axel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4F19DB">
          <w:rPr>
            <w:rFonts w:ascii="Times New Roman" w:hAnsi="Times New Roman" w:cs="Times New Roman"/>
            <w:sz w:val="20"/>
            <w:lang w:val="de-DE"/>
          </w:rPr>
          <w:t>(Moschos et al., 2022; Nielsen et al., 2019; Nøjgaard et al., 2022)</w:t>
        </w:r>
        <w:r w:rsidR="000B48D5">
          <w:rPr>
            <w:rFonts w:ascii="Times New Roman" w:hAnsi="Times New Roman" w:cs="Times New Roman"/>
            <w:sz w:val="20"/>
            <w:szCs w:val="20"/>
            <w:lang w:val="en-IE"/>
          </w:rPr>
          <w:fldChar w:fldCharType="end"/>
        </w:r>
        <w:r w:rsidR="000B48D5" w:rsidRPr="004F19DB">
          <w:rPr>
            <w:rFonts w:ascii="Times New Roman" w:hAnsi="Times New Roman" w:cs="Times New Roman"/>
            <w:sz w:val="20"/>
            <w:szCs w:val="20"/>
            <w:lang w:val="de-DE"/>
          </w:rPr>
          <w:t xml:space="preserve">, </w:t>
        </w:r>
        <w:r w:rsidR="000B48D5" w:rsidRPr="004F4513">
          <w:rPr>
            <w:rFonts w:ascii="Times New Roman" w:hAnsi="Times New Roman" w:cs="Times New Roman"/>
            <w:sz w:val="20"/>
            <w:szCs w:val="20"/>
            <w:lang w:val="de-DE"/>
          </w:rPr>
          <w:t>Mediterannean</w:t>
        </w:r>
        <w:r w:rsidR="000B48D5">
          <w:rPr>
            <w:rFonts w:ascii="Times New Roman" w:hAnsi="Times New Roman" w:cs="Times New Roman"/>
            <w:sz w:val="20"/>
            <w:szCs w:val="20"/>
            <w:lang w:val="de-DE"/>
          </w:rPr>
          <w:t xml:space="preserve"> Sea</w:t>
        </w:r>
        <w:r w:rsidR="000B48D5" w:rsidRPr="004F4513">
          <w:rPr>
            <w:rFonts w:ascii="Times New Roman" w:hAnsi="Times New Roman" w:cs="Times New Roman"/>
            <w:sz w:val="20"/>
            <w:szCs w:val="20"/>
            <w:lang w:val="de-DE"/>
          </w:rPr>
          <w:t xml:space="preserve"> </w:t>
        </w:r>
        <w:r w:rsidR="000B48D5">
          <w:rPr>
            <w:rFonts w:ascii="Times New Roman" w:hAnsi="Times New Roman" w:cs="Times New Roman"/>
            <w:sz w:val="20"/>
            <w:szCs w:val="20"/>
            <w:lang w:val="en-IE"/>
          </w:rPr>
          <w:fldChar w:fldCharType="begin"/>
        </w:r>
        <w:r w:rsidR="000B48D5" w:rsidRPr="004F4513">
          <w:rPr>
            <w:rFonts w:ascii="Times New Roman" w:hAnsi="Times New Roman" w:cs="Times New Roman"/>
            <w:sz w:val="20"/>
            <w:szCs w:val="20"/>
            <w:lang w:val="de-DE"/>
          </w:rPr>
          <w:instrText xml:space="preserve"> ADDIN ZOTERO_ITEM CSL_CITATION {"citationID":"zwhshBHq","properties":{"formattedCitation":"(Florou et al., 2024; Mallet et al., 2019)","plainCitation":"(Florou et al., 2024; Mallet et al., 2019)","noteIndex":0},"citationItems":[{"id":5842,"uris":["http://zotero.org/groups/3856298/items/CXJKLWXC"],"itemData":{"id":5842,"type":"article-journal","container-title":"Atmospheric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N."}],"issued":{"date-parts":[["2024",5]]},"citation-key":"florouChemicalCharacterizationSources2024"}},{"id":5898,"uris":["http://zotero.org/groups/3856298/items/SX9R562L"],"itemData":{"id":5898,"type":"article-journal","a</w:instrText>
        </w:r>
        <w:r w:rsidR="000B48D5" w:rsidRPr="004F19DB">
          <w:rPr>
            <w:rFonts w:ascii="Times New Roman" w:hAnsi="Times New Roman" w:cs="Times New Roman"/>
            <w:sz w:val="20"/>
            <w:szCs w:val="20"/>
            <w:lang w:val="de-DE"/>
          </w:rPr>
          <w:instrText xml:space="preserve">bstract":"Abstract. Measurements of aerosol </w:instrText>
        </w:r>
        <w:r w:rsidR="000B48D5">
          <w:rPr>
            <w:rFonts w:ascii="Times New Roman" w:hAnsi="Times New Roman" w:cs="Times New Roman"/>
            <w:sz w:val="20"/>
            <w:szCs w:val="20"/>
            <w:lang w:val="en-IE"/>
          </w:rPr>
          <w:instrText xml:space="preserve">composition and size distributions were taken during\nthe summer of 2013 at the remote island of Lampedusa in the southern central\nMediterranean Sea. These measurements were part of the ChArMEx/ADRIMED\n(Chemistry and Aerosol Mediterranean Experiment/Aerosol Direct Radiative\nForcing on the Mediterranean Climate) framework and took place during\nSpecial Observation Period 1a (SOP-1a) from 11 June to 5 July 2013. From compact time-of-flight aerosol mass spectrometer (cToF-AMS)\nmeasurements in the size range below 1 µm in aerodynamic diameter\n(PM1), particles were predominately comprised of ammonium and sulfate. On\naverage, ammonium sulfate contributed 63 % to the non-refractory PM1\nmass, followed by organics (33 %). The organic aerosol was generally very\nhighly oxidized (f44 values were typically between 0.25 and 0.26). The\ncontribution of ammonium sulfate was generally higher than organic aerosol\nin comparison to measurements taken in the western Mediterranean but is\nconsistent with studies undertaken in the eastern basin. Source apportionment of organics using a statistical (positive matrix\nfactorization) model revealed four factors: a hydrocarbon-like organic\naerosol (HOA), a methanesulfonic-acid-related oxygenated organic aerosol\n(MSA-OOA), a more oxidized oxygenated organic aerosol (MO-OOA) and a less\noxidized oxygenated organic aerosol (LO-OOA). The MO-OOA was the\ndominant factor for most of the campaign (53 % of the PM1 OA mass). It was\nwell correlated with SO42-, highly oxidized and generally more\ndominant during easterly air masses originating from the eastern\nMediterranean and central Europe. The LO-OOA factor had a very similar\ncomposition to the MO-OOA factor but was more prevalent during westerly\nwinds, with air masses originating from the Atlantic Ocean, the western\nMediterranean and at high altitudes over France and Spain from mistral\nwinds. The MSA-OOA factor contributed an average 12 % to the PM1 OA and\nwas more dominant during the mistral winds. The HOA, representing observed\nprimary organic aerosol, only contributed 8 % of the average PM1 OA during\nthe campaign. Even though Lampedusa is one of the most remote sites in the Mediterranean,\nPM1 concentrations (10 ± 5 µg m−3) were comparable to those\nobserved in coastal cities and sites closer to continental Europe. Cleaner\nconditions corresponded to higher wind speeds. Nucleation and growth of new\naerosol particles was observed during periods of north-westerly winds. From a\nclimatology analysis from 1999 to 2012, these periods were much more\nprevalent during the measurement campaign than during the preceding 13 years.\nThese results support previous findings that highlight the importance\nof different large-scale synoptic conditions in determining the regional and\nlocal aerosol composition and oxidation and also suggest that a non-polluted\nsurface atmosphere over the Mediterranean is rare.","container-title":"Atmospheric Chemistry and Physics","DOI":"10.5194/acp-19-11123-2019","ISSN":"1680-7324","issue":"17","journalAbbreviation":"Atmos. Chem. Phys.","language":"en","license":"https://creativecommons.org/licenses/by/4.0/","page":"11123-11142","source":"DOI.org (Crossref)","title":"Summertime surface PM&amp;lt;sub&amp;gt;1&amp;lt;/sub&amp;gt; aerosol composition and size by source region at the Lampedusa island in the central Mediterranean Sea","volume":"19","author":[{"family":"Mallet","given":"Marc D."},{"family":"D'Anna","given":"Barbara"},{"family":"Même","given":"Aurélie"},{"family":"Bove","given":"Maria Chiara"},{"family":"Cassola","given":"Federico"},{"family":"Pace","given":"Giandomenico"},{"family":"Desboeufs","given":"Karine"},{"family":"Di Biagio","given":"Claudia"},{"family":"Doussin","given":"Jean-Francois"},{"family":"Maille","given":"Michel"},{"family":"Massabò","given":"Dario"},{"family":"Sciare","given":"Jean"},{"family":"Zapf","given":"Pascal"},{"family":"Di Sarra","given":"Alcide Giorgio"},{"family":"Formenti","given":"Paola"}],"issued":{"date-parts":[["2019",9,3]]},"citation-key":"malletSummertimeSurfacePMltsubgt1lt2019"}}],"schema":"https://github.com/citation-style-language/schema/raw/master/csl-citation.json"}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FC0190">
          <w:rPr>
            <w:rFonts w:ascii="Times New Roman" w:hAnsi="Times New Roman" w:cs="Times New Roman"/>
            <w:sz w:val="20"/>
            <w:lang w:val="en-IE"/>
          </w:rPr>
          <w:t>(Florou et al., 2024; Mallet et al., 2019)</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Pacific Ocean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{"citationID":"2nv9Je9o","properties":{"formattedCitation":"(Loh et al., 2023, 2024)","plainCitation":"(Loh et al., 2023, 2024)","noteIndex":0},"citationItems":[{"id":2385,"uris":["http://zotero.org/groups/3856298/items/4SQHDYKN"],"itemData":{"id":2385,"type":"article-journal","container-title":"Science of The Total Environment","DOI":"10.1016/j.scitotenv.2022.159173","ISSN":"00489697","journalAbbreviation":"Science of The Total Environment","language":"en","page":"159173","source":"DOI.org (Crossref)","title":"Chemical characterization of sub-micron aerosols over the East Sea (Sea of Japan)","volume":"856","author":[{"family":"Loh","given":"Andrew"},{"family":"Kim","given":"Donghwi"},{"family":"An","given":"Joon Geon"},{"family":"Choi","given":"Narin"},{"family":"Yim","given":"Un Hyuk"}],"issued":{"date-parts":[["2023",1]]},"citation-key":"lohChemicalCharacterizationSubmicron2023"}},{"id":5896,"uris":["http://zotero.org/groups/3856298/items/EACJ24QG"],"itemData":{"id":5896,"type":"article-journal","container-title":"Marine Pollution Bulletin","DOI":"10.1016/j.marpolbul.2024.116556","ISSN":"0025326X","journalAbbreviation":"Marine Pollution Bulletin","language":"en","page":"116556","source":"DOI.org (Crossref)","title":"Characteristics of sub-micron aerosols in the Yellow Sea and its environmental implications","volume":"204","author":[{"family":"Loh","given":"Andrew"},{"family":"Kim","given":"Donghwi"},{"family":"An","given":"Joon Geon"},{"family":"Choi","given":"Narin"},{"family":"Yim","given":"Un Hyuk"}],"issued":{"date-parts":[["2024",7]]},"citation-key":"lohCharacteristicsSubmicronAerosols2024"}}],"schema":"https://github.com/citation-style-language/schema/raw/master/csl-citation.json"}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C97E9D">
          <w:rPr>
            <w:rFonts w:ascii="Times New Roman" w:hAnsi="Times New Roman" w:cs="Times New Roman"/>
            <w:sz w:val="20"/>
          </w:rPr>
          <w:t>(Loh et al., 2023, 2024)</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and Antarctica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{"citationID":"exQRS7hY","properties":{"formattedCitation":"(Giordano et al., 2016; Paglione et al., 2024; Schmale et al., 2013)","plainCitation":"(Giordano et al., 2016; Paglione et al., 2024; Schmale et al., 2013)","noteIndex":0},"citationItems":[{"id":1197,"uris":["http://zotero.org/groups/3856298/items/5MMU2I96"],"itemData":{"id":1197,"type":"report","abstract":"Abstract. Understanding the sources and evolution of aerosols is crucial for constraining the impacts that aerosols have on a global scale. An unanswered question in atmospheric science is the source and evolution of the Antarctic aerosol population. Previous work over the continent has primarily utilized low resolution aerosol filters (coupled with off-line ion chromatography) to answer questions about Antarctic aerosols. Bulk aerosol sampling has been useful in identifying seasonal cycles in the aerosol populations, especially in populations that have been attributed to Southern Ocean phytoplankton emissions. However, real-time, high resolution chemical composition data is necessary to identify the mechanisms and exact timing of changes in the Antarctic aerosol populations. The recent 2ODIAC (2-Season Ozone Depletion and Interaction with Aerosols Campaign) field campaign saw the first ever deployment of a real-time, high resolution aerosol mass spectrometer (SP-AMS or AMS) to the continent. Data obtained from the AMS, and a suite of other aerosol, gas-phase, and meteorological instruments, are presented here. In particular, this manuscript focuses on the aerosol population over coastal Antarctica and the evolution of that population in Austral Spring. Results indicate that there exists a sulfate mode in Antarctica that is externally mixed to the rest of the aerosol population with a mass mode vacuum aerodynamic diameter of 250 nm. Springtime increases in sulfate aerosol are observed and attributed to biogenic sources, in agreement with previous research identifying phytoplankton activity as the source of the aerosol. Furthermore, the total Antarctic aerosol population is shown to undergo three distinct phases during the winter to summer transition. The first phase is dominated by highly aged sulfate particles comprising the majority of the aerosol population at low wind speed. The second phase, previously unidentified, is the generation of a sub-250 nm aerosol population of unknown composition. The second phase appears as a transitional phase during the extended polar sunrise. The third phase is marked by an increased importance of biogenically-derived sulfate to the total aerosol population (photolysis of dimethyl sulfate and methanesulfonic acid [DMS and MSA]). The increased importance of MSA is identified both through the direct, real-time measurement of aerosol MSA and through the use of positive matrix factorization on the sulfur containing ions in the high-resolution mass spectral data. Given the importance of sub-250 nm particles, the aforementioned second phase suggests that early Austral spring is the season where new particle formation mechanisms are likely to have the largest contribution to the aerosol population in Antarctica.","genre":"preprint","note":"DOI: 10.5194/acp-2016-606","publisher":"Aerosols/Field Measurements/Troposphere/Chemistry (chemical composition and reactions)","source":"DOI.org (Crossref)","title":"A missing source of aerosols in Antarctica – beyond long-range transport, phytoplankton, and photochemistry","URL":"https://acp.copernicus.org/preprints/acp-2016-606/acp-2016-606.pdf","author":[{"family":"Giordano","given":"Michael R."},{"family":"Kalnajs","given":"Lars  E."},{"family":"Avery","given":"Anita"},{"family":"Goetz","given":"James  D."},{"family":"Davis","given":"Sean  M."},{"family":"DeCarlo","given":"Peter  F."}],"accessed":{"date-parts":[["2022",4,21]]},"issued":{"date-parts":[["2016",7,14]]},"citation-key":"giordanoMissingSourceAerosols2016"}},{"id":5848,"uris":["http://zotero.org/groups/3856298/items/8VS94AJM"],"itemData":{"id":5848,"type":"article-journal","abstract":"Abstract.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w:instrText>
        </w:r>
        <w:r w:rsidR="000B48D5" w:rsidRPr="004F19DB">
          <w:rPr>
            <w:rFonts w:ascii="Times New Roman" w:hAnsi="Times New Roman" w:cs="Times New Roman"/>
            <w:sz w:val="20"/>
            <w:szCs w:val="20"/>
            <w:lang w:val="en-IE"/>
          </w:rPr>
          <w:instrText xml:space="preserve">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4F19DB">
          <w:rPr>
            <w:rFonts w:ascii="Times New Roman" w:hAnsi="Times New Roman" w:cs="Times New Roman"/>
            <w:sz w:val="20"/>
            <w:lang w:val="en-IE"/>
          </w:rPr>
          <w:t>(Giordano et al., 2016; Paglione et al., 2024; Schmale et al., 2013)</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which </w:t>
        </w:r>
      </w:ins>
      <w:ins w:id="81" w:author="Fossum, Kirsten" w:date="2025-01-07T16:40:00Z">
        <w:r w:rsidR="000B48D5">
          <w:rPr>
            <w:rFonts w:ascii="Times New Roman" w:hAnsi="Times New Roman" w:cs="Times New Roman"/>
            <w:sz w:val="20"/>
            <w:szCs w:val="20"/>
            <w:lang w:val="en-IE"/>
          </w:rPr>
          <w:t>facilitates</w:t>
        </w:r>
      </w:ins>
      <w:ins w:id="82" w:author="Fossum, Kirsten" w:date="2025-01-07T16:39:00Z">
        <w:r w:rsidR="000B48D5">
          <w:rPr>
            <w:rFonts w:ascii="Times New Roman" w:hAnsi="Times New Roman" w:cs="Times New Roman"/>
            <w:sz w:val="20"/>
            <w:szCs w:val="20"/>
            <w:lang w:val="en-IE"/>
          </w:rPr>
          <w:t xml:space="preserve"> cross-sites comparability.</w:t>
        </w:r>
      </w:ins>
      <w:ins w:id="83" w:author="Fossum, Kirsten" w:date="2025-01-07T16:40:00Z">
        <w:del w:id="84" w:author="CHEVASSUS, Emmanuel" w:date="2025-01-15T12:27:00Z" w16du:dateUtc="2025-01-15T12:27:00Z">
          <w:r w:rsidR="000B48D5" w:rsidDel="00BA0741">
            <w:rPr>
              <w:rFonts w:ascii="Times New Roman" w:hAnsi="Times New Roman" w:cs="Times New Roman"/>
              <w:sz w:val="20"/>
              <w:szCs w:val="20"/>
              <w:lang w:val="en-IE"/>
            </w:rPr>
            <w:delText xml:space="preserve"> </w:delText>
          </w:r>
        </w:del>
      </w:ins>
    </w:p>
    <w:p w14:paraId="46AF453B" w14:textId="16ADFFE4" w:rsidR="00F555EE" w:rsidRPr="00F815AF" w:rsidRDefault="001B687E" w:rsidP="006D22EE">
      <w:pPr>
        <w:spacing w:line="360" w:lineRule="auto"/>
        <w:rPr>
          <w:rFonts w:ascii="Times New Roman" w:hAnsi="Times New Roman" w:cs="Times New Roman"/>
          <w:sz w:val="20"/>
          <w:szCs w:val="20"/>
        </w:rPr>
      </w:pPr>
      <w:del w:id="85" w:author="Fossum, Kirsten" w:date="2025-01-07T17:18:00Z">
        <w:r w:rsidDel="00CB3971">
          <w:rPr>
            <w:rFonts w:ascii="Times New Roman" w:hAnsi="Times New Roman" w:cs="Times New Roman"/>
            <w:sz w:val="20"/>
            <w:szCs w:val="20"/>
          </w:rPr>
          <w:delText xml:space="preserve">Finally, </w:delText>
        </w:r>
      </w:del>
      <w:moveToRangeStart w:id="86" w:author="Fossum, Kirsten" w:date="2025-01-07T17:18:00Z" w:name="move187162724"/>
      <w:moveTo w:id="87" w:author="Fossum, Kirsten" w:date="2025-01-07T17:18:00Z">
        <w:del w:id="88" w:author="Fossum, Kirsten" w:date="2025-01-07T17:18:00Z">
          <w:r w:rsidR="00CB3971" w:rsidRPr="004758A9" w:rsidDel="00CB3971">
            <w:rPr>
              <w:rFonts w:ascii="Times New Roman" w:hAnsi="Times New Roman" w:cs="Times New Roman"/>
              <w:sz w:val="20"/>
              <w:szCs w:val="20"/>
            </w:rPr>
            <w:delText>t</w:delText>
          </w:r>
        </w:del>
      </w:moveTo>
      <w:ins w:id="89" w:author="Fossum, Kirsten" w:date="2025-01-07T17:18:00Z">
        <w:r w:rsidR="00CB3971">
          <w:rPr>
            <w:rFonts w:ascii="Times New Roman" w:hAnsi="Times New Roman" w:cs="Times New Roman"/>
            <w:sz w:val="20"/>
            <w:szCs w:val="20"/>
          </w:rPr>
          <w:t>T</w:t>
        </w:r>
      </w:ins>
      <w:moveTo w:id="90" w:author="Fossum, Kirsten" w:date="2025-01-07T17:18:00Z">
        <w:r w:rsidR="00CB3971" w:rsidRPr="004758A9">
          <w:rPr>
            <w:rFonts w:ascii="Times New Roman" w:hAnsi="Times New Roman" w:cs="Times New Roman"/>
            <w:sz w:val="20"/>
            <w:szCs w:val="20"/>
          </w:rPr>
          <w:t xml:space="preserve">his study seeks to </w:t>
        </w:r>
        <w:r w:rsidR="00CB3971">
          <w:rPr>
            <w:rFonts w:ascii="Times New Roman" w:hAnsi="Times New Roman" w:cs="Times New Roman"/>
            <w:sz w:val="20"/>
            <w:szCs w:val="20"/>
          </w:rPr>
          <w:t>relate different aerosol sources and geographical regions to</w:t>
        </w:r>
        <w:r w:rsidR="00CB3971" w:rsidRPr="004758A9">
          <w:rPr>
            <w:rFonts w:ascii="Times New Roman" w:hAnsi="Times New Roman" w:cs="Times New Roman"/>
            <w:sz w:val="20"/>
            <w:szCs w:val="20"/>
          </w:rPr>
          <w:t xml:space="preserve"> phytoplankton taxonomic group simulations </w:t>
        </w:r>
        <w:r w:rsidR="00CB3971" w:rsidRPr="004758A9">
          <w:rPr>
            <w:rFonts w:ascii="Times New Roman" w:hAnsi="Times New Roman" w:cs="Times New Roman"/>
            <w:sz w:val="20"/>
            <w:szCs w:val="20"/>
          </w:rPr>
          <w:fldChar w:fldCharType="begin"/>
        </w:r>
        <w:r w:rsidR="00CB3971">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CB3971" w:rsidRPr="004758A9">
          <w:rPr>
            <w:rFonts w:ascii="Times New Roman" w:hAnsi="Times New Roman" w:cs="Times New Roman"/>
            <w:sz w:val="20"/>
            <w:szCs w:val="20"/>
          </w:rPr>
          <w:fldChar w:fldCharType="separate"/>
        </w:r>
        <w:r w:rsidR="00CB3971" w:rsidRPr="004758A9">
          <w:rPr>
            <w:rFonts w:ascii="Times New Roman" w:hAnsi="Times New Roman" w:cs="Times New Roman"/>
            <w:sz w:val="20"/>
          </w:rPr>
          <w:t xml:space="preserve">(Rousseaux </w:t>
        </w:r>
        <w:r w:rsidR="00CB3971" w:rsidRPr="004758A9">
          <w:rPr>
            <w:rFonts w:ascii="Times New Roman" w:hAnsi="Times New Roman" w:cs="Times New Roman"/>
            <w:i/>
            <w:iCs/>
            <w:sz w:val="20"/>
          </w:rPr>
          <w:t>et al.</w:t>
        </w:r>
        <w:r w:rsidR="00CB3971" w:rsidRPr="004758A9">
          <w:rPr>
            <w:rFonts w:ascii="Times New Roman" w:hAnsi="Times New Roman" w:cs="Times New Roman"/>
            <w:sz w:val="20"/>
          </w:rPr>
          <w:t xml:space="preserve"> 2013)</w:t>
        </w:r>
        <w:r w:rsidR="00CB3971" w:rsidRPr="004758A9">
          <w:rPr>
            <w:rFonts w:ascii="Times New Roman" w:hAnsi="Times New Roman" w:cs="Times New Roman"/>
            <w:sz w:val="20"/>
            <w:szCs w:val="20"/>
          </w:rPr>
          <w:fldChar w:fldCharType="end"/>
        </w:r>
      </w:moveTo>
      <w:ins w:id="91" w:author="Fossum, Kirsten" w:date="2025-01-07T17:19:00Z">
        <w:r w:rsidR="00CB3971">
          <w:rPr>
            <w:rFonts w:ascii="Times New Roman" w:hAnsi="Times New Roman" w:cs="Times New Roman"/>
            <w:sz w:val="20"/>
            <w:szCs w:val="20"/>
          </w:rPr>
          <w:t xml:space="preserve">, as </w:t>
        </w:r>
      </w:ins>
      <w:moveTo w:id="92" w:author="Fossum, Kirsten" w:date="2025-01-07T17:18:00Z">
        <w:del w:id="93" w:author="Fossum, Kirsten" w:date="2025-01-07T17:19:00Z">
          <w:r w:rsidR="00CB3971" w:rsidRPr="004758A9" w:rsidDel="00CB3971">
            <w:rPr>
              <w:rFonts w:ascii="Times New Roman" w:hAnsi="Times New Roman" w:cs="Times New Roman"/>
              <w:sz w:val="20"/>
              <w:szCs w:val="20"/>
            </w:rPr>
            <w:delText>.</w:delText>
          </w:r>
        </w:del>
      </w:moveTo>
      <w:moveToRangeEnd w:id="86"/>
      <w:r>
        <w:rPr>
          <w:rFonts w:ascii="Times New Roman" w:hAnsi="Times New Roman" w:cs="Times New Roman"/>
          <w:sz w:val="20"/>
          <w:szCs w:val="20"/>
        </w:rPr>
        <w:t>the effects from</w:t>
      </w:r>
      <w:ins w:id="94" w:author="CHEVASSUS, Emmanuel" w:date="2024-12-11T21:48:00Z">
        <w:r w:rsidR="00F815AF">
          <w:rPr>
            <w:rFonts w:ascii="Times New Roman" w:hAnsi="Times New Roman" w:cs="Times New Roman"/>
            <w:sz w:val="20"/>
            <w:szCs w:val="20"/>
          </w:rPr>
          <w:t xml:space="preserve"> </w:t>
        </w:r>
      </w:ins>
      <w:r w:rsidR="00CB3971">
        <w:rPr>
          <w:rFonts w:ascii="Times New Roman" w:hAnsi="Times New Roman" w:cs="Times New Roman"/>
          <w:sz w:val="20"/>
          <w:szCs w:val="20"/>
        </w:rPr>
        <w:t>o</w:t>
      </w:r>
      <w:r w:rsidR="00F815AF">
        <w:rPr>
          <w:rFonts w:ascii="Times New Roman" w:hAnsi="Times New Roman" w:cs="Times New Roman"/>
          <w:sz w:val="20"/>
          <w:szCs w:val="20"/>
        </w:rPr>
        <w:t>cean</w:t>
      </w:r>
      <w:r w:rsidR="00CB3971">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biology </w:t>
      </w:r>
      <w:del w:id="95" w:author="Fossum, Kirsten" w:date="2025-01-07T17:19:00Z">
        <w:r w:rsidR="005B38EB" w:rsidDel="00CB3971">
          <w:rPr>
            <w:rFonts w:ascii="Times New Roman" w:hAnsi="Times New Roman" w:cs="Times New Roman"/>
            <w:sz w:val="20"/>
            <w:szCs w:val="20"/>
          </w:rPr>
          <w:delText>being</w:delText>
        </w:r>
        <w:r w:rsidRPr="004758A9" w:rsidDel="00CB3971">
          <w:rPr>
            <w:rFonts w:ascii="Times New Roman" w:hAnsi="Times New Roman" w:cs="Times New Roman"/>
            <w:sz w:val="20"/>
            <w:szCs w:val="20"/>
          </w:rPr>
          <w:delText xml:space="preserve"> </w:delText>
        </w:r>
        <w:r w:rsidR="00717EAE" w:rsidRPr="004758A9" w:rsidDel="00CB3971">
          <w:rPr>
            <w:rFonts w:ascii="Times New Roman" w:hAnsi="Times New Roman" w:cs="Times New Roman"/>
            <w:sz w:val="20"/>
            <w:szCs w:val="20"/>
          </w:rPr>
          <w:delText>currently</w:delText>
        </w:r>
      </w:del>
      <w:ins w:id="96" w:author="Fossum, Kirsten" w:date="2025-01-07T17:19:00Z">
        <w:r w:rsidR="00CB3971">
          <w:rPr>
            <w:rFonts w:ascii="Times New Roman" w:hAnsi="Times New Roman" w:cs="Times New Roman"/>
            <w:sz w:val="20"/>
            <w:szCs w:val="20"/>
          </w:rPr>
          <w:t>are not</w:t>
        </w:r>
      </w:ins>
      <w:r w:rsidR="00717EAE" w:rsidRPr="004758A9">
        <w:rPr>
          <w:rFonts w:ascii="Times New Roman" w:hAnsi="Times New Roman" w:cs="Times New Roman"/>
          <w:sz w:val="20"/>
          <w:szCs w:val="20"/>
        </w:rPr>
        <w:t xml:space="preserve"> unaccounted for in </w:t>
      </w:r>
      <w:ins w:id="97" w:author="Fossum, Kirsten" w:date="2025-01-07T17:19:00Z">
        <w:r w:rsidR="00CB3971">
          <w:rPr>
            <w:rFonts w:ascii="Times New Roman" w:hAnsi="Times New Roman" w:cs="Times New Roman"/>
            <w:sz w:val="20"/>
            <w:szCs w:val="20"/>
          </w:rPr>
          <w:t xml:space="preserve">current </w:t>
        </w:r>
      </w:ins>
      <w:r w:rsidR="00CB3971">
        <w:rPr>
          <w:rFonts w:ascii="Times New Roman" w:hAnsi="Times New Roman" w:cs="Times New Roman"/>
          <w:sz w:val="20"/>
          <w:szCs w:val="20"/>
        </w:rPr>
        <w:t>c</w:t>
      </w:r>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ins w:id="98" w:author="Fossum, Kirsten" w:date="2025-01-08T13:44:00Z">
        <w:r w:rsidR="00272A78">
          <w:rPr>
            <w:rFonts w:ascii="Times New Roman" w:hAnsi="Times New Roman" w:cs="Times New Roman"/>
            <w:sz w:val="20"/>
            <w:szCs w:val="20"/>
          </w:rPr>
          <w:t>.</w:t>
        </w:r>
      </w:ins>
      <w:del w:id="99" w:author="Fossum, Kirsten" w:date="2025-01-08T13:44:00Z">
        <w:r w:rsidDel="00272A78">
          <w:rPr>
            <w:rFonts w:ascii="Times New Roman" w:hAnsi="Times New Roman" w:cs="Times New Roman"/>
            <w:sz w:val="20"/>
            <w:szCs w:val="20"/>
          </w:rPr>
          <w:delText>,</w:delText>
        </w:r>
      </w:del>
      <w:r>
        <w:rPr>
          <w:rFonts w:ascii="Times New Roman" w:hAnsi="Times New Roman" w:cs="Times New Roman"/>
          <w:sz w:val="20"/>
          <w:szCs w:val="20"/>
        </w:rPr>
        <w:t xml:space="preserve"> </w:t>
      </w:r>
      <w:moveFromRangeStart w:id="100" w:author="Fossum, Kirsten" w:date="2025-01-07T17:18:00Z" w:name="move187162724"/>
      <w:moveFrom w:id="101" w:author="Fossum, Kirsten" w:date="2025-01-07T17:18:00Z">
        <w:r w:rsidR="00623202" w:rsidRPr="004758A9" w:rsidDel="00CB3971">
          <w:rPr>
            <w:rFonts w:ascii="Times New Roman" w:hAnsi="Times New Roman" w:cs="Times New Roman"/>
            <w:sz w:val="20"/>
            <w:szCs w:val="20"/>
          </w:rPr>
          <w:t>this study</w:t>
        </w:r>
        <w:r w:rsidR="004818A5" w:rsidRPr="004758A9" w:rsidDel="00CB3971">
          <w:rPr>
            <w:rFonts w:ascii="Times New Roman" w:hAnsi="Times New Roman" w:cs="Times New Roman"/>
            <w:sz w:val="20"/>
            <w:szCs w:val="20"/>
          </w:rPr>
          <w:t xml:space="preserve"> seeks to </w:t>
        </w:r>
        <w:r w:rsidDel="00CB3971">
          <w:rPr>
            <w:rFonts w:ascii="Times New Roman" w:hAnsi="Times New Roman" w:cs="Times New Roman"/>
            <w:sz w:val="20"/>
            <w:szCs w:val="20"/>
          </w:rPr>
          <w:t>relate different aerosol sources and geographical regions to</w:t>
        </w:r>
        <w:r w:rsidRPr="004758A9" w:rsidDel="00CB3971">
          <w:rPr>
            <w:rFonts w:ascii="Times New Roman" w:hAnsi="Times New Roman" w:cs="Times New Roman"/>
            <w:sz w:val="20"/>
            <w:szCs w:val="20"/>
          </w:rPr>
          <w:t xml:space="preserve"> </w:t>
        </w:r>
        <w:r w:rsidR="004818A5" w:rsidRPr="004758A9" w:rsidDel="00CB3971">
          <w:rPr>
            <w:rFonts w:ascii="Times New Roman" w:hAnsi="Times New Roman" w:cs="Times New Roman"/>
            <w:sz w:val="20"/>
            <w:szCs w:val="20"/>
          </w:rPr>
          <w:t xml:space="preserve">phytoplankton </w:t>
        </w:r>
        <w:r w:rsidR="003D43BB" w:rsidRPr="004758A9" w:rsidDel="00CB3971">
          <w:rPr>
            <w:rFonts w:ascii="Times New Roman" w:hAnsi="Times New Roman" w:cs="Times New Roman"/>
            <w:sz w:val="20"/>
            <w:szCs w:val="20"/>
          </w:rPr>
          <w:t>taxonomic group</w:t>
        </w:r>
        <w:r w:rsidR="00717EAE" w:rsidRPr="004758A9" w:rsidDel="00CB3971">
          <w:rPr>
            <w:rFonts w:ascii="Times New Roman" w:hAnsi="Times New Roman" w:cs="Times New Roman"/>
            <w:sz w:val="20"/>
            <w:szCs w:val="20"/>
          </w:rPr>
          <w:t xml:space="preserve"> simulations</w:t>
        </w:r>
        <w:r w:rsidR="003D43BB" w:rsidRPr="004758A9" w:rsidDel="00CB3971">
          <w:rPr>
            <w:rFonts w:ascii="Times New Roman" w:hAnsi="Times New Roman" w:cs="Times New Roman"/>
            <w:sz w:val="20"/>
            <w:szCs w:val="20"/>
          </w:rPr>
          <w:t xml:space="preserve"> </w:t>
        </w:r>
        <w:r w:rsidR="003D43BB" w:rsidRPr="004758A9" w:rsidDel="00CB3971">
          <w:rPr>
            <w:rFonts w:ascii="Times New Roman" w:hAnsi="Times New Roman" w:cs="Times New Roman"/>
            <w:sz w:val="20"/>
            <w:szCs w:val="20"/>
          </w:rPr>
          <w:fldChar w:fldCharType="begin"/>
        </w:r>
        <w:r w:rsidR="0084318F" w:rsidDel="00CB3971">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sidDel="00CB3971">
          <w:rPr>
            <w:rFonts w:ascii="Times New Roman" w:hAnsi="Times New Roman" w:cs="Times New Roman"/>
            <w:sz w:val="20"/>
            <w:szCs w:val="20"/>
          </w:rPr>
          <w:fldChar w:fldCharType="separate"/>
        </w:r>
        <w:r w:rsidR="003D43BB" w:rsidRPr="004758A9" w:rsidDel="00CB3971">
          <w:rPr>
            <w:rFonts w:ascii="Times New Roman" w:hAnsi="Times New Roman" w:cs="Times New Roman"/>
            <w:sz w:val="20"/>
          </w:rPr>
          <w:t>(Rousseaux</w:t>
        </w:r>
        <w:r w:rsidR="00127235" w:rsidRPr="004758A9" w:rsidDel="00CB3971">
          <w:rPr>
            <w:rFonts w:ascii="Times New Roman" w:hAnsi="Times New Roman" w:cs="Times New Roman"/>
            <w:sz w:val="20"/>
          </w:rPr>
          <w:t xml:space="preserve"> </w:t>
        </w:r>
        <w:r w:rsidR="00485B74" w:rsidRPr="004758A9" w:rsidDel="00CB3971">
          <w:rPr>
            <w:rFonts w:ascii="Times New Roman" w:hAnsi="Times New Roman" w:cs="Times New Roman"/>
            <w:i/>
            <w:iCs/>
            <w:sz w:val="20"/>
          </w:rPr>
          <w:t>et al</w:t>
        </w:r>
        <w:r w:rsidR="00127235" w:rsidRPr="004758A9" w:rsidDel="00CB3971">
          <w:rPr>
            <w:rFonts w:ascii="Times New Roman" w:hAnsi="Times New Roman" w:cs="Times New Roman"/>
            <w:i/>
            <w:iCs/>
            <w:sz w:val="20"/>
          </w:rPr>
          <w:t>.</w:t>
        </w:r>
        <w:r w:rsidR="00127235" w:rsidRPr="004758A9" w:rsidDel="00CB3971">
          <w:rPr>
            <w:rFonts w:ascii="Times New Roman" w:hAnsi="Times New Roman" w:cs="Times New Roman"/>
            <w:sz w:val="20"/>
          </w:rPr>
          <w:t xml:space="preserve"> </w:t>
        </w:r>
        <w:r w:rsidR="003D43BB" w:rsidRPr="004758A9" w:rsidDel="00CB3971">
          <w:rPr>
            <w:rFonts w:ascii="Times New Roman" w:hAnsi="Times New Roman" w:cs="Times New Roman"/>
            <w:sz w:val="20"/>
          </w:rPr>
          <w:t>2013)</w:t>
        </w:r>
        <w:r w:rsidR="003D43BB" w:rsidRPr="004758A9" w:rsidDel="00CB3971">
          <w:rPr>
            <w:rFonts w:ascii="Times New Roman" w:hAnsi="Times New Roman" w:cs="Times New Roman"/>
            <w:sz w:val="20"/>
            <w:szCs w:val="20"/>
          </w:rPr>
          <w:fldChar w:fldCharType="end"/>
        </w:r>
        <w:r w:rsidR="00717EAE" w:rsidRPr="004758A9" w:rsidDel="00CB3971">
          <w:rPr>
            <w:rFonts w:ascii="Times New Roman" w:hAnsi="Times New Roman" w:cs="Times New Roman"/>
            <w:sz w:val="20"/>
            <w:szCs w:val="20"/>
          </w:rPr>
          <w:t xml:space="preserve">. </w:t>
        </w:r>
      </w:moveFrom>
      <w:moveFromRangeEnd w:id="100"/>
      <w:r w:rsidR="00717EAE" w:rsidRPr="004758A9">
        <w:rPr>
          <w:rFonts w:ascii="Times New Roman" w:hAnsi="Times New Roman" w:cs="Times New Roman"/>
          <w:sz w:val="20"/>
          <w:szCs w:val="20"/>
        </w:rPr>
        <w:t xml:space="preserve">This multi-faceted approach </w:t>
      </w:r>
      <w:del w:id="102" w:author="Fossum, Kirsten" w:date="2025-01-07T17:22:00Z">
        <w:r w:rsidR="00717EAE" w:rsidRPr="004758A9" w:rsidDel="0043580C">
          <w:rPr>
            <w:rFonts w:ascii="Times New Roman" w:hAnsi="Times New Roman" w:cs="Times New Roman"/>
            <w:sz w:val="20"/>
            <w:szCs w:val="20"/>
          </w:rPr>
          <w:delText>allows to place</w:delText>
        </w:r>
      </w:del>
      <w:ins w:id="103" w:author="Fossum, Kirsten" w:date="2025-01-07T17:22:00Z">
        <w:r w:rsidR="0043580C">
          <w:rPr>
            <w:rFonts w:ascii="Times New Roman" w:hAnsi="Times New Roman" w:cs="Times New Roman"/>
            <w:sz w:val="20"/>
            <w:szCs w:val="20"/>
          </w:rPr>
          <w:t>places</w:t>
        </w:r>
      </w:ins>
      <w:ins w:id="104" w:author="Fossum, Kirsten" w:date="2025-01-07T17:23:00Z">
        <w:r w:rsidR="0043580C">
          <w:rPr>
            <w:rFonts w:ascii="Times New Roman" w:hAnsi="Times New Roman" w:cs="Times New Roman"/>
            <w:sz w:val="20"/>
            <w:szCs w:val="20"/>
          </w:rPr>
          <w:t xml:space="preserve"> </w:t>
        </w:r>
      </w:ins>
      <w:del w:id="105" w:author="Fossum, Kirsten" w:date="2025-01-07T17:22:00Z">
        <w:r w:rsidR="00717EAE" w:rsidRPr="004758A9" w:rsidDel="0043580C">
          <w:rPr>
            <w:rFonts w:ascii="Times New Roman" w:hAnsi="Times New Roman" w:cs="Times New Roman"/>
            <w:sz w:val="20"/>
            <w:szCs w:val="20"/>
          </w:rPr>
          <w:delText xml:space="preserve"> </w:delText>
        </w:r>
      </w:del>
      <w:r w:rsidR="00717EAE" w:rsidRPr="004758A9">
        <w:rPr>
          <w:rFonts w:ascii="Times New Roman" w:hAnsi="Times New Roman" w:cs="Times New Roman"/>
          <w:sz w:val="20"/>
          <w:szCs w:val="20"/>
        </w:rPr>
        <w:t xml:space="preserve">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tmosphere interactions</w:t>
      </w:r>
      <w:ins w:id="106" w:author="Fossum, Kirsten" w:date="2025-01-07T17:23:00Z">
        <w:r w:rsidR="0043580C">
          <w:rPr>
            <w:rFonts w:ascii="Times New Roman" w:hAnsi="Times New Roman" w:cs="Times New Roman"/>
            <w:sz w:val="20"/>
            <w:szCs w:val="20"/>
          </w:rPr>
          <w:t>, allowing</w:t>
        </w:r>
      </w:ins>
      <w:del w:id="107" w:author="Fossum, Kirsten" w:date="2025-01-07T17:23:00Z">
        <w:r w:rsidR="00717EAE" w:rsidRPr="004758A9" w:rsidDel="0043580C">
          <w:rPr>
            <w:rFonts w:ascii="Times New Roman" w:hAnsi="Times New Roman" w:cs="Times New Roman"/>
            <w:sz w:val="20"/>
            <w:szCs w:val="20"/>
          </w:rPr>
          <w:delText xml:space="preserve"> and </w:delText>
        </w:r>
      </w:del>
      <w:ins w:id="108" w:author="Fossum, Kirsten" w:date="2025-01-07T17:23:00Z">
        <w:r w:rsidR="0043580C">
          <w:rPr>
            <w:rFonts w:ascii="Times New Roman" w:hAnsi="Times New Roman" w:cs="Times New Roman"/>
            <w:sz w:val="20"/>
            <w:szCs w:val="20"/>
          </w:rPr>
          <w:t xml:space="preserve"> the </w:t>
        </w:r>
      </w:ins>
      <w:del w:id="109" w:author="Fossum, Kirsten" w:date="2025-01-07T17:23:00Z">
        <w:r w:rsidR="006D22EE" w:rsidRPr="004758A9" w:rsidDel="0043580C">
          <w:rPr>
            <w:rFonts w:ascii="Times New Roman" w:hAnsi="Times New Roman" w:cs="Times New Roman"/>
            <w:sz w:val="20"/>
            <w:szCs w:val="20"/>
          </w:rPr>
          <w:delText>explore</w:delText>
        </w:r>
        <w:r w:rsidR="00717EAE" w:rsidRPr="004758A9" w:rsidDel="0043580C">
          <w:rPr>
            <w:rFonts w:ascii="Times New Roman" w:hAnsi="Times New Roman" w:cs="Times New Roman"/>
            <w:sz w:val="20"/>
            <w:szCs w:val="20"/>
          </w:rPr>
          <w:delText xml:space="preserve"> </w:delText>
        </w:r>
      </w:del>
      <w:ins w:id="110" w:author="Fossum, Kirsten" w:date="2025-01-07T17:23:00Z">
        <w:r w:rsidR="0043580C" w:rsidRPr="004758A9">
          <w:rPr>
            <w:rFonts w:ascii="Times New Roman" w:hAnsi="Times New Roman" w:cs="Times New Roman"/>
            <w:sz w:val="20"/>
            <w:szCs w:val="20"/>
          </w:rPr>
          <w:t>explor</w:t>
        </w:r>
        <w:r w:rsidR="0043580C">
          <w:rPr>
            <w:rFonts w:ascii="Times New Roman" w:hAnsi="Times New Roman" w:cs="Times New Roman"/>
            <w:sz w:val="20"/>
            <w:szCs w:val="20"/>
          </w:rPr>
          <w:t>ation of</w:t>
        </w:r>
        <w:r w:rsidR="0043580C" w:rsidRPr="004758A9">
          <w:rPr>
            <w:rFonts w:ascii="Times New Roman" w:hAnsi="Times New Roman" w:cs="Times New Roman"/>
            <w:sz w:val="20"/>
            <w:szCs w:val="20"/>
          </w:rPr>
          <w:t xml:space="preserve"> </w:t>
        </w:r>
      </w:ins>
      <w:r w:rsidR="00717EAE" w:rsidRPr="004758A9">
        <w:rPr>
          <w:rFonts w:ascii="Times New Roman" w:hAnsi="Times New Roman" w:cs="Times New Roman"/>
          <w:sz w:val="20"/>
          <w:szCs w:val="20"/>
        </w:rPr>
        <w:t>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w:t>
      </w:r>
      <w:del w:id="111" w:author="Fossum, Kirsten" w:date="2025-01-07T17:24:00Z">
        <w:r w:rsidR="00717EAE" w:rsidRPr="004758A9" w:rsidDel="0043580C">
          <w:rPr>
            <w:rFonts w:ascii="Times New Roman" w:hAnsi="Times New Roman" w:cs="Times New Roman"/>
            <w:sz w:val="20"/>
            <w:szCs w:val="20"/>
          </w:rPr>
          <w:delText xml:space="preserve">loading </w:delText>
        </w:r>
      </w:del>
      <w:r w:rsidR="00717EAE" w:rsidRPr="004758A9">
        <w:rPr>
          <w:rFonts w:ascii="Times New Roman" w:hAnsi="Times New Roman" w:cs="Times New Roman"/>
          <w:sz w:val="20"/>
          <w:szCs w:val="20"/>
        </w:rPr>
        <w:t>over the North Atlantic region.</w:t>
      </w:r>
      <w:bookmarkEnd w:id="46"/>
    </w:p>
    <w:bookmarkEnd w:id="23"/>
    <w:p w14:paraId="1D1A6BAA" w14:textId="16A1B1AA"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546E15D7"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w:t>
      </w:r>
      <w:r w:rsidR="00BA0741">
        <w:rPr>
          <w:rFonts w:ascii="Times New Roman" w:hAnsi="Times New Roman" w:cs="Times New Roman"/>
          <w:sz w:val="20"/>
          <w:szCs w:val="20"/>
        </w:rPr>
        <w:t>o</w:t>
      </w:r>
      <w:r w:rsidR="00526E9D" w:rsidRPr="004758A9">
        <w:rPr>
          <w:rFonts w:ascii="Times New Roman" w:hAnsi="Times New Roman" w:cs="Times New Roman"/>
          <w:sz w:val="20"/>
          <w:szCs w:val="20"/>
        </w:rPr>
        <w:t xml:space="preserve">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112"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112"/>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599A3E82" w:rsidR="002C61DC" w:rsidRPr="004758A9" w:rsidRDefault="002C61DC" w:rsidP="00F04955">
      <w:pPr>
        <w:spacing w:line="360" w:lineRule="auto"/>
        <w:rPr>
          <w:rFonts w:ascii="Times New Roman" w:hAnsi="Times New Roman" w:cs="Times New Roman"/>
          <w:sz w:val="20"/>
          <w:szCs w:val="20"/>
        </w:rPr>
      </w:pPr>
      <w:del w:id="113" w:author="CHEVASSUS, Emmanuel" w:date="2024-12-12T11:02:00Z">
        <w:r w:rsidRPr="004758A9" w:rsidDel="001F351A">
          <w:rPr>
            <w:rFonts w:ascii="Times New Roman" w:hAnsi="Times New Roman" w:cs="Times New Roman"/>
            <w:sz w:val="20"/>
            <w:szCs w:val="20"/>
          </w:rPr>
          <w:delText>Ambient submicron</w:delText>
        </w:r>
        <w:r w:rsidR="004E4AAC" w:rsidRPr="004758A9" w:rsidDel="001F351A">
          <w:rPr>
            <w:rFonts w:ascii="Times New Roman" w:hAnsi="Times New Roman" w:cs="Times New Roman"/>
            <w:sz w:val="20"/>
            <w:szCs w:val="20"/>
          </w:rPr>
          <w:delText xml:space="preserve"> non-refractory</w:delText>
        </w:r>
        <w:r w:rsidRPr="004758A9" w:rsidDel="001F351A">
          <w:rPr>
            <w:rFonts w:ascii="Times New Roman" w:hAnsi="Times New Roman" w:cs="Times New Roman"/>
            <w:sz w:val="20"/>
            <w:szCs w:val="20"/>
          </w:rPr>
          <w:delText xml:space="preserve"> aerosol major </w:delText>
        </w:r>
        <w:r w:rsidR="00550FF9" w:rsidRPr="004758A9" w:rsidDel="001F351A">
          <w:rPr>
            <w:rFonts w:ascii="Times New Roman" w:hAnsi="Times New Roman" w:cs="Times New Roman"/>
            <w:sz w:val="20"/>
            <w:szCs w:val="20"/>
          </w:rPr>
          <w:delText>specie</w:delText>
        </w:r>
        <w:r w:rsidR="001F351A" w:rsidDel="001F351A">
          <w:rPr>
            <w:rFonts w:ascii="Times New Roman" w:hAnsi="Times New Roman" w:cs="Times New Roman"/>
            <w:sz w:val="20"/>
            <w:szCs w:val="20"/>
          </w:rPr>
          <w:delText>s</w:delText>
        </w:r>
      </w:del>
      <w:ins w:id="114" w:author="CHEVASSUS, Emmanuel" w:date="2024-12-12T11:02:00Z">
        <w:r w:rsidR="001F351A">
          <w:rPr>
            <w:rFonts w:ascii="Times New Roman" w:hAnsi="Times New Roman" w:cs="Times New Roman"/>
            <w:sz w:val="20"/>
            <w:szCs w:val="20"/>
          </w:rPr>
          <w:t>Aerosol chemical composition was</w:t>
        </w:r>
      </w:ins>
      <w:del w:id="115" w:author="CHEVASSUS, Emmanuel" w:date="2024-12-12T11:02:00Z">
        <w:r w:rsidR="001F351A" w:rsidDel="001F351A">
          <w:rPr>
            <w:rFonts w:ascii="Times New Roman" w:hAnsi="Times New Roman" w:cs="Times New Roman"/>
            <w:sz w:val="20"/>
            <w:szCs w:val="20"/>
          </w:rPr>
          <w:delText xml:space="preserve"> were</w:delText>
        </w:r>
      </w:del>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001F351A">
        <w:rPr>
          <w:rFonts w:ascii="Times New Roman" w:hAnsi="Times New Roman" w:cs="Times New Roman"/>
          <w:sz w:val="20"/>
          <w:szCs w:val="20"/>
        </w:rPr>
        <w:t xml:space="preserve">. </w:t>
      </w:r>
      <w:ins w:id="116" w:author="CHEVASSUS, Emmanuel" w:date="2024-12-12T11:03:00Z">
        <w:r w:rsidR="001F351A">
          <w:rPr>
            <w:rFonts w:ascii="Times New Roman" w:hAnsi="Times New Roman" w:cs="Times New Roman"/>
            <w:sz w:val="20"/>
            <w:szCs w:val="20"/>
          </w:rPr>
          <w:t xml:space="preserve">HR-ToF-AMS sampling covers vacuum aerodynamic size range of </w:t>
        </w:r>
      </w:ins>
      <w:ins w:id="117" w:author="Fossum, Kirsten" w:date="2025-01-07T16:51:00Z">
        <w:r w:rsidR="00FB410B">
          <w:rPr>
            <w:rFonts w:ascii="Times New Roman" w:hAnsi="Times New Roman" w:cs="Times New Roman"/>
            <w:sz w:val="20"/>
            <w:szCs w:val="20"/>
          </w:rPr>
          <w:t xml:space="preserve">~ </w:t>
        </w:r>
      </w:ins>
      <w:ins w:id="118" w:author="CHEVASSUS, Emmanuel" w:date="2024-12-12T11:03:00Z">
        <w:r w:rsidR="001F351A">
          <w:rPr>
            <w:rFonts w:ascii="Times New Roman" w:hAnsi="Times New Roman" w:cs="Times New Roman"/>
            <w:sz w:val="20"/>
            <w:szCs w:val="20"/>
          </w:rPr>
          <w:t>35 nm to ~</w:t>
        </w:r>
      </w:ins>
      <w:r w:rsidR="00BA0741">
        <w:rPr>
          <w:rFonts w:ascii="Times New Roman" w:hAnsi="Times New Roman" w:cs="Times New Roman"/>
          <w:sz w:val="20"/>
          <w:szCs w:val="20"/>
        </w:rPr>
        <w:t xml:space="preserve"> </w:t>
      </w:r>
      <w:ins w:id="119" w:author="CHEVASSUS, Emmanuel" w:date="2024-12-12T11:03:00Z">
        <w:r w:rsidR="001F351A">
          <w:rPr>
            <w:rFonts w:ascii="Times New Roman" w:hAnsi="Times New Roman" w:cs="Times New Roman"/>
            <w:sz w:val="20"/>
            <w:szCs w:val="20"/>
          </w:rPr>
          <w:t xml:space="preserve">1.5 </w:t>
        </w:r>
        <w:proofErr w:type="spellStart"/>
        <w:r w:rsidR="001F351A" w:rsidRPr="00847BB3">
          <w:rPr>
            <w:rFonts w:ascii="Times New Roman" w:hAnsi="Times New Roman" w:cs="Times New Roman"/>
            <w:sz w:val="20"/>
            <w:szCs w:val="20"/>
          </w:rPr>
          <w:t>μ</w:t>
        </w:r>
        <w:r w:rsidR="001F351A">
          <w:rPr>
            <w:rFonts w:ascii="Times New Roman" w:hAnsi="Times New Roman" w:cs="Times New Roman"/>
            <w:sz w:val="20"/>
            <w:szCs w:val="20"/>
          </w:rPr>
          <w:t>m</w:t>
        </w:r>
      </w:ins>
      <w:proofErr w:type="spellEnd"/>
      <w:ins w:id="120" w:author="CHEVASSUS, Emmanuel" w:date="2025-01-15T10:22:00Z" w16du:dateUtc="2025-01-15T10:22:00Z">
        <w:r w:rsidR="00304B65">
          <w:rPr>
            <w:rFonts w:ascii="Times New Roman" w:hAnsi="Times New Roman" w:cs="Times New Roman"/>
            <w:sz w:val="20"/>
            <w:szCs w:val="20"/>
          </w:rPr>
          <w:t xml:space="preserve"> </w:t>
        </w:r>
      </w:ins>
      <w:ins w:id="121" w:author="CHEVASSUS, Emmanuel" w:date="2024-12-12T11:03:00Z">
        <w:r w:rsidR="001F351A">
          <w:rPr>
            <w:rFonts w:ascii="Times New Roman" w:hAnsi="Times New Roman" w:cs="Times New Roman"/>
            <w:sz w:val="20"/>
            <w:szCs w:val="20"/>
          </w:rPr>
          <w:fldChar w:fldCharType="begin"/>
        </w:r>
        <w:r w:rsidR="001F351A">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1F351A">
          <w:rPr>
            <w:rFonts w:ascii="Times New Roman" w:hAnsi="Times New Roman" w:cs="Times New Roman"/>
            <w:sz w:val="20"/>
            <w:szCs w:val="20"/>
          </w:rPr>
          <w:fldChar w:fldCharType="separate"/>
        </w:r>
        <w:r w:rsidR="001F351A" w:rsidRPr="00847BB3">
          <w:rPr>
            <w:rFonts w:ascii="Times New Roman" w:hAnsi="Times New Roman" w:cs="Times New Roman"/>
            <w:sz w:val="20"/>
          </w:rPr>
          <w:t>(DeCarlo et al., 2006)</w:t>
        </w:r>
        <w:r w:rsidR="001F351A">
          <w:rPr>
            <w:rFonts w:ascii="Times New Roman" w:hAnsi="Times New Roman" w:cs="Times New Roman"/>
            <w:sz w:val="20"/>
            <w:szCs w:val="20"/>
          </w:rPr>
          <w:fldChar w:fldCharType="end"/>
        </w:r>
        <w:r w:rsidR="001F351A">
          <w:rPr>
            <w:rFonts w:ascii="Times New Roman" w:hAnsi="Times New Roman" w:cs="Times New Roman"/>
            <w:sz w:val="20"/>
            <w:szCs w:val="20"/>
          </w:rPr>
          <w:t xml:space="preserve">. </w:t>
        </w:r>
      </w:ins>
      <w:del w:id="122" w:author="Fossum, Kirsten" w:date="2025-01-07T16:56:00Z">
        <w:r w:rsidRPr="004758A9" w:rsidDel="00FB410B">
          <w:rPr>
            <w:rFonts w:ascii="Times New Roman" w:hAnsi="Times New Roman" w:cs="Times New Roman"/>
            <w:sz w:val="20"/>
            <w:szCs w:val="20"/>
          </w:rPr>
          <w:delText xml:space="preserve"> </w:delText>
        </w:r>
      </w:del>
      <w:r w:rsidRPr="004758A9">
        <w:rPr>
          <w:rFonts w:ascii="Times New Roman" w:hAnsi="Times New Roman" w:cs="Times New Roman"/>
          <w:sz w:val="20"/>
          <w:szCs w:val="20"/>
        </w:rPr>
        <w:t>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m/Δm)</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ins w:id="123" w:author="Fossum, Kirsten" w:date="2025-01-07T16:57:00Z">
        <w:r w:rsidR="00FB410B">
          <w:rPr>
            <w:rFonts w:ascii="Times New Roman" w:hAnsi="Times New Roman" w:cs="Times New Roman"/>
            <w:sz w:val="20"/>
            <w:szCs w:val="20"/>
          </w:rPr>
          <w:t xml:space="preserve">relative </w:t>
        </w:r>
      </w:ins>
      <w:del w:id="124" w:author="Fossum, Kirsten" w:date="2025-01-07T16:57:00Z">
        <w:r w:rsidR="002944EA" w:rsidRPr="004758A9" w:rsidDel="00FB410B">
          <w:rPr>
            <w:rFonts w:ascii="Times New Roman" w:hAnsi="Times New Roman" w:cs="Times New Roman"/>
            <w:sz w:val="20"/>
            <w:szCs w:val="20"/>
          </w:rPr>
          <w:delText>R</w:delText>
        </w:r>
      </w:del>
      <w:r w:rsidR="002944EA" w:rsidRPr="004758A9">
        <w:rPr>
          <w:rFonts w:ascii="Times New Roman" w:hAnsi="Times New Roman" w:cs="Times New Roman"/>
          <w:sz w:val="20"/>
          <w:szCs w:val="20"/>
        </w:rPr>
        <w:t>IE</w:t>
      </w:r>
      <w:ins w:id="125" w:author="Fossum, Kirsten" w:date="2025-01-07T16:57:00Z">
        <w:r w:rsidR="00FB410B">
          <w:rPr>
            <w:rFonts w:ascii="Times New Roman" w:hAnsi="Times New Roman" w:cs="Times New Roman"/>
            <w:sz w:val="20"/>
            <w:szCs w:val="20"/>
          </w:rPr>
          <w:t xml:space="preserve"> (RIE</w:t>
        </w:r>
      </w:ins>
      <w:ins w:id="126" w:author="Fossum, Kirsten" w:date="2025-01-07T16:58:00Z">
        <w:r w:rsidR="00FB410B">
          <w:rPr>
            <w:rFonts w:ascii="Times New Roman" w:hAnsi="Times New Roman" w:cs="Times New Roman"/>
            <w:sz w:val="20"/>
            <w:szCs w:val="20"/>
          </w:rPr>
          <w:t xml:space="preserve">) </w:t>
        </w:r>
      </w:ins>
      <w:ins w:id="127" w:author="Fossum, Kirsten" w:date="2025-01-07T16:57:00Z">
        <w:r w:rsidR="00FB410B">
          <w:rPr>
            <w:rFonts w:ascii="Times New Roman" w:hAnsi="Times New Roman" w:cs="Times New Roman"/>
            <w:sz w:val="20"/>
            <w:szCs w:val="20"/>
          </w:rPr>
          <w:t>for species</w:t>
        </w:r>
      </w:ins>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del w:id="128" w:author="Fossum, Kirsten" w:date="2025-01-07T16:57:00Z">
        <w:r w:rsidR="00001419" w:rsidDel="00FB410B">
          <w:rPr>
            <w:rFonts w:ascii="Times New Roman" w:hAnsi="Times New Roman" w:cs="Times New Roman"/>
            <w:sz w:val="20"/>
            <w:szCs w:val="20"/>
          </w:rPr>
          <w:delText xml:space="preserve"> </w:delText>
        </w:r>
      </w:del>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w:t>
      </w:r>
      <w:r w:rsidRPr="004758A9">
        <w:rPr>
          <w:rFonts w:ascii="Times New Roman" w:hAnsi="Times New Roman" w:cs="Times New Roman"/>
          <w:sz w:val="20"/>
          <w:szCs w:val="20"/>
        </w:rPr>
        <w:lastRenderedPageBreak/>
        <w:t>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(SeQUential Igor data RetRiEvaL)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129"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Sea salt was estimated based on a scaling factor of 51 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129"/>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130" w:name="_Hlk118896502"/>
      <w:bookmarkStart w:id="131" w:name="_Hlk145932626"/>
      <w:r w:rsidRPr="004758A9">
        <w:rPr>
          <w:rFonts w:ascii="Times New Roman" w:hAnsi="Times New Roman" w:cs="Times New Roman"/>
          <w:sz w:val="20"/>
          <w:szCs w:val="20"/>
        </w:rPr>
        <w:t>Based on their elemental composition (C, O, H, N, S), ions were then grouped into chemical families: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w:t>
      </w:r>
      <w:bookmarkStart w:id="132" w:name="_Hlk145927277"/>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 1), </w:t>
      </w:r>
      <w:bookmarkStart w:id="133" w:name="_Hlk145927255"/>
      <w:bookmarkEnd w:id="132"/>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&gt; 1), </w:t>
      </w:r>
      <w:bookmarkEnd w:id="133"/>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 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&gt;1),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 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130"/>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measured by a multi-angle absorption photometer (MAAP, Thermo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7C4B67E1"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t>
      </w:r>
      <w:ins w:id="134" w:author="Fossum, Kirsten" w:date="2025-01-09T11:46:00Z">
        <w:r w:rsidR="00AD2DDD">
          <w:rPr>
            <w:rFonts w:ascii="Times New Roman" w:hAnsi="Times New Roman" w:cs="Times New Roman"/>
            <w:sz w:val="20"/>
            <w:szCs w:val="20"/>
          </w:rPr>
          <w:t xml:space="preserve">at the station </w:t>
        </w:r>
      </w:ins>
      <w:r w:rsidR="00184C93" w:rsidRPr="004758A9">
        <w:rPr>
          <w:rFonts w:ascii="Times New Roman" w:hAnsi="Times New Roman" w:cs="Times New Roman"/>
          <w:sz w:val="20"/>
          <w:szCs w:val="20"/>
        </w:rPr>
        <w:t xml:space="preserve">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w:t>
      </w:r>
      <w:ins w:id="135" w:author="CHEVASSUS, Emmanuel" w:date="2025-01-13T12:30:00Z" w16du:dateUtc="2025-01-13T12:30:00Z">
        <w:r w:rsidR="00EC5303">
          <w:rPr>
            <w:rFonts w:ascii="Times New Roman" w:hAnsi="Times New Roman" w:cs="Times New Roman"/>
            <w:sz w:val="20"/>
            <w:szCs w:val="20"/>
          </w:rPr>
          <w:t>irradiance</w:t>
        </w:r>
      </w:ins>
      <w:del w:id="136" w:author="CHEVASSUS, Emmanuel" w:date="2025-01-13T12:30:00Z" w16du:dateUtc="2025-01-13T12:30:00Z">
        <w:r w:rsidR="00184C93" w:rsidRPr="004758A9" w:rsidDel="00EC5303">
          <w:rPr>
            <w:rFonts w:ascii="Times New Roman" w:hAnsi="Times New Roman" w:cs="Times New Roman"/>
            <w:sz w:val="20"/>
            <w:szCs w:val="20"/>
          </w:rPr>
          <w:delText>solar radiation</w:delText>
        </w:r>
      </w:del>
      <w:r w:rsidR="00184C93" w:rsidRPr="004758A9">
        <w:rPr>
          <w:rFonts w:ascii="Times New Roman" w:hAnsi="Times New Roman" w:cs="Times New Roman"/>
          <w:sz w:val="20"/>
          <w:szCs w:val="20"/>
        </w:rPr>
        <w:t xml:space="preserve">,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r w:rsidRPr="004758A9">
        <w:rPr>
          <w:rFonts w:ascii="Times New Roman" w:hAnsi="Times New Roman" w:cs="Times New Roman"/>
          <w:i/>
          <w:iCs/>
          <w:sz w:val="20"/>
          <w:szCs w:val="20"/>
        </w:rPr>
        <w:t>worldMet</w:t>
      </w:r>
      <w:r w:rsidRPr="004758A9">
        <w:rPr>
          <w:rFonts w:ascii="Times New Roman" w:hAnsi="Times New Roman" w:cs="Times New Roman"/>
          <w:sz w:val="20"/>
          <w:szCs w:val="20"/>
        </w:rPr>
        <w:t xml:space="preserve"> R package (station ID: 039630-99999) from the NOAA ISD website (https://www.ncdc.noaa.gov/isd).</w:t>
      </w:r>
    </w:p>
    <w:bookmarkEnd w:id="131"/>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137"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of multiple ions sharing the same nominal mass, thereby allowing for a more exact characterisation of the temporal fluctuations of different ion families (e.g., 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as a result of the improved chemical resolution, is advantageous for </w:t>
      </w:r>
      <w:r w:rsidR="0087214F" w:rsidRPr="004758A9">
        <w:rPr>
          <w:rFonts w:ascii="Times New Roman" w:hAnsi="Times New Roman" w:cs="Times New Roman"/>
          <w:sz w:val="20"/>
          <w:szCs w:val="20"/>
        </w:rPr>
        <w:lastRenderedPageBreak/>
        <w:t>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Fpeaks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137"/>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32457FCD"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Air masses back trajectories analysis was performed using the Hybrid Single Particle Lagrangian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w:t>
      </w:r>
      <w:ins w:id="138" w:author="Fossum, Kirsten" w:date="2025-01-07T16:55:00Z">
        <w:r w:rsidR="00FB410B">
          <w:rPr>
            <w:rFonts w:ascii="Times New Roman" w:hAnsi="Times New Roman" w:cs="Times New Roman"/>
            <w:sz w:val="20"/>
            <w:szCs w:val="20"/>
          </w:rPr>
          <w:t>-</w:t>
        </w:r>
      </w:ins>
      <w:del w:id="139" w:author="Fossum, Kirsten" w:date="2025-01-07T16:55:00Z">
        <w:r w:rsidR="00577959" w:rsidRPr="004758A9" w:rsidDel="00FB410B">
          <w:rPr>
            <w:rFonts w:ascii="Times New Roman" w:hAnsi="Times New Roman" w:cs="Times New Roman"/>
            <w:sz w:val="20"/>
            <w:szCs w:val="20"/>
          </w:rPr>
          <w:delText xml:space="preserve"> </w:delText>
        </w:r>
      </w:del>
      <w:r w:rsidR="00577959" w:rsidRPr="004758A9">
        <w:rPr>
          <w:rFonts w:ascii="Times New Roman" w:hAnsi="Times New Roman" w:cs="Times New Roman"/>
          <w:sz w:val="20"/>
          <w:szCs w:val="20"/>
        </w:rPr>
        <w:t>hour</w:t>
      </w:r>
      <w:del w:id="140" w:author="Fossum, Kirsten" w:date="2025-01-07T16:55:00Z">
        <w:r w:rsidR="00352900" w:rsidRPr="004758A9" w:rsidDel="00FB410B">
          <w:rPr>
            <w:rFonts w:ascii="Times New Roman" w:hAnsi="Times New Roman" w:cs="Times New Roman"/>
            <w:sz w:val="20"/>
            <w:szCs w:val="20"/>
          </w:rPr>
          <w:delText>s</w:delText>
        </w:r>
      </w:del>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with</w:t>
      </w:r>
      <w:r w:rsidR="00A745F3">
        <w:rPr>
          <w:rFonts w:ascii="Times New Roman" w:hAnsi="Times New Roman" w:cs="Times New Roman"/>
          <w:sz w:val="20"/>
          <w:szCs w:val="20"/>
        </w:rPr>
        <w:t xml:space="preserve"> </w:t>
      </w:r>
      <w:ins w:id="141" w:author="CHEVASSUS, Emmanuel" w:date="2024-12-11T21:55:00Z">
        <w:r w:rsidR="00A745F3">
          <w:rPr>
            <w:rFonts w:ascii="Times New Roman" w:hAnsi="Times New Roman" w:cs="Times New Roman"/>
            <w:sz w:val="20"/>
            <w:szCs w:val="20"/>
          </w:rPr>
          <w:t>arrival</w:t>
        </w:r>
      </w:ins>
      <w:ins w:id="142" w:author="Fossum, Kirsten" w:date="2025-01-07T16:56:00Z">
        <w:r w:rsidR="00FB410B">
          <w:rPr>
            <w:rFonts w:ascii="Times New Roman" w:hAnsi="Times New Roman" w:cs="Times New Roman"/>
            <w:sz w:val="20"/>
            <w:szCs w:val="20"/>
          </w:rPr>
          <w:t xml:space="preserve"> </w:t>
        </w:r>
      </w:ins>
      <w:del w:id="143" w:author="CHEVASSUS, Emmanuel" w:date="2024-12-11T21:55:00Z">
        <w:r w:rsidR="00A745F3" w:rsidDel="00A745F3">
          <w:rPr>
            <w:rFonts w:ascii="Times New Roman" w:hAnsi="Times New Roman" w:cs="Times New Roman"/>
            <w:sz w:val="20"/>
            <w:szCs w:val="20"/>
          </w:rPr>
          <w:delText>starting</w:delText>
        </w:r>
        <w:r w:rsidR="0025603D" w:rsidRPr="004758A9" w:rsidDel="00A745F3">
          <w:rPr>
            <w:rFonts w:ascii="Times New Roman" w:hAnsi="Times New Roman" w:cs="Times New Roman"/>
            <w:sz w:val="20"/>
            <w:szCs w:val="20"/>
          </w:rPr>
          <w:delText xml:space="preserve"> </w:delText>
        </w:r>
      </w:del>
      <w:r w:rsidR="0025603D" w:rsidRPr="004758A9">
        <w:rPr>
          <w:rFonts w:ascii="Times New Roman" w:hAnsi="Times New Roman" w:cs="Times New Roman"/>
          <w:sz w:val="20"/>
          <w:szCs w:val="20"/>
        </w:rPr>
        <w:t>height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144"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ins w:id="145" w:author="CHEVASSUS, Emmanuel" w:date="2024-12-11T13:27:00Z">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ins>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r w:rsidRPr="004758A9">
        <w:rPr>
          <w:rFonts w:ascii="Times New Roman" w:hAnsi="Times New Roman" w:cs="Times New Roman"/>
          <w:i/>
          <w:iCs/>
          <w:sz w:val="20"/>
          <w:szCs w:val="20"/>
        </w:rPr>
        <w:t>rnaturalearth</w:t>
      </w:r>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RTransferEntropy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w:t>
      </w:r>
      <w:r w:rsidRPr="00605BB0">
        <w:rPr>
          <w:rFonts w:ascii="Times New Roman" w:hAnsi="Times New Roman" w:cs="Times New Roman"/>
          <w:sz w:val="20"/>
          <w:szCs w:val="20"/>
        </w:rPr>
        <w:lastRenderedPageBreak/>
        <w:t xml:space="preserve">transfer entropy (eTE) is used to correct for sampling bias, ensuring the validity of the results. Statistical significance is assessed with a bootstrapped Markov chain, where a p-value of less than 0.05 indicates a significant information transfer between X and Y. The reader is </w:t>
      </w:r>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 xml:space="preserve">back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144"/>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val="en-IE" w:eastAsia="en-IE"/>
        </w:rPr>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054BE989"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C25153">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proofErr w:type="gramStart"/>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w:t>
      </w:r>
      <w:proofErr w:type="gramEnd"/>
      <w:r w:rsidR="000D6489" w:rsidRPr="004758A9">
        <w:rPr>
          <w:rFonts w:ascii="Times New Roman" w:hAnsi="Times New Roman" w:cs="Times New Roman"/>
          <w:b/>
          <w:bCs/>
          <w:sz w:val="20"/>
          <w:szCs w:val="20"/>
        </w:rPr>
        <w:t xml:space="preserve">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μg</w:t>
      </w:r>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μg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bulk submicron aerosol mass was 1.2 μg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lastRenderedPageBreak/>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(Dada 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indicate a limited presence of amino acids (below detection limit) from usual sources such as the North Atlantic oligotrophic gyre, ornithogenic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pristine conditions (eBC levels below 0.015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levels between 0.015 and 0.05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of the time, and moderately polluted conditions (eBC levels between 0.05 and 0.3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3DFB7540"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ins w:id="146" w:author="CHEVASSUS, Emmanuel" w:date="2024-12-11T13:27:00Z">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ins>
      <w:ins w:id="147" w:author="Fossum, Kirsten" w:date="2025-01-07T17:00:00Z">
        <w:r w:rsidR="006115C8">
          <w:rPr>
            <w:rFonts w:ascii="Times New Roman" w:hAnsi="Times New Roman" w:cs="Times New Roman"/>
            <w:bCs/>
            <w:color w:val="000000" w:themeColor="text1"/>
            <w:sz w:val="20"/>
            <w:szCs w:val="20"/>
          </w:rPr>
          <w:t xml:space="preserve"> </w:t>
        </w:r>
      </w:ins>
      <w:r w:rsidR="002354A0" w:rsidRPr="004758A9">
        <w:rPr>
          <w:rFonts w:ascii="Times New Roman" w:hAnsi="Times New Roman" w:cs="Times New Roman"/>
          <w:bCs/>
          <w:color w:val="000000" w:themeColor="text1"/>
          <w:sz w:val="20"/>
          <w:szCs w:val="20"/>
        </w:rPr>
        <w:t>of the time</w:t>
      </w:r>
      <w:ins w:id="148" w:author="Fossum, Kirsten" w:date="2025-01-07T17:01:00Z">
        <w:r w:rsidR="006115C8">
          <w:rPr>
            <w:rFonts w:ascii="Times New Roman" w:hAnsi="Times New Roman" w:cs="Times New Roman"/>
            <w:bCs/>
            <w:color w:val="000000" w:themeColor="text1"/>
            <w:sz w:val="20"/>
            <w:szCs w:val="20"/>
          </w:rPr>
          <w:t>,</w:t>
        </w:r>
      </w:ins>
      <w:r w:rsidR="002354A0"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del w:id="149" w:author="Fossum, Kirsten" w:date="2025-01-07T17:01:00Z">
        <w:r w:rsidR="001D4364" w:rsidRPr="004758A9" w:rsidDel="006115C8">
          <w:rPr>
            <w:rFonts w:ascii="Times New Roman" w:hAnsi="Times New Roman" w:cs="Times New Roman"/>
            <w:bCs/>
            <w:color w:val="000000" w:themeColor="text1"/>
            <w:sz w:val="20"/>
            <w:szCs w:val="20"/>
          </w:rPr>
          <w:delText xml:space="preserve"> </w:delText>
        </w:r>
      </w:del>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29EFAEDF" w:rsidR="004F00F4" w:rsidRPr="004758A9" w:rsidRDefault="00E05742" w:rsidP="00093E8A">
      <w:pPr>
        <w:spacing w:line="360" w:lineRule="auto"/>
        <w:rPr>
          <w:rFonts w:ascii="Times New Roman" w:hAnsi="Times New Roman" w:cs="Times New Roman"/>
          <w:bCs/>
          <w:color w:val="000000" w:themeColor="text1"/>
          <w:sz w:val="20"/>
          <w:szCs w:val="20"/>
        </w:rPr>
      </w:pPr>
      <w:ins w:id="150" w:author="Fossum, Kirsten" w:date="2025-01-07T17:35:00Z">
        <w:r>
          <w:rPr>
            <w:rFonts w:ascii="Times New Roman" w:hAnsi="Times New Roman" w:cs="Times New Roman"/>
            <w:bCs/>
            <w:color w:val="000000" w:themeColor="text1"/>
            <w:sz w:val="20"/>
            <w:szCs w:val="20"/>
          </w:rPr>
          <w:t xml:space="preserve">There were also </w:t>
        </w:r>
      </w:ins>
      <w:r w:rsidR="001D4364" w:rsidRPr="004758A9">
        <w:rPr>
          <w:rFonts w:ascii="Times New Roman" w:hAnsi="Times New Roman" w:cs="Times New Roman"/>
          <w:bCs/>
          <w:color w:val="000000" w:themeColor="text1"/>
          <w:sz w:val="20"/>
          <w:szCs w:val="20"/>
        </w:rPr>
        <w:t xml:space="preserve">SOA influences </w:t>
      </w:r>
      <w:del w:id="151" w:author="Fossum, Kirsten" w:date="2025-01-07T17:35:00Z">
        <w:r w:rsidR="001D4364" w:rsidRPr="004758A9" w:rsidDel="00E05742">
          <w:rPr>
            <w:rFonts w:ascii="Times New Roman" w:hAnsi="Times New Roman" w:cs="Times New Roman"/>
            <w:bCs/>
            <w:color w:val="000000" w:themeColor="text1"/>
            <w:sz w:val="20"/>
            <w:szCs w:val="20"/>
          </w:rPr>
          <w:delText>were also consequent as revealed</w:delText>
        </w:r>
      </w:del>
      <w:ins w:id="152" w:author="Fossum, Kirsten" w:date="2025-01-07T17:35:00Z">
        <w:r>
          <w:rPr>
            <w:rFonts w:ascii="Times New Roman" w:hAnsi="Times New Roman" w:cs="Times New Roman"/>
            <w:bCs/>
            <w:color w:val="000000" w:themeColor="text1"/>
            <w:sz w:val="20"/>
            <w:szCs w:val="20"/>
          </w:rPr>
          <w:t>indicated by</w:t>
        </w:r>
      </w:ins>
      <w:del w:id="153" w:author="Fossum, Kirsten" w:date="2025-01-07T17:36:00Z">
        <w:r w:rsidR="001D4364" w:rsidRPr="004758A9" w:rsidDel="00E05742">
          <w:rPr>
            <w:rFonts w:ascii="Times New Roman" w:hAnsi="Times New Roman" w:cs="Times New Roman"/>
            <w:bCs/>
            <w:color w:val="000000" w:themeColor="text1"/>
            <w:sz w:val="20"/>
            <w:szCs w:val="20"/>
          </w:rPr>
          <w:delText xml:space="preserve"> with</w:delText>
        </w:r>
      </w:del>
      <w:r w:rsidR="001D4364" w:rsidRPr="004758A9">
        <w:rPr>
          <w:rFonts w:ascii="Times New Roman" w:hAnsi="Times New Roman" w:cs="Times New Roman"/>
          <w:bCs/>
          <w:color w:val="000000" w:themeColor="text1"/>
          <w:sz w:val="20"/>
          <w:szCs w:val="20"/>
        </w:rPr>
        <w:t xml:space="preserve">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001D4364"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001D4364"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001D4364"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001D4364"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001D4364"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594CFBC7"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w:t>
      </w:r>
      <w:del w:id="154" w:author="Fossum, Kirsten" w:date="2025-01-07T17:38:00Z">
        <w:r w:rsidR="00472B99" w:rsidRPr="004758A9" w:rsidDel="00E05742">
          <w:rPr>
            <w:rFonts w:ascii="Times New Roman" w:hAnsi="Times New Roman" w:cs="Times New Roman"/>
            <w:bCs/>
            <w:iCs/>
            <w:sz w:val="20"/>
            <w:szCs w:val="20"/>
          </w:rPr>
          <w:delText>hinting at</w:delText>
        </w:r>
      </w:del>
      <w:ins w:id="155" w:author="Fossum, Kirsten" w:date="2025-01-07T17:38:00Z">
        <w:r w:rsidR="00E05742">
          <w:rPr>
            <w:rFonts w:ascii="Times New Roman" w:hAnsi="Times New Roman" w:cs="Times New Roman"/>
            <w:bCs/>
            <w:iCs/>
            <w:sz w:val="20"/>
            <w:szCs w:val="20"/>
          </w:rPr>
          <w:t>evidencing</w:t>
        </w:r>
      </w:ins>
      <w:r w:rsidR="00472B99" w:rsidRPr="004758A9">
        <w:rPr>
          <w:rFonts w:ascii="Times New Roman" w:hAnsi="Times New Roman" w:cs="Times New Roman"/>
          <w:bCs/>
          <w:iCs/>
          <w:sz w:val="20"/>
          <w:szCs w:val="20"/>
        </w:rPr>
        <w:t xml:space="preserve">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lastRenderedPageBreak/>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5CECC9C2"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Methane Sulphonic Acid Organic Aerosols (MSA-OA</w:t>
      </w:r>
      <w:del w:id="156" w:author="Fossum, Kirsten" w:date="2025-01-07T17:40:00Z">
        <w:r w:rsidRPr="004758A9" w:rsidDel="00E05742">
          <w:rPr>
            <w:rFonts w:ascii="Times New Roman" w:hAnsi="Times New Roman" w:cs="Times New Roman"/>
            <w:sz w:val="20"/>
            <w:szCs w:val="20"/>
          </w:rPr>
          <w:delText xml:space="preserve">): </w:delText>
        </w:r>
      </w:del>
      <w:ins w:id="157" w:author="Fossum, Kirsten" w:date="2025-01-07T17:40:00Z">
        <w:r w:rsidR="00E05742" w:rsidRPr="004758A9">
          <w:rPr>
            <w:rFonts w:ascii="Times New Roman" w:hAnsi="Times New Roman" w:cs="Times New Roman"/>
            <w:sz w:val="20"/>
            <w:szCs w:val="20"/>
          </w:rPr>
          <w:t>)</w:t>
        </w:r>
        <w:r w:rsidR="00E05742">
          <w:rPr>
            <w:rFonts w:ascii="Times New Roman" w:hAnsi="Times New Roman" w:cs="Times New Roman"/>
            <w:sz w:val="20"/>
            <w:szCs w:val="20"/>
          </w:rPr>
          <w:t>,</w:t>
        </w:r>
        <w:r w:rsidR="00E05742" w:rsidRPr="004758A9">
          <w:rPr>
            <w:rFonts w:ascii="Times New Roman" w:hAnsi="Times New Roman" w:cs="Times New Roman"/>
            <w:sz w:val="20"/>
            <w:szCs w:val="20"/>
          </w:rPr>
          <w:t xml:space="preserve"> </w:t>
        </w:r>
      </w:ins>
      <w:del w:id="158" w:author="Fossum, Kirsten" w:date="2025-01-07T17:39:00Z">
        <w:r w:rsidRPr="004758A9" w:rsidDel="00E05742">
          <w:rPr>
            <w:rFonts w:ascii="Times New Roman" w:hAnsi="Times New Roman" w:cs="Times New Roman"/>
            <w:sz w:val="20"/>
            <w:szCs w:val="20"/>
          </w:rPr>
          <w:delText xml:space="preserve">Representing </w:delText>
        </w:r>
      </w:del>
      <w:ins w:id="159" w:author="Fossum, Kirsten" w:date="2025-01-07T17:39:00Z">
        <w:r w:rsidR="00E05742">
          <w:rPr>
            <w:rFonts w:ascii="Times New Roman" w:hAnsi="Times New Roman" w:cs="Times New Roman"/>
            <w:sz w:val="20"/>
            <w:szCs w:val="20"/>
          </w:rPr>
          <w:t>r</w:t>
        </w:r>
        <w:r w:rsidR="00E05742" w:rsidRPr="004758A9">
          <w:rPr>
            <w:rFonts w:ascii="Times New Roman" w:hAnsi="Times New Roman" w:cs="Times New Roman"/>
            <w:sz w:val="20"/>
            <w:szCs w:val="20"/>
          </w:rPr>
          <w:t xml:space="preserve">epresenting </w:t>
        </w:r>
      </w:ins>
      <w:r w:rsidRPr="004758A9">
        <w:rPr>
          <w:rFonts w:ascii="Times New Roman" w:hAnsi="Times New Roman" w:cs="Times New Roman"/>
          <w:sz w:val="20"/>
          <w:szCs w:val="20"/>
        </w:rPr>
        <w:t>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contributions from aliphatics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64362FF7" w:rsidR="006331E8" w:rsidRPr="004758A9" w:rsidRDefault="00663BC0"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DDB0182" wp14:editId="233AA933">
            <wp:extent cx="5759450" cy="7201535"/>
            <wp:effectExtent l="0" t="0" r="0" b="0"/>
            <wp:docPr id="16423325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3253" name="Picture 3"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66AAA986"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(μg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160"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In contrast, 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r w:rsidRPr="004758A9">
        <w:rPr>
          <w:rFonts w:ascii="Times New Roman" w:hAnsi="Times New Roman" w:cs="Times New Roman"/>
          <w:color w:val="000000" w:themeColor="text1"/>
          <w:sz w:val="20"/>
          <w:szCs w:val="20"/>
        </w:rPr>
        <w:t xml:space="preserve"> (aliphatics)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such as organic acids (e.g., mesotartaric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α-dicarbonyls (e.g., glyoxal)</w:t>
      </w:r>
      <w:bookmarkStart w:id="161"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161"/>
    </w:p>
    <w:bookmarkEnd w:id="160"/>
    <w:p w14:paraId="37727DD8" w14:textId="0E5BB756" w:rsidR="00F6522D"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In other words, there is a significant directional information flow between the two time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ins w:id="162" w:author="Fossum, Kirsten" w:date="2025-01-09T11:51:00Z">
        <w:r w:rsidR="00AD2DDD">
          <w:rPr>
            <w:rFonts w:ascii="Times New Roman" w:hAnsi="Times New Roman" w:cs="Times New Roman"/>
            <w:color w:val="000000" w:themeColor="text1"/>
            <w:sz w:val="20"/>
            <w:szCs w:val="20"/>
          </w:rPr>
          <w:t xml:space="preserve">Although, irradiance and ozone was measured onsite and may not be as directly related to conditions of aerosol during transport. </w:t>
        </w:r>
      </w:ins>
      <w:del w:id="163" w:author="Fossum, Kirsten" w:date="2025-01-09T11:52:00Z">
        <w:r w:rsidRPr="004758A9" w:rsidDel="0014563C">
          <w:rPr>
            <w:rFonts w:ascii="Times New Roman" w:hAnsi="Times New Roman" w:cs="Times New Roman"/>
            <w:sz w:val="20"/>
            <w:szCs w:val="20"/>
          </w:rPr>
          <w:delText xml:space="preserve">This </w:delText>
        </w:r>
      </w:del>
      <w:ins w:id="164" w:author="Fossum, Kirsten" w:date="2025-01-09T11:52:00Z">
        <w:r w:rsidR="0014563C">
          <w:rPr>
            <w:rFonts w:ascii="Times New Roman" w:hAnsi="Times New Roman" w:cs="Times New Roman"/>
            <w:sz w:val="20"/>
            <w:szCs w:val="20"/>
          </w:rPr>
          <w:t>Yet, this finding</w:t>
        </w:r>
        <w:r w:rsidR="0014563C" w:rsidRPr="004758A9">
          <w:rPr>
            <w:rFonts w:ascii="Times New Roman" w:hAnsi="Times New Roman" w:cs="Times New Roman"/>
            <w:sz w:val="20"/>
            <w:szCs w:val="20"/>
          </w:rPr>
          <w:t xml:space="preserve"> </w:t>
        </w:r>
      </w:ins>
      <w:r w:rsidRPr="004758A9">
        <w:rPr>
          <w:rFonts w:ascii="Times New Roman" w:hAnsi="Times New Roman" w:cs="Times New Roman"/>
          <w:sz w:val="20"/>
          <w:szCs w:val="20"/>
        </w:rPr>
        <w:t>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lang w:val="en-IE" w:eastAsia="en-IE"/>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3.2.2 Methanesulphonic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r w:rsidR="00A12D07" w:rsidRPr="004758A9">
        <w:rPr>
          <w:rFonts w:ascii="Times New Roman" w:hAnsi="Times New Roman" w:cs="Times New Roman"/>
          <w:sz w:val="20"/>
          <w:szCs w:val="20"/>
        </w:rPr>
        <w:t xml:space="preserve"> and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53.4% of the total mass spectra fraction followed by aliphatics (pure Hydrocarbon‐like,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The excellent correlation (R=0.82) between this factor and the 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organosulphurs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MSA-OA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 xml:space="preserve">y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he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 xml:space="preserve">w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attributed to methyl jasmonate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Overall, the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ins w:id="165" w:author="CHEVASSUS, Emmanuel" w:date="2024-12-11T13:29:00Z">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ins>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166"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r w:rsidR="00B120DE" w:rsidRPr="004758A9">
        <w:rPr>
          <w:rFonts w:ascii="Times New Roman" w:hAnsi="Times New Roman" w:cs="Times New Roman"/>
          <w:sz w:val="20"/>
          <w:szCs w:val="20"/>
        </w:rPr>
        <w:t xml:space="preserve"> and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aliphatics (pure Hydrocarbon‐like,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 xml:space="preserve">w </w:t>
      </w:r>
      <w:r w:rsidR="00D32648" w:rsidRPr="004758A9">
        <w:rPr>
          <w:rFonts w:ascii="Times New Roman" w:hAnsi="Times New Roman" w:cs="Times New Roman"/>
          <w:sz w:val="20"/>
          <w:szCs w:val="20"/>
        </w:rPr>
        <w:t xml:space="preserve">(w=1) family features ions series (m/z 55.02, 69.03, 83.05, etc…) related to alkenyl groups, diunsaturates,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 xml:space="preserve">y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The 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0530DF09"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 xml:space="preserve">alkenes and oxygenated functional groups (ie.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9D75E1">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2022)","noteIndex":0},"citationItems":[{"id":"I7wqfaQZ/MZUpNACM","uris":["http://zotero.org/groups/3856298/items/EFNC4PW9"],"itemData":{"id":1152,"type":"article-journal","container-title":"ACS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ins w:id="167" w:author="CHEVASSUS, Emmanuel" w:date="2024-12-11T13:30:00Z">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ins>
    </w:p>
    <w:bookmarkEnd w:id="166"/>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2F9EEE35"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 xml:space="preserve">Figure </w:t>
      </w:r>
      <w:del w:id="168" w:author="Fossum, Kirsten" w:date="2025-01-09T12:45:00Z">
        <w:r w:rsidR="00EE102D" w:rsidDel="0054599D">
          <w:rPr>
            <w:rFonts w:ascii="Times New Roman" w:hAnsi="Times New Roman" w:cs="Times New Roman"/>
            <w:sz w:val="20"/>
            <w:szCs w:val="20"/>
          </w:rPr>
          <w:delText>4</w:delText>
        </w:r>
      </w:del>
      <w:ins w:id="169" w:author="Fossum, Kirsten" w:date="2025-01-09T12:45:00Z">
        <w:r w:rsidR="0054599D">
          <w:rPr>
            <w:rFonts w:ascii="Times New Roman" w:hAnsi="Times New Roman" w:cs="Times New Roman"/>
            <w:sz w:val="20"/>
            <w:szCs w:val="20"/>
          </w:rPr>
          <w:t>3</w:t>
        </w:r>
      </w:ins>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26EFE1CA"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lang w:val="en-IE" w:eastAsia="en-IE"/>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1"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(e.g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at 91.05 (0.15%)</w:t>
      </w:r>
      <w:del w:id="170" w:author="Fossum, Kirsten" w:date="2025-01-09T12:50:00Z">
        <w:r w:rsidR="00095EFB" w:rsidRPr="004758A9" w:rsidDel="0054599D">
          <w:rPr>
            <w:rFonts w:ascii="Times New Roman" w:eastAsia="Times New Roman" w:hAnsi="Times New Roman" w:cs="Times New Roman"/>
            <w:bCs/>
            <w:color w:val="000000" w:themeColor="text1"/>
            <w:sz w:val="20"/>
            <w:szCs w:val="20"/>
          </w:rPr>
          <w:delText xml:space="preserve"> </w:delText>
        </w:r>
      </w:del>
      <w:r w:rsidR="00095EFB" w:rsidRPr="004758A9">
        <w:rPr>
          <w:rFonts w:ascii="Times New Roman" w:eastAsia="Times New Roman" w:hAnsi="Times New Roman" w:cs="Times New Roman"/>
          <w:bCs/>
          <w:color w:val="000000" w:themeColor="text1"/>
          <w:sz w:val="20"/>
          <w:szCs w:val="20"/>
        </w:rPr>
        <w:t xml:space="preserve">. This is also supported </w:t>
      </w:r>
      <w:del w:id="171" w:author="Fossum, Kirsten" w:date="2025-01-09T12:50:00Z">
        <w:r w:rsidR="00095EFB" w:rsidRPr="004758A9" w:rsidDel="0054599D">
          <w:rPr>
            <w:rFonts w:ascii="Times New Roman" w:eastAsia="Times New Roman" w:hAnsi="Times New Roman" w:cs="Times New Roman"/>
            <w:bCs/>
            <w:color w:val="000000" w:themeColor="text1"/>
            <w:sz w:val="20"/>
            <w:szCs w:val="20"/>
          </w:rPr>
          <w:delText xml:space="preserve">with </w:delText>
        </w:r>
      </w:del>
      <w:ins w:id="172" w:author="Fossum, Kirsten" w:date="2025-01-09T12:50:00Z">
        <w:r w:rsidR="0054599D">
          <w:rPr>
            <w:rFonts w:ascii="Times New Roman" w:eastAsia="Times New Roman" w:hAnsi="Times New Roman" w:cs="Times New Roman"/>
            <w:bCs/>
            <w:color w:val="000000" w:themeColor="text1"/>
            <w:sz w:val="20"/>
            <w:szCs w:val="20"/>
          </w:rPr>
          <w:t>by</w:t>
        </w:r>
        <w:r w:rsidR="0054599D" w:rsidRPr="004758A9">
          <w:rPr>
            <w:rFonts w:ascii="Times New Roman" w:eastAsia="Times New Roman" w:hAnsi="Times New Roman" w:cs="Times New Roman"/>
            <w:bCs/>
            <w:color w:val="000000" w:themeColor="text1"/>
            <w:sz w:val="20"/>
            <w:szCs w:val="20"/>
          </w:rPr>
          <w:t xml:space="preserve"> </w:t>
        </w:r>
      </w:ins>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(Cov[X,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(naCO)</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7C5DCD7A"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w:t>
      </w:r>
      <w:proofErr w:type="gramStart"/>
      <w:r w:rsidR="00031CE7" w:rsidRPr="004758A9">
        <w:rPr>
          <w:rFonts w:ascii="Times New Roman" w:eastAsia="Times New Roman" w:hAnsi="Times New Roman" w:cs="Times New Roman"/>
          <w:b/>
          <w:color w:val="000000"/>
          <w:sz w:val="20"/>
          <w:szCs w:val="20"/>
        </w:rPr>
        <w:t>O :</w:t>
      </w:r>
      <w:proofErr w:type="gramEnd"/>
      <w:r w:rsidR="00031CE7" w:rsidRPr="004758A9">
        <w:rPr>
          <w:rFonts w:ascii="Times New Roman" w:eastAsia="Times New Roman" w:hAnsi="Times New Roman" w:cs="Times New Roman"/>
          <w:b/>
          <w:color w:val="000000"/>
          <w:sz w:val="20"/>
          <w:szCs w:val="20"/>
        </w:rPr>
        <w:t xml:space="preserve"> C − H : C)</w:t>
      </w:r>
      <w:ins w:id="173" w:author="CHEVASSUS, Emmanuel" w:date="2025-01-15T12:00:00Z" w16du:dateUtc="2025-01-15T12:00:00Z">
        <w:r w:rsidR="009648DE">
          <w:rPr>
            <w:rFonts w:ascii="Times New Roman" w:eastAsia="Times New Roman" w:hAnsi="Times New Roman" w:cs="Times New Roman"/>
            <w:b/>
            <w:color w:val="000000"/>
            <w:sz w:val="20"/>
            <w:szCs w:val="20"/>
          </w:rPr>
          <w:t xml:space="preserve"> </w:t>
        </w:r>
      </w:ins>
      <w:del w:id="174" w:author="CHEVASSUS, Emmanuel" w:date="2025-01-15T12:00:00Z" w16du:dateUtc="2025-01-15T12:00:00Z">
        <w:r w:rsidR="00031CE7" w:rsidRPr="004758A9" w:rsidDel="009648DE">
          <w:rPr>
            <w:rFonts w:ascii="Times New Roman" w:eastAsia="Times New Roman" w:hAnsi="Times New Roman" w:cs="Times New Roman"/>
            <w:b/>
            <w:color w:val="000000"/>
            <w:sz w:val="20"/>
            <w:szCs w:val="20"/>
          </w:rPr>
          <w:delText xml:space="preserve"> (2011) </w:delText>
        </w:r>
      </w:del>
      <w:r w:rsidR="00031CE7" w:rsidRPr="004758A9">
        <w:rPr>
          <w:rFonts w:ascii="Times New Roman" w:eastAsia="Times New Roman" w:hAnsi="Times New Roman" w:cs="Times New Roman"/>
          <w:b/>
          <w:color w:val="000000"/>
          <w:sz w:val="20"/>
          <w:szCs w:val="20"/>
        </w:rPr>
        <w:t xml:space="preserve">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Elemental composition of C</w:t>
      </w:r>
      <w:r w:rsidR="004A753B" w:rsidRPr="009648DE">
        <w:rPr>
          <w:rFonts w:ascii="Times New Roman" w:eastAsia="Times New Roman" w:hAnsi="Times New Roman" w:cs="Times New Roman"/>
          <w:b/>
          <w:color w:val="000000"/>
          <w:sz w:val="20"/>
          <w:szCs w:val="20"/>
          <w:vertAlign w:val="subscript"/>
          <w:rPrChange w:id="175" w:author="CHEVASSUS, Emmanuel" w:date="2025-01-15T11:59:00Z" w16du:dateUtc="2025-01-15T11:59:00Z">
            <w:rPr>
              <w:rFonts w:ascii="Times New Roman" w:eastAsia="Times New Roman" w:hAnsi="Times New Roman" w:cs="Times New Roman"/>
              <w:b/>
              <w:color w:val="000000"/>
              <w:sz w:val="20"/>
              <w:szCs w:val="20"/>
            </w:rPr>
          </w:rPrChange>
        </w:rPr>
        <w:t>8</w:t>
      </w:r>
      <w:r w:rsidR="004A753B" w:rsidRPr="004758A9">
        <w:rPr>
          <w:rFonts w:ascii="Times New Roman" w:eastAsia="Times New Roman" w:hAnsi="Times New Roman" w:cs="Times New Roman"/>
          <w:b/>
          <w:color w:val="000000"/>
          <w:sz w:val="20"/>
          <w:szCs w:val="20"/>
        </w:rPr>
        <w:t>–C</w:t>
      </w:r>
      <w:r w:rsidR="004A753B" w:rsidRPr="009648DE">
        <w:rPr>
          <w:rFonts w:ascii="Times New Roman" w:eastAsia="Times New Roman" w:hAnsi="Times New Roman" w:cs="Times New Roman"/>
          <w:b/>
          <w:color w:val="000000"/>
          <w:sz w:val="20"/>
          <w:szCs w:val="20"/>
          <w:vertAlign w:val="subscript"/>
          <w:rPrChange w:id="176" w:author="CHEVASSUS, Emmanuel" w:date="2025-01-15T12:00:00Z" w16du:dateUtc="2025-01-15T12:00:00Z">
            <w:rPr>
              <w:rFonts w:ascii="Times New Roman" w:eastAsia="Times New Roman" w:hAnsi="Times New Roman" w:cs="Times New Roman"/>
              <w:b/>
              <w:color w:val="000000"/>
              <w:sz w:val="20"/>
              <w:szCs w:val="20"/>
            </w:rPr>
          </w:rPrChange>
        </w:rPr>
        <w:t>30</w:t>
      </w:r>
      <w:r w:rsidR="004A753B" w:rsidRPr="004758A9">
        <w:rPr>
          <w:rFonts w:ascii="Times New Roman" w:eastAsia="Times New Roman" w:hAnsi="Times New Roman" w:cs="Times New Roman"/>
          <w:b/>
          <w:color w:val="000000"/>
          <w:sz w:val="20"/>
          <w:szCs w:val="20"/>
        </w:rPr>
        <w:t xml:space="preserve"> saturated alcohols, C</w:t>
      </w:r>
      <w:r w:rsidR="004A753B" w:rsidRPr="009648DE">
        <w:rPr>
          <w:rFonts w:ascii="Times New Roman" w:eastAsia="Times New Roman" w:hAnsi="Times New Roman" w:cs="Times New Roman"/>
          <w:b/>
          <w:color w:val="000000"/>
          <w:sz w:val="20"/>
          <w:szCs w:val="20"/>
          <w:vertAlign w:val="subscript"/>
          <w:rPrChange w:id="177" w:author="CHEVASSUS, Emmanuel" w:date="2025-01-15T11:59:00Z" w16du:dateUtc="2025-01-15T11:59:00Z">
            <w:rPr>
              <w:rFonts w:ascii="Times New Roman" w:eastAsia="Times New Roman" w:hAnsi="Times New Roman" w:cs="Times New Roman"/>
              <w:b/>
              <w:color w:val="000000"/>
              <w:sz w:val="20"/>
              <w:szCs w:val="20"/>
            </w:rPr>
          </w:rPrChange>
        </w:rPr>
        <w:t>8</w:t>
      </w:r>
      <w:r w:rsidR="004A753B" w:rsidRPr="004758A9">
        <w:rPr>
          <w:rFonts w:ascii="Times New Roman" w:eastAsia="Times New Roman" w:hAnsi="Times New Roman" w:cs="Times New Roman"/>
          <w:b/>
          <w:color w:val="000000"/>
          <w:sz w:val="20"/>
          <w:szCs w:val="20"/>
        </w:rPr>
        <w:t>–C</w:t>
      </w:r>
      <w:r w:rsidR="004A753B" w:rsidRPr="009648DE">
        <w:rPr>
          <w:rFonts w:ascii="Times New Roman" w:eastAsia="Times New Roman" w:hAnsi="Times New Roman" w:cs="Times New Roman"/>
          <w:b/>
          <w:color w:val="000000"/>
          <w:sz w:val="20"/>
          <w:szCs w:val="20"/>
          <w:vertAlign w:val="subscript"/>
          <w:rPrChange w:id="178" w:author="CHEVASSUS, Emmanuel" w:date="2025-01-15T12:00:00Z" w16du:dateUtc="2025-01-15T12:00:00Z">
            <w:rPr>
              <w:rFonts w:ascii="Times New Roman" w:eastAsia="Times New Roman" w:hAnsi="Times New Roman" w:cs="Times New Roman"/>
              <w:b/>
              <w:color w:val="000000"/>
              <w:sz w:val="20"/>
              <w:szCs w:val="20"/>
            </w:rPr>
          </w:rPrChange>
        </w:rPr>
        <w:t>32</w:t>
      </w:r>
      <w:r w:rsidR="004A753B" w:rsidRPr="004758A9">
        <w:rPr>
          <w:rFonts w:ascii="Times New Roman" w:eastAsia="Times New Roman" w:hAnsi="Times New Roman" w:cs="Times New Roman"/>
          <w:b/>
          <w:color w:val="000000"/>
          <w:sz w:val="20"/>
          <w:szCs w:val="20"/>
        </w:rPr>
        <w:t xml:space="preserve"> saturated acids, C</w:t>
      </w:r>
      <w:r w:rsidR="004A753B" w:rsidRPr="009648DE">
        <w:rPr>
          <w:rFonts w:ascii="Times New Roman" w:eastAsia="Times New Roman" w:hAnsi="Times New Roman" w:cs="Times New Roman"/>
          <w:b/>
          <w:color w:val="000000"/>
          <w:sz w:val="20"/>
          <w:szCs w:val="20"/>
          <w:vertAlign w:val="subscript"/>
          <w:rPrChange w:id="179" w:author="CHEVASSUS, Emmanuel" w:date="2025-01-15T11:59:00Z" w16du:dateUtc="2025-01-15T11:59:00Z">
            <w:rPr>
              <w:rFonts w:ascii="Times New Roman" w:eastAsia="Times New Roman" w:hAnsi="Times New Roman" w:cs="Times New Roman"/>
              <w:b/>
              <w:color w:val="000000"/>
              <w:sz w:val="20"/>
              <w:szCs w:val="20"/>
            </w:rPr>
          </w:rPrChange>
        </w:rPr>
        <w:t>2</w:t>
      </w:r>
      <w:r w:rsidR="004A753B" w:rsidRPr="004758A9">
        <w:rPr>
          <w:rFonts w:ascii="Times New Roman" w:eastAsia="Times New Roman" w:hAnsi="Times New Roman" w:cs="Times New Roman"/>
          <w:b/>
          <w:color w:val="000000"/>
          <w:sz w:val="20"/>
          <w:szCs w:val="20"/>
        </w:rPr>
        <w:t xml:space="preserve"> –C</w:t>
      </w:r>
      <w:r w:rsidR="004A753B" w:rsidRPr="009648DE">
        <w:rPr>
          <w:rFonts w:ascii="Times New Roman" w:eastAsia="Times New Roman" w:hAnsi="Times New Roman" w:cs="Times New Roman"/>
          <w:b/>
          <w:color w:val="000000"/>
          <w:sz w:val="20"/>
          <w:szCs w:val="20"/>
          <w:vertAlign w:val="subscript"/>
          <w:rPrChange w:id="180" w:author="CHEVASSUS, Emmanuel" w:date="2025-01-15T12:00:00Z" w16du:dateUtc="2025-01-15T12:00:00Z">
            <w:rPr>
              <w:rFonts w:ascii="Times New Roman" w:eastAsia="Times New Roman" w:hAnsi="Times New Roman" w:cs="Times New Roman"/>
              <w:b/>
              <w:color w:val="000000"/>
              <w:sz w:val="20"/>
              <w:szCs w:val="20"/>
            </w:rPr>
          </w:rPrChange>
        </w:rPr>
        <w:t>11</w:t>
      </w:r>
      <w:r w:rsidR="004A753B" w:rsidRPr="004758A9">
        <w:rPr>
          <w:rFonts w:ascii="Times New Roman" w:eastAsia="Times New Roman" w:hAnsi="Times New Roman" w:cs="Times New Roman"/>
          <w:b/>
          <w:color w:val="000000"/>
          <w:sz w:val="20"/>
          <w:szCs w:val="20"/>
        </w:rPr>
        <w:t xml:space="preserve"> saturated diacids, C</w:t>
      </w:r>
      <w:r w:rsidR="004A753B" w:rsidRPr="009648DE">
        <w:rPr>
          <w:rFonts w:ascii="Times New Roman" w:eastAsia="Times New Roman" w:hAnsi="Times New Roman" w:cs="Times New Roman"/>
          <w:b/>
          <w:color w:val="000000"/>
          <w:sz w:val="20"/>
          <w:szCs w:val="20"/>
          <w:vertAlign w:val="subscript"/>
          <w:rPrChange w:id="181" w:author="CHEVASSUS, Emmanuel" w:date="2025-01-15T12:00:00Z" w16du:dateUtc="2025-01-15T12:00:00Z">
            <w:rPr>
              <w:rFonts w:ascii="Times New Roman" w:eastAsia="Times New Roman" w:hAnsi="Times New Roman" w:cs="Times New Roman"/>
              <w:b/>
              <w:color w:val="000000"/>
              <w:sz w:val="20"/>
              <w:szCs w:val="20"/>
            </w:rPr>
          </w:rPrChange>
        </w:rPr>
        <w:t>4</w:t>
      </w:r>
      <w:r w:rsidR="004A753B"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lastRenderedPageBreak/>
        <w:t>unsaturated diacid (maleic and fumaric acid), C</w:t>
      </w:r>
      <w:r w:rsidR="004A753B" w:rsidRPr="009648DE">
        <w:rPr>
          <w:rFonts w:ascii="Times New Roman" w:eastAsia="Times New Roman" w:hAnsi="Times New Roman" w:cs="Times New Roman"/>
          <w:b/>
          <w:color w:val="000000"/>
          <w:sz w:val="20"/>
          <w:szCs w:val="20"/>
          <w:vertAlign w:val="subscript"/>
          <w:rPrChange w:id="182" w:author="CHEVASSUS, Emmanuel" w:date="2025-01-15T11:59:00Z" w16du:dateUtc="2025-01-15T11:59:00Z">
            <w:rPr>
              <w:rFonts w:ascii="Times New Roman" w:eastAsia="Times New Roman" w:hAnsi="Times New Roman" w:cs="Times New Roman"/>
              <w:b/>
              <w:color w:val="000000"/>
              <w:sz w:val="20"/>
              <w:szCs w:val="20"/>
            </w:rPr>
          </w:rPrChange>
        </w:rPr>
        <w:t>4</w:t>
      </w:r>
      <w:r w:rsidR="004A753B" w:rsidRPr="004758A9">
        <w:rPr>
          <w:rFonts w:ascii="Times New Roman" w:eastAsia="Times New Roman" w:hAnsi="Times New Roman" w:cs="Times New Roman"/>
          <w:b/>
          <w:color w:val="000000"/>
          <w:sz w:val="20"/>
          <w:szCs w:val="20"/>
        </w:rPr>
        <w:t xml:space="preserve"> –</w:t>
      </w:r>
      <w:ins w:id="183" w:author="CHEVASSUS, Emmanuel" w:date="2025-01-15T11:59:00Z" w16du:dateUtc="2025-01-15T11:59:00Z">
        <w:r w:rsidR="009648DE">
          <w:rPr>
            <w:rFonts w:ascii="Times New Roman" w:eastAsia="Times New Roman" w:hAnsi="Times New Roman" w:cs="Times New Roman"/>
            <w:b/>
            <w:color w:val="000000"/>
            <w:sz w:val="20"/>
            <w:szCs w:val="20"/>
          </w:rPr>
          <w:t xml:space="preserve"> </w:t>
        </w:r>
      </w:ins>
      <w:r w:rsidR="004A753B" w:rsidRPr="004758A9">
        <w:rPr>
          <w:rFonts w:ascii="Times New Roman" w:eastAsia="Times New Roman" w:hAnsi="Times New Roman" w:cs="Times New Roman"/>
          <w:b/>
          <w:color w:val="000000"/>
          <w:sz w:val="20"/>
          <w:szCs w:val="20"/>
        </w:rPr>
        <w:t>C</w:t>
      </w:r>
      <w:r w:rsidR="004A753B" w:rsidRPr="009648DE">
        <w:rPr>
          <w:rFonts w:ascii="Times New Roman" w:eastAsia="Times New Roman" w:hAnsi="Times New Roman" w:cs="Times New Roman"/>
          <w:b/>
          <w:color w:val="000000"/>
          <w:sz w:val="20"/>
          <w:szCs w:val="20"/>
          <w:vertAlign w:val="subscript"/>
          <w:rPrChange w:id="184" w:author="CHEVASSUS, Emmanuel" w:date="2025-01-15T11:59:00Z" w16du:dateUtc="2025-01-15T11:59:00Z">
            <w:rPr>
              <w:rFonts w:ascii="Times New Roman" w:eastAsia="Times New Roman" w:hAnsi="Times New Roman" w:cs="Times New Roman"/>
              <w:b/>
              <w:color w:val="000000"/>
              <w:sz w:val="20"/>
              <w:szCs w:val="20"/>
            </w:rPr>
          </w:rPrChange>
        </w:rPr>
        <w:t>12</w:t>
      </w:r>
      <w:r w:rsidR="004A753B" w:rsidRPr="004758A9">
        <w:rPr>
          <w:rFonts w:ascii="Times New Roman" w:eastAsia="Times New Roman" w:hAnsi="Times New Roman" w:cs="Times New Roman"/>
          <w:b/>
          <w:color w:val="000000"/>
          <w:sz w:val="20"/>
          <w:szCs w:val="20"/>
        </w:rPr>
        <w:t xml:space="preserve"> carbohydrates (e.g., trehalose, erythritol, arabitol, mannitol, sucrose, galactose, glucose, and fructose), and C</w:t>
      </w:r>
      <w:r w:rsidR="004A753B" w:rsidRPr="009648DE">
        <w:rPr>
          <w:rFonts w:ascii="Times New Roman" w:eastAsia="Times New Roman" w:hAnsi="Times New Roman" w:cs="Times New Roman"/>
          <w:b/>
          <w:color w:val="000000"/>
          <w:sz w:val="20"/>
          <w:szCs w:val="20"/>
          <w:vertAlign w:val="subscript"/>
          <w:rPrChange w:id="185" w:author="CHEVASSUS, Emmanuel" w:date="2025-01-15T11:59:00Z" w16du:dateUtc="2025-01-15T11:59:00Z">
            <w:rPr>
              <w:rFonts w:ascii="Times New Roman" w:eastAsia="Times New Roman" w:hAnsi="Times New Roman" w:cs="Times New Roman"/>
              <w:b/>
              <w:color w:val="000000"/>
              <w:sz w:val="20"/>
              <w:szCs w:val="20"/>
            </w:rPr>
          </w:rPrChange>
        </w:rPr>
        <w:t>5</w:t>
      </w:r>
      <w:r w:rsidR="004A753B" w:rsidRPr="004758A9">
        <w:rPr>
          <w:rFonts w:ascii="Times New Roman" w:eastAsia="Times New Roman" w:hAnsi="Times New Roman" w:cs="Times New Roman"/>
          <w:b/>
          <w:color w:val="000000"/>
          <w:sz w:val="20"/>
          <w:szCs w:val="20"/>
        </w:rPr>
        <w:t xml:space="preserve"> and C</w:t>
      </w:r>
      <w:r w:rsidR="004A753B" w:rsidRPr="009648DE">
        <w:rPr>
          <w:rFonts w:ascii="Times New Roman" w:eastAsia="Times New Roman" w:hAnsi="Times New Roman" w:cs="Times New Roman"/>
          <w:b/>
          <w:color w:val="000000"/>
          <w:sz w:val="20"/>
          <w:szCs w:val="20"/>
          <w:vertAlign w:val="subscript"/>
          <w:rPrChange w:id="186" w:author="CHEVASSUS, Emmanuel" w:date="2025-01-15T11:59:00Z" w16du:dateUtc="2025-01-15T11:59:00Z">
            <w:rPr>
              <w:rFonts w:ascii="Times New Roman" w:eastAsia="Times New Roman" w:hAnsi="Times New Roman" w:cs="Times New Roman"/>
              <w:b/>
              <w:color w:val="000000"/>
              <w:sz w:val="20"/>
              <w:szCs w:val="20"/>
            </w:rPr>
          </w:rPrChange>
        </w:rPr>
        <w:t>10</w:t>
      </w:r>
      <w:r w:rsidR="004A753B" w:rsidRPr="004758A9">
        <w:rPr>
          <w:rFonts w:ascii="Times New Roman" w:eastAsia="Times New Roman" w:hAnsi="Times New Roman" w:cs="Times New Roman"/>
          <w:b/>
          <w:color w:val="000000"/>
          <w:sz w:val="20"/>
          <w:szCs w:val="20"/>
        </w:rPr>
        <w:t xml:space="preserve">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7604C4F8" w14:textId="56B7B81E" w:rsidR="00ED033C" w:rsidRPr="00893893" w:rsidRDefault="00794E86" w:rsidP="00893893">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C69BB24" w14:textId="7723EB52" w:rsidR="00893893" w:rsidRDefault="00893893" w:rsidP="00955434">
      <w:pPr>
        <w:autoSpaceDE w:val="0"/>
        <w:autoSpaceDN w:val="0"/>
        <w:adjustRightInd w:val="0"/>
        <w:spacing w:after="0" w:line="240" w:lineRule="auto"/>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807913D" wp14:editId="1BBCFF1C">
            <wp:extent cx="5158573" cy="3200400"/>
            <wp:effectExtent l="0" t="0" r="4445" b="0"/>
            <wp:docPr id="215834840"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34840" name="Picture 1" descr="A map of different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7363" cy="3323730"/>
                    </a:xfrm>
                    <a:prstGeom prst="rect">
                      <a:avLst/>
                    </a:prstGeom>
                  </pic:spPr>
                </pic:pic>
              </a:graphicData>
            </a:graphic>
          </wp:inline>
        </w:drawing>
      </w:r>
    </w:p>
    <w:p w14:paraId="5ED8FED4" w14:textId="0CF05E99"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2010DD" w:rsidRPr="004758A9">
        <w:rPr>
          <w:rFonts w:ascii="Times New Roman" w:hAnsi="Times New Roman" w:cs="Times New Roman"/>
          <w:b/>
          <w:bCs/>
          <w:sz w:val="20"/>
          <w:szCs w:val="20"/>
        </w:rPr>
        <w:t xml:space="preserve"> </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655994C4"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w:t>
      </w:r>
      <w:ins w:id="187" w:author="Fossum, Kirsten" w:date="2025-01-09T12:53:00Z">
        <w:r w:rsidR="0054599D">
          <w:rPr>
            <w:rFonts w:ascii="Times New Roman" w:hAnsi="Times New Roman" w:cs="Times New Roman"/>
            <w:color w:val="000000" w:themeColor="text1"/>
            <w:sz w:val="20"/>
            <w:szCs w:val="20"/>
          </w:rPr>
          <w:t>,</w:t>
        </w:r>
      </w:ins>
      <w:r w:rsidR="0076060B" w:rsidRPr="004758A9">
        <w:rPr>
          <w:rFonts w:ascii="Times New Roman" w:hAnsi="Times New Roman" w:cs="Times New Roman"/>
          <w:color w:val="000000" w:themeColor="text1"/>
          <w:sz w:val="20"/>
          <w:szCs w:val="20"/>
        </w:rPr>
        <w:t xml:space="preserve"> </w:t>
      </w:r>
      <w:r w:rsidR="00E37919" w:rsidRPr="004758A9">
        <w:rPr>
          <w:rFonts w:ascii="Times New Roman" w:hAnsi="Times New Roman" w:cs="Times New Roman"/>
          <w:color w:val="000000" w:themeColor="text1"/>
          <w:sz w:val="20"/>
          <w:szCs w:val="20"/>
        </w:rPr>
        <w:t>upwards to the Iceland Sea</w:t>
      </w:r>
      <w:ins w:id="188" w:author="Fossum, Kirsten" w:date="2025-01-09T12:54:00Z">
        <w:r w:rsidR="0054599D">
          <w:rPr>
            <w:rFonts w:ascii="Times New Roman" w:hAnsi="Times New Roman" w:cs="Times New Roman"/>
            <w:color w:val="000000" w:themeColor="text1"/>
            <w:sz w:val="20"/>
            <w:szCs w:val="20"/>
          </w:rPr>
          <w:t>,</w:t>
        </w:r>
      </w:ins>
      <w:r w:rsidR="0014135C" w:rsidRPr="004758A9">
        <w:rPr>
          <w:rFonts w:ascii="Times New Roman" w:hAnsi="Times New Roman" w:cs="Times New Roman"/>
          <w:color w:val="000000" w:themeColor="text1"/>
          <w:sz w:val="20"/>
          <w:szCs w:val="20"/>
        </w:rPr>
        <w:t xml:space="preserve"> </w:t>
      </w:r>
      <w:del w:id="189" w:author="Fossum, Kirsten" w:date="2025-01-09T12:54:00Z">
        <w:r w:rsidR="0014135C" w:rsidRPr="004758A9" w:rsidDel="0054599D">
          <w:rPr>
            <w:rFonts w:ascii="Times New Roman" w:hAnsi="Times New Roman" w:cs="Times New Roman"/>
            <w:color w:val="000000" w:themeColor="text1"/>
            <w:sz w:val="20"/>
            <w:szCs w:val="20"/>
          </w:rPr>
          <w:delText xml:space="preserve">south </w:delText>
        </w:r>
      </w:del>
      <w:ins w:id="190" w:author="Fossum, Kirsten" w:date="2025-01-09T12:54:00Z">
        <w:r w:rsidR="0054599D">
          <w:rPr>
            <w:rFonts w:ascii="Times New Roman" w:hAnsi="Times New Roman" w:cs="Times New Roman"/>
            <w:color w:val="000000" w:themeColor="text1"/>
            <w:sz w:val="20"/>
            <w:szCs w:val="20"/>
          </w:rPr>
          <w:t>s</w:t>
        </w:r>
        <w:r w:rsidR="0054599D" w:rsidRPr="004758A9">
          <w:rPr>
            <w:rFonts w:ascii="Times New Roman" w:hAnsi="Times New Roman" w:cs="Times New Roman"/>
            <w:color w:val="000000" w:themeColor="text1"/>
            <w:sz w:val="20"/>
            <w:szCs w:val="20"/>
          </w:rPr>
          <w:t xml:space="preserve">outh </w:t>
        </w:r>
      </w:ins>
      <w:r w:rsidR="0014135C" w:rsidRPr="004758A9">
        <w:rPr>
          <w:rFonts w:ascii="Times New Roman" w:hAnsi="Times New Roman" w:cs="Times New Roman"/>
          <w:color w:val="000000" w:themeColor="text1"/>
          <w:sz w:val="20"/>
          <w:szCs w:val="20"/>
        </w:rPr>
        <w:t>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where</w:t>
      </w:r>
      <w:ins w:id="191" w:author="Fossum, Kirsten" w:date="2025-01-09T12:53:00Z">
        <w:r w:rsidR="0054599D">
          <w:rPr>
            <w:rFonts w:ascii="Times New Roman" w:hAnsi="Times New Roman" w:cs="Times New Roman"/>
            <w:color w:val="000000" w:themeColor="text1"/>
            <w:sz w:val="20"/>
            <w:szCs w:val="20"/>
          </w:rPr>
          <w:t xml:space="preserve"> the</w:t>
        </w:r>
      </w:ins>
      <w:r w:rsidR="00247E19" w:rsidRPr="004758A9">
        <w:rPr>
          <w:rFonts w:ascii="Times New Roman" w:hAnsi="Times New Roman" w:cs="Times New Roman"/>
          <w:color w:val="000000" w:themeColor="text1"/>
          <w:sz w:val="20"/>
          <w:szCs w:val="20"/>
        </w:rPr>
        <w:t xml:space="preserve"> Irminger </w:t>
      </w:r>
      <w:del w:id="192" w:author="Fossum, Kirsten" w:date="2025-01-09T12:54:00Z">
        <w:r w:rsidR="00247E19" w:rsidRPr="004758A9" w:rsidDel="0054599D">
          <w:rPr>
            <w:rFonts w:ascii="Times New Roman" w:hAnsi="Times New Roman" w:cs="Times New Roman"/>
            <w:color w:val="000000" w:themeColor="text1"/>
            <w:sz w:val="20"/>
            <w:szCs w:val="20"/>
          </w:rPr>
          <w:delText xml:space="preserve">current </w:delText>
        </w:r>
      </w:del>
      <w:ins w:id="193" w:author="Fossum, Kirsten" w:date="2025-01-09T12:54:00Z">
        <w:r w:rsidR="0054599D">
          <w:rPr>
            <w:rFonts w:ascii="Times New Roman" w:hAnsi="Times New Roman" w:cs="Times New Roman"/>
            <w:color w:val="000000" w:themeColor="text1"/>
            <w:sz w:val="20"/>
            <w:szCs w:val="20"/>
          </w:rPr>
          <w:t>C</w:t>
        </w:r>
        <w:r w:rsidR="0054599D" w:rsidRPr="004758A9">
          <w:rPr>
            <w:rFonts w:ascii="Times New Roman" w:hAnsi="Times New Roman" w:cs="Times New Roman"/>
            <w:color w:val="000000" w:themeColor="text1"/>
            <w:sz w:val="20"/>
            <w:szCs w:val="20"/>
          </w:rPr>
          <w:t xml:space="preserve">urrent </w:t>
        </w:r>
      </w:ins>
      <w:r w:rsidR="00247E19" w:rsidRPr="004758A9">
        <w:rPr>
          <w:rFonts w:ascii="Times New Roman" w:hAnsi="Times New Roman" w:cs="Times New Roman"/>
          <w:color w:val="000000" w:themeColor="text1"/>
          <w:sz w:val="20"/>
          <w:szCs w:val="20"/>
        </w:rPr>
        <w:t xml:space="preserve">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lang w:val="en-IE" w:eastAsia="en-IE"/>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106CCBE"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deg)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w:t>
      </w:r>
      <w:del w:id="194" w:author="Fossum, Kirsten" w:date="2025-01-09T12:56:00Z">
        <w:r w:rsidR="00E63D6E" w:rsidRPr="004758A9" w:rsidDel="0054599D">
          <w:rPr>
            <w:rFonts w:ascii="Times New Roman" w:hAnsi="Times New Roman" w:cs="Times New Roman"/>
            <w:b/>
            <w:bCs/>
            <w:sz w:val="20"/>
            <w:szCs w:val="20"/>
          </w:rPr>
          <w:delText xml:space="preserve"> </w:delText>
        </w:r>
      </w:del>
      <w:ins w:id="195" w:author="Fossum, Kirsten" w:date="2025-01-09T12:57:00Z">
        <w:r w:rsidR="0054599D">
          <w:rPr>
            <w:rFonts w:ascii="Times New Roman" w:hAnsi="Times New Roman" w:cs="Times New Roman"/>
            <w:b/>
            <w:bCs/>
            <w:sz w:val="20"/>
            <w:szCs w:val="20"/>
          </w:rPr>
          <w:t xml:space="preserve">. The </w:t>
        </w:r>
      </w:ins>
      <w:del w:id="196" w:author="Fossum, Kirsten" w:date="2025-01-09T12:57:00Z">
        <w:r w:rsidR="00E63D6E" w:rsidRPr="004758A9" w:rsidDel="0054599D">
          <w:rPr>
            <w:rFonts w:ascii="Times New Roman" w:hAnsi="Times New Roman" w:cs="Times New Roman"/>
            <w:b/>
            <w:bCs/>
            <w:sz w:val="20"/>
            <w:szCs w:val="20"/>
          </w:rPr>
          <w:delText>:</w:delText>
        </w:r>
      </w:del>
      <w:r w:rsidR="00E63D6E" w:rsidRPr="004758A9">
        <w:rPr>
          <w:rFonts w:ascii="Times New Roman" w:hAnsi="Times New Roman" w:cs="Times New Roman"/>
          <w:b/>
          <w:bCs/>
          <w:sz w:val="20"/>
          <w:szCs w:val="20"/>
        </w:rPr>
        <w:t>blue and red shaded areas correspond to maximum significant crossed-correlations extracted from the autocorrelation function (ACF)</w:t>
      </w:r>
      <w:del w:id="197" w:author="Fossum, Kirsten" w:date="2025-01-09T12:57:00Z">
        <w:r w:rsidR="00E63D6E" w:rsidRPr="004758A9" w:rsidDel="0054599D">
          <w:rPr>
            <w:rFonts w:ascii="Times New Roman" w:hAnsi="Times New Roman" w:cs="Times New Roman"/>
            <w:b/>
            <w:bCs/>
            <w:sz w:val="20"/>
            <w:szCs w:val="20"/>
          </w:rPr>
          <w:delText xml:space="preserve"> </w:delText>
        </w:r>
      </w:del>
      <w:r w:rsidR="00E63D6E" w:rsidRPr="004758A9">
        <w:rPr>
          <w:rFonts w:ascii="Times New Roman" w:hAnsi="Times New Roman" w:cs="Times New Roman"/>
          <w:b/>
          <w:bCs/>
          <w:sz w:val="20"/>
          <w:szCs w:val="20"/>
        </w:rPr>
        <w:t xml:space="preserve">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i/>
          <w:iCs/>
          <w:color w:val="000000" w:themeColor="text1"/>
          <w:sz w:val="20"/>
          <w:szCs w:val="20"/>
        </w:rPr>
        <w:t>Emiliania</w:t>
      </w:r>
      <w:r w:rsidR="00755272" w:rsidRPr="004758A9">
        <w:rPr>
          <w:rFonts w:ascii="Times New Roman" w:hAnsi="Times New Roman" w:cs="Times New Roman"/>
          <w:i/>
          <w:iCs/>
          <w:color w:val="000000" w:themeColor="text1"/>
          <w:sz w:val="20"/>
          <w:szCs w:val="20"/>
        </w:rPr>
        <w:t xml:space="preserve"> huxleyi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Phaeocystis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spp</w:t>
      </w:r>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r w:rsidR="001D2DC6" w:rsidRPr="004758A9">
        <w:rPr>
          <w:rFonts w:ascii="Times New Roman" w:hAnsi="Times New Roman" w:cs="Times New Roman"/>
          <w:i/>
          <w:iCs/>
          <w:color w:val="000000" w:themeColor="text1"/>
          <w:sz w:val="20"/>
          <w:szCs w:val="20"/>
        </w:rPr>
        <w:t>Synechococcus</w:t>
      </w:r>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r w:rsidR="001D2DC6" w:rsidRPr="004758A9">
        <w:rPr>
          <w:rFonts w:ascii="Times New Roman" w:hAnsi="Times New Roman" w:cs="Times New Roman"/>
          <w:i/>
          <w:iCs/>
          <w:color w:val="000000" w:themeColor="text1"/>
          <w:sz w:val="20"/>
          <w:szCs w:val="20"/>
        </w:rPr>
        <w:t>Trichodesmium</w:t>
      </w:r>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14154870"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w:t>
      </w:r>
      <w:del w:id="198" w:author="Fossum, Kirsten" w:date="2025-01-09T13:46:00Z">
        <w:r w:rsidR="00E2540F" w:rsidRPr="004758A9" w:rsidDel="00C6602C">
          <w:rPr>
            <w:rFonts w:ascii="Times New Roman" w:hAnsi="Times New Roman" w:cs="Times New Roman"/>
            <w:color w:val="000000" w:themeColor="text1"/>
            <w:sz w:val="20"/>
            <w:szCs w:val="20"/>
          </w:rPr>
          <w:delText>ly different from zero</w:delText>
        </w:r>
      </w:del>
      <w:r w:rsidR="00E2540F" w:rsidRPr="004758A9">
        <w:rPr>
          <w:rFonts w:ascii="Times New Roman" w:hAnsi="Times New Roman" w:cs="Times New Roman"/>
          <w:color w:val="000000" w:themeColor="text1"/>
          <w:sz w:val="20"/>
          <w:szCs w:val="20"/>
        </w:rPr>
        <w:t>).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Overall, association between OA enriched sea spray time series and phytoplankton groups remains controversial owing to a wide range of governing mechanisms as highlighted by previous studies using chl-α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 by focusing on the lagged correlations between PMF factors and specific phytoplankton groups rather than bulk-OA and chl-α,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73B8A10B"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w:t>
      </w:r>
      <w:ins w:id="199" w:author="Fossum, Kirsten" w:date="2025-01-09T13:58:00Z">
        <w:r w:rsidR="00C6602C">
          <w:rPr>
            <w:rFonts w:ascii="Times New Roman" w:hAnsi="Times New Roman" w:cs="Times New Roman"/>
            <w:color w:val="000000" w:themeColor="text1"/>
            <w:sz w:val="20"/>
            <w:szCs w:val="20"/>
          </w:rPr>
          <w:t>. The</w:t>
        </w:r>
      </w:ins>
      <w:del w:id="200" w:author="Fossum, Kirsten" w:date="2025-01-09T13:58:00Z">
        <w:r w:rsidRPr="004758A9" w:rsidDel="00C6602C">
          <w:rPr>
            <w:rFonts w:ascii="Times New Roman" w:hAnsi="Times New Roman" w:cs="Times New Roman"/>
            <w:color w:val="000000" w:themeColor="text1"/>
            <w:sz w:val="20"/>
            <w:szCs w:val="20"/>
          </w:rPr>
          <w:delText xml:space="preserve"> as the</w:delText>
        </w:r>
      </w:del>
      <w:r w:rsidRPr="004758A9">
        <w:rPr>
          <w:rFonts w:ascii="Times New Roman" w:hAnsi="Times New Roman" w:cs="Times New Roman"/>
          <w:color w:val="000000" w:themeColor="text1"/>
          <w:sz w:val="20"/>
          <w:szCs w:val="20"/>
        </w:rPr>
        <w:t xml:space="preserve"> -5 days lag with PMOA could hint at lipase activity</w:t>
      </w:r>
      <w:ins w:id="201" w:author="Fossum, Kirsten" w:date="2025-01-09T13:58:00Z">
        <w:r w:rsidR="00C6602C">
          <w:rPr>
            <w:rFonts w:ascii="Times New Roman" w:hAnsi="Times New Roman" w:cs="Times New Roman"/>
            <w:color w:val="000000" w:themeColor="text1"/>
            <w:sz w:val="20"/>
            <w:szCs w:val="20"/>
          </w:rPr>
          <w:t xml:space="preserve"> with </w:t>
        </w:r>
      </w:ins>
      <w:del w:id="202" w:author="Fossum, Kirsten" w:date="2025-01-09T13:58:00Z">
        <w:r w:rsidRPr="004758A9" w:rsidDel="00C6602C">
          <w:rPr>
            <w:rFonts w:ascii="Times New Roman" w:hAnsi="Times New Roman" w:cs="Times New Roman"/>
            <w:color w:val="000000" w:themeColor="text1"/>
            <w:sz w:val="20"/>
            <w:szCs w:val="20"/>
          </w:rPr>
          <w:delText xml:space="preserve"> </w:delText>
        </w:r>
      </w:del>
      <w:del w:id="203" w:author="Fossum, Kirsten" w:date="2025-01-09T13:53:00Z">
        <w:r w:rsidRPr="004758A9" w:rsidDel="00C6602C">
          <w:rPr>
            <w:rFonts w:ascii="Times New Roman" w:hAnsi="Times New Roman" w:cs="Times New Roman"/>
            <w:color w:val="000000" w:themeColor="text1"/>
            <w:sz w:val="20"/>
            <w:szCs w:val="20"/>
          </w:rPr>
          <w:delText>concurring to</w:delText>
        </w:r>
      </w:del>
      <w:del w:id="204" w:author="Fossum, Kirsten" w:date="2025-01-09T13:54:00Z">
        <w:r w:rsidRPr="004758A9" w:rsidDel="00C6602C">
          <w:rPr>
            <w:rFonts w:ascii="Times New Roman" w:hAnsi="Times New Roman" w:cs="Times New Roman"/>
            <w:color w:val="000000" w:themeColor="text1"/>
            <w:sz w:val="20"/>
            <w:szCs w:val="20"/>
          </w:rPr>
          <w:delText xml:space="preserve"> </w:delText>
        </w:r>
      </w:del>
      <w:r w:rsidRPr="004758A9">
        <w:rPr>
          <w:rFonts w:ascii="Times New Roman" w:hAnsi="Times New Roman" w:cs="Times New Roman"/>
          <w:color w:val="000000" w:themeColor="text1"/>
          <w:sz w:val="20"/>
          <w:szCs w:val="20"/>
        </w:rPr>
        <w:t>self-aggregation and formation of free fatty acids</w:t>
      </w:r>
      <w:ins w:id="205" w:author="Fossum, Kirsten" w:date="2025-01-09T13:59:00Z">
        <w:r w:rsidR="00C6602C">
          <w:rPr>
            <w:rFonts w:ascii="Times New Roman" w:hAnsi="Times New Roman" w:cs="Times New Roman"/>
            <w:color w:val="000000" w:themeColor="text1"/>
            <w:sz w:val="20"/>
            <w:szCs w:val="20"/>
          </w:rPr>
          <w:t xml:space="preserve"> during the bloom phase</w:t>
        </w:r>
      </w:ins>
      <w:ins w:id="206" w:author="Fossum, Kirsten" w:date="2025-01-09T13:54:00Z">
        <w:r w:rsidR="00C6602C">
          <w:rPr>
            <w:rFonts w:ascii="Times New Roman" w:hAnsi="Times New Roman" w:cs="Times New Roman"/>
            <w:color w:val="000000" w:themeColor="text1"/>
            <w:sz w:val="20"/>
            <w:szCs w:val="20"/>
          </w:rPr>
          <w:t xml:space="preserve">, </w:t>
        </w:r>
      </w:ins>
      <w:del w:id="207" w:author="Fossum, Kirsten" w:date="2025-01-09T13:54:00Z">
        <w:r w:rsidRPr="004758A9" w:rsidDel="00C6602C">
          <w:rPr>
            <w:rFonts w:ascii="Times New Roman" w:hAnsi="Times New Roman" w:cs="Times New Roman"/>
            <w:color w:val="000000" w:themeColor="text1"/>
            <w:sz w:val="20"/>
            <w:szCs w:val="20"/>
          </w:rPr>
          <w:delText xml:space="preserve"> during bloom </w:delText>
        </w:r>
      </w:del>
      <w:r w:rsidRPr="004758A9">
        <w:rPr>
          <w:rFonts w:ascii="Times New Roman" w:hAnsi="Times New Roman" w:cs="Times New Roman"/>
          <w:color w:val="000000" w:themeColor="text1"/>
          <w:sz w:val="20"/>
          <w:szCs w:val="20"/>
        </w:rPr>
        <w:t>potentially followed by a post-bloom</w:t>
      </w:r>
      <w:r w:rsidR="00E30E5E" w:rsidRPr="004758A9">
        <w:rPr>
          <w:rFonts w:ascii="Times New Roman" w:hAnsi="Times New Roman" w:cs="Times New Roman"/>
          <w:color w:val="000000" w:themeColor="text1"/>
          <w:sz w:val="20"/>
          <w:szCs w:val="20"/>
        </w:rPr>
        <w:t xml:space="preserve"> </w:t>
      </w:r>
      <w:ins w:id="208" w:author="Fossum, Kirsten" w:date="2025-01-09T13:55:00Z">
        <w:r w:rsidR="00C6602C">
          <w:rPr>
            <w:rFonts w:ascii="Times New Roman" w:hAnsi="Times New Roman" w:cs="Times New Roman"/>
            <w:color w:val="000000" w:themeColor="text1"/>
            <w:sz w:val="20"/>
            <w:szCs w:val="20"/>
          </w:rPr>
          <w:t xml:space="preserve">phase </w:t>
        </w:r>
      </w:ins>
      <w:r w:rsidR="00E30E5E" w:rsidRPr="004758A9">
        <w:rPr>
          <w:rFonts w:ascii="Times New Roman" w:hAnsi="Times New Roman" w:cs="Times New Roman"/>
          <w:color w:val="000000" w:themeColor="text1"/>
          <w:sz w:val="20"/>
          <w:szCs w:val="20"/>
        </w:rPr>
        <w:t>(</w:t>
      </w:r>
      <w:ins w:id="209" w:author="Fossum, Kirsten" w:date="2025-01-09T13:54:00Z">
        <w:r w:rsidR="00C6602C">
          <w:rPr>
            <w:rFonts w:ascii="Times New Roman" w:hAnsi="Times New Roman" w:cs="Times New Roman"/>
            <w:color w:val="000000" w:themeColor="text1"/>
            <w:sz w:val="20"/>
            <w:szCs w:val="20"/>
          </w:rPr>
          <w:t xml:space="preserve">at a </w:t>
        </w:r>
      </w:ins>
      <w:r w:rsidR="00E30E5E" w:rsidRPr="004758A9">
        <w:rPr>
          <w:rFonts w:ascii="Times New Roman" w:hAnsi="Times New Roman" w:cs="Times New Roman"/>
          <w:color w:val="000000" w:themeColor="text1"/>
          <w:sz w:val="20"/>
          <w:szCs w:val="20"/>
        </w:rPr>
        <w:t>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w:t>
      </w:r>
      <w:ins w:id="210" w:author="Fossum, Kirsten" w:date="2025-01-09T13:57:00Z">
        <w:r w:rsidR="00C6602C">
          <w:rPr>
            <w:rFonts w:ascii="Times New Roman" w:hAnsi="Times New Roman" w:cs="Times New Roman"/>
            <w:color w:val="000000" w:themeColor="text1"/>
            <w:sz w:val="20"/>
            <w:szCs w:val="20"/>
          </w:rPr>
          <w:t>. Alternatively,</w:t>
        </w:r>
      </w:ins>
      <w:ins w:id="211" w:author="Fossum, Kirsten" w:date="2025-01-09T13:59:00Z">
        <w:r w:rsidR="00C6602C">
          <w:rPr>
            <w:rFonts w:ascii="Times New Roman" w:hAnsi="Times New Roman" w:cs="Times New Roman"/>
            <w:color w:val="000000" w:themeColor="text1"/>
            <w:sz w:val="20"/>
            <w:szCs w:val="20"/>
          </w:rPr>
          <w:t xml:space="preserve"> </w:t>
        </w:r>
      </w:ins>
      <w:ins w:id="212" w:author="Fossum, Kirsten" w:date="2025-01-09T14:00:00Z">
        <w:r w:rsidR="00C6602C">
          <w:rPr>
            <w:rFonts w:ascii="Times New Roman" w:hAnsi="Times New Roman" w:cs="Times New Roman"/>
            <w:color w:val="000000" w:themeColor="text1"/>
            <w:sz w:val="20"/>
            <w:szCs w:val="20"/>
          </w:rPr>
          <w:t>the -9 day lag with MSO-OA</w:t>
        </w:r>
      </w:ins>
      <w:ins w:id="213" w:author="Fossum, Kirsten" w:date="2025-01-09T13:59:00Z">
        <w:r w:rsidR="00C6602C">
          <w:rPr>
            <w:rFonts w:ascii="Times New Roman" w:hAnsi="Times New Roman" w:cs="Times New Roman"/>
            <w:color w:val="000000" w:themeColor="text1"/>
            <w:sz w:val="20"/>
            <w:szCs w:val="20"/>
          </w:rPr>
          <w:t xml:space="preserve"> could have been</w:t>
        </w:r>
      </w:ins>
      <w:del w:id="214" w:author="Fossum, Kirsten" w:date="2025-01-09T13:57:00Z">
        <w:r w:rsidRPr="004758A9" w:rsidDel="00C6602C">
          <w:rPr>
            <w:rFonts w:ascii="Times New Roman" w:hAnsi="Times New Roman" w:cs="Times New Roman"/>
            <w:color w:val="000000" w:themeColor="text1"/>
            <w:sz w:val="20"/>
            <w:szCs w:val="20"/>
          </w:rPr>
          <w:delText xml:space="preserve"> or </w:delText>
        </w:r>
      </w:del>
      <w:ins w:id="215" w:author="Fossum, Kirsten" w:date="2025-01-09T13:56:00Z">
        <w:r w:rsidR="00C6602C">
          <w:rPr>
            <w:rFonts w:ascii="Times New Roman" w:hAnsi="Times New Roman" w:cs="Times New Roman"/>
            <w:color w:val="000000" w:themeColor="text1"/>
            <w:sz w:val="20"/>
            <w:szCs w:val="20"/>
          </w:rPr>
          <w:t xml:space="preserve"> </w:t>
        </w:r>
      </w:ins>
      <w:ins w:id="216" w:author="Fossum, Kirsten" w:date="2025-01-09T14:00:00Z">
        <w:r w:rsidR="00C6602C">
          <w:rPr>
            <w:rFonts w:ascii="Times New Roman" w:hAnsi="Times New Roman" w:cs="Times New Roman"/>
            <w:color w:val="000000" w:themeColor="text1"/>
            <w:sz w:val="20"/>
            <w:szCs w:val="20"/>
          </w:rPr>
          <w:t xml:space="preserve">caused by </w:t>
        </w:r>
      </w:ins>
      <w:del w:id="217" w:author="Fossum, Kirsten" w:date="2025-01-09T13:56:00Z">
        <w:r w:rsidRPr="004758A9" w:rsidDel="00C6602C">
          <w:rPr>
            <w:rFonts w:ascii="Times New Roman" w:hAnsi="Times New Roman" w:cs="Times New Roman"/>
            <w:color w:val="000000" w:themeColor="text1"/>
            <w:sz w:val="20"/>
            <w:szCs w:val="20"/>
          </w:rPr>
          <w:delText>simply</w:delText>
        </w:r>
      </w:del>
      <w:ins w:id="218" w:author="Fossum, Kirsten" w:date="2025-01-09T13:56:00Z">
        <w:r w:rsidR="00C6602C">
          <w:rPr>
            <w:rFonts w:ascii="Times New Roman" w:hAnsi="Times New Roman" w:cs="Times New Roman"/>
            <w:color w:val="000000" w:themeColor="text1"/>
            <w:sz w:val="20"/>
            <w:szCs w:val="20"/>
          </w:rPr>
          <w:t>air</w:t>
        </w:r>
      </w:ins>
      <w:r w:rsidRPr="004758A9">
        <w:rPr>
          <w:rFonts w:ascii="Times New Roman" w:hAnsi="Times New Roman" w:cs="Times New Roman"/>
          <w:color w:val="000000" w:themeColor="text1"/>
          <w:sz w:val="20"/>
          <w:szCs w:val="20"/>
        </w:rPr>
        <w:t xml:space="preserve">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w:t>
      </w:r>
      <w:del w:id="219" w:author="Fossum, Kirsten" w:date="2025-01-09T13:56:00Z">
        <w:r w:rsidRPr="004758A9" w:rsidDel="00C6602C">
          <w:rPr>
            <w:rFonts w:ascii="Times New Roman" w:hAnsi="Times New Roman" w:cs="Times New Roman"/>
            <w:color w:val="000000" w:themeColor="text1"/>
            <w:sz w:val="20"/>
            <w:szCs w:val="20"/>
          </w:rPr>
          <w:delText>further closer to the</w:delText>
        </w:r>
      </w:del>
      <w:ins w:id="220" w:author="Fossum, Kirsten" w:date="2025-01-09T13:56:00Z">
        <w:r w:rsidR="00C6602C">
          <w:rPr>
            <w:rFonts w:ascii="Times New Roman" w:hAnsi="Times New Roman" w:cs="Times New Roman"/>
            <w:color w:val="000000" w:themeColor="text1"/>
            <w:sz w:val="20"/>
            <w:szCs w:val="20"/>
          </w:rPr>
          <w:t>near the</w:t>
        </w:r>
      </w:ins>
      <w:r w:rsidRPr="004758A9">
        <w:rPr>
          <w:rFonts w:ascii="Times New Roman" w:hAnsi="Times New Roman" w:cs="Times New Roman"/>
          <w:color w:val="000000" w:themeColor="text1"/>
          <w:sz w:val="20"/>
          <w:szCs w:val="20"/>
        </w:rPr>
        <w:t xml:space="preserve"> Arctic </w:t>
      </w:r>
      <w:del w:id="221" w:author="Fossum, Kirsten" w:date="2025-01-09T13:56:00Z">
        <w:r w:rsidRPr="004758A9" w:rsidDel="00C6602C">
          <w:rPr>
            <w:rFonts w:ascii="Times New Roman" w:hAnsi="Times New Roman" w:cs="Times New Roman"/>
            <w:color w:val="000000" w:themeColor="text1"/>
            <w:sz w:val="20"/>
            <w:szCs w:val="20"/>
          </w:rPr>
          <w:delText xml:space="preserve">which </w:delText>
        </w:r>
      </w:del>
      <w:ins w:id="222" w:author="Fossum, Kirsten" w:date="2025-01-09T13:56:00Z">
        <w:r w:rsidR="00C6602C">
          <w:rPr>
            <w:rFonts w:ascii="Times New Roman" w:hAnsi="Times New Roman" w:cs="Times New Roman"/>
            <w:color w:val="000000" w:themeColor="text1"/>
            <w:sz w:val="20"/>
            <w:szCs w:val="20"/>
          </w:rPr>
          <w:t>that</w:t>
        </w:r>
        <w:r w:rsidR="00C6602C" w:rsidRPr="004758A9">
          <w:rPr>
            <w:rFonts w:ascii="Times New Roman" w:hAnsi="Times New Roman" w:cs="Times New Roman"/>
            <w:color w:val="000000" w:themeColor="text1"/>
            <w:sz w:val="20"/>
            <w:szCs w:val="20"/>
          </w:rPr>
          <w:t xml:space="preserve"> </w:t>
        </w:r>
      </w:ins>
      <w:r w:rsidRPr="004758A9">
        <w:rPr>
          <w:rFonts w:ascii="Times New Roman" w:hAnsi="Times New Roman" w:cs="Times New Roman"/>
          <w:color w:val="000000" w:themeColor="text1"/>
          <w:sz w:val="20"/>
          <w:szCs w:val="20"/>
        </w:rPr>
        <w:t>have been reported to host rich MSA producing diatoms communities</w:t>
      </w:r>
      <w:r w:rsidR="00E30E5E" w:rsidRPr="004758A9">
        <w:rPr>
          <w:rFonts w:ascii="Times New Roman" w:hAnsi="Times New Roman" w:cs="Times New Roman"/>
          <w:color w:val="000000" w:themeColor="text1"/>
          <w:sz w:val="20"/>
          <w:szCs w:val="20"/>
        </w:rPr>
        <w:t xml:space="preserve"> </w:t>
      </w:r>
      <w:del w:id="223" w:author="Fossum, Kirsten" w:date="2025-01-09T14:01:00Z">
        <w:r w:rsidR="00E30E5E" w:rsidRPr="004758A9" w:rsidDel="00C6602C">
          <w:rPr>
            <w:rFonts w:ascii="Times New Roman" w:hAnsi="Times New Roman" w:cs="Times New Roman"/>
            <w:color w:val="000000" w:themeColor="text1"/>
            <w:sz w:val="20"/>
            <w:szCs w:val="20"/>
          </w:rPr>
          <w:delText xml:space="preserve">as opposed to more </w:delText>
        </w:r>
      </w:del>
      <w:ins w:id="224" w:author="Fossum, Kirsten" w:date="2025-01-09T14:01:00Z">
        <w:r w:rsidR="00C6602C">
          <w:rPr>
            <w:rFonts w:ascii="Times New Roman" w:hAnsi="Times New Roman" w:cs="Times New Roman"/>
            <w:color w:val="000000" w:themeColor="text1"/>
            <w:sz w:val="20"/>
            <w:szCs w:val="20"/>
          </w:rPr>
          <w:t xml:space="preserve">not present in the </w:t>
        </w:r>
      </w:ins>
      <w:r w:rsidR="00E30E5E" w:rsidRPr="004758A9">
        <w:rPr>
          <w:rFonts w:ascii="Times New Roman" w:hAnsi="Times New Roman" w:cs="Times New Roman"/>
          <w:color w:val="000000" w:themeColor="text1"/>
          <w:sz w:val="20"/>
          <w:szCs w:val="20"/>
        </w:rPr>
        <w:t>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0F5AEAF3"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w:t>
      </w:r>
      <w:ins w:id="225" w:author="Fossum, Kirsten" w:date="2025-01-09T14:02:00Z">
        <w:r w:rsidR="00C9591C">
          <w:rPr>
            <w:rFonts w:ascii="Times New Roman" w:hAnsi="Times New Roman" w:cs="Times New Roman"/>
            <w:sz w:val="20"/>
            <w:szCs w:val="20"/>
          </w:rPr>
          <w:t xml:space="preserve">the ageing of </w:t>
        </w:r>
      </w:ins>
      <w:r w:rsidR="00BA2483" w:rsidRPr="004758A9">
        <w:rPr>
          <w:rFonts w:ascii="Times New Roman" w:hAnsi="Times New Roman" w:cs="Times New Roman"/>
          <w:sz w:val="20"/>
          <w:szCs w:val="20"/>
        </w:rPr>
        <w:t xml:space="preserve">Greenland </w:t>
      </w:r>
      <w:del w:id="226" w:author="Fossum, Kirsten" w:date="2025-01-09T14:03:00Z">
        <w:r w:rsidR="00BA2483" w:rsidRPr="004758A9" w:rsidDel="00C9591C">
          <w:rPr>
            <w:rFonts w:ascii="Times New Roman" w:hAnsi="Times New Roman" w:cs="Times New Roman"/>
            <w:sz w:val="20"/>
            <w:szCs w:val="20"/>
          </w:rPr>
          <w:delText>blocking</w:delText>
        </w:r>
        <w:r w:rsidR="004B5539" w:rsidRPr="004758A9" w:rsidDel="00C9591C">
          <w:rPr>
            <w:rFonts w:ascii="Times New Roman" w:hAnsi="Times New Roman" w:cs="Times New Roman"/>
            <w:sz w:val="20"/>
            <w:szCs w:val="20"/>
          </w:rPr>
          <w:delText xml:space="preserve"> </w:delText>
        </w:r>
      </w:del>
      <w:ins w:id="227" w:author="Fossum, Kirsten" w:date="2025-01-09T14:03:00Z">
        <w:r w:rsidR="00C9591C" w:rsidRPr="004758A9">
          <w:rPr>
            <w:rFonts w:ascii="Times New Roman" w:hAnsi="Times New Roman" w:cs="Times New Roman"/>
            <w:sz w:val="20"/>
            <w:szCs w:val="20"/>
          </w:rPr>
          <w:t>block</w:t>
        </w:r>
        <w:r w:rsidR="00C9591C">
          <w:rPr>
            <w:rFonts w:ascii="Times New Roman" w:hAnsi="Times New Roman" w:cs="Times New Roman"/>
            <w:sz w:val="20"/>
            <w:szCs w:val="20"/>
          </w:rPr>
          <w:t>ed</w:t>
        </w:r>
        <w:r w:rsidR="00C9591C" w:rsidRPr="004758A9">
          <w:rPr>
            <w:rFonts w:ascii="Times New Roman" w:hAnsi="Times New Roman" w:cs="Times New Roman"/>
            <w:sz w:val="20"/>
            <w:szCs w:val="20"/>
          </w:rPr>
          <w:t xml:space="preserve"> </w:t>
        </w:r>
      </w:ins>
      <w:r w:rsidRPr="004758A9">
        <w:rPr>
          <w:rFonts w:ascii="Times New Roman" w:hAnsi="Times New Roman" w:cs="Times New Roman"/>
          <w:sz w:val="20"/>
          <w:szCs w:val="20"/>
        </w:rPr>
        <w:t xml:space="preserve">air masses </w:t>
      </w:r>
      <w:del w:id="228" w:author="Fossum, Kirsten" w:date="2025-01-09T14:03:00Z">
        <w:r w:rsidRPr="004758A9" w:rsidDel="00C9591C">
          <w:rPr>
            <w:rFonts w:ascii="Times New Roman" w:hAnsi="Times New Roman" w:cs="Times New Roman"/>
            <w:sz w:val="20"/>
            <w:szCs w:val="20"/>
          </w:rPr>
          <w:delText>aging</w:delText>
        </w:r>
        <w:r w:rsidR="0045279B" w:rsidRPr="004758A9" w:rsidDel="00C9591C">
          <w:rPr>
            <w:rFonts w:ascii="Times New Roman" w:hAnsi="Times New Roman" w:cs="Times New Roman"/>
            <w:sz w:val="20"/>
            <w:szCs w:val="20"/>
          </w:rPr>
          <w:delText xml:space="preserve"> </w:delText>
        </w:r>
      </w:del>
      <w:r w:rsidR="0045279B" w:rsidRPr="004758A9">
        <w:rPr>
          <w:rFonts w:ascii="Times New Roman" w:hAnsi="Times New Roman" w:cs="Times New Roman"/>
          <w:sz w:val="20"/>
          <w:szCs w:val="20"/>
        </w:rPr>
        <w:t>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w:t>
      </w:r>
      <w:del w:id="229" w:author="Fossum, Kirsten" w:date="2025-01-09T14:03:00Z">
        <w:r w:rsidR="004B5539" w:rsidRPr="004758A9" w:rsidDel="00C9591C">
          <w:rPr>
            <w:rFonts w:ascii="Times New Roman" w:hAnsi="Times New Roman" w:cs="Times New Roman"/>
            <w:sz w:val="20"/>
            <w:szCs w:val="20"/>
          </w:rPr>
          <w:delText>s</w:delText>
        </w:r>
      </w:del>
      <w:r w:rsidR="004B5539" w:rsidRPr="004758A9">
        <w:rPr>
          <w:rFonts w:ascii="Times New Roman" w:hAnsi="Times New Roman" w:cs="Times New Roman"/>
          <w:sz w:val="20"/>
          <w:szCs w:val="20"/>
        </w:rPr>
        <w:t xml:space="preserve">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519BC9CF"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w:t>
      </w:r>
      <w:ins w:id="230" w:author="Fossum, Kirsten" w:date="2025-01-09T14:04:00Z">
        <w:r w:rsidR="00C9591C">
          <w:rPr>
            <w:rFonts w:ascii="Times New Roman" w:hAnsi="Times New Roman" w:cs="Times New Roman"/>
            <w:sz w:val="20"/>
            <w:szCs w:val="20"/>
          </w:rPr>
          <w:t>s</w:t>
        </w:r>
      </w:ins>
      <w:r w:rsidRPr="004758A9">
        <w:rPr>
          <w:rFonts w:ascii="Times New Roman" w:hAnsi="Times New Roman" w:cs="Times New Roman"/>
          <w:sz w:val="20"/>
          <w:szCs w:val="20"/>
        </w:rPr>
        <w:t xml:space="preserve">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w:t>
      </w:r>
      <w:del w:id="231" w:author="Fossum, Kirsten" w:date="2025-01-09T14:04:00Z">
        <w:r w:rsidR="003340FD" w:rsidRPr="004758A9" w:rsidDel="00C9591C">
          <w:rPr>
            <w:rFonts w:ascii="Times New Roman" w:hAnsi="Times New Roman" w:cs="Times New Roman"/>
            <w:sz w:val="20"/>
            <w:szCs w:val="20"/>
          </w:rPr>
          <w:delText xml:space="preserve">also show </w:delText>
        </w:r>
      </w:del>
      <w:ins w:id="232" w:author="Fossum, Kirsten" w:date="2025-01-09T14:04:00Z">
        <w:r w:rsidR="00C9591C">
          <w:rPr>
            <w:rFonts w:ascii="Times New Roman" w:hAnsi="Times New Roman" w:cs="Times New Roman"/>
            <w:sz w:val="20"/>
            <w:szCs w:val="20"/>
          </w:rPr>
          <w:t xml:space="preserve">reveal the </w:t>
        </w:r>
      </w:ins>
      <w:ins w:id="233" w:author="Fossum, Kirsten" w:date="2025-01-09T14:05:00Z">
        <w:r w:rsidR="00C9591C">
          <w:rPr>
            <w:rFonts w:ascii="Times New Roman" w:hAnsi="Times New Roman" w:cs="Times New Roman"/>
            <w:sz w:val="20"/>
            <w:szCs w:val="20"/>
          </w:rPr>
          <w:t xml:space="preserve">source </w:t>
        </w:r>
      </w:ins>
      <w:r w:rsidR="003340FD" w:rsidRPr="004758A9">
        <w:rPr>
          <w:rFonts w:ascii="Times New Roman" w:hAnsi="Times New Roman" w:cs="Times New Roman"/>
          <w:sz w:val="20"/>
          <w:szCs w:val="20"/>
        </w:rPr>
        <w:t>aerosol</w:t>
      </w:r>
      <w:del w:id="234" w:author="Fossum, Kirsten" w:date="2025-01-09T14:04:00Z">
        <w:r w:rsidR="003340FD" w:rsidRPr="004758A9" w:rsidDel="00C9591C">
          <w:rPr>
            <w:rFonts w:ascii="Times New Roman" w:hAnsi="Times New Roman" w:cs="Times New Roman"/>
            <w:sz w:val="20"/>
            <w:szCs w:val="20"/>
          </w:rPr>
          <w:delText>s</w:delText>
        </w:r>
      </w:del>
      <w:r w:rsidR="003340FD" w:rsidRPr="004758A9">
        <w:rPr>
          <w:rFonts w:ascii="Times New Roman" w:hAnsi="Times New Roman" w:cs="Times New Roman"/>
          <w:sz w:val="20"/>
          <w:szCs w:val="20"/>
        </w:rPr>
        <w:t>-phytoplankton ecoregions</w:t>
      </w:r>
      <w:ins w:id="235" w:author="Fossum, Kirsten" w:date="2025-01-09T14:05:00Z">
        <w:r w:rsidR="00C9591C">
          <w:rPr>
            <w:rFonts w:ascii="Times New Roman" w:hAnsi="Times New Roman" w:cs="Times New Roman"/>
            <w:sz w:val="20"/>
            <w:szCs w:val="20"/>
          </w:rPr>
          <w:t xml:space="preserve">. </w:t>
        </w:r>
      </w:ins>
      <w:r w:rsidR="003340FD" w:rsidRPr="004758A9">
        <w:rPr>
          <w:rFonts w:ascii="Times New Roman" w:hAnsi="Times New Roman" w:cs="Times New Roman"/>
          <w:sz w:val="20"/>
          <w:szCs w:val="20"/>
        </w:rPr>
        <w:t xml:space="preserve"> </w:t>
      </w:r>
      <w:del w:id="236" w:author="Fossum, Kirsten" w:date="2025-01-09T14:05:00Z">
        <w:r w:rsidR="003340FD" w:rsidRPr="004758A9" w:rsidDel="00C9591C">
          <w:rPr>
            <w:rFonts w:ascii="Times New Roman" w:hAnsi="Times New Roman" w:cs="Times New Roman"/>
            <w:sz w:val="20"/>
            <w:szCs w:val="20"/>
          </w:rPr>
          <w:delText xml:space="preserve">contributions with </w:delText>
        </w:r>
      </w:del>
      <w:r w:rsidR="003340FD" w:rsidRPr="004758A9">
        <w:rPr>
          <w:rFonts w:ascii="Times New Roman" w:hAnsi="Times New Roman" w:cs="Times New Roman"/>
          <w:sz w:val="20"/>
          <w:szCs w:val="20"/>
        </w:rPr>
        <w:t xml:space="preserve">MSA-OA </w:t>
      </w:r>
      <w:ins w:id="237" w:author="Fossum, Kirsten" w:date="2025-01-09T14:05:00Z">
        <w:r w:rsidR="00C9591C">
          <w:rPr>
            <w:rFonts w:ascii="Times New Roman" w:hAnsi="Times New Roman" w:cs="Times New Roman"/>
            <w:sz w:val="20"/>
            <w:szCs w:val="20"/>
          </w:rPr>
          <w:t>c</w:t>
        </w:r>
      </w:ins>
      <w:ins w:id="238" w:author="Fossum, Kirsten" w:date="2025-01-09T14:06:00Z">
        <w:r w:rsidR="00C9591C">
          <w:rPr>
            <w:rFonts w:ascii="Times New Roman" w:hAnsi="Times New Roman" w:cs="Times New Roman"/>
            <w:sz w:val="20"/>
            <w:szCs w:val="20"/>
          </w:rPr>
          <w:t>ontributions are</w:t>
        </w:r>
      </w:ins>
      <w:ins w:id="239" w:author="Fossum, Kirsten" w:date="2025-01-09T14:05:00Z">
        <w:r w:rsidR="00C9591C">
          <w:rPr>
            <w:rFonts w:ascii="Times New Roman" w:hAnsi="Times New Roman" w:cs="Times New Roman"/>
            <w:sz w:val="20"/>
            <w:szCs w:val="20"/>
          </w:rPr>
          <w:t xml:space="preserve"> </w:t>
        </w:r>
      </w:ins>
      <w:r w:rsidR="003340FD" w:rsidRPr="004758A9">
        <w:rPr>
          <w:rFonts w:ascii="Times New Roman" w:hAnsi="Times New Roman" w:cs="Times New Roman"/>
          <w:sz w:val="20"/>
          <w:szCs w:val="20"/>
        </w:rPr>
        <w:t>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del w:id="240" w:author="Fossum, Kirsten" w:date="2025-01-09T14:06:00Z">
        <w:r w:rsidR="003340FD" w:rsidRPr="004758A9" w:rsidDel="00C9591C">
          <w:rPr>
            <w:rFonts w:ascii="Times New Roman" w:hAnsi="Times New Roman" w:cs="Times New Roman"/>
            <w:sz w:val="20"/>
            <w:szCs w:val="20"/>
          </w:rPr>
          <w:delText xml:space="preserve"> </w:delText>
        </w:r>
      </w:del>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aliphatics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w:t>
      </w:r>
      <w:r w:rsidR="00955434" w:rsidRPr="004758A9">
        <w:rPr>
          <w:rFonts w:ascii="Times New Roman" w:hAnsi="Times New Roman" w:cs="Times New Roman"/>
          <w:color w:val="000000" w:themeColor="text1"/>
          <w:sz w:val="20"/>
          <w:szCs w:val="20"/>
        </w:rPr>
        <w:lastRenderedPageBreak/>
        <w:t>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04279849" w14:textId="7C48CEFE" w:rsidR="009D75E1" w:rsidRPr="009D75E1" w:rsidRDefault="00A12793" w:rsidP="009D75E1">
      <w:pPr>
        <w:spacing w:line="360" w:lineRule="auto"/>
        <w:jc w:val="both"/>
        <w:rPr>
          <w:rFonts w:ascii="Times New Roman" w:eastAsia="Times New Roman" w:hAnsi="Times New Roman" w:cs="Times New Roman"/>
          <w:bCs/>
          <w:i/>
          <w:i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ins w:id="241" w:author="CHEVASSUS, Emmanuel" w:date="2025-01-15T11:46:00Z" w16du:dateUtc="2025-01-15T11:46:00Z">
        <w:r w:rsidR="001F0B10">
          <w:rPr>
            <w:rFonts w:ascii="Times New Roman" w:eastAsia="Times New Roman" w:hAnsi="Times New Roman" w:cs="Times New Roman"/>
            <w:bCs/>
            <w:i/>
            <w:iCs/>
            <w:sz w:val="20"/>
            <w:szCs w:val="20"/>
            <w:lang w:eastAsia="en-GB"/>
          </w:rPr>
          <w:t>The NASA Ocean Biogeochemical Model output data was obtained with the Giovanni online data system, developed and maintained by the NASA GES DISC.</w:t>
        </w:r>
      </w:ins>
      <w:ins w:id="242" w:author="CHEVASSUS, Emmanuel" w:date="2025-01-15T11:49:00Z" w16du:dateUtc="2025-01-15T11:49:00Z">
        <w:r w:rsidR="009D75E1" w:rsidRPr="009D75E1">
          <w:rPr>
            <w:rFonts w:ascii="Times New Roman" w:eastAsia="Times New Roman" w:hAnsi="Times New Roman" w:cs="Times New Roman"/>
            <w:bCs/>
            <w:i/>
            <w:iCs/>
            <w:sz w:val="20"/>
            <w:szCs w:val="20"/>
            <w:lang w:eastAsia="en-GB"/>
          </w:rPr>
          <w:t xml:space="preserve"> The ERA5 boundary layer data are available at the Copernicus Climate Data Store portal</w:t>
        </w:r>
      </w:ins>
      <w:ins w:id="243" w:author="CHEVASSUS, Emmanuel" w:date="2025-01-15T11:50:00Z" w16du:dateUtc="2025-01-15T11:50:00Z">
        <w:r w:rsidR="009D75E1" w:rsidRPr="009D75E1">
          <w:rPr>
            <w:rFonts w:ascii="Times New Roman" w:eastAsia="Times New Roman" w:hAnsi="Times New Roman" w:cs="Times New Roman"/>
            <w:bCs/>
            <w:i/>
            <w:iCs/>
            <w:sz w:val="20"/>
            <w:szCs w:val="20"/>
            <w:lang w:eastAsia="en-GB"/>
          </w:rPr>
          <w:t xml:space="preserve"> </w:t>
        </w:r>
        <w:r w:rsidR="009D75E1" w:rsidRPr="009D75E1">
          <w:rPr>
            <w:rFonts w:ascii="Times New Roman" w:eastAsia="Times New Roman" w:hAnsi="Times New Roman" w:cs="Times New Roman"/>
            <w:bCs/>
            <w:i/>
            <w:iCs/>
            <w:sz w:val="20"/>
            <w:szCs w:val="20"/>
            <w:lang w:eastAsia="en-GB"/>
          </w:rPr>
          <w:fldChar w:fldCharType="begin"/>
        </w:r>
        <w:r w:rsidR="009D75E1" w:rsidRPr="009D75E1">
          <w:rPr>
            <w:rFonts w:ascii="Times New Roman" w:eastAsia="Times New Roman" w:hAnsi="Times New Roman" w:cs="Times New Roman"/>
            <w:bCs/>
            <w:i/>
            <w:iCs/>
            <w:sz w:val="20"/>
            <w:szCs w:val="20"/>
            <w:lang w:eastAsia="en-GB"/>
          </w:rPr>
          <w:instrText xml:space="preserve"> ADDIN ZOTERO_ITEM CSL_CITATION {"citationID":"20jkKffo","properties":{"formattedCitation":"(Hersbach et al., 2020)","plainCitation":"(Hersbach et al., 2020)","noteIndex":0},"citationItems":[{"id":1143,"uris":["http://zotero.org/groups/3856298/items/HZY7ZCB6"],"itemData":{"id":1143,"type":"article-journal","container-title":"Quarterly Journal of the Royal Meteorological Society","DOI":"10.1002/qj.3803","ISSN":"0035-9009, 1477-870X","issue":"730","journalAbbreviation":"Q.J.R. Meteorol. Soc.","language":"en","page":"1999-2049","source":"DOI.org (Crossref)","title":"The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Rosnay","given":"Patricia"},{"family":"Rozum","given":"Iryna"},{"family":"Vamborg","given":"Freja"},{"family":"Villaume","given":"Sebastien"},{"family":"Thépaut","given":"Jean‐Noël"}],"issued":{"date-parts":[["2020",7]]},"citation-key":"hersbachERA5GlobalReanalysis2020"}}],"schema":"https://github.com/citation-style-language/schema/raw/master/csl-citation.json"} </w:instrText>
        </w:r>
        <w:r w:rsidR="009D75E1" w:rsidRPr="009D75E1">
          <w:rPr>
            <w:rFonts w:ascii="Times New Roman" w:eastAsia="Times New Roman" w:hAnsi="Times New Roman" w:cs="Times New Roman"/>
            <w:bCs/>
            <w:i/>
            <w:iCs/>
            <w:sz w:val="20"/>
            <w:szCs w:val="20"/>
            <w:lang w:eastAsia="en-GB"/>
          </w:rPr>
          <w:fldChar w:fldCharType="separate"/>
        </w:r>
        <w:r w:rsidR="009D75E1" w:rsidRPr="009D75E1">
          <w:rPr>
            <w:rFonts w:ascii="Times New Roman" w:hAnsi="Times New Roman" w:cs="Times New Roman"/>
            <w:i/>
            <w:iCs/>
            <w:sz w:val="20"/>
          </w:rPr>
          <w:t>(Hersbach et al., 2020)</w:t>
        </w:r>
        <w:r w:rsidR="009D75E1" w:rsidRPr="009D75E1">
          <w:rPr>
            <w:rFonts w:ascii="Times New Roman" w:eastAsia="Times New Roman" w:hAnsi="Times New Roman" w:cs="Times New Roman"/>
            <w:bCs/>
            <w:i/>
            <w:iCs/>
            <w:sz w:val="20"/>
            <w:szCs w:val="20"/>
            <w:lang w:eastAsia="en-GB"/>
          </w:rPr>
          <w:fldChar w:fldCharType="end"/>
        </w:r>
        <w:r w:rsidR="009D75E1" w:rsidRPr="009D75E1">
          <w:rPr>
            <w:rFonts w:ascii="Times New Roman" w:eastAsia="Times New Roman" w:hAnsi="Times New Roman" w:cs="Times New Roman"/>
            <w:bCs/>
            <w:i/>
            <w:iCs/>
            <w:sz w:val="20"/>
            <w:szCs w:val="20"/>
            <w:lang w:eastAsia="en-GB"/>
          </w:rPr>
          <w:t>.</w:t>
        </w:r>
      </w:ins>
      <w:del w:id="244" w:author="CHEVASSUS, Emmanuel" w:date="2025-01-15T11:50:00Z" w16du:dateUtc="2025-01-15T11:50:00Z">
        <w:r w:rsidR="009D75E1" w:rsidDel="009D75E1">
          <w:rPr>
            <w:rFonts w:ascii="Times New Roman" w:eastAsia="Times New Roman" w:hAnsi="Times New Roman" w:cs="Times New Roman"/>
            <w:bCs/>
            <w:sz w:val="20"/>
            <w:szCs w:val="20"/>
            <w:lang w:eastAsia="en-GB"/>
          </w:rPr>
          <w:delText xml:space="preserve"> </w:delText>
        </w:r>
      </w:del>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4AAB1DFE" w14:textId="77777777" w:rsidR="009D75E1" w:rsidRPr="0051612E" w:rsidRDefault="00B25BD9" w:rsidP="009D75E1">
      <w:pPr>
        <w:pStyle w:val="Bibliography"/>
        <w:rPr>
          <w:rFonts w:ascii="Times New Roman" w:hAnsi="Times New Roman" w:cs="Times New Roman"/>
          <w:sz w:val="20"/>
          <w:szCs w:val="20"/>
          <w:rPrChange w:id="245" w:author="CHEVASSUS, Emmanuel" w:date="2025-01-15T11:52:00Z" w16du:dateUtc="2025-01-15T11:52:00Z">
            <w:rPr/>
          </w:rPrChange>
        </w:rPr>
      </w:pPr>
      <w:r w:rsidRPr="0051612E">
        <w:rPr>
          <w:rFonts w:ascii="Times New Roman" w:hAnsi="Times New Roman" w:cs="Times New Roman"/>
          <w:sz w:val="20"/>
          <w:szCs w:val="20"/>
          <w:rPrChange w:id="246" w:author="CHEVASSUS, Emmanuel" w:date="2025-01-15T11:52:00Z" w16du:dateUtc="2025-01-15T11:52:00Z">
            <w:rPr/>
          </w:rPrChange>
        </w:rPr>
        <w:fldChar w:fldCharType="begin"/>
      </w:r>
      <w:r w:rsidR="00744F3D" w:rsidRPr="0051612E">
        <w:rPr>
          <w:rFonts w:ascii="Times New Roman" w:hAnsi="Times New Roman" w:cs="Times New Roman"/>
          <w:sz w:val="20"/>
          <w:szCs w:val="20"/>
          <w:rPrChange w:id="247" w:author="CHEVASSUS, Emmanuel" w:date="2025-01-15T11:52:00Z" w16du:dateUtc="2025-01-15T11:52:00Z">
            <w:rPr/>
          </w:rPrChange>
        </w:rPr>
        <w:instrText xml:space="preserve"> ADDIN ZOTERO_BIBL {"uncited":[],"omitted":[],"custom":[]} CSL_BIBLIOGRAPHY </w:instrText>
      </w:r>
      <w:r w:rsidRPr="00561CDC">
        <w:rPr>
          <w:rFonts w:ascii="Times New Roman" w:hAnsi="Times New Roman" w:cs="Times New Roman"/>
          <w:sz w:val="20"/>
          <w:szCs w:val="20"/>
        </w:rPr>
        <w:fldChar w:fldCharType="separate"/>
      </w:r>
      <w:r w:rsidR="009D75E1" w:rsidRPr="0051612E">
        <w:rPr>
          <w:rFonts w:ascii="Times New Roman" w:hAnsi="Times New Roman" w:cs="Times New Roman"/>
          <w:sz w:val="20"/>
          <w:szCs w:val="20"/>
          <w:rPrChange w:id="248" w:author="CHEVASSUS, Emmanuel" w:date="2025-01-15T11:52:00Z" w16du:dateUtc="2025-01-15T11:52:00Z">
            <w:rPr/>
          </w:rPrChange>
        </w:rPr>
        <w:t>Aguilera, A., Distéfano, A., Jauzein, C., Correa-Aragunde, N., Martinez, D., Martin, M. V., and Sueldo, D. J.: Do photosynthetic cells communicate with each other during cell death? From cyanobacteria to vascular plants, Journal of Experimental Botany, 73, 7219–7242, https://doi.org/10.1093/jxb/erac363, 2022.</w:t>
      </w:r>
    </w:p>
    <w:p w14:paraId="21AA77AF" w14:textId="77777777" w:rsidR="009D75E1" w:rsidRPr="0051612E" w:rsidRDefault="009D75E1" w:rsidP="009D75E1">
      <w:pPr>
        <w:pStyle w:val="Bibliography"/>
        <w:rPr>
          <w:rFonts w:ascii="Times New Roman" w:hAnsi="Times New Roman" w:cs="Times New Roman"/>
          <w:sz w:val="20"/>
          <w:szCs w:val="20"/>
          <w:rPrChange w:id="249" w:author="CHEVASSUS, Emmanuel" w:date="2025-01-15T11:52:00Z" w16du:dateUtc="2025-01-15T11:52:00Z">
            <w:rPr/>
          </w:rPrChange>
        </w:rPr>
      </w:pPr>
      <w:r w:rsidRPr="0051612E">
        <w:rPr>
          <w:rFonts w:ascii="Times New Roman" w:hAnsi="Times New Roman" w:cs="Times New Roman"/>
          <w:sz w:val="20"/>
          <w:szCs w:val="20"/>
          <w:rPrChange w:id="250" w:author="CHEVASSUS, Emmanuel" w:date="2025-01-15T11:52:00Z" w16du:dateUtc="2025-01-15T11:52:00Z">
            <w:rPr/>
          </w:rPrChange>
        </w:rPr>
        <w:t>Aiken, A. C., DeCarlo, P. F., Kroll, J. H., Worsnop, D. R., Huffman, J. A., Docherty, K. S., Ulbrich, I. M., Mohr, C., Kimmel, J. R., Sueper, D., Sun, Y., Zhang, Q., Trimborn, A., Northway, M., Ziemann, P. J., Canagaratna, M. R., Onasch, T. B., Alfarra, M. R., Prevot, A. S. H., Dommen, J., Duplissy, J., Metzger, A., Baltensperger, U., and Jimenez, J. L.: O/C and OM/OC Ratios of Primary, Secondary, and Ambient Organic Aerosols with High-Resolution Time-of-Flight Aerosol Mass Spectrometry, Environ. Sci. Technol., 42, 4478–4485, https://doi.org/10.1021/es703009q, 2008.</w:t>
      </w:r>
    </w:p>
    <w:p w14:paraId="23BE4952" w14:textId="77777777" w:rsidR="009D75E1" w:rsidRPr="0051612E" w:rsidRDefault="009D75E1" w:rsidP="009D75E1">
      <w:pPr>
        <w:pStyle w:val="Bibliography"/>
        <w:rPr>
          <w:rFonts w:ascii="Times New Roman" w:hAnsi="Times New Roman" w:cs="Times New Roman"/>
          <w:sz w:val="20"/>
          <w:szCs w:val="20"/>
          <w:rPrChange w:id="251" w:author="CHEVASSUS, Emmanuel" w:date="2025-01-15T11:52:00Z" w16du:dateUtc="2025-01-15T11:52:00Z">
            <w:rPr/>
          </w:rPrChange>
        </w:rPr>
      </w:pPr>
      <w:r w:rsidRPr="0051612E">
        <w:rPr>
          <w:rFonts w:ascii="Times New Roman" w:hAnsi="Times New Roman" w:cs="Times New Roman"/>
          <w:sz w:val="20"/>
          <w:szCs w:val="20"/>
          <w:rPrChange w:id="252" w:author="CHEVASSUS, Emmanuel" w:date="2025-01-15T11:52:00Z" w16du:dateUtc="2025-01-15T11:52:00Z">
            <w:rPr/>
          </w:rPrChange>
        </w:rPr>
        <w:t>Alsante, A. N., Thornton, D. C. O., and Brooks, S. D.: Ocean Aerobiology, Front. Microbiol., 12, 764178, https://doi.org/10.3389/fmicb.2021.764178, 2021.</w:t>
      </w:r>
    </w:p>
    <w:p w14:paraId="560F92F9" w14:textId="77777777" w:rsidR="009D75E1" w:rsidRPr="0051612E" w:rsidRDefault="009D75E1" w:rsidP="009D75E1">
      <w:pPr>
        <w:pStyle w:val="Bibliography"/>
        <w:rPr>
          <w:rFonts w:ascii="Times New Roman" w:hAnsi="Times New Roman" w:cs="Times New Roman"/>
          <w:sz w:val="20"/>
          <w:szCs w:val="20"/>
          <w:rPrChange w:id="253" w:author="CHEVASSUS, Emmanuel" w:date="2025-01-15T11:52:00Z" w16du:dateUtc="2025-01-15T11:52:00Z">
            <w:rPr/>
          </w:rPrChange>
        </w:rPr>
      </w:pPr>
      <w:r w:rsidRPr="0051612E">
        <w:rPr>
          <w:rFonts w:ascii="Times New Roman" w:hAnsi="Times New Roman" w:cs="Times New Roman"/>
          <w:sz w:val="20"/>
          <w:szCs w:val="20"/>
          <w:rPrChange w:id="254" w:author="CHEVASSUS, Emmanuel" w:date="2025-01-15T11:52:00Z" w16du:dateUtc="2025-01-15T11:52:00Z">
            <w:rPr/>
          </w:rPrChange>
        </w:rPr>
        <w:t>Asch, R. G., Stock, C. A., and Sarmiento, J. L.: Climate change impacts on mismatches between phytoplankton blooms and fish spawning phenology, Global Change Biology, 25, 2544–2559, https://doi.org/10.1111/gcb.14650, 2019.</w:t>
      </w:r>
    </w:p>
    <w:p w14:paraId="2E863F89" w14:textId="77777777" w:rsidR="009D75E1" w:rsidRPr="0051612E" w:rsidRDefault="009D75E1" w:rsidP="009D75E1">
      <w:pPr>
        <w:pStyle w:val="Bibliography"/>
        <w:rPr>
          <w:rFonts w:ascii="Times New Roman" w:hAnsi="Times New Roman" w:cs="Times New Roman"/>
          <w:sz w:val="20"/>
          <w:szCs w:val="20"/>
          <w:rPrChange w:id="255" w:author="CHEVASSUS, Emmanuel" w:date="2025-01-15T11:52:00Z" w16du:dateUtc="2025-01-15T11:52:00Z">
            <w:rPr/>
          </w:rPrChange>
        </w:rPr>
      </w:pPr>
      <w:r w:rsidRPr="0051612E">
        <w:rPr>
          <w:rFonts w:ascii="Times New Roman" w:hAnsi="Times New Roman" w:cs="Times New Roman"/>
          <w:sz w:val="20"/>
          <w:szCs w:val="20"/>
          <w:rPrChange w:id="256" w:author="CHEVASSUS, Emmanuel" w:date="2025-01-15T11:52:00Z" w16du:dateUtc="2025-01-15T11:52:00Z">
            <w:rPr/>
          </w:rPrChange>
        </w:rPr>
        <w:t xml:space="preserve">Baer, S. E., Lomas, M. W., Terpis, K. X., Mouginot, C., and Martiny, A. C.: Stoichiometry of </w:t>
      </w:r>
      <w:r w:rsidRPr="0051612E">
        <w:rPr>
          <w:rFonts w:ascii="Times New Roman" w:hAnsi="Times New Roman" w:cs="Times New Roman"/>
          <w:i/>
          <w:iCs/>
          <w:sz w:val="20"/>
          <w:szCs w:val="20"/>
          <w:rPrChange w:id="257" w:author="CHEVASSUS, Emmanuel" w:date="2025-01-15T11:52:00Z" w16du:dateUtc="2025-01-15T11:52:00Z">
            <w:rPr>
              <w:i/>
              <w:iCs/>
            </w:rPr>
          </w:rPrChange>
        </w:rPr>
        <w:t>Prochlorococcus, Synechococcus</w:t>
      </w:r>
      <w:r w:rsidRPr="0051612E">
        <w:rPr>
          <w:rFonts w:ascii="Times New Roman" w:hAnsi="Times New Roman" w:cs="Times New Roman"/>
          <w:sz w:val="20"/>
          <w:szCs w:val="20"/>
          <w:rPrChange w:id="258" w:author="CHEVASSUS, Emmanuel" w:date="2025-01-15T11:52:00Z" w16du:dateUtc="2025-01-15T11:52:00Z">
            <w:rPr/>
          </w:rPrChange>
        </w:rPr>
        <w:t xml:space="preserve"> , and small eukaryotic populations in the western North Atlantic Ocean, Environmental Microbiology, 19, 1568–1583, https://doi.org/10.1111/1462-2920.13672, 2017.</w:t>
      </w:r>
    </w:p>
    <w:p w14:paraId="6F4045E1" w14:textId="77777777" w:rsidR="009D75E1" w:rsidRPr="0051612E" w:rsidRDefault="009D75E1" w:rsidP="009D75E1">
      <w:pPr>
        <w:pStyle w:val="Bibliography"/>
        <w:rPr>
          <w:rFonts w:ascii="Times New Roman" w:hAnsi="Times New Roman" w:cs="Times New Roman"/>
          <w:sz w:val="20"/>
          <w:szCs w:val="20"/>
          <w:rPrChange w:id="259" w:author="CHEVASSUS, Emmanuel" w:date="2025-01-15T11:52:00Z" w16du:dateUtc="2025-01-15T11:52:00Z">
            <w:rPr/>
          </w:rPrChange>
        </w:rPr>
      </w:pPr>
      <w:r w:rsidRPr="0051612E">
        <w:rPr>
          <w:rFonts w:ascii="Times New Roman" w:hAnsi="Times New Roman" w:cs="Times New Roman"/>
          <w:sz w:val="20"/>
          <w:szCs w:val="20"/>
          <w:rPrChange w:id="260" w:author="CHEVASSUS, Emmanuel" w:date="2025-01-15T11:52:00Z" w16du:dateUtc="2025-01-15T11:52:00Z">
            <w:rPr/>
          </w:rPrChange>
        </w:rPr>
        <w:t>Bahadur, R., Uplinger, T., Russell, L. M., Sive, B. C., Cliff, S. S., Millet, D. B., Goldstein, A., and Bates, T. S.: Phenol Groups in Northeastern U.S. Submicrometer Aerosol Particles Produced from Seawater Sources, Environ. Sci. Technol., 44, 2542–2548, https://doi.org/10.1021/es9032277, 2010.</w:t>
      </w:r>
    </w:p>
    <w:p w14:paraId="0FC5C426" w14:textId="77777777" w:rsidR="009D75E1" w:rsidRPr="0051612E" w:rsidRDefault="009D75E1" w:rsidP="009D75E1">
      <w:pPr>
        <w:pStyle w:val="Bibliography"/>
        <w:rPr>
          <w:rFonts w:ascii="Times New Roman" w:hAnsi="Times New Roman" w:cs="Times New Roman"/>
          <w:sz w:val="20"/>
          <w:szCs w:val="20"/>
          <w:rPrChange w:id="261" w:author="CHEVASSUS, Emmanuel" w:date="2025-01-15T11:52:00Z" w16du:dateUtc="2025-01-15T11:52:00Z">
            <w:rPr/>
          </w:rPrChange>
        </w:rPr>
      </w:pPr>
      <w:r w:rsidRPr="0051612E">
        <w:rPr>
          <w:rFonts w:ascii="Times New Roman" w:hAnsi="Times New Roman" w:cs="Times New Roman"/>
          <w:sz w:val="20"/>
          <w:szCs w:val="20"/>
          <w:rPrChange w:id="262" w:author="CHEVASSUS, Emmanuel" w:date="2025-01-15T11:52:00Z" w16du:dateUtc="2025-01-15T11:52:00Z">
            <w:rPr/>
          </w:rPrChange>
        </w:rPr>
        <w:t>Ban, Z., Hu, X., and Li, J.: Tipping points of marine phytoplankton to multiple environmental stressors, Nat. Clim. Chang., 12, 1045–1051, https://doi.org/10.1038/s41558-022-01489-0, 2022.</w:t>
      </w:r>
    </w:p>
    <w:p w14:paraId="31029F93" w14:textId="77777777" w:rsidR="009D75E1" w:rsidRPr="0051612E" w:rsidRDefault="009D75E1" w:rsidP="009D75E1">
      <w:pPr>
        <w:pStyle w:val="Bibliography"/>
        <w:rPr>
          <w:rFonts w:ascii="Times New Roman" w:hAnsi="Times New Roman" w:cs="Times New Roman"/>
          <w:sz w:val="20"/>
          <w:szCs w:val="20"/>
          <w:rPrChange w:id="263" w:author="CHEVASSUS, Emmanuel" w:date="2025-01-15T11:52:00Z" w16du:dateUtc="2025-01-15T11:52:00Z">
            <w:rPr/>
          </w:rPrChange>
        </w:rPr>
      </w:pPr>
      <w:r w:rsidRPr="0051612E">
        <w:rPr>
          <w:rFonts w:ascii="Times New Roman" w:hAnsi="Times New Roman" w:cs="Times New Roman"/>
          <w:sz w:val="20"/>
          <w:szCs w:val="20"/>
          <w:rPrChange w:id="264" w:author="CHEVASSUS, Emmanuel" w:date="2025-01-15T11:52:00Z" w16du:dateUtc="2025-01-15T11:52:00Z">
            <w:rPr/>
          </w:rPrChange>
        </w:rPr>
        <w:t>Bates, T. S., Quinn, P. K., Frossard, A. A., Russell, L. M., Hakala, J., Petäjä, T., Kulmala, M., Covert, D. S., Cappa, C. D., Li, S.-M., Hayden, K. L., Nuaaman, I., McLaren, R., Massoli, P., Canagaratna, M. R., Onasch, T. B., Sueper, D., Worsnop, D. R., and Keene, W. C.: Measurements of ocean derived aerosol off the coast of California: MEASUREMENTS OF OCEAN DERIVED AEROSOL, J. Geophys. Res., 117, n/a-n/a, https://doi.org/10.1029/2012JD017588, 2012.</w:t>
      </w:r>
    </w:p>
    <w:p w14:paraId="4CB0A5F7" w14:textId="77777777" w:rsidR="009D75E1" w:rsidRPr="0051612E" w:rsidRDefault="009D75E1" w:rsidP="009D75E1">
      <w:pPr>
        <w:pStyle w:val="Bibliography"/>
        <w:rPr>
          <w:rFonts w:ascii="Times New Roman" w:hAnsi="Times New Roman" w:cs="Times New Roman"/>
          <w:sz w:val="20"/>
          <w:szCs w:val="20"/>
          <w:rPrChange w:id="265" w:author="CHEVASSUS, Emmanuel" w:date="2025-01-15T11:52:00Z" w16du:dateUtc="2025-01-15T11:52:00Z">
            <w:rPr/>
          </w:rPrChange>
        </w:rPr>
      </w:pPr>
      <w:r w:rsidRPr="0051612E">
        <w:rPr>
          <w:rFonts w:ascii="Times New Roman" w:hAnsi="Times New Roman" w:cs="Times New Roman"/>
          <w:sz w:val="20"/>
          <w:szCs w:val="20"/>
          <w:rPrChange w:id="266" w:author="CHEVASSUS, Emmanuel" w:date="2025-01-15T11:52:00Z" w16du:dateUtc="2025-01-15T11:52:00Z">
            <w:rPr/>
          </w:rPrChange>
        </w:rPr>
        <w:lastRenderedPageBreak/>
        <w:t>Becagli, S., Lazzara, L., Marchese, C., Dayan, U., Ascanius, S. E., Cacciani, M., Caiazzo, L., Di Biagio, C., Di Iorio, T., Di Sarra, A., Eriksen, P., Fani, F., Giardi, F., Meloni, D., Muscari, G., Pace, G., Severi, M., Traversi, R., and Udisti, R.: Relationships linking primary production, sea ice melting, and biogenic aerosol in the Arctic, Atmospheric Environment, 136, 1–15, https://doi.org/10.1016/j.atmosenv.2016.04.002, 2016.</w:t>
      </w:r>
    </w:p>
    <w:p w14:paraId="2FDBCD39" w14:textId="77777777" w:rsidR="009D75E1" w:rsidRPr="0051612E" w:rsidRDefault="009D75E1" w:rsidP="009D75E1">
      <w:pPr>
        <w:pStyle w:val="Bibliography"/>
        <w:rPr>
          <w:rFonts w:ascii="Times New Roman" w:hAnsi="Times New Roman" w:cs="Times New Roman"/>
          <w:sz w:val="20"/>
          <w:szCs w:val="20"/>
          <w:rPrChange w:id="267" w:author="CHEVASSUS, Emmanuel" w:date="2025-01-15T11:52:00Z" w16du:dateUtc="2025-01-15T11:52:00Z">
            <w:rPr/>
          </w:rPrChange>
        </w:rPr>
      </w:pPr>
      <w:r w:rsidRPr="0051612E">
        <w:rPr>
          <w:rFonts w:ascii="Times New Roman" w:hAnsi="Times New Roman" w:cs="Times New Roman"/>
          <w:sz w:val="20"/>
          <w:szCs w:val="20"/>
          <w:rPrChange w:id="268" w:author="CHEVASSUS, Emmanuel" w:date="2025-01-15T11:52:00Z" w16du:dateUtc="2025-01-15T11:52:00Z">
            <w:rPr/>
          </w:rPrChange>
        </w:rPr>
        <w:t>Becagli, S., Amore, A., Caiazzo, L., Iorio, T. D., Sarra, A. D., Lazzara, L., Marchese, C., Meloni, D., Mori, G., Muscari, G., Nuccio, C., Pace, G., Severi, M., and Traversi, R.: Biogenic Aerosol in the Artic from Eight Years of MSA Data from Ny Ålesund (Svalbard Islands) and Thule (Greenland), Atmosphere, 10, 349, https://doi.org/10.3390/atmos10070349, 2019.</w:t>
      </w:r>
    </w:p>
    <w:p w14:paraId="1E5CCB0B" w14:textId="77777777" w:rsidR="009D75E1" w:rsidRPr="0051612E" w:rsidRDefault="009D75E1" w:rsidP="009D75E1">
      <w:pPr>
        <w:pStyle w:val="Bibliography"/>
        <w:rPr>
          <w:rFonts w:ascii="Times New Roman" w:hAnsi="Times New Roman" w:cs="Times New Roman"/>
          <w:sz w:val="20"/>
          <w:szCs w:val="20"/>
          <w:rPrChange w:id="269" w:author="CHEVASSUS, Emmanuel" w:date="2025-01-15T11:52:00Z" w16du:dateUtc="2025-01-15T11:52:00Z">
            <w:rPr/>
          </w:rPrChange>
        </w:rPr>
      </w:pPr>
      <w:r w:rsidRPr="0051612E">
        <w:rPr>
          <w:rFonts w:ascii="Times New Roman" w:hAnsi="Times New Roman" w:cs="Times New Roman"/>
          <w:sz w:val="20"/>
          <w:szCs w:val="20"/>
          <w:rPrChange w:id="270" w:author="CHEVASSUS, Emmanuel" w:date="2025-01-15T11:52:00Z" w16du:dateUtc="2025-01-15T11:52:00Z">
            <w:rPr/>
          </w:rPrChange>
        </w:rPr>
        <w:t xml:space="preserve">Bedford, J., Ostle, C., Johns, D. G., Atkinson, A., Best, M., Bresnan, E., Machairopoulou, M., Graves, C. A., Devlin, M., Milligan, A., Pitois, S., Mellor, A., Tett, P., and </w:t>
      </w:r>
      <w:r w:rsidRPr="0051612E">
        <w:rPr>
          <w:rFonts w:ascii="Times New Roman" w:hAnsi="Times New Roman" w:cs="Times New Roman" w:hint="eastAsia"/>
          <w:sz w:val="20"/>
          <w:szCs w:val="20"/>
          <w:rPrChange w:id="271" w:author="CHEVASSUS, Emmanuel" w:date="2025-01-15T11:52:00Z" w16du:dateUtc="2025-01-15T11:52:00Z">
            <w:rPr>
              <w:rFonts w:hint="eastAsia"/>
            </w:rPr>
          </w:rPrChange>
        </w:rPr>
        <w:t>McQuatters</w:t>
      </w:r>
      <w:r w:rsidRPr="0051612E">
        <w:rPr>
          <w:rFonts w:ascii="Times New Roman" w:hAnsi="Times New Roman" w:cs="Times New Roman" w:hint="eastAsia"/>
          <w:sz w:val="20"/>
          <w:szCs w:val="20"/>
          <w:rPrChange w:id="272"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273" w:author="CHEVASSUS, Emmanuel" w:date="2025-01-15T11:52:00Z" w16du:dateUtc="2025-01-15T11:52:00Z">
            <w:rPr>
              <w:rFonts w:hint="eastAsia"/>
            </w:rPr>
          </w:rPrChange>
        </w:rPr>
        <w:t>Gollop,</w:t>
      </w:r>
      <w:r w:rsidRPr="0051612E">
        <w:rPr>
          <w:rFonts w:ascii="Times New Roman" w:hAnsi="Times New Roman" w:cs="Times New Roman"/>
          <w:sz w:val="20"/>
          <w:szCs w:val="20"/>
          <w:rPrChange w:id="274" w:author="CHEVASSUS, Emmanuel" w:date="2025-01-15T11:52:00Z" w16du:dateUtc="2025-01-15T11:52:00Z">
            <w:rPr/>
          </w:rPrChange>
        </w:rPr>
        <w:t xml:space="preserve"> A.: Lifeform indicators reveal </w:t>
      </w:r>
      <w:r w:rsidRPr="0051612E">
        <w:rPr>
          <w:rFonts w:ascii="Times New Roman" w:hAnsi="Times New Roman" w:cs="Times New Roman" w:hint="eastAsia"/>
          <w:sz w:val="20"/>
          <w:szCs w:val="20"/>
          <w:rPrChange w:id="275" w:author="CHEVASSUS, Emmanuel" w:date="2025-01-15T11:52:00Z" w16du:dateUtc="2025-01-15T11:52:00Z">
            <w:rPr>
              <w:rFonts w:hint="eastAsia"/>
            </w:rPr>
          </w:rPrChange>
        </w:rPr>
        <w:t>large</w:t>
      </w:r>
      <w:r w:rsidRPr="0051612E">
        <w:rPr>
          <w:rFonts w:ascii="Times New Roman" w:hAnsi="Times New Roman" w:cs="Times New Roman" w:hint="eastAsia"/>
          <w:sz w:val="20"/>
          <w:szCs w:val="20"/>
          <w:rPrChange w:id="276"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277" w:author="CHEVASSUS, Emmanuel" w:date="2025-01-15T11:52:00Z" w16du:dateUtc="2025-01-15T11:52:00Z">
            <w:rPr>
              <w:rFonts w:hint="eastAsia"/>
            </w:rPr>
          </w:rPrChange>
        </w:rPr>
        <w:t>scale</w:t>
      </w:r>
      <w:r w:rsidRPr="0051612E">
        <w:rPr>
          <w:rFonts w:ascii="Times New Roman" w:hAnsi="Times New Roman" w:cs="Times New Roman"/>
          <w:sz w:val="20"/>
          <w:szCs w:val="20"/>
          <w:rPrChange w:id="278" w:author="CHEVASSUS, Emmanuel" w:date="2025-01-15T11:52:00Z" w16du:dateUtc="2025-01-15T11:52:00Z">
            <w:rPr/>
          </w:rPrChange>
        </w:rPr>
        <w:t xml:space="preserve"> shifts in plankton across the </w:t>
      </w:r>
      <w:r w:rsidRPr="0051612E">
        <w:rPr>
          <w:rFonts w:ascii="Times New Roman" w:hAnsi="Times New Roman" w:cs="Times New Roman" w:hint="eastAsia"/>
          <w:sz w:val="20"/>
          <w:szCs w:val="20"/>
          <w:rPrChange w:id="279" w:author="CHEVASSUS, Emmanuel" w:date="2025-01-15T11:52:00Z" w16du:dateUtc="2025-01-15T11:52:00Z">
            <w:rPr>
              <w:rFonts w:hint="eastAsia"/>
            </w:rPr>
          </w:rPrChange>
        </w:rPr>
        <w:t>North</w:t>
      </w:r>
      <w:r w:rsidRPr="0051612E">
        <w:rPr>
          <w:rFonts w:ascii="Times New Roman" w:hAnsi="Times New Roman" w:cs="Times New Roman" w:hint="eastAsia"/>
          <w:sz w:val="20"/>
          <w:szCs w:val="20"/>
          <w:rPrChange w:id="280"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281" w:author="CHEVASSUS, Emmanuel" w:date="2025-01-15T11:52:00Z" w16du:dateUtc="2025-01-15T11:52:00Z">
            <w:rPr>
              <w:rFonts w:hint="eastAsia"/>
            </w:rPr>
          </w:rPrChange>
        </w:rPr>
        <w:t>West</w:t>
      </w:r>
      <w:r w:rsidRPr="0051612E">
        <w:rPr>
          <w:rFonts w:ascii="Times New Roman" w:hAnsi="Times New Roman" w:cs="Times New Roman"/>
          <w:sz w:val="20"/>
          <w:szCs w:val="20"/>
          <w:rPrChange w:id="282" w:author="CHEVASSUS, Emmanuel" w:date="2025-01-15T11:52:00Z" w16du:dateUtc="2025-01-15T11:52:00Z">
            <w:rPr/>
          </w:rPrChange>
        </w:rPr>
        <w:t xml:space="preserve"> European shelf, Global Change Biology, 26, 3482–3497, https://doi.org/10.1111/gcb.15066, 2020.</w:t>
      </w:r>
    </w:p>
    <w:p w14:paraId="68E61579" w14:textId="77777777" w:rsidR="009D75E1" w:rsidRPr="0051612E" w:rsidRDefault="009D75E1" w:rsidP="009D75E1">
      <w:pPr>
        <w:pStyle w:val="Bibliography"/>
        <w:rPr>
          <w:rFonts w:ascii="Times New Roman" w:hAnsi="Times New Roman" w:cs="Times New Roman"/>
          <w:sz w:val="20"/>
          <w:szCs w:val="20"/>
          <w:rPrChange w:id="283" w:author="CHEVASSUS, Emmanuel" w:date="2025-01-15T11:52:00Z" w16du:dateUtc="2025-01-15T11:52:00Z">
            <w:rPr/>
          </w:rPrChange>
        </w:rPr>
      </w:pPr>
      <w:r w:rsidRPr="0051612E">
        <w:rPr>
          <w:rFonts w:ascii="Times New Roman" w:hAnsi="Times New Roman" w:cs="Times New Roman"/>
          <w:sz w:val="20"/>
          <w:szCs w:val="20"/>
          <w:rPrChange w:id="284" w:author="CHEVASSUS, Emmanuel" w:date="2025-01-15T11:52:00Z" w16du:dateUtc="2025-01-15T11:52:00Z">
            <w:rPr/>
          </w:rPrChange>
        </w:rPr>
        <w:t>Behrendt, S., Dimpfl, T., Peter, F. J., and Zimmermann, D. J.: RTransferEntropy — Quantifying information flow between different time series using effective transfer entropy, SoftwareX, 10, 100265, https://doi.org/10.1016/j.softx.2019.100265, 2019.</w:t>
      </w:r>
    </w:p>
    <w:p w14:paraId="5DD2B0CD" w14:textId="77777777" w:rsidR="009D75E1" w:rsidRPr="0051612E" w:rsidRDefault="009D75E1" w:rsidP="009D75E1">
      <w:pPr>
        <w:pStyle w:val="Bibliography"/>
        <w:rPr>
          <w:rFonts w:ascii="Times New Roman" w:hAnsi="Times New Roman" w:cs="Times New Roman"/>
          <w:sz w:val="20"/>
          <w:szCs w:val="20"/>
          <w:rPrChange w:id="285" w:author="CHEVASSUS, Emmanuel" w:date="2025-01-15T11:52:00Z" w16du:dateUtc="2025-01-15T11:52:00Z">
            <w:rPr/>
          </w:rPrChange>
        </w:rPr>
      </w:pPr>
      <w:r w:rsidRPr="0051612E">
        <w:rPr>
          <w:rFonts w:ascii="Times New Roman" w:hAnsi="Times New Roman" w:cs="Times New Roman"/>
          <w:sz w:val="20"/>
          <w:szCs w:val="20"/>
          <w:rPrChange w:id="286" w:author="CHEVASSUS, Emmanuel" w:date="2025-01-15T11:52:00Z" w16du:dateUtc="2025-01-15T11:52:00Z">
            <w:rPr/>
          </w:rPrChange>
        </w:rPr>
        <w:t>Behrenfeld, M. J., Moore, R. H., Hostetler, C. A., Graff, J., Gaube, P., Russell, L. M., Chen, G., Doney, S. C., Giovannoni, S., Liu, H., Proctor, C., Bolaños, L. M., Baetge, N., Davie-Martin, C., Westberry, T. K., Bates, T. S., Bell, T. G., Bidle, K. D., Boss, E. S., Brooks, S. D., Cairns, B., Carlson, C., Halsey, K., Harvey, E. L., Hu, C., Karp-Boss, L., Kleb, M., Menden-Deuer, S., Morison, F., Quinn, P. K., Scarino, A. J., Anderson, B., Chowdhary, J., Crosbie, E., Ferrare, R., Hair, J. W., Hu, Y., Janz, S., Redemann, J., Saltzman, E., Shook, M., Siegel, D. A., Wisthaler, A., Martin, M. Y., and Ziemba, L.: The North Atlantic Aerosol and Marine Ecosystem Study (NAAMES): Science Motive and Mission Overview, Front. Mar. Sci., 6, 122, https://doi.org/10.3389/fmars.2019.00122, 2019.</w:t>
      </w:r>
    </w:p>
    <w:p w14:paraId="76D58D40" w14:textId="77777777" w:rsidR="009D75E1" w:rsidRPr="0051612E" w:rsidRDefault="009D75E1" w:rsidP="009D75E1">
      <w:pPr>
        <w:pStyle w:val="Bibliography"/>
        <w:rPr>
          <w:rFonts w:ascii="Times New Roman" w:hAnsi="Times New Roman" w:cs="Times New Roman"/>
          <w:sz w:val="20"/>
          <w:szCs w:val="20"/>
          <w:rPrChange w:id="287" w:author="CHEVASSUS, Emmanuel" w:date="2025-01-15T11:52:00Z" w16du:dateUtc="2025-01-15T11:52:00Z">
            <w:rPr/>
          </w:rPrChange>
        </w:rPr>
      </w:pPr>
      <w:r w:rsidRPr="0051612E">
        <w:rPr>
          <w:rFonts w:ascii="Times New Roman" w:hAnsi="Times New Roman" w:cs="Times New Roman"/>
          <w:sz w:val="20"/>
          <w:szCs w:val="20"/>
          <w:rPrChange w:id="288" w:author="CHEVASSUS, Emmanuel" w:date="2025-01-15T11:52:00Z" w16du:dateUtc="2025-01-15T11:52:00Z">
            <w:rPr/>
          </w:rPrChange>
        </w:rPr>
        <w:t>Bell, T. G., Porter, J. G., Wang, W.-L., Lawler, M. J., Boss, E., Behrenfeld, M. J., and Saltzman, E. S.: Predictability of Seawater DMS During the North Atlantic Aerosol and Marine Ecosystem Study (NAAMES), Front. Mar. Sci., 7, 596763, https://doi.org/10.3389/fmars.2020.596763, 2021.</w:t>
      </w:r>
    </w:p>
    <w:p w14:paraId="7998B5D9" w14:textId="77777777" w:rsidR="009D75E1" w:rsidRPr="0051612E" w:rsidRDefault="009D75E1" w:rsidP="009D75E1">
      <w:pPr>
        <w:pStyle w:val="Bibliography"/>
        <w:rPr>
          <w:rFonts w:ascii="Times New Roman" w:hAnsi="Times New Roman" w:cs="Times New Roman"/>
          <w:sz w:val="20"/>
          <w:szCs w:val="20"/>
          <w:rPrChange w:id="289" w:author="CHEVASSUS, Emmanuel" w:date="2025-01-15T11:52:00Z" w16du:dateUtc="2025-01-15T11:52:00Z">
            <w:rPr/>
          </w:rPrChange>
        </w:rPr>
      </w:pPr>
      <w:r w:rsidRPr="0051612E">
        <w:rPr>
          <w:rFonts w:ascii="Times New Roman" w:hAnsi="Times New Roman" w:cs="Times New Roman"/>
          <w:sz w:val="20"/>
          <w:szCs w:val="20"/>
          <w:rPrChange w:id="290" w:author="CHEVASSUS, Emmanuel" w:date="2025-01-15T11:52:00Z" w16du:dateUtc="2025-01-15T11:52:00Z">
            <w:rPr/>
          </w:rPrChange>
        </w:rPr>
        <w:t>Benavent, N., Mahajan, A. S., Li, Q., Cuevas, C. A., Schmale, J., Angot, H., Jokinen, T., Quéléver, L. L. J., Blechschmidt, A.-M., Zilker, B., Richter, A., Serna, J. A., Garcia-Nieto, D., Fernandez, R. P., Skov, H., Dumitrascu, A., Simões Pereira, P., Abrahamsson, K., Bucci, S., Duetsch, M., Stohl, A., Beck, I., Laurila, T., Blomquist, B., Howard, D., Archer, S. D., Bariteau, L., Helmig, D., Hueber, J., Jacobi, H.-W., Posman, K., Dada, L., Daellenbach, K. R., and Saiz-Lopez, A.: Substantial contribution of iodine to Arctic ozone destruction, Nat. Geosci., https://doi.org/10.1038/s41561-022-01018-w, 2022.</w:t>
      </w:r>
    </w:p>
    <w:p w14:paraId="728551B8" w14:textId="77777777" w:rsidR="009D75E1" w:rsidRPr="0051612E" w:rsidRDefault="009D75E1" w:rsidP="009D75E1">
      <w:pPr>
        <w:pStyle w:val="Bibliography"/>
        <w:rPr>
          <w:rFonts w:ascii="Times New Roman" w:hAnsi="Times New Roman" w:cs="Times New Roman"/>
          <w:sz w:val="20"/>
          <w:szCs w:val="20"/>
          <w:rPrChange w:id="291" w:author="CHEVASSUS, Emmanuel" w:date="2025-01-15T11:52:00Z" w16du:dateUtc="2025-01-15T11:52:00Z">
            <w:rPr/>
          </w:rPrChange>
        </w:rPr>
      </w:pPr>
      <w:r w:rsidRPr="0051612E">
        <w:rPr>
          <w:rFonts w:ascii="Times New Roman" w:hAnsi="Times New Roman" w:cs="Times New Roman"/>
          <w:sz w:val="20"/>
          <w:szCs w:val="20"/>
          <w:rPrChange w:id="292" w:author="CHEVASSUS, Emmanuel" w:date="2025-01-15T11:52:00Z" w16du:dateUtc="2025-01-15T11:52:00Z">
            <w:rPr/>
          </w:rPrChange>
        </w:rPr>
        <w:t>Bian, H., Froyd, K., Murphy, D. M., Dibb, J., Darmenov, A., Chin, M., Colarco, P. R., Da Silva, A., Kucsera, T. L., Schill, G., Yu, H., Bui, P., Dollner, M., Weinzierl, B., and Smirnov, A.: Observationally constrained analysis of sea salt aerosol in the marine atmosphere, Atmos. Chem. Phys., 19, 10773–10785, https://doi.org/10.5194/acp-19-10773-2019, 2019.</w:t>
      </w:r>
    </w:p>
    <w:p w14:paraId="7F9D04D7" w14:textId="77777777" w:rsidR="009D75E1" w:rsidRPr="0051612E" w:rsidRDefault="009D75E1" w:rsidP="009D75E1">
      <w:pPr>
        <w:pStyle w:val="Bibliography"/>
        <w:rPr>
          <w:rFonts w:ascii="Times New Roman" w:hAnsi="Times New Roman" w:cs="Times New Roman"/>
          <w:sz w:val="20"/>
          <w:szCs w:val="20"/>
          <w:rPrChange w:id="293" w:author="CHEVASSUS, Emmanuel" w:date="2025-01-15T11:52:00Z" w16du:dateUtc="2025-01-15T11:52:00Z">
            <w:rPr/>
          </w:rPrChange>
        </w:rPr>
      </w:pPr>
      <w:r w:rsidRPr="0051612E">
        <w:rPr>
          <w:rFonts w:ascii="Times New Roman" w:hAnsi="Times New Roman" w:cs="Times New Roman"/>
          <w:sz w:val="20"/>
          <w:szCs w:val="20"/>
          <w:rPrChange w:id="294" w:author="CHEVASSUS, Emmanuel" w:date="2025-01-15T11:52:00Z" w16du:dateUtc="2025-01-15T11:52:00Z">
            <w:rPr/>
          </w:rPrChange>
        </w:rPr>
        <w:t>Bigg, E. K. and Leck, C.: The composition of fragments of bubbles bursting at the ocean surface, J. Geophys. Res., 113, D11209, https://doi.org/10.1029/2007JD009078, 2008.</w:t>
      </w:r>
    </w:p>
    <w:p w14:paraId="45CF95D4" w14:textId="77777777" w:rsidR="009D75E1" w:rsidRPr="0051612E" w:rsidRDefault="009D75E1" w:rsidP="009D75E1">
      <w:pPr>
        <w:pStyle w:val="Bibliography"/>
        <w:rPr>
          <w:rFonts w:ascii="Times New Roman" w:hAnsi="Times New Roman" w:cs="Times New Roman"/>
          <w:sz w:val="20"/>
          <w:szCs w:val="20"/>
          <w:rPrChange w:id="295" w:author="CHEVASSUS, Emmanuel" w:date="2025-01-15T11:52:00Z" w16du:dateUtc="2025-01-15T11:52:00Z">
            <w:rPr/>
          </w:rPrChange>
        </w:rPr>
      </w:pPr>
      <w:r w:rsidRPr="0051612E">
        <w:rPr>
          <w:rFonts w:ascii="Times New Roman" w:hAnsi="Times New Roman" w:cs="Times New Roman"/>
          <w:sz w:val="20"/>
          <w:szCs w:val="20"/>
          <w:rPrChange w:id="296" w:author="CHEVASSUS, Emmanuel" w:date="2025-01-15T11:52:00Z" w16du:dateUtc="2025-01-15T11:52:00Z">
            <w:rPr/>
          </w:rPrChange>
        </w:rPr>
        <w:t>Bork, N., Elm, J., Olenius, T., and Vehkamäki, H.: Methane sulfonic acid-enhanced formation of molecular clusters of sulfuric acid and dimethyl amine, Atmos. Chem. Phys., 14, 12023–12030, https://doi.org/10.5194/acp-14-12023-2014, 2014.</w:t>
      </w:r>
    </w:p>
    <w:p w14:paraId="47B3CB3E" w14:textId="77777777" w:rsidR="009D75E1" w:rsidRPr="0051612E" w:rsidRDefault="009D75E1" w:rsidP="009D75E1">
      <w:pPr>
        <w:pStyle w:val="Bibliography"/>
        <w:rPr>
          <w:rFonts w:ascii="Times New Roman" w:hAnsi="Times New Roman" w:cs="Times New Roman"/>
          <w:sz w:val="20"/>
          <w:szCs w:val="20"/>
          <w:rPrChange w:id="297" w:author="CHEVASSUS, Emmanuel" w:date="2025-01-15T11:52:00Z" w16du:dateUtc="2025-01-15T11:52:00Z">
            <w:rPr/>
          </w:rPrChange>
        </w:rPr>
      </w:pPr>
      <w:r w:rsidRPr="0051612E">
        <w:rPr>
          <w:rFonts w:ascii="Times New Roman" w:hAnsi="Times New Roman" w:cs="Times New Roman"/>
          <w:sz w:val="20"/>
          <w:szCs w:val="20"/>
          <w:rPrChange w:id="298" w:author="CHEVASSUS, Emmanuel" w:date="2025-01-15T11:52:00Z" w16du:dateUtc="2025-01-15T11:52:00Z">
            <w:rPr/>
          </w:rPrChange>
        </w:rPr>
        <w:t>Boyd, C. M., Sanchez, J., Xu, L., Eugene, A. J., Nah, T., Tuet, W. Y., Guzman, M. I., and Ng, N. L.: Secondary organic aerosol formation from the β-pinene+NO&amp;lt;sub&amp;gt;3&amp;lt;/sub&amp;gt; system: effect of humidity and peroxy radical fate, Atmos. Chem. Phys., 15, 7497–7522, https://doi.org/10.5194/acp-15-7497-2015, 2015.</w:t>
      </w:r>
    </w:p>
    <w:p w14:paraId="5788F292" w14:textId="77777777" w:rsidR="009D75E1" w:rsidRPr="0051612E" w:rsidRDefault="009D75E1" w:rsidP="009D75E1">
      <w:pPr>
        <w:pStyle w:val="Bibliography"/>
        <w:rPr>
          <w:rFonts w:ascii="Times New Roman" w:hAnsi="Times New Roman" w:cs="Times New Roman"/>
          <w:sz w:val="20"/>
          <w:szCs w:val="20"/>
          <w:rPrChange w:id="299" w:author="CHEVASSUS, Emmanuel" w:date="2025-01-15T11:52:00Z" w16du:dateUtc="2025-01-15T11:52:00Z">
            <w:rPr/>
          </w:rPrChange>
        </w:rPr>
      </w:pPr>
      <w:r w:rsidRPr="0051612E">
        <w:rPr>
          <w:rFonts w:ascii="Times New Roman" w:hAnsi="Times New Roman" w:cs="Times New Roman"/>
          <w:sz w:val="20"/>
          <w:szCs w:val="20"/>
          <w:rPrChange w:id="300" w:author="CHEVASSUS, Emmanuel" w:date="2025-01-15T11:52:00Z" w16du:dateUtc="2025-01-15T11:52:00Z">
            <w:rPr/>
          </w:rPrChange>
        </w:rPr>
        <w:t>Brüggemann, M., Hayeck, N., and George, C.: Interfacial photochemistry at the ocean surface is a global source of organic vapors and aerosols, Nat Commun, 9, 2101, https://doi.org/10.1038/s41467-018-04528-7, 2018.</w:t>
      </w:r>
    </w:p>
    <w:p w14:paraId="3BCEBE34" w14:textId="77777777" w:rsidR="009D75E1" w:rsidRPr="0051612E" w:rsidRDefault="009D75E1" w:rsidP="009D75E1">
      <w:pPr>
        <w:pStyle w:val="Bibliography"/>
        <w:rPr>
          <w:rFonts w:ascii="Times New Roman" w:hAnsi="Times New Roman" w:cs="Times New Roman"/>
          <w:sz w:val="20"/>
          <w:szCs w:val="20"/>
          <w:rPrChange w:id="301" w:author="CHEVASSUS, Emmanuel" w:date="2025-01-15T11:52:00Z" w16du:dateUtc="2025-01-15T11:52:00Z">
            <w:rPr/>
          </w:rPrChange>
        </w:rPr>
      </w:pPr>
      <w:r w:rsidRPr="0051612E">
        <w:rPr>
          <w:rFonts w:ascii="Times New Roman" w:hAnsi="Times New Roman" w:cs="Times New Roman"/>
          <w:sz w:val="20"/>
          <w:szCs w:val="20"/>
          <w:rPrChange w:id="302" w:author="CHEVASSUS, Emmanuel" w:date="2025-01-15T11:52:00Z" w16du:dateUtc="2025-01-15T11:52:00Z">
            <w:rPr/>
          </w:rPrChange>
        </w:rPr>
        <w:t xml:space="preserve">Canagaratna, M. R., Jayne, J. T., Jimenez, J. L., Allan, J. D., Alfarra, M. R., Zhang, Q., Onasch, T. B., Drewnick, F., Coe, H., Middlebrook, A., Delia, A., Williams, L. R., Trimborn, A. M., Northway, M. J., DeCarlo, </w:t>
      </w:r>
      <w:r w:rsidRPr="0051612E">
        <w:rPr>
          <w:rFonts w:ascii="Times New Roman" w:hAnsi="Times New Roman" w:cs="Times New Roman"/>
          <w:sz w:val="20"/>
          <w:szCs w:val="20"/>
          <w:rPrChange w:id="303" w:author="CHEVASSUS, Emmanuel" w:date="2025-01-15T11:52:00Z" w16du:dateUtc="2025-01-15T11:52:00Z">
            <w:rPr/>
          </w:rPrChange>
        </w:rPr>
        <w:lastRenderedPageBreak/>
        <w:t>P. F., Kolb, C. E., Davidovits, P., and Worsnop, D. R.: Chemical and microphysical characterization of ambient aerosols with the aerodyne aerosol mass spectrometer, Mass Spectrom. Rev., 26, 185–222, https://doi.org/10.1002/mas.20115, 2007.</w:t>
      </w:r>
    </w:p>
    <w:p w14:paraId="0563B1B4" w14:textId="77777777" w:rsidR="009D75E1" w:rsidRPr="0051612E" w:rsidRDefault="009D75E1" w:rsidP="009D75E1">
      <w:pPr>
        <w:pStyle w:val="Bibliography"/>
        <w:rPr>
          <w:rFonts w:ascii="Times New Roman" w:hAnsi="Times New Roman" w:cs="Times New Roman"/>
          <w:sz w:val="20"/>
          <w:szCs w:val="20"/>
          <w:rPrChange w:id="304" w:author="CHEVASSUS, Emmanuel" w:date="2025-01-15T11:52:00Z" w16du:dateUtc="2025-01-15T11:52:00Z">
            <w:rPr/>
          </w:rPrChange>
        </w:rPr>
      </w:pPr>
      <w:r w:rsidRPr="0051612E">
        <w:rPr>
          <w:rFonts w:ascii="Times New Roman" w:hAnsi="Times New Roman" w:cs="Times New Roman"/>
          <w:sz w:val="20"/>
          <w:szCs w:val="20"/>
          <w:rPrChange w:id="305" w:author="CHEVASSUS, Emmanuel" w:date="2025-01-15T11:52:00Z" w16du:dateUtc="2025-01-15T11:52:00Z">
            <w:rPr/>
          </w:rPrChange>
        </w:rPr>
        <w:t>Canagaratna, M. R., Jimenez, J. L., Kroll, J. H., Chen, Q., Kessler, S. H., Massoli,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5CA4ED94" w14:textId="77777777" w:rsidR="009D75E1" w:rsidRPr="0051612E" w:rsidRDefault="009D75E1" w:rsidP="009D75E1">
      <w:pPr>
        <w:pStyle w:val="Bibliography"/>
        <w:rPr>
          <w:rFonts w:ascii="Times New Roman" w:hAnsi="Times New Roman" w:cs="Times New Roman"/>
          <w:sz w:val="20"/>
          <w:szCs w:val="20"/>
          <w:rPrChange w:id="306" w:author="CHEVASSUS, Emmanuel" w:date="2025-01-15T11:52:00Z" w16du:dateUtc="2025-01-15T11:52:00Z">
            <w:rPr/>
          </w:rPrChange>
        </w:rPr>
      </w:pPr>
      <w:r w:rsidRPr="0051612E">
        <w:rPr>
          <w:rFonts w:ascii="Times New Roman" w:hAnsi="Times New Roman" w:cs="Times New Roman"/>
          <w:sz w:val="20"/>
          <w:szCs w:val="20"/>
          <w:rPrChange w:id="307" w:author="CHEVASSUS, Emmanuel" w:date="2025-01-15T11:52:00Z" w16du:dateUtc="2025-01-15T11:52:00Z">
            <w:rPr/>
          </w:rPrChange>
        </w:rPr>
        <w:t>Canonaco, F., Crippa, M., Slowik, J. G., Baltensperger, U., and Prévôt, A. S. H.: SoFi, an IGOR-based interface for the efficient use of the generalized multilinear engine (ME-2) for the source apportionment: ME-2 application to aerosol mass spectrometer data, Atmos. Meas. Tech., 6, 3649–3661, https://doi.org/10.5194/amt-6-3649-2013, 2013.</w:t>
      </w:r>
    </w:p>
    <w:p w14:paraId="3E3B2088" w14:textId="77777777" w:rsidR="009D75E1" w:rsidRPr="0051612E" w:rsidRDefault="009D75E1" w:rsidP="009D75E1">
      <w:pPr>
        <w:pStyle w:val="Bibliography"/>
        <w:rPr>
          <w:rFonts w:ascii="Times New Roman" w:hAnsi="Times New Roman" w:cs="Times New Roman"/>
          <w:sz w:val="20"/>
          <w:szCs w:val="20"/>
          <w:rPrChange w:id="308" w:author="CHEVASSUS, Emmanuel" w:date="2025-01-15T11:52:00Z" w16du:dateUtc="2025-01-15T11:52:00Z">
            <w:rPr/>
          </w:rPrChange>
        </w:rPr>
      </w:pPr>
      <w:r w:rsidRPr="0051612E">
        <w:rPr>
          <w:rFonts w:ascii="Times New Roman" w:hAnsi="Times New Roman" w:cs="Times New Roman"/>
          <w:sz w:val="20"/>
          <w:szCs w:val="20"/>
          <w:rPrChange w:id="309" w:author="CHEVASSUS, Emmanuel" w:date="2025-01-15T11:52:00Z" w16du:dateUtc="2025-01-15T11:52:00Z">
            <w:rPr/>
          </w:rPrChange>
        </w:rPr>
        <w:t>Canonaco, F., Tobler, A., Chen, G., Sosedova, Y., Slowik, J. G., Bozzetti, C., Daellenbach, K. R., El Haddad, I., Crippa, M., Huang, R.-J., Furger, M., Baltensperger, U., and Prévôt, A. S. H.: A new method for long-term source apportionment with time-dependent factor profiles and uncertainty assessment using SoFi Pro: application to 1 year of organic aerosol data, Atmos. Meas. Tech., 14, 923–943, https://doi.org/10.5194/amt-14-923-2021, 2021.</w:t>
      </w:r>
    </w:p>
    <w:p w14:paraId="7D5BCC1B" w14:textId="77777777" w:rsidR="009D75E1" w:rsidRPr="0051612E" w:rsidRDefault="009D75E1" w:rsidP="009D75E1">
      <w:pPr>
        <w:pStyle w:val="Bibliography"/>
        <w:rPr>
          <w:rFonts w:ascii="Times New Roman" w:hAnsi="Times New Roman" w:cs="Times New Roman"/>
          <w:sz w:val="20"/>
          <w:szCs w:val="20"/>
          <w:rPrChange w:id="310" w:author="CHEVASSUS, Emmanuel" w:date="2025-01-15T11:52:00Z" w16du:dateUtc="2025-01-15T11:52:00Z">
            <w:rPr/>
          </w:rPrChange>
        </w:rPr>
      </w:pPr>
      <w:r w:rsidRPr="0051612E">
        <w:rPr>
          <w:rFonts w:ascii="Times New Roman" w:hAnsi="Times New Roman" w:cs="Times New Roman"/>
          <w:sz w:val="20"/>
          <w:szCs w:val="20"/>
          <w:rPrChange w:id="311" w:author="CHEVASSUS, Emmanuel" w:date="2025-01-15T11:52:00Z" w16du:dateUtc="2025-01-15T11:52:00Z">
            <w:rPr/>
          </w:rPrChange>
        </w:rPr>
        <w:t>Carslaw, K. S., Gordon, H., Hamilton, D. S., Johnson, J. S., Regayre, L. A., Yoshioka, M., and Pringle, K. J.: Aerosols in the Pre-industrial Atmosphere, Curr Clim Change Rep, 3, 1–15, https://doi.org/10.1007/s40641-017-0061-2, 2017.</w:t>
      </w:r>
    </w:p>
    <w:p w14:paraId="45B22BAF" w14:textId="77777777" w:rsidR="009D75E1" w:rsidRPr="0051612E" w:rsidRDefault="009D75E1" w:rsidP="009D75E1">
      <w:pPr>
        <w:pStyle w:val="Bibliography"/>
        <w:rPr>
          <w:rFonts w:ascii="Times New Roman" w:hAnsi="Times New Roman" w:cs="Times New Roman"/>
          <w:sz w:val="20"/>
          <w:szCs w:val="20"/>
          <w:rPrChange w:id="312" w:author="CHEVASSUS, Emmanuel" w:date="2025-01-15T11:52:00Z" w16du:dateUtc="2025-01-15T11:52:00Z">
            <w:rPr/>
          </w:rPrChange>
        </w:rPr>
      </w:pPr>
      <w:r w:rsidRPr="0051612E">
        <w:rPr>
          <w:rFonts w:ascii="Times New Roman" w:hAnsi="Times New Roman" w:cs="Times New Roman"/>
          <w:sz w:val="20"/>
          <w:szCs w:val="20"/>
          <w:rPrChange w:id="313" w:author="CHEVASSUS, Emmanuel" w:date="2025-01-15T11:52:00Z" w16du:dateUtc="2025-01-15T11:52:00Z">
            <w:rPr/>
          </w:rPrChange>
        </w:rPr>
        <w:t>Cavalli, F.: Advances in characterization of size-resolved organic matter in marine aerosol over the North Atlantic, J. Geophys. Res., 109, D24215, https://doi.org/10.1029/2004JD005137, 2004.</w:t>
      </w:r>
    </w:p>
    <w:p w14:paraId="5F42A66C" w14:textId="77777777" w:rsidR="009D75E1" w:rsidRPr="0051612E" w:rsidRDefault="009D75E1" w:rsidP="009D75E1">
      <w:pPr>
        <w:pStyle w:val="Bibliography"/>
        <w:rPr>
          <w:rFonts w:ascii="Times New Roman" w:hAnsi="Times New Roman" w:cs="Times New Roman"/>
          <w:sz w:val="20"/>
          <w:szCs w:val="20"/>
          <w:rPrChange w:id="314" w:author="CHEVASSUS, Emmanuel" w:date="2025-01-15T11:52:00Z" w16du:dateUtc="2025-01-15T11:52:00Z">
            <w:rPr/>
          </w:rPrChange>
        </w:rPr>
      </w:pPr>
      <w:r w:rsidRPr="0051612E">
        <w:rPr>
          <w:rFonts w:ascii="Times New Roman" w:hAnsi="Times New Roman" w:cs="Times New Roman"/>
          <w:sz w:val="20"/>
          <w:szCs w:val="20"/>
          <w:rPrChange w:id="315" w:author="CHEVASSUS, Emmanuel" w:date="2025-01-15T11:52:00Z" w16du:dateUtc="2025-01-15T11:52:00Z">
            <w:rPr/>
          </w:rPrChange>
        </w:rPr>
        <w:t>Ceburnis, D., Garbaras, A., Szidat, S., Rinaldi, M., Fahrni, S., Perron, N., Wacker, L., Leinert, S., Remeikis, V., Facchini, M. C., Prevot, A. S. H., Jennings, S. G., Ramonet, M., and O’Dowd, C. D.: Quantification of the carbonaceous matter origin in submicron marine aerosol by &amp;lt;sup&amp;gt;13&amp;lt;/sup&amp;gt;C and &amp;lt;sup&amp;gt;14&amp;lt;/sup&amp;gt;C isotope analysis, Atmos. Chem. Phys., 11, 8593–8606, https://doi.org/10.5194/acp-11-8593-2011, 2011.</w:t>
      </w:r>
    </w:p>
    <w:p w14:paraId="1AF772E0" w14:textId="77777777" w:rsidR="009D75E1" w:rsidRPr="0051612E" w:rsidRDefault="009D75E1" w:rsidP="009D75E1">
      <w:pPr>
        <w:pStyle w:val="Bibliography"/>
        <w:rPr>
          <w:rFonts w:ascii="Times New Roman" w:hAnsi="Times New Roman" w:cs="Times New Roman"/>
          <w:sz w:val="20"/>
          <w:szCs w:val="20"/>
          <w:rPrChange w:id="316" w:author="CHEVASSUS, Emmanuel" w:date="2025-01-15T11:52:00Z" w16du:dateUtc="2025-01-15T11:52:00Z">
            <w:rPr/>
          </w:rPrChange>
        </w:rPr>
      </w:pPr>
      <w:r w:rsidRPr="0051612E">
        <w:rPr>
          <w:rFonts w:ascii="Times New Roman" w:hAnsi="Times New Roman" w:cs="Times New Roman"/>
          <w:sz w:val="20"/>
          <w:szCs w:val="20"/>
          <w:rPrChange w:id="317" w:author="CHEVASSUS, Emmanuel" w:date="2025-01-15T11:52:00Z" w16du:dateUtc="2025-01-15T11:52:00Z">
            <w:rPr/>
          </w:rPrChange>
        </w:rPr>
        <w:t>Cerfonteyn, M., Groben, R., Vaulot, D., Guðmundsson, K., Vannier, P., Pérez-Hernández, M. D., and Marteinsson, V. Þ.: The distribution and diversity of eukaryotic phytoplankton in the Icelandic marine environment, Sci Rep, 13, 8519, https://doi.org/10.1038/s41598-023-35537-2, 2023.</w:t>
      </w:r>
    </w:p>
    <w:p w14:paraId="21FEB599" w14:textId="77777777" w:rsidR="009D75E1" w:rsidRPr="0051612E" w:rsidRDefault="009D75E1" w:rsidP="009D75E1">
      <w:pPr>
        <w:pStyle w:val="Bibliography"/>
        <w:rPr>
          <w:rFonts w:ascii="Times New Roman" w:hAnsi="Times New Roman" w:cs="Times New Roman"/>
          <w:sz w:val="20"/>
          <w:szCs w:val="20"/>
          <w:rPrChange w:id="318" w:author="CHEVASSUS, Emmanuel" w:date="2025-01-15T11:52:00Z" w16du:dateUtc="2025-01-15T11:52:00Z">
            <w:rPr/>
          </w:rPrChange>
        </w:rPr>
      </w:pPr>
      <w:r w:rsidRPr="0051612E">
        <w:rPr>
          <w:rFonts w:ascii="Times New Roman" w:hAnsi="Times New Roman" w:cs="Times New Roman"/>
          <w:sz w:val="20"/>
          <w:szCs w:val="20"/>
          <w:rPrChange w:id="319" w:author="CHEVASSUS, Emmanuel" w:date="2025-01-15T11:52:00Z" w16du:dateUtc="2025-01-15T11:52:00Z">
            <w:rPr/>
          </w:rPrChange>
        </w:rP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4389673A" w14:textId="77777777" w:rsidR="009D75E1" w:rsidRPr="0051612E" w:rsidRDefault="009D75E1" w:rsidP="009D75E1">
      <w:pPr>
        <w:pStyle w:val="Bibliography"/>
        <w:rPr>
          <w:rFonts w:ascii="Times New Roman" w:hAnsi="Times New Roman" w:cs="Times New Roman"/>
          <w:sz w:val="20"/>
          <w:szCs w:val="20"/>
          <w:rPrChange w:id="320" w:author="CHEVASSUS, Emmanuel" w:date="2025-01-15T11:52:00Z" w16du:dateUtc="2025-01-15T11:52:00Z">
            <w:rPr/>
          </w:rPrChange>
        </w:rPr>
      </w:pPr>
      <w:r w:rsidRPr="0051612E">
        <w:rPr>
          <w:rFonts w:ascii="Times New Roman" w:hAnsi="Times New Roman" w:cs="Times New Roman"/>
          <w:sz w:val="20"/>
          <w:szCs w:val="20"/>
          <w:rPrChange w:id="321" w:author="CHEVASSUS, Emmanuel" w:date="2025-01-15T11:52:00Z" w16du:dateUtc="2025-01-15T11:52:00Z">
            <w:rPr/>
          </w:rPrChange>
        </w:rPr>
        <w:t>Chen, H., Varner, M. E., Gerber, R. B., and Finlayson-Pitts, B. J.: Reactions of Methanesulfonic Acid with Amines and Ammonia as a Source of New Particles in Air, J. Phys. Chem. B, 120, 1526–1536, https://doi.org/10.1021/acs.jpcb.5b07433, 2016.</w:t>
      </w:r>
    </w:p>
    <w:p w14:paraId="094A0234" w14:textId="77777777" w:rsidR="009D75E1" w:rsidRPr="0051612E" w:rsidRDefault="009D75E1" w:rsidP="009D75E1">
      <w:pPr>
        <w:pStyle w:val="Bibliography"/>
        <w:rPr>
          <w:rFonts w:ascii="Times New Roman" w:hAnsi="Times New Roman" w:cs="Times New Roman"/>
          <w:sz w:val="20"/>
          <w:szCs w:val="20"/>
          <w:rPrChange w:id="322" w:author="CHEVASSUS, Emmanuel" w:date="2025-01-15T11:52:00Z" w16du:dateUtc="2025-01-15T11:52:00Z">
            <w:rPr/>
          </w:rPrChange>
        </w:rPr>
      </w:pPr>
      <w:r w:rsidRPr="0051612E">
        <w:rPr>
          <w:rFonts w:ascii="Times New Roman" w:hAnsi="Times New Roman" w:cs="Times New Roman" w:hint="eastAsia"/>
          <w:sz w:val="20"/>
          <w:szCs w:val="20"/>
          <w:rPrChange w:id="323" w:author="CHEVASSUS, Emmanuel" w:date="2025-01-15T11:52:00Z" w16du:dateUtc="2025-01-15T11:52:00Z">
            <w:rPr>
              <w:rFonts w:hint="eastAsia"/>
            </w:rPr>
          </w:rPrChange>
        </w:rPr>
        <w:t xml:space="preserve">Choi, J. H., Jang, E., Yoon, Y. J., Park, J. Y., Kim, T. </w:t>
      </w:r>
      <w:r w:rsidRPr="0051612E">
        <w:rPr>
          <w:rFonts w:ascii="Times New Roman" w:hAnsi="Times New Roman" w:cs="Times New Roman" w:hint="eastAsia"/>
          <w:sz w:val="20"/>
          <w:szCs w:val="20"/>
          <w:rPrChange w:id="324"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325" w:author="CHEVASSUS, Emmanuel" w:date="2025-01-15T11:52:00Z" w16du:dateUtc="2025-01-15T11:52:00Z">
            <w:rPr>
              <w:rFonts w:hint="eastAsia"/>
            </w:rPr>
          </w:rPrChange>
        </w:rPr>
        <w:t xml:space="preserve">W., </w:t>
      </w:r>
      <w:r w:rsidRPr="0051612E">
        <w:rPr>
          <w:rFonts w:ascii="Times New Roman" w:hAnsi="Times New Roman" w:cs="Times New Roman"/>
          <w:sz w:val="20"/>
          <w:szCs w:val="20"/>
          <w:rPrChange w:id="326" w:author="CHEVASSUS, Emmanuel" w:date="2025-01-15T11:52:00Z" w16du:dateUtc="2025-01-15T11:52:00Z">
            <w:rPr/>
          </w:rPrChange>
        </w:rPr>
        <w:t xml:space="preserve">Becagli, S., Caiazzo, L., Cappelletti, D., Krejci, R., Eleftheriadis, K., Park, K. </w:t>
      </w:r>
      <w:r w:rsidRPr="0051612E">
        <w:rPr>
          <w:rFonts w:ascii="Times New Roman" w:hAnsi="Times New Roman" w:cs="Times New Roman" w:hint="eastAsia"/>
          <w:sz w:val="20"/>
          <w:szCs w:val="20"/>
          <w:rPrChange w:id="327"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328" w:author="CHEVASSUS, Emmanuel" w:date="2025-01-15T11:52:00Z" w16du:dateUtc="2025-01-15T11:52:00Z">
            <w:rPr>
              <w:rFonts w:hint="eastAsia"/>
            </w:rPr>
          </w:rPrChange>
        </w:rPr>
        <w:t>T.,</w:t>
      </w:r>
      <w:r w:rsidRPr="0051612E">
        <w:rPr>
          <w:rFonts w:ascii="Times New Roman" w:hAnsi="Times New Roman" w:cs="Times New Roman"/>
          <w:sz w:val="20"/>
          <w:szCs w:val="20"/>
          <w:rPrChange w:id="329" w:author="CHEVASSUS, Emmanuel" w:date="2025-01-15T11:52:00Z" w16du:dateUtc="2025-01-15T11:52:00Z">
            <w:rPr/>
          </w:rPrChange>
        </w:rPr>
        <w:t xml:space="preserve"> and Jang, K. S.: Influence of Biogenic Organics on the Chemical Composition of Arctic Aerosols, Global Biogeochemical Cycles, 33, 1238–1250, https://doi.org/10.1029/2019GB006226, 2019.</w:t>
      </w:r>
    </w:p>
    <w:p w14:paraId="7743281B" w14:textId="77777777" w:rsidR="009D75E1" w:rsidRPr="0051612E" w:rsidRDefault="009D75E1" w:rsidP="009D75E1">
      <w:pPr>
        <w:pStyle w:val="Bibliography"/>
        <w:rPr>
          <w:rFonts w:ascii="Times New Roman" w:hAnsi="Times New Roman" w:cs="Times New Roman"/>
          <w:sz w:val="20"/>
          <w:szCs w:val="20"/>
          <w:rPrChange w:id="330" w:author="CHEVASSUS, Emmanuel" w:date="2025-01-15T11:52:00Z" w16du:dateUtc="2025-01-15T11:52:00Z">
            <w:rPr/>
          </w:rPrChange>
        </w:rPr>
      </w:pPr>
      <w:r w:rsidRPr="0051612E">
        <w:rPr>
          <w:rFonts w:ascii="Times New Roman" w:hAnsi="Times New Roman" w:cs="Times New Roman"/>
          <w:sz w:val="20"/>
          <w:szCs w:val="20"/>
          <w:rPrChange w:id="331" w:author="CHEVASSUS, Emmanuel" w:date="2025-01-15T11:52:00Z" w16du:dateUtc="2025-01-15T11:52:00Z">
            <w:rPr/>
          </w:rPrChange>
        </w:rPr>
        <w:t>Cochran, R. E., Laskina, O., Trueblood, J. V., Estillore, A. D., Morris, H. S., Jayarathne, T., Sultana, C. M., Lee, C., Lin, P., Laskin, J., Laskin, A., Dowling, J. A., Qin, Z., Cappa, C. D., Bertram, T. H., Tivanski, A. V., Stone, E. A., Prather, K. A., and Grassian, V. H.: Molecular Diversity of Sea Spray Aerosol Particles: Impact of Ocean Biology on Particle Composition and Hygroscopicity, Chem, 2, 655–667, https://doi.org/10.1016/j.chempr.2017.03.007, 2017.</w:t>
      </w:r>
    </w:p>
    <w:p w14:paraId="66667BE2" w14:textId="77777777" w:rsidR="009D75E1" w:rsidRPr="0051612E" w:rsidRDefault="009D75E1" w:rsidP="009D75E1">
      <w:pPr>
        <w:pStyle w:val="Bibliography"/>
        <w:rPr>
          <w:rFonts w:ascii="Times New Roman" w:hAnsi="Times New Roman" w:cs="Times New Roman"/>
          <w:sz w:val="20"/>
          <w:szCs w:val="20"/>
          <w:rPrChange w:id="332" w:author="CHEVASSUS, Emmanuel" w:date="2025-01-15T11:52:00Z" w16du:dateUtc="2025-01-15T11:52:00Z">
            <w:rPr/>
          </w:rPrChange>
        </w:rPr>
      </w:pPr>
      <w:r w:rsidRPr="0051612E">
        <w:rPr>
          <w:rFonts w:ascii="Times New Roman" w:hAnsi="Times New Roman" w:cs="Times New Roman"/>
          <w:sz w:val="20"/>
          <w:szCs w:val="20"/>
          <w:rPrChange w:id="333" w:author="CHEVASSUS, Emmanuel" w:date="2025-01-15T11:52:00Z" w16du:dateUtc="2025-01-15T11:52:00Z">
            <w:rPr/>
          </w:rPrChange>
        </w:rPr>
        <w:t xml:space="preserve">Crippa, M., El Haddad, I., Slowik, J. G., DeCarlo, P. F., Mohr, C., Heringa, M. F., Chirico, R., Marchand, N., Sciare, J., Baltensperger, U., and Prévôt, A. S. H.: Identification of marine and continental aerosol sources in </w:t>
      </w:r>
      <w:r w:rsidRPr="0051612E">
        <w:rPr>
          <w:rFonts w:ascii="Times New Roman" w:hAnsi="Times New Roman" w:cs="Times New Roman"/>
          <w:sz w:val="20"/>
          <w:szCs w:val="20"/>
          <w:rPrChange w:id="334" w:author="CHEVASSUS, Emmanuel" w:date="2025-01-15T11:52:00Z" w16du:dateUtc="2025-01-15T11:52:00Z">
            <w:rPr/>
          </w:rPrChange>
        </w:rPr>
        <w:lastRenderedPageBreak/>
        <w:t>Paris using high resolution aerosol mass spectrometry: AEROSOL SOURCES IN PARIS USING HR-TOF-MS, J. Geophys. Res. Atmos., 118, 1950–1963, https://doi.org/10.1002/jgrd.50151, 2013.</w:t>
      </w:r>
    </w:p>
    <w:p w14:paraId="04AB727C" w14:textId="77777777" w:rsidR="009D75E1" w:rsidRPr="0051612E" w:rsidRDefault="009D75E1" w:rsidP="009D75E1">
      <w:pPr>
        <w:pStyle w:val="Bibliography"/>
        <w:rPr>
          <w:rFonts w:ascii="Times New Roman" w:hAnsi="Times New Roman" w:cs="Times New Roman"/>
          <w:sz w:val="20"/>
          <w:szCs w:val="20"/>
          <w:rPrChange w:id="335" w:author="CHEVASSUS, Emmanuel" w:date="2025-01-15T11:52:00Z" w16du:dateUtc="2025-01-15T11:52:00Z">
            <w:rPr/>
          </w:rPrChange>
        </w:rPr>
      </w:pPr>
      <w:r w:rsidRPr="0051612E">
        <w:rPr>
          <w:rFonts w:ascii="Times New Roman" w:hAnsi="Times New Roman" w:cs="Times New Roman"/>
          <w:sz w:val="20"/>
          <w:szCs w:val="20"/>
          <w:rPrChange w:id="336" w:author="CHEVASSUS, Emmanuel" w:date="2025-01-15T11:52:00Z" w16du:dateUtc="2025-01-15T11:52:00Z">
            <w:rPr/>
          </w:rPrChange>
        </w:rPr>
        <w:t>Croft, B., Martin, R. V., Moore, R. H., Ziemba, L. D., Crosbie, E. C., Liu, H., Russell, L. M., Saliba, G., Wisthaler, A., Müller, M., Schiller, A., Galí, M., Chang, R. Y.-W., McDuffie, E. E., Bilsback, K. R., and Pierce, J. R.: Factors controlling marine aerosol size distributions and their climate effects over the northwest Atlantic Ocean region, Atmos. Chem. Phys., 21, 1889–1916, https://doi.org/10.5194/acp-21-1889-2021, 2021.</w:t>
      </w:r>
    </w:p>
    <w:p w14:paraId="4053A94F" w14:textId="77777777" w:rsidR="009D75E1" w:rsidRPr="0051612E" w:rsidRDefault="009D75E1" w:rsidP="009D75E1">
      <w:pPr>
        <w:pStyle w:val="Bibliography"/>
        <w:rPr>
          <w:rFonts w:ascii="Times New Roman" w:hAnsi="Times New Roman" w:cs="Times New Roman"/>
          <w:sz w:val="20"/>
          <w:szCs w:val="20"/>
          <w:rPrChange w:id="337" w:author="CHEVASSUS, Emmanuel" w:date="2025-01-15T11:52:00Z" w16du:dateUtc="2025-01-15T11:52:00Z">
            <w:rPr/>
          </w:rPrChange>
        </w:rPr>
      </w:pPr>
      <w:r w:rsidRPr="0051612E">
        <w:rPr>
          <w:rFonts w:ascii="Times New Roman" w:hAnsi="Times New Roman" w:cs="Times New Roman"/>
          <w:sz w:val="20"/>
          <w:szCs w:val="20"/>
          <w:rPrChange w:id="338" w:author="CHEVASSUS, Emmanuel" w:date="2025-01-15T11:52:00Z" w16du:dateUtc="2025-01-15T11:52:00Z">
            <w:rPr/>
          </w:rPrChange>
        </w:rPr>
        <w:t>Cubison, M. J., Ortega, A. M., Hayes, P. L., Farmer, D. K., Day, D., Lechner, M. J., Brune, W. H., Apel, E., Diskin, G. S., Fisher, J. A., Fuelberg, H. E., Hecobian, A., Knapp, D. J., Mikoviny, T., Riemer, D., Sachse, G. W., Sessions, W., Weber, R. J., Weinheimer, A. J., Wisthaler, A., and Jimenez, J. L.: Effects of aging on organic aerosol from open biomass burning smoke in aircraft and laboratory studies, Atmos. Chem. Phys., 11, 12049–12064, https://doi.org/10.5194/acp-11-12049-2011, 2011.</w:t>
      </w:r>
    </w:p>
    <w:p w14:paraId="64930042" w14:textId="77777777" w:rsidR="009D75E1" w:rsidRPr="0051612E" w:rsidRDefault="009D75E1" w:rsidP="009D75E1">
      <w:pPr>
        <w:pStyle w:val="Bibliography"/>
        <w:rPr>
          <w:rFonts w:ascii="Times New Roman" w:hAnsi="Times New Roman" w:cs="Times New Roman"/>
          <w:sz w:val="20"/>
          <w:szCs w:val="20"/>
          <w:rPrChange w:id="339" w:author="CHEVASSUS, Emmanuel" w:date="2025-01-15T11:52:00Z" w16du:dateUtc="2025-01-15T11:52:00Z">
            <w:rPr/>
          </w:rPrChange>
        </w:rPr>
      </w:pPr>
      <w:r w:rsidRPr="0051612E">
        <w:rPr>
          <w:rFonts w:ascii="Times New Roman" w:hAnsi="Times New Roman" w:cs="Times New Roman"/>
          <w:sz w:val="20"/>
          <w:szCs w:val="20"/>
          <w:rPrChange w:id="340" w:author="CHEVASSUS, Emmanuel" w:date="2025-01-15T11:52:00Z" w16du:dateUtc="2025-01-15T11:52:00Z">
            <w:rPr/>
          </w:rPrChange>
        </w:rP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767DC588" w14:textId="77777777" w:rsidR="009D75E1" w:rsidRPr="0051612E" w:rsidRDefault="009D75E1" w:rsidP="009D75E1">
      <w:pPr>
        <w:pStyle w:val="Bibliography"/>
        <w:rPr>
          <w:rFonts w:ascii="Times New Roman" w:hAnsi="Times New Roman" w:cs="Times New Roman"/>
          <w:sz w:val="20"/>
          <w:szCs w:val="20"/>
          <w:rPrChange w:id="341" w:author="CHEVASSUS, Emmanuel" w:date="2025-01-15T11:52:00Z" w16du:dateUtc="2025-01-15T11:52:00Z">
            <w:rPr/>
          </w:rPrChange>
        </w:rPr>
      </w:pPr>
      <w:r w:rsidRPr="0051612E">
        <w:rPr>
          <w:rFonts w:ascii="Times New Roman" w:hAnsi="Times New Roman" w:cs="Times New Roman"/>
          <w:sz w:val="20"/>
          <w:szCs w:val="20"/>
          <w:rPrChange w:id="342" w:author="CHEVASSUS, Emmanuel" w:date="2025-01-15T11:52:00Z" w16du:dateUtc="2025-01-15T11:52:00Z">
            <w:rPr/>
          </w:rPrChange>
        </w:rPr>
        <w:t>Dada, L., Angot, H., Beck, I., Baccarini, A., Quéléver, L. L. J., Boyer, M., Laurila, T., Brasseur, Z., Jozef, G., De Boer, G., Shupe, M. D., Henning, S., Bucci, S., Dütsch, M., Stohl, A., Petäjä, T., Daellenbach, K. R., Jokinen, T., and Schmale, J.: A central arctic extreme aerosol event triggered by a warm air-mass intrusion, Nat Commun, 13, 5290, https://doi.org/10.1038/s41467-022-32872-2, 2022.</w:t>
      </w:r>
    </w:p>
    <w:p w14:paraId="520FDF47" w14:textId="77777777" w:rsidR="009D75E1" w:rsidRPr="0051612E" w:rsidRDefault="009D75E1" w:rsidP="009D75E1">
      <w:pPr>
        <w:pStyle w:val="Bibliography"/>
        <w:rPr>
          <w:rFonts w:ascii="Times New Roman" w:hAnsi="Times New Roman" w:cs="Times New Roman"/>
          <w:sz w:val="20"/>
          <w:szCs w:val="20"/>
          <w:rPrChange w:id="343" w:author="CHEVASSUS, Emmanuel" w:date="2025-01-15T11:52:00Z" w16du:dateUtc="2025-01-15T11:52:00Z">
            <w:rPr/>
          </w:rPrChange>
        </w:rPr>
      </w:pPr>
      <w:r w:rsidRPr="0051612E">
        <w:rPr>
          <w:rFonts w:ascii="Times New Roman" w:hAnsi="Times New Roman" w:cs="Times New Roman"/>
          <w:sz w:val="20"/>
          <w:szCs w:val="20"/>
          <w:rPrChange w:id="344" w:author="CHEVASSUS, Emmanuel" w:date="2025-01-15T11:52:00Z" w16du:dateUtc="2025-01-15T11:52:00Z">
            <w:rPr/>
          </w:rPrChange>
        </w:rPr>
        <w:t>DeCarlo, P. F., Kimmel, J. R., Trimborn, A., Northway, M. J., Jayne, J. T., Aiken, A. C., Gonin, M., Fuhrer, K., Horvath, T., Docherty, K. S., Worsnop, D. R., and Jimenez, J. L.: Field-Deployable, High-Resolution, Time-of-Flight Aerosol Mass Spectrometer, Anal. Chem., 78, 8281–8289, https://doi.org/10.1021/ac061249n, 2006.</w:t>
      </w:r>
    </w:p>
    <w:p w14:paraId="45F57DC9" w14:textId="77777777" w:rsidR="009D75E1" w:rsidRPr="0051612E" w:rsidRDefault="009D75E1" w:rsidP="009D75E1">
      <w:pPr>
        <w:pStyle w:val="Bibliography"/>
        <w:rPr>
          <w:rFonts w:ascii="Times New Roman" w:hAnsi="Times New Roman" w:cs="Times New Roman"/>
          <w:sz w:val="20"/>
          <w:szCs w:val="20"/>
          <w:rPrChange w:id="345" w:author="CHEVASSUS, Emmanuel" w:date="2025-01-15T11:52:00Z" w16du:dateUtc="2025-01-15T11:52:00Z">
            <w:rPr/>
          </w:rPrChange>
        </w:rPr>
      </w:pPr>
      <w:r w:rsidRPr="0051612E">
        <w:rPr>
          <w:rFonts w:ascii="Times New Roman" w:hAnsi="Times New Roman" w:cs="Times New Roman"/>
          <w:sz w:val="20"/>
          <w:szCs w:val="20"/>
          <w:rPrChange w:id="346" w:author="CHEVASSUS, Emmanuel" w:date="2025-01-15T11:52:00Z" w16du:dateUtc="2025-01-15T11:52:00Z">
            <w:rPr/>
          </w:rPrChange>
        </w:rPr>
        <w:t>Decesari, S., Mircea, M., Cavalli, F., Fuzzi, S., Moretti, F., Tagliavini, E., and Facchini, M. C.: Source Attribution of Water-Soluble Organic Aerosol by Nuclear Magnetic Resonance Spectroscopy, Environ. Sci. Technol., 41, 2479–2484, https://doi.org/10.1021/es061711l, 2007.</w:t>
      </w:r>
    </w:p>
    <w:p w14:paraId="75E75D6F" w14:textId="77777777" w:rsidR="009D75E1" w:rsidRPr="0051612E" w:rsidRDefault="009D75E1" w:rsidP="009D75E1">
      <w:pPr>
        <w:pStyle w:val="Bibliography"/>
        <w:rPr>
          <w:rFonts w:ascii="Times New Roman" w:hAnsi="Times New Roman" w:cs="Times New Roman"/>
          <w:sz w:val="20"/>
          <w:szCs w:val="20"/>
          <w:rPrChange w:id="347" w:author="CHEVASSUS, Emmanuel" w:date="2025-01-15T11:52:00Z" w16du:dateUtc="2025-01-15T11:52:00Z">
            <w:rPr/>
          </w:rPrChange>
        </w:rPr>
      </w:pPr>
      <w:r w:rsidRPr="0051612E">
        <w:rPr>
          <w:rFonts w:ascii="Times New Roman" w:hAnsi="Times New Roman" w:cs="Times New Roman"/>
          <w:sz w:val="20"/>
          <w:szCs w:val="20"/>
          <w:rPrChange w:id="348" w:author="CHEVASSUS, Emmanuel" w:date="2025-01-15T11:52:00Z" w16du:dateUtc="2025-01-15T11:52:00Z">
            <w:rPr/>
          </w:rPrChange>
        </w:rPr>
        <w:t>Derwent, R. G., Simmonds, P. G., and Collins, W. J.: Ozone and carbon monoxide measurements at a remote maritime location, mace head, Ireland, from 1990 to 1992, Atmospheric Environment, 28, 2623–2637, https://doi.org/10.1016/1352-2310(94)90436-7, 1994.</w:t>
      </w:r>
    </w:p>
    <w:p w14:paraId="47F86E39" w14:textId="77777777" w:rsidR="009D75E1" w:rsidRPr="0051612E" w:rsidRDefault="009D75E1" w:rsidP="009D75E1">
      <w:pPr>
        <w:pStyle w:val="Bibliography"/>
        <w:rPr>
          <w:rFonts w:ascii="Times New Roman" w:hAnsi="Times New Roman" w:cs="Times New Roman"/>
          <w:sz w:val="20"/>
          <w:szCs w:val="20"/>
          <w:rPrChange w:id="349" w:author="CHEVASSUS, Emmanuel" w:date="2025-01-15T11:52:00Z" w16du:dateUtc="2025-01-15T11:52:00Z">
            <w:rPr/>
          </w:rPrChange>
        </w:rPr>
      </w:pPr>
      <w:r w:rsidRPr="0051612E">
        <w:rPr>
          <w:rFonts w:ascii="Times New Roman" w:hAnsi="Times New Roman" w:cs="Times New Roman"/>
          <w:sz w:val="20"/>
          <w:szCs w:val="20"/>
          <w:rPrChange w:id="350" w:author="CHEVASSUS, Emmanuel" w:date="2025-01-15T11:52:00Z" w16du:dateUtc="2025-01-15T11:52:00Z">
            <w:rPr/>
          </w:rPrChange>
        </w:rPr>
        <w:t>Derwent, R. G., Manning, A. J., Simmonds, P. G., Spain, T. G., and O’Doherty, S.: Long-term trends in ozone in baseline and European regionally-polluted air at Mace Head, Ireland over a 30-year period, Atmospheric Environment, 179, 279–287, https://doi.org/10.1016/j.atmosenv.2018.02.024, 2018.</w:t>
      </w:r>
    </w:p>
    <w:p w14:paraId="20A96723" w14:textId="77777777" w:rsidR="009D75E1" w:rsidRPr="0051612E" w:rsidRDefault="009D75E1" w:rsidP="009D75E1">
      <w:pPr>
        <w:pStyle w:val="Bibliography"/>
        <w:rPr>
          <w:rFonts w:ascii="Times New Roman" w:hAnsi="Times New Roman" w:cs="Times New Roman"/>
          <w:sz w:val="20"/>
          <w:szCs w:val="20"/>
          <w:rPrChange w:id="351" w:author="CHEVASSUS, Emmanuel" w:date="2025-01-15T11:52:00Z" w16du:dateUtc="2025-01-15T11:52:00Z">
            <w:rPr/>
          </w:rPrChange>
        </w:rPr>
      </w:pPr>
      <w:r w:rsidRPr="0051612E">
        <w:rPr>
          <w:rFonts w:ascii="Times New Roman" w:hAnsi="Times New Roman" w:cs="Times New Roman"/>
          <w:sz w:val="20"/>
          <w:szCs w:val="20"/>
          <w:rPrChange w:id="352" w:author="CHEVASSUS, Emmanuel" w:date="2025-01-15T11:52:00Z" w16du:dateUtc="2025-01-15T11:52:00Z">
            <w:rPr/>
          </w:rPrChange>
        </w:rPr>
        <w:t>Dominutti, P. A., Chevassus, E., Baray, J.-L., Jaffrezo, J.-L., Borbon, A., Colomb, A., Deguillaume, L., El Gdachi, S., Houdier, S., Leriche, M., Metzger, J.-M., Rocco, M., Tulet, P., Sellegri, K., and Freney, E.: Evaluation of the Sources, Precursors, and Processing of Aerosols at a High-Altitude Tropical Site, ACS Earth Space Chem., 6, 2412–2431, https://doi.org/10.1021/acsearthspacechem.2c00149, 2022.</w:t>
      </w:r>
    </w:p>
    <w:p w14:paraId="1DE668CF" w14:textId="77777777" w:rsidR="009D75E1" w:rsidRPr="0051612E" w:rsidRDefault="009D75E1" w:rsidP="009D75E1">
      <w:pPr>
        <w:pStyle w:val="Bibliography"/>
        <w:rPr>
          <w:rFonts w:ascii="Times New Roman" w:hAnsi="Times New Roman" w:cs="Times New Roman"/>
          <w:sz w:val="20"/>
          <w:szCs w:val="20"/>
          <w:rPrChange w:id="353" w:author="CHEVASSUS, Emmanuel" w:date="2025-01-15T11:52:00Z" w16du:dateUtc="2025-01-15T11:52:00Z">
            <w:rPr/>
          </w:rPrChange>
        </w:rPr>
      </w:pPr>
      <w:r w:rsidRPr="0051612E">
        <w:rPr>
          <w:rFonts w:ascii="Times New Roman" w:hAnsi="Times New Roman" w:cs="Times New Roman"/>
          <w:sz w:val="20"/>
          <w:szCs w:val="20"/>
          <w:rPrChange w:id="354" w:author="CHEVASSUS, Emmanuel" w:date="2025-01-15T11:52:00Z" w16du:dateUtc="2025-01-15T11:52:00Z">
            <w:rPr/>
          </w:rPrChange>
        </w:rPr>
        <w:t>Drewnick, F., Hings, S. S., Alfarra, M. R., Prevot, A. S. H., and Borrmann, S.: Aerosol quantification with the Aerodyne Aerosol Mass Spectrometer: detection limits and ionizer background effects, Atmos. Meas. Tech., 2, 33–46, https://doi.org/10.5194/amt-2-33-2009, 2009.</w:t>
      </w:r>
    </w:p>
    <w:p w14:paraId="2B4F7E6E" w14:textId="77777777" w:rsidR="009D75E1" w:rsidRPr="0051612E" w:rsidRDefault="009D75E1" w:rsidP="009D75E1">
      <w:pPr>
        <w:pStyle w:val="Bibliography"/>
        <w:rPr>
          <w:rFonts w:ascii="Times New Roman" w:hAnsi="Times New Roman" w:cs="Times New Roman"/>
          <w:sz w:val="20"/>
          <w:szCs w:val="20"/>
          <w:rPrChange w:id="355" w:author="CHEVASSUS, Emmanuel" w:date="2025-01-15T11:52:00Z" w16du:dateUtc="2025-01-15T11:52:00Z">
            <w:rPr/>
          </w:rPrChange>
        </w:rPr>
      </w:pPr>
      <w:r w:rsidRPr="0051612E">
        <w:rPr>
          <w:rFonts w:ascii="Times New Roman" w:hAnsi="Times New Roman" w:cs="Times New Roman"/>
          <w:sz w:val="20"/>
          <w:szCs w:val="20"/>
          <w:rPrChange w:id="356" w:author="CHEVASSUS, Emmanuel" w:date="2025-01-15T11:52:00Z" w16du:dateUtc="2025-01-15T11:52:00Z">
            <w:rPr/>
          </w:rPrChange>
        </w:rPr>
        <w:t>Duplissy, J., DeCarlo, P. F., Dommen, J., Alfarra, M. R., Metzger, A., Barmpadimos, I., Prevot, A. S. H., Weingartner, E., Tritscher, T., Gysel, M., Aiken, A. C., Jimenez, J. L., Canagaratna, M. R., Worsnop, D. R., Collins, D. R., Tomlinson, J., and Baltensperger, U.: Relating hygroscopicity and composition of organic aerosol particulate matter, Atmos. Chem. Phys., 11, 1155–1165, https://doi.org/10.5194/acp-11-1155-2011, 2011.</w:t>
      </w:r>
    </w:p>
    <w:p w14:paraId="23B20267" w14:textId="77777777" w:rsidR="009D75E1" w:rsidRPr="0051612E" w:rsidRDefault="009D75E1" w:rsidP="009D75E1">
      <w:pPr>
        <w:pStyle w:val="Bibliography"/>
        <w:rPr>
          <w:rFonts w:ascii="Times New Roman" w:hAnsi="Times New Roman" w:cs="Times New Roman"/>
          <w:sz w:val="20"/>
          <w:szCs w:val="20"/>
          <w:rPrChange w:id="357" w:author="CHEVASSUS, Emmanuel" w:date="2025-01-15T11:52:00Z" w16du:dateUtc="2025-01-15T11:52:00Z">
            <w:rPr/>
          </w:rPrChange>
        </w:rPr>
      </w:pPr>
      <w:r w:rsidRPr="0051612E">
        <w:rPr>
          <w:rFonts w:ascii="Times New Roman" w:hAnsi="Times New Roman" w:cs="Times New Roman"/>
          <w:sz w:val="20"/>
          <w:szCs w:val="20"/>
          <w:rPrChange w:id="358" w:author="CHEVASSUS, Emmanuel" w:date="2025-01-15T11:52:00Z" w16du:dateUtc="2025-01-15T11:52:00Z">
            <w:rPr/>
          </w:rPrChange>
        </w:rPr>
        <w:t>Edtbauer, A., Stönner, C., Pfannerstill, E. Y., Berasategui, M., Walter, D., Crowley, J. N., Lelieveld, J., and Williams, J.: A new marine biogenic emission: methane sulfonamide (MSAM), dimethyl sulfide (DMS), and dimethyl sulfone (DMSO&amp;lt;sub&amp;gt;2&amp;lt;/sub&amp;gt;) measured in air over the Arabian Sea, Atmos. Chem. Phys., 20, 6081–6094, https://doi.org/10.5194/acp-20-6081-2020, 2020.</w:t>
      </w:r>
    </w:p>
    <w:p w14:paraId="7F12E4FC" w14:textId="77777777" w:rsidR="009D75E1" w:rsidRPr="0051612E" w:rsidRDefault="009D75E1" w:rsidP="009D75E1">
      <w:pPr>
        <w:pStyle w:val="Bibliography"/>
        <w:rPr>
          <w:rFonts w:ascii="Times New Roman" w:hAnsi="Times New Roman" w:cs="Times New Roman"/>
          <w:sz w:val="20"/>
          <w:szCs w:val="20"/>
          <w:rPrChange w:id="359" w:author="CHEVASSUS, Emmanuel" w:date="2025-01-15T11:52:00Z" w16du:dateUtc="2025-01-15T11:52:00Z">
            <w:rPr/>
          </w:rPrChange>
        </w:rPr>
      </w:pPr>
      <w:r w:rsidRPr="0051612E">
        <w:rPr>
          <w:rFonts w:ascii="Times New Roman" w:hAnsi="Times New Roman" w:cs="Times New Roman"/>
          <w:sz w:val="20"/>
          <w:szCs w:val="20"/>
          <w:rPrChange w:id="360" w:author="CHEVASSUS, Emmanuel" w:date="2025-01-15T11:52:00Z" w16du:dateUtc="2025-01-15T11:52:00Z">
            <w:rPr/>
          </w:rPrChange>
        </w:rPr>
        <w:lastRenderedPageBreak/>
        <w:t>Etminan, M., Myhre, G., Highwood, E. J., and Shine, K. P.: Radiative forcing of carbon dioxide, methane, and nitrous oxide: A significant revision of the methane radiative forcing, Geophys. Res. Lett., 43, https://doi.org/10.1002/2016GL071930, 2016.</w:t>
      </w:r>
    </w:p>
    <w:p w14:paraId="12E780E6" w14:textId="77777777" w:rsidR="009D75E1" w:rsidRPr="0051612E" w:rsidRDefault="009D75E1" w:rsidP="009D75E1">
      <w:pPr>
        <w:pStyle w:val="Bibliography"/>
        <w:rPr>
          <w:rFonts w:ascii="Times New Roman" w:hAnsi="Times New Roman" w:cs="Times New Roman"/>
          <w:sz w:val="20"/>
          <w:szCs w:val="20"/>
          <w:rPrChange w:id="361" w:author="CHEVASSUS, Emmanuel" w:date="2025-01-15T11:52:00Z" w16du:dateUtc="2025-01-15T11:52:00Z">
            <w:rPr/>
          </w:rPrChange>
        </w:rPr>
      </w:pPr>
      <w:r w:rsidRPr="0051612E">
        <w:rPr>
          <w:rFonts w:ascii="Times New Roman" w:hAnsi="Times New Roman" w:cs="Times New Roman"/>
          <w:sz w:val="20"/>
          <w:szCs w:val="20"/>
          <w:rPrChange w:id="362" w:author="CHEVASSUS, Emmanuel" w:date="2025-01-15T11:52:00Z" w16du:dateUtc="2025-01-15T11:52:00Z">
            <w:rPr/>
          </w:rPrChange>
        </w:rPr>
        <w:t>Facchini, M. C., Rinaldi, M., Decesari, S., Carbone, C., Finessi, E., Mircea, M., Fuzzi, S., Ceburnis, D., Flanagan, R., Nilsson, E. D., de Leeuw, G., Martino, M., Woeltjen, J., and O’Dowd, C. D.: Primary submicron marine aerosol dominated by insoluble organic colloids and aggregates, Geophys. Res. Lett., 35, L17814, https://doi.org/10.1029/2008GL034210, 2008.</w:t>
      </w:r>
    </w:p>
    <w:p w14:paraId="5648BA04" w14:textId="77777777" w:rsidR="009D75E1" w:rsidRPr="0051612E" w:rsidRDefault="009D75E1" w:rsidP="009D75E1">
      <w:pPr>
        <w:pStyle w:val="Bibliography"/>
        <w:rPr>
          <w:rFonts w:ascii="Times New Roman" w:hAnsi="Times New Roman" w:cs="Times New Roman"/>
          <w:sz w:val="20"/>
          <w:szCs w:val="20"/>
          <w:rPrChange w:id="363" w:author="CHEVASSUS, Emmanuel" w:date="2025-01-15T11:52:00Z" w16du:dateUtc="2025-01-15T11:52:00Z">
            <w:rPr/>
          </w:rPrChange>
        </w:rPr>
      </w:pPr>
      <w:r w:rsidRPr="0051612E">
        <w:rPr>
          <w:rFonts w:ascii="Times New Roman" w:hAnsi="Times New Roman" w:cs="Times New Roman"/>
          <w:sz w:val="20"/>
          <w:szCs w:val="20"/>
          <w:rPrChange w:id="364" w:author="CHEVASSUS, Emmanuel" w:date="2025-01-15T11:52:00Z" w16du:dateUtc="2025-01-15T11:52:00Z">
            <w:rPr/>
          </w:rPrChange>
        </w:rPr>
        <w:t>Faiola, C. L., Wen, M., and VanReken,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3F1509B7" w14:textId="77777777" w:rsidR="009D75E1" w:rsidRPr="0051612E" w:rsidRDefault="009D75E1" w:rsidP="009D75E1">
      <w:pPr>
        <w:pStyle w:val="Bibliography"/>
        <w:rPr>
          <w:rFonts w:ascii="Times New Roman" w:hAnsi="Times New Roman" w:cs="Times New Roman"/>
          <w:sz w:val="20"/>
          <w:szCs w:val="20"/>
          <w:rPrChange w:id="365" w:author="CHEVASSUS, Emmanuel" w:date="2025-01-15T11:52:00Z" w16du:dateUtc="2025-01-15T11:52:00Z">
            <w:rPr/>
          </w:rPrChange>
        </w:rPr>
      </w:pPr>
      <w:r w:rsidRPr="0051612E">
        <w:rPr>
          <w:rFonts w:ascii="Times New Roman" w:hAnsi="Times New Roman" w:cs="Times New Roman"/>
          <w:sz w:val="20"/>
          <w:szCs w:val="20"/>
          <w:rPrChange w:id="366" w:author="CHEVASSUS, Emmanuel" w:date="2025-01-15T11:52:00Z" w16du:dateUtc="2025-01-15T11:52:00Z">
            <w:rPr/>
          </w:rPrChange>
        </w:rPr>
        <w:t>Flerus, R., Lechtenfeld, O. J., Koch, B. P., McCallister, S. L., Schmitt-Kopplin, P., Benner, R., Kaiser, K., and Kattner, G.: A molecular perspective on the ageing of marine dissolved organic matter, Biogeosciences, 9, 1935–1955, https://doi.org/10.5194/bg-9-1935-2012, 2012.</w:t>
      </w:r>
    </w:p>
    <w:p w14:paraId="2522784A" w14:textId="77777777" w:rsidR="009D75E1" w:rsidRPr="0051612E" w:rsidRDefault="009D75E1" w:rsidP="009D75E1">
      <w:pPr>
        <w:pStyle w:val="Bibliography"/>
        <w:rPr>
          <w:rFonts w:ascii="Times New Roman" w:hAnsi="Times New Roman" w:cs="Times New Roman"/>
          <w:sz w:val="20"/>
          <w:szCs w:val="20"/>
          <w:rPrChange w:id="367" w:author="CHEVASSUS, Emmanuel" w:date="2025-01-15T11:52:00Z" w16du:dateUtc="2025-01-15T11:52:00Z">
            <w:rPr/>
          </w:rPrChange>
        </w:rPr>
      </w:pPr>
      <w:r w:rsidRPr="0051612E">
        <w:rPr>
          <w:rFonts w:ascii="Times New Roman" w:hAnsi="Times New Roman" w:cs="Times New Roman"/>
          <w:sz w:val="20"/>
          <w:szCs w:val="20"/>
          <w:rPrChange w:id="368" w:author="CHEVASSUS, Emmanuel" w:date="2025-01-15T11:52:00Z" w16du:dateUtc="2025-01-15T11:52:00Z">
            <w:rPr/>
          </w:rPrChange>
        </w:rPr>
        <w:t>Florou, K., Liangou, A., Kaltsonoudis, C., Louvaris, E., Tasoglou, A., Patoulias, D., Kouvarakis, G., Kalivitis, N., Kourtchev, I., Kalberer, M., Tsagkaraki, M., Mihalopoulos, N., and Pandis, S. N.: Chemical characterization and sources of background aerosols in the eastern Mediterranean, Atmospheric Environment, 324, 120423, https://doi.org/10.1016/j.atmosenv.2024.120423, 2024.</w:t>
      </w:r>
    </w:p>
    <w:p w14:paraId="366D7B50" w14:textId="77777777" w:rsidR="009D75E1" w:rsidRPr="0051612E" w:rsidRDefault="009D75E1" w:rsidP="009D75E1">
      <w:pPr>
        <w:pStyle w:val="Bibliography"/>
        <w:rPr>
          <w:rFonts w:ascii="Times New Roman" w:hAnsi="Times New Roman" w:cs="Times New Roman"/>
          <w:sz w:val="20"/>
          <w:szCs w:val="20"/>
          <w:rPrChange w:id="369" w:author="CHEVASSUS, Emmanuel" w:date="2025-01-15T11:52:00Z" w16du:dateUtc="2025-01-15T11:52:00Z">
            <w:rPr/>
          </w:rPrChange>
        </w:rPr>
      </w:pPr>
      <w:r w:rsidRPr="0051612E">
        <w:rPr>
          <w:rFonts w:ascii="Times New Roman" w:hAnsi="Times New Roman" w:cs="Times New Roman"/>
          <w:sz w:val="20"/>
          <w:szCs w:val="20"/>
          <w:rPrChange w:id="370" w:author="CHEVASSUS, Emmanuel" w:date="2025-01-15T11:52:00Z" w16du:dateUtc="2025-01-15T11:52:00Z">
            <w:rPr/>
          </w:rPrChange>
        </w:rPr>
        <w:t>Fossum, K. N., Ovadnevaite, J., Ceburnis, D., Dall’Osto, M., Marullo, S., Bellacicco, M., Simó, R., Liu, D., Flynn, M., Zuend, A., and O’Dowd, C.: Summertime Primary and Secondary Contributions to Southern Ocean Cloud Condensation Nuclei, Sci Rep, 8, 13844, https://doi.org/10.1038/s41598-018-32047-4, 2018.</w:t>
      </w:r>
    </w:p>
    <w:p w14:paraId="21206A08" w14:textId="77777777" w:rsidR="009D75E1" w:rsidRPr="0051612E" w:rsidRDefault="009D75E1" w:rsidP="009D75E1">
      <w:pPr>
        <w:pStyle w:val="Bibliography"/>
        <w:rPr>
          <w:rFonts w:ascii="Times New Roman" w:hAnsi="Times New Roman" w:cs="Times New Roman"/>
          <w:sz w:val="20"/>
          <w:szCs w:val="20"/>
          <w:rPrChange w:id="371" w:author="CHEVASSUS, Emmanuel" w:date="2025-01-15T11:52:00Z" w16du:dateUtc="2025-01-15T11:52:00Z">
            <w:rPr/>
          </w:rPrChange>
        </w:rPr>
      </w:pPr>
      <w:r w:rsidRPr="0051612E">
        <w:rPr>
          <w:rFonts w:ascii="Times New Roman" w:hAnsi="Times New Roman" w:cs="Times New Roman"/>
          <w:sz w:val="20"/>
          <w:szCs w:val="20"/>
          <w:rPrChange w:id="372" w:author="CHEVASSUS, Emmanuel" w:date="2025-01-15T11:52:00Z" w16du:dateUtc="2025-01-15T11:52:00Z">
            <w:rPr/>
          </w:rPrChange>
        </w:rPr>
        <w:t>Fröhlich, R., Crenn, V., Setyan, A., Belis, C. A., Canonaco, F., Favez, O., Riffault, V., Slowik, J. G., Aas, W., Aijälä, M., Alastuey, A., Artiñano, B., Bonnaire, N., Bozzetti, C., Bressi, M., Carbone, C., Coz, E., Croteau, P. L., Cubison, M. J., Esser-Gietl, J. K., Green, D. C., Gros, V., Heikkinen, L., Herrmann, H., Jayne, J. T., Lunder, C. R., Minguillón, M. C., Močnik, G., O’Dowd, C. D., Ovadnevaite, J., Petralia, E., Poulain, L., Priestman, M., Ripoll, A., Sarda-Estève, R., Wiedensohler, A., Baltensperger, U., Sciare, J., and Prévôt, A. S. H.: ACTRIS ACSM intercomparison – Part 2: Intercomparison of ME-2 organic source apportionment results from 15 individual, co-located aerosol mass spectrometers, Atmos. Meas. Tech., 8, 2555–2576, https://doi.org/10.5194/amt-8-2555-2015, 2015.</w:t>
      </w:r>
    </w:p>
    <w:p w14:paraId="739070B2" w14:textId="77777777" w:rsidR="009D75E1" w:rsidRPr="0051612E" w:rsidRDefault="009D75E1" w:rsidP="009D75E1">
      <w:pPr>
        <w:pStyle w:val="Bibliography"/>
        <w:rPr>
          <w:rFonts w:ascii="Times New Roman" w:hAnsi="Times New Roman" w:cs="Times New Roman"/>
          <w:sz w:val="20"/>
          <w:szCs w:val="20"/>
          <w:rPrChange w:id="373" w:author="CHEVASSUS, Emmanuel" w:date="2025-01-15T11:52:00Z" w16du:dateUtc="2025-01-15T11:52:00Z">
            <w:rPr/>
          </w:rPrChange>
        </w:rPr>
      </w:pPr>
      <w:r w:rsidRPr="0051612E">
        <w:rPr>
          <w:rFonts w:ascii="Times New Roman" w:hAnsi="Times New Roman" w:cs="Times New Roman"/>
          <w:sz w:val="20"/>
          <w:szCs w:val="20"/>
          <w:rPrChange w:id="374" w:author="CHEVASSUS, Emmanuel" w:date="2025-01-15T11:52:00Z" w16du:dateUtc="2025-01-15T11:52:00Z">
            <w:rPr/>
          </w:rPrChange>
        </w:rPr>
        <w:t>Giordano, M. R., Kalnajs, L. E., Avery, A., Goetz, J. D., Davis, S. M., and DeCarlo, P. F.: A missing source of aerosols in Antarctica – beyond long-range transport, phytoplankton, and photochemistry, Aerosols/Field Measurements/Troposphere/Chemistry (chemical composition and reactions), https://doi.org/10.5194/acp-2016-606, 2016.</w:t>
      </w:r>
    </w:p>
    <w:p w14:paraId="07405AEC" w14:textId="77777777" w:rsidR="009D75E1" w:rsidRPr="0051612E" w:rsidRDefault="009D75E1" w:rsidP="009D75E1">
      <w:pPr>
        <w:pStyle w:val="Bibliography"/>
        <w:rPr>
          <w:rFonts w:ascii="Times New Roman" w:hAnsi="Times New Roman" w:cs="Times New Roman"/>
          <w:sz w:val="20"/>
          <w:szCs w:val="20"/>
          <w:rPrChange w:id="375" w:author="CHEVASSUS, Emmanuel" w:date="2025-01-15T11:52:00Z" w16du:dateUtc="2025-01-15T11:52:00Z">
            <w:rPr/>
          </w:rPrChange>
        </w:rPr>
      </w:pPr>
      <w:r w:rsidRPr="0051612E">
        <w:rPr>
          <w:rFonts w:ascii="Times New Roman" w:hAnsi="Times New Roman" w:cs="Times New Roman"/>
          <w:sz w:val="20"/>
          <w:szCs w:val="20"/>
          <w:rPrChange w:id="376" w:author="CHEVASSUS, Emmanuel" w:date="2025-01-15T11:52:00Z" w16du:dateUtc="2025-01-15T11:52:00Z">
            <w:rPr/>
          </w:rPrChange>
        </w:rP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4AECC5C2" w14:textId="77777777" w:rsidR="009D75E1" w:rsidRPr="0051612E" w:rsidRDefault="009D75E1" w:rsidP="009D75E1">
      <w:pPr>
        <w:pStyle w:val="Bibliography"/>
        <w:rPr>
          <w:rFonts w:ascii="Times New Roman" w:hAnsi="Times New Roman" w:cs="Times New Roman"/>
          <w:sz w:val="20"/>
          <w:szCs w:val="20"/>
          <w:rPrChange w:id="377" w:author="CHEVASSUS, Emmanuel" w:date="2025-01-15T11:52:00Z" w16du:dateUtc="2025-01-15T11:52:00Z">
            <w:rPr/>
          </w:rPrChange>
        </w:rPr>
      </w:pPr>
      <w:r w:rsidRPr="0051612E">
        <w:rPr>
          <w:rFonts w:ascii="Times New Roman" w:hAnsi="Times New Roman" w:cs="Times New Roman"/>
          <w:sz w:val="20"/>
          <w:szCs w:val="20"/>
          <w:rPrChange w:id="378" w:author="CHEVASSUS, Emmanuel" w:date="2025-01-15T11:52:00Z" w16du:dateUtc="2025-01-15T11:52:00Z">
            <w:rPr/>
          </w:rPrChange>
        </w:rPr>
        <w:t>Goldstein, A. H. and Galbally, I. E.: Known and Unexplored Organic Constituents in the Earth’s Atmosphere, Environ. Sci. Technol., 41, 1514–1521, https://doi.org/10.1021/es072476p, 2007.</w:t>
      </w:r>
    </w:p>
    <w:p w14:paraId="786B7BE4" w14:textId="77777777" w:rsidR="009D75E1" w:rsidRPr="0051612E" w:rsidRDefault="009D75E1" w:rsidP="009D75E1">
      <w:pPr>
        <w:pStyle w:val="Bibliography"/>
        <w:rPr>
          <w:rFonts w:ascii="Times New Roman" w:hAnsi="Times New Roman" w:cs="Times New Roman"/>
          <w:sz w:val="20"/>
          <w:szCs w:val="20"/>
          <w:rPrChange w:id="379" w:author="CHEVASSUS, Emmanuel" w:date="2025-01-15T11:52:00Z" w16du:dateUtc="2025-01-15T11:52:00Z">
            <w:rPr/>
          </w:rPrChange>
        </w:rPr>
      </w:pPr>
      <w:r w:rsidRPr="0051612E">
        <w:rPr>
          <w:rFonts w:ascii="Times New Roman" w:hAnsi="Times New Roman" w:cs="Times New Roman"/>
          <w:sz w:val="20"/>
          <w:szCs w:val="20"/>
          <w:rPrChange w:id="380" w:author="CHEVASSUS, Emmanuel" w:date="2025-01-15T11:52:00Z" w16du:dateUtc="2025-01-15T11:52:00Z">
            <w:rPr/>
          </w:rPrChange>
        </w:rPr>
        <w:t>Grigas, T., Ovadnevaite, J., Ceburnis, D., Moran, E., McGovern, F. M., Jennings, S. G., and O’Dowd, C.: Sophisticated Clean Air Strategies Required to Mitigate Against Particulate Organic Pollution, Sci Rep, 7, 44737, https://doi.org/10.1038/srep44737, 2017.</w:t>
      </w:r>
    </w:p>
    <w:p w14:paraId="4E7CC08E" w14:textId="77777777" w:rsidR="009D75E1" w:rsidRPr="0051612E" w:rsidRDefault="009D75E1" w:rsidP="009D75E1">
      <w:pPr>
        <w:pStyle w:val="Bibliography"/>
        <w:rPr>
          <w:rFonts w:ascii="Times New Roman" w:hAnsi="Times New Roman" w:cs="Times New Roman"/>
          <w:sz w:val="20"/>
          <w:szCs w:val="20"/>
          <w:rPrChange w:id="381" w:author="CHEVASSUS, Emmanuel" w:date="2025-01-15T11:52:00Z" w16du:dateUtc="2025-01-15T11:52:00Z">
            <w:rPr/>
          </w:rPrChange>
        </w:rPr>
      </w:pPr>
      <w:r w:rsidRPr="0051612E">
        <w:rPr>
          <w:rFonts w:ascii="Times New Roman" w:hAnsi="Times New Roman" w:cs="Times New Roman"/>
          <w:sz w:val="20"/>
          <w:szCs w:val="20"/>
          <w:rPrChange w:id="382" w:author="CHEVASSUS, Emmanuel" w:date="2025-01-15T11:52:00Z" w16du:dateUtc="2025-01-15T11:52:00Z">
            <w:rPr/>
          </w:rPrChange>
        </w:rPr>
        <w:t>Gryspeerdt, E., Povey, A. C., Grainger, R. G., Hasekamp, O., Hsu, N. C., Mulcahy, J. P., Sayer, A. M., and Sorooshian, A.: Uncertainty in aerosol–cloud radiative forcing is driven by clean conditions, Atmos. Chem. Phys., 23, 4115–4122, https://doi.org/10.5194/acp-23-4115-2023, 2023.</w:t>
      </w:r>
    </w:p>
    <w:p w14:paraId="22F3E2A0" w14:textId="77777777" w:rsidR="009D75E1" w:rsidRPr="0051612E" w:rsidRDefault="009D75E1" w:rsidP="009D75E1">
      <w:pPr>
        <w:pStyle w:val="Bibliography"/>
        <w:rPr>
          <w:rFonts w:ascii="Times New Roman" w:hAnsi="Times New Roman" w:cs="Times New Roman"/>
          <w:sz w:val="20"/>
          <w:szCs w:val="20"/>
          <w:rPrChange w:id="383" w:author="CHEVASSUS, Emmanuel" w:date="2025-01-15T11:52:00Z" w16du:dateUtc="2025-01-15T11:52:00Z">
            <w:rPr/>
          </w:rPrChange>
        </w:rPr>
      </w:pPr>
      <w:r w:rsidRPr="0051612E">
        <w:rPr>
          <w:rFonts w:ascii="Times New Roman" w:hAnsi="Times New Roman" w:cs="Times New Roman"/>
          <w:sz w:val="20"/>
          <w:szCs w:val="20"/>
          <w:rPrChange w:id="384" w:author="CHEVASSUS, Emmanuel" w:date="2025-01-15T11:52:00Z" w16du:dateUtc="2025-01-15T11:52:00Z">
            <w:rPr/>
          </w:rPrChange>
        </w:rPr>
        <w:t>Guo, J., Zhang, J., Yang, K., Liao, H., Zhang, S., Huang, K., Lv, Y., Shao, J., Yu, T., Tong, B., Li, J., Su, T., Yim, S. H. L., Stoffelen, A., Zhai, P., and Xu, X.: Investigation of near-global daytime boundary layer height using high-resolution radiosondes: first results and comparison with ERA5, MERRA-2, JRA-55, and NCEP-2 reanalyses, Atmos. Chem. Phys., 21, 17079–17097, https://doi.org/10.5194/acp-21-17079-2021, 2021.</w:t>
      </w:r>
    </w:p>
    <w:p w14:paraId="0149E234" w14:textId="77777777" w:rsidR="009D75E1" w:rsidRPr="0051612E" w:rsidRDefault="009D75E1" w:rsidP="009D75E1">
      <w:pPr>
        <w:pStyle w:val="Bibliography"/>
        <w:rPr>
          <w:rFonts w:ascii="Times New Roman" w:hAnsi="Times New Roman" w:cs="Times New Roman"/>
          <w:sz w:val="20"/>
          <w:szCs w:val="20"/>
          <w:rPrChange w:id="385" w:author="CHEVASSUS, Emmanuel" w:date="2025-01-15T11:52:00Z" w16du:dateUtc="2025-01-15T11:52:00Z">
            <w:rPr/>
          </w:rPrChange>
        </w:rPr>
      </w:pPr>
      <w:r w:rsidRPr="0051612E">
        <w:rPr>
          <w:rFonts w:ascii="Times New Roman" w:hAnsi="Times New Roman" w:cs="Times New Roman"/>
          <w:sz w:val="20"/>
          <w:szCs w:val="20"/>
          <w:rPrChange w:id="386" w:author="CHEVASSUS, Emmanuel" w:date="2025-01-15T11:52:00Z" w16du:dateUtc="2025-01-15T11:52:00Z">
            <w:rPr/>
          </w:rPrChange>
        </w:rPr>
        <w:lastRenderedPageBreak/>
        <w:t>Hallquist, M., Wenger, J. C., Baltensperger, U., Rudich, Y., Simpson, D., Claeys, M., Dommen, J., Donahue, N. M., George, C., Goldstein, A. H., Hamilton, J. F., Herrmann, H., Hoffmann, T., Iinuma, Y., Jang, M., Jenkin, M. E., Jimenez, J. L., Kiendler-Scharr, A., Maenhaut, W., McFiggans, G., Mentel, Th. F., Monod, A., Prévôt, A. S. H., Seinfeld, J. H., Surratt, J. D., Szmigielski, R., and Wildt, J.: The formation, properties and impact of secondary organic aerosol: current and emerging issues, Atmos. Chem. Phys., 9, 5155–5236, https://doi.org/10.5194/acp-9-5155-2009, 2009.</w:t>
      </w:r>
    </w:p>
    <w:p w14:paraId="0A77A2B6" w14:textId="77777777" w:rsidR="009D75E1" w:rsidRPr="0051612E" w:rsidRDefault="009D75E1" w:rsidP="009D75E1">
      <w:pPr>
        <w:pStyle w:val="Bibliography"/>
        <w:rPr>
          <w:rFonts w:ascii="Times New Roman" w:hAnsi="Times New Roman" w:cs="Times New Roman"/>
          <w:sz w:val="20"/>
          <w:szCs w:val="20"/>
          <w:rPrChange w:id="387" w:author="CHEVASSUS, Emmanuel" w:date="2025-01-15T11:52:00Z" w16du:dateUtc="2025-01-15T11:52:00Z">
            <w:rPr/>
          </w:rPrChange>
        </w:rPr>
      </w:pPr>
      <w:r w:rsidRPr="0051612E">
        <w:rPr>
          <w:rFonts w:ascii="Times New Roman" w:hAnsi="Times New Roman" w:cs="Times New Roman"/>
          <w:sz w:val="20"/>
          <w:szCs w:val="20"/>
          <w:rPrChange w:id="388" w:author="CHEVASSUS, Emmanuel" w:date="2025-01-15T11:52:00Z" w16du:dateUtc="2025-01-15T11:52:00Z">
            <w:rPr/>
          </w:rPrChange>
        </w:rPr>
        <w:t>Hátún, H., Lohmann, K., Matei, D., Jungclaus, J. H., Pacariz, S., Bersch, M., Gislason, A., Ólafsson, J., and Reid, P. C.: An inflated subpolar gyre blows life toward the northeastern Atlantic, Progress in Oceanography, 147, 49–66, https://doi.org/10.1016/j.pocean.2016.07.009, 2016.</w:t>
      </w:r>
    </w:p>
    <w:p w14:paraId="2AA9CDFA" w14:textId="77777777" w:rsidR="009D75E1" w:rsidRPr="0051612E" w:rsidRDefault="009D75E1" w:rsidP="009D75E1">
      <w:pPr>
        <w:pStyle w:val="Bibliography"/>
        <w:rPr>
          <w:rFonts w:ascii="Times New Roman" w:hAnsi="Times New Roman" w:cs="Times New Roman"/>
          <w:sz w:val="20"/>
          <w:szCs w:val="20"/>
          <w:rPrChange w:id="389" w:author="CHEVASSUS, Emmanuel" w:date="2025-01-15T11:52:00Z" w16du:dateUtc="2025-01-15T11:52:00Z">
            <w:rPr/>
          </w:rPrChange>
        </w:rPr>
      </w:pPr>
      <w:r w:rsidRPr="0051612E">
        <w:rPr>
          <w:rFonts w:ascii="Times New Roman" w:hAnsi="Times New Roman" w:cs="Times New Roman" w:hint="eastAsia"/>
          <w:sz w:val="20"/>
          <w:szCs w:val="20"/>
          <w:rPrChange w:id="390" w:author="CHEVASSUS, Emmanuel" w:date="2025-01-15T11:52:00Z" w16du:dateUtc="2025-01-15T11:52:00Z">
            <w:rPr>
              <w:rFonts w:hint="eastAsia"/>
            </w:rPr>
          </w:rPrChange>
        </w:rPr>
        <w:t>Håvik, L. and Våge, K.: Wind</w:t>
      </w:r>
      <w:r w:rsidRPr="0051612E">
        <w:rPr>
          <w:rFonts w:ascii="Times New Roman" w:hAnsi="Times New Roman" w:cs="Times New Roman" w:hint="eastAsia"/>
          <w:sz w:val="20"/>
          <w:szCs w:val="20"/>
          <w:rPrChange w:id="391"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392" w:author="CHEVASSUS, Emmanuel" w:date="2025-01-15T11:52:00Z" w16du:dateUtc="2025-01-15T11:52:00Z">
            <w:rPr>
              <w:rFonts w:hint="eastAsia"/>
            </w:rPr>
          </w:rPrChange>
        </w:rPr>
        <w:t xml:space="preserve">Driven Coastal Upwelling and Downwelling in the </w:t>
      </w:r>
      <w:r w:rsidRPr="0051612E">
        <w:rPr>
          <w:rFonts w:ascii="Times New Roman" w:hAnsi="Times New Roman" w:cs="Times New Roman"/>
          <w:sz w:val="20"/>
          <w:szCs w:val="20"/>
          <w:rPrChange w:id="393" w:author="CHEVASSUS, Emmanuel" w:date="2025-01-15T11:52:00Z" w16du:dateUtc="2025-01-15T11:52:00Z">
            <w:rPr/>
          </w:rPrChange>
        </w:rPr>
        <w:t>Shelfbreak East Greenland Current, JGR Oceans, 123, 6106–6115, https://doi.org/10.1029/2018JC014273, 2018.</w:t>
      </w:r>
    </w:p>
    <w:p w14:paraId="4F4FB517" w14:textId="77777777" w:rsidR="009D75E1" w:rsidRPr="0051612E" w:rsidRDefault="009D75E1" w:rsidP="009D75E1">
      <w:pPr>
        <w:pStyle w:val="Bibliography"/>
        <w:rPr>
          <w:rFonts w:ascii="Times New Roman" w:hAnsi="Times New Roman" w:cs="Times New Roman"/>
          <w:sz w:val="20"/>
          <w:szCs w:val="20"/>
          <w:rPrChange w:id="394" w:author="CHEVASSUS, Emmanuel" w:date="2025-01-15T11:52:00Z" w16du:dateUtc="2025-01-15T11:52:00Z">
            <w:rPr/>
          </w:rPrChange>
        </w:rPr>
      </w:pPr>
      <w:r w:rsidRPr="0051612E">
        <w:rPr>
          <w:rFonts w:ascii="Times New Roman" w:hAnsi="Times New Roman" w:cs="Times New Roman"/>
          <w:sz w:val="20"/>
          <w:szCs w:val="20"/>
          <w:rPrChange w:id="395" w:author="CHEVASSUS, Emmanuel" w:date="2025-01-15T11:52:00Z" w16du:dateUtc="2025-01-15T11:52:00Z">
            <w:rPr/>
          </w:rPrChange>
        </w:rPr>
        <w:t>Heald, C. L., Kroll, J. H., Jimenez, J. L., Docherty, K. S., DeCarlo, P. F., Aiken, A. C., Chen, Q., Martin, S. T., Farmer, D. K., and Artaxo, P.: A simplified description of the evolution of organic aerosol composition in the atmosphere: VAN KREVELEN DIAGRAM OF ORGANIC AEROSOL, Geophys. Res. Lett., 37, https://doi.org/10.1029/2010GL042737, 2010.</w:t>
      </w:r>
    </w:p>
    <w:p w14:paraId="3FE31D91" w14:textId="77777777" w:rsidR="009D75E1" w:rsidRPr="0051612E" w:rsidRDefault="009D75E1" w:rsidP="009D75E1">
      <w:pPr>
        <w:pStyle w:val="Bibliography"/>
        <w:rPr>
          <w:rFonts w:ascii="Times New Roman" w:hAnsi="Times New Roman" w:cs="Times New Roman"/>
          <w:sz w:val="20"/>
          <w:szCs w:val="20"/>
          <w:rPrChange w:id="396" w:author="CHEVASSUS, Emmanuel" w:date="2025-01-15T11:52:00Z" w16du:dateUtc="2025-01-15T11:52:00Z">
            <w:rPr/>
          </w:rPrChange>
        </w:rPr>
      </w:pPr>
      <w:r w:rsidRPr="0051612E">
        <w:rPr>
          <w:rFonts w:ascii="Times New Roman" w:hAnsi="Times New Roman" w:cs="Times New Roman" w:hint="eastAsia"/>
          <w:sz w:val="20"/>
          <w:szCs w:val="20"/>
          <w:rPrChange w:id="397" w:author="CHEVASSUS, Emmanuel" w:date="2025-01-15T11:52:00Z" w16du:dateUtc="2025-01-15T11:52:00Z">
            <w:rPr>
              <w:rFonts w:hint="eastAsia"/>
            </w:rPr>
          </w:rPrChange>
        </w:rPr>
        <w:t>Hersbach, H., Bell, B., Berrisford, P., Hirahara, S., Horányi, A., Muñoz</w:t>
      </w:r>
      <w:r w:rsidRPr="0051612E">
        <w:rPr>
          <w:rFonts w:ascii="Times New Roman" w:hAnsi="Times New Roman" w:cs="Times New Roman" w:hint="eastAsia"/>
          <w:sz w:val="20"/>
          <w:szCs w:val="20"/>
          <w:rPrChange w:id="398"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399" w:author="CHEVASSUS, Emmanuel" w:date="2025-01-15T11:52:00Z" w16du:dateUtc="2025-01-15T11:52:00Z">
            <w:rPr>
              <w:rFonts w:hint="eastAsia"/>
            </w:rPr>
          </w:rPrChange>
        </w:rPr>
        <w:t xml:space="preserve">Sabater, J., Nicolas, J., </w:t>
      </w:r>
      <w:r w:rsidRPr="0051612E">
        <w:rPr>
          <w:rFonts w:ascii="Times New Roman" w:hAnsi="Times New Roman" w:cs="Times New Roman"/>
          <w:sz w:val="20"/>
          <w:szCs w:val="20"/>
          <w:rPrChange w:id="400" w:author="CHEVASSUS, Emmanuel" w:date="2025-01-15T11:52:00Z" w16du:dateUtc="2025-01-15T11:52:00Z">
            <w:rPr/>
          </w:rPrChange>
        </w:rPr>
        <w:t>Peubey, C., Radu, R., Schepers, D., Simmons, A., Soci, C., Abdalla, S., Abellan, X., Balsamo, G., Bechtold, P., Biavati, G., Bidlot, J., Bonavita, M., Chiara, G., Dahlgren, P., Dee, D., Diamantakis, M., Dragani, R., Flemming, J., Forbes, R., Fuentes, M., Geer, A., Haimberger, L., Healy, S., Hogan, R. J., Hólm, E., Janisková, M., Keeley, S., Laloyaux, P., Lopez, P., Lupu, C., Radnoti, G., Rosnay, P., Rozum, I., Vamborg, F., Villaume, S., and Thépaut, J.: The ERA5 global reanalysis, Q.J.R. Meteorol. Soc., 146, 1999–2049, https://doi.org/10.1002/qj.3803, 2020.</w:t>
      </w:r>
    </w:p>
    <w:p w14:paraId="06F21C8B" w14:textId="77777777" w:rsidR="009D75E1" w:rsidRPr="0051612E" w:rsidRDefault="009D75E1" w:rsidP="009D75E1">
      <w:pPr>
        <w:pStyle w:val="Bibliography"/>
        <w:rPr>
          <w:rFonts w:ascii="Times New Roman" w:hAnsi="Times New Roman" w:cs="Times New Roman"/>
          <w:sz w:val="20"/>
          <w:szCs w:val="20"/>
          <w:rPrChange w:id="401" w:author="CHEVASSUS, Emmanuel" w:date="2025-01-15T11:52:00Z" w16du:dateUtc="2025-01-15T11:52:00Z">
            <w:rPr/>
          </w:rPrChange>
        </w:rPr>
      </w:pPr>
      <w:r w:rsidRPr="0051612E">
        <w:rPr>
          <w:rFonts w:ascii="Times New Roman" w:hAnsi="Times New Roman" w:cs="Times New Roman"/>
          <w:sz w:val="20"/>
          <w:szCs w:val="20"/>
          <w:rPrChange w:id="402" w:author="CHEVASSUS, Emmanuel" w:date="2025-01-15T11:52:00Z" w16du:dateUtc="2025-01-15T11:52:00Z">
            <w:rPr/>
          </w:rPrChange>
        </w:rPr>
        <w:t>Hodshire, A. L., Campuzano-Jost, P., Kodros, J. K., Croft, B., Nault, B. A., Schroder, J. C., Jimenez, J. L., and Pierce, J. R.: The potential role of methanesulfonic acid (MSA) in aerosol formation and growth and the associated radiative forcings, Atmos. Chem. Phys., 19, 3137–3160, https://doi.org/10.5194/acp-19-3137-2019, 2019.</w:t>
      </w:r>
    </w:p>
    <w:p w14:paraId="113DC44F" w14:textId="77777777" w:rsidR="009D75E1" w:rsidRPr="0051612E" w:rsidRDefault="009D75E1" w:rsidP="009D75E1">
      <w:pPr>
        <w:pStyle w:val="Bibliography"/>
        <w:rPr>
          <w:rFonts w:ascii="Times New Roman" w:hAnsi="Times New Roman" w:cs="Times New Roman"/>
          <w:sz w:val="20"/>
          <w:szCs w:val="20"/>
          <w:rPrChange w:id="403" w:author="CHEVASSUS, Emmanuel" w:date="2025-01-15T11:52:00Z" w16du:dateUtc="2025-01-15T11:52:00Z">
            <w:rPr/>
          </w:rPrChange>
        </w:rPr>
      </w:pPr>
      <w:r w:rsidRPr="0051612E">
        <w:rPr>
          <w:rFonts w:ascii="Times New Roman" w:hAnsi="Times New Roman" w:cs="Times New Roman"/>
          <w:sz w:val="20"/>
          <w:szCs w:val="20"/>
          <w:rPrChange w:id="404" w:author="CHEVASSUS, Emmanuel" w:date="2025-01-15T11:52:00Z" w16du:dateUtc="2025-01-15T11:52:00Z">
            <w:rPr/>
          </w:rPrChange>
        </w:rPr>
        <w:t>Holland, M. M., Louchart, A., Artigas, L. F., Ostle, C., Atkinson, A., Rombouts, I., Graves, C. A., Devlin, M., Heyden, B., Machairopoulou, M., Bresnan, E., Schilder, J., Jakobsen, H. H., Lloyd-Hartley, H., Tett, P., Best, M., Goberville, E., and McQuatters-Gollop, A.: Major declines in NE Atlantic plankton contrast with more stable populations in the rapidly warming North Sea, Science of The Total Environment, 898, 165505, https://doi.org/10.1016/j.scitotenv.2023.165505, 2023.</w:t>
      </w:r>
    </w:p>
    <w:p w14:paraId="09A0CCF1" w14:textId="77777777" w:rsidR="009D75E1" w:rsidRPr="0051612E" w:rsidRDefault="009D75E1" w:rsidP="009D75E1">
      <w:pPr>
        <w:pStyle w:val="Bibliography"/>
        <w:rPr>
          <w:rFonts w:ascii="Times New Roman" w:hAnsi="Times New Roman" w:cs="Times New Roman"/>
          <w:sz w:val="20"/>
          <w:szCs w:val="20"/>
          <w:rPrChange w:id="405" w:author="CHEVASSUS, Emmanuel" w:date="2025-01-15T11:52:00Z" w16du:dateUtc="2025-01-15T11:52:00Z">
            <w:rPr/>
          </w:rPrChange>
        </w:rPr>
      </w:pPr>
      <w:r w:rsidRPr="0051612E">
        <w:rPr>
          <w:rFonts w:ascii="Times New Roman" w:hAnsi="Times New Roman" w:cs="Times New Roman"/>
          <w:sz w:val="20"/>
          <w:szCs w:val="20"/>
          <w:rPrChange w:id="406" w:author="CHEVASSUS, Emmanuel" w:date="2025-01-15T11:52:00Z" w16du:dateUtc="2025-01-15T11:52:00Z">
            <w:rPr/>
          </w:rPrChange>
        </w:rPr>
        <w:t>Hu, W. W., Campuzano-Jost, P., Palm, B. B., Day, D. A., Ortega, A. M., Hayes, P. L., Krechmer, J. E., Chen, Q., Kuwata, M., Liu, Y. J., de Sá, S. S., McKinney, K., Martin, S. T., Hu, M., Budisulistiorini, S. H., Riva, M., Surratt, J. D., St. Clair, J. M., Isaacman-Van Wertz, G., Yee, L. D., Goldstein, A. H., Carbone, S., Brito, J., Artaxo, P., de Gouw, J. A., Koss, A., Wisthaler, A., Mikoviny, T., Karl, T., Kaser, L., Jud, W., Hansel, A., Docherty, K. S., Alexander, M. L., Robinson, N. H., Coe, H., Allan, J. D., Canagaratna, M. R., Paulot, F., and Jimenez, J. L.: Characterization of a real-time tracer for isoprene epoxydiols-derived secondary organic aerosol (IEPOX-SOA) from aerosol mass spectrometer measurements, Atmos. Chem. Phys., 15, 11807–11833, https://doi.org/10.5194/acp-15-11807-2015, 2015.</w:t>
      </w:r>
    </w:p>
    <w:p w14:paraId="78E2DC8A" w14:textId="77777777" w:rsidR="009D75E1" w:rsidRPr="0051612E" w:rsidRDefault="009D75E1" w:rsidP="009D75E1">
      <w:pPr>
        <w:pStyle w:val="Bibliography"/>
        <w:rPr>
          <w:rFonts w:ascii="Times New Roman" w:hAnsi="Times New Roman" w:cs="Times New Roman"/>
          <w:sz w:val="20"/>
          <w:szCs w:val="20"/>
          <w:rPrChange w:id="407" w:author="CHEVASSUS, Emmanuel" w:date="2025-01-15T11:52:00Z" w16du:dateUtc="2025-01-15T11:52:00Z">
            <w:rPr/>
          </w:rPrChange>
        </w:rPr>
      </w:pPr>
      <w:r w:rsidRPr="0051612E">
        <w:rPr>
          <w:rFonts w:ascii="Times New Roman" w:hAnsi="Times New Roman" w:cs="Times New Roman"/>
          <w:sz w:val="20"/>
          <w:szCs w:val="20"/>
          <w:rPrChange w:id="408" w:author="CHEVASSUS, Emmanuel" w:date="2025-01-15T11:52:00Z" w16du:dateUtc="2025-01-15T11:52:00Z">
            <w:rPr/>
          </w:rPrChange>
        </w:rPr>
        <w:t>Huang, S., Wu, Z., Poulain, L., van Pinxteren, M., Merkel, M., Assmann, D., Herrmann, H., and Wiedensohler, A.: Source apportionment of the organic aerosol over the Atlantic Ocean from 53° N to 53° S: significant contributions from marine emissions and long-range transport, Atmos. Chem. Phys., 18, 18043–18062, https://doi.org/10.5194/acp-18-18043-2018, 2018.</w:t>
      </w:r>
    </w:p>
    <w:p w14:paraId="323393AB" w14:textId="77777777" w:rsidR="009D75E1" w:rsidRPr="0051612E" w:rsidRDefault="009D75E1" w:rsidP="009D75E1">
      <w:pPr>
        <w:pStyle w:val="Bibliography"/>
        <w:rPr>
          <w:rFonts w:ascii="Times New Roman" w:hAnsi="Times New Roman" w:cs="Times New Roman"/>
          <w:sz w:val="20"/>
          <w:szCs w:val="20"/>
          <w:rPrChange w:id="409" w:author="CHEVASSUS, Emmanuel" w:date="2025-01-15T11:52:00Z" w16du:dateUtc="2025-01-15T11:52:00Z">
            <w:rPr/>
          </w:rPrChange>
        </w:rPr>
      </w:pPr>
      <w:r w:rsidRPr="0051612E">
        <w:rPr>
          <w:rFonts w:ascii="Times New Roman" w:hAnsi="Times New Roman" w:cs="Times New Roman"/>
          <w:sz w:val="20"/>
          <w:szCs w:val="20"/>
          <w:rPrChange w:id="410" w:author="CHEVASSUS, Emmanuel" w:date="2025-01-15T11:52:00Z" w16du:dateUtc="2025-01-15T11:52:00Z">
            <w:rPr/>
          </w:rPrChange>
        </w:rPr>
        <w:t>Huffman, J. A., Jayne, J. T., Drewnick, F., Aiken, A. C., Onasch, T., Worsnop, D. R., and Jimenez, J. L.: Design, Modeling, Optimization, and Experimental Tests of a Particle Beam Width Probe for the Aerodyne Aerosol Mass Spectrometer, Aerosol Science and Technology, 39, 1143–1163, https://doi.org/10.1080/02786820500423782, 2005.</w:t>
      </w:r>
    </w:p>
    <w:p w14:paraId="7FB4D292" w14:textId="77777777" w:rsidR="009D75E1" w:rsidRPr="0051612E" w:rsidRDefault="009D75E1" w:rsidP="009D75E1">
      <w:pPr>
        <w:pStyle w:val="Bibliography"/>
        <w:rPr>
          <w:rFonts w:ascii="Times New Roman" w:hAnsi="Times New Roman" w:cs="Times New Roman"/>
          <w:sz w:val="20"/>
          <w:szCs w:val="20"/>
          <w:rPrChange w:id="411" w:author="CHEVASSUS, Emmanuel" w:date="2025-01-15T11:52:00Z" w16du:dateUtc="2025-01-15T11:52:00Z">
            <w:rPr/>
          </w:rPrChange>
        </w:rPr>
      </w:pPr>
      <w:r w:rsidRPr="0051612E">
        <w:rPr>
          <w:rFonts w:ascii="Times New Roman" w:hAnsi="Times New Roman" w:cs="Times New Roman"/>
          <w:sz w:val="20"/>
          <w:szCs w:val="20"/>
          <w:rPrChange w:id="412" w:author="CHEVASSUS, Emmanuel" w:date="2025-01-15T11:52:00Z" w16du:dateUtc="2025-01-15T11:52:00Z">
            <w:rPr/>
          </w:rPrChange>
        </w:rPr>
        <w:t>Jang, J., Park, J., Park, J., Yoon, Y. J., Dall&amp;apos;Osto, M. s., Park, K.-T., Jang, E., Lee, J., Cho, K. H., and Lee, B. Y.: Ocean-Atmosphere Interactions: Different Organic Components Across Pacific and Southern Oceans, SSRN Journal, https://doi.org/10.2139/ssrn.4290253, 2022.</w:t>
      </w:r>
    </w:p>
    <w:p w14:paraId="56FF27DE" w14:textId="77777777" w:rsidR="009D75E1" w:rsidRPr="0051612E" w:rsidRDefault="009D75E1" w:rsidP="009D75E1">
      <w:pPr>
        <w:pStyle w:val="Bibliography"/>
        <w:rPr>
          <w:rFonts w:ascii="Times New Roman" w:hAnsi="Times New Roman" w:cs="Times New Roman"/>
          <w:sz w:val="20"/>
          <w:szCs w:val="20"/>
          <w:rPrChange w:id="413" w:author="CHEVASSUS, Emmanuel" w:date="2025-01-15T11:52:00Z" w16du:dateUtc="2025-01-15T11:52:00Z">
            <w:rPr/>
          </w:rPrChange>
        </w:rPr>
      </w:pPr>
      <w:r w:rsidRPr="0051612E">
        <w:rPr>
          <w:rFonts w:ascii="Times New Roman" w:hAnsi="Times New Roman" w:cs="Times New Roman"/>
          <w:sz w:val="20"/>
          <w:szCs w:val="20"/>
          <w:rPrChange w:id="414" w:author="CHEVASSUS, Emmanuel" w:date="2025-01-15T11:52:00Z" w16du:dateUtc="2025-01-15T11:52:00Z">
            <w:rPr/>
          </w:rPrChange>
        </w:rPr>
        <w:lastRenderedPageBreak/>
        <w:t>Jimenez, J. L., Canagaratna, M. R., Donahue, N. M., Prevot, A. S. H., Zhang, Q., Kroll, J. H., DeCarlo, P. F., Allan, J. D., Coe, H., Ng, N. L., Aiken, A. C., Docherty, K. S., Ulbrich, I. M., Grieshop, A. P., Robinson, A. L., Duplissy, J., Smith, J. D., Wilson, K. R., Lanz, V. A., Hueglin, C., Sun, Y. L., Tian, J., Laaksonen, A., Raatikainen, T., Rautiainen, J., Vaattovaara, P., Ehn, M., Kulmala, M., Tomlinson, J. M., Collins, D. R., Cubison, M. J., E., Dunlea, J., Huffman, J. A., Onasch, T. B., Alfarra, M. R., Williams, P. I., Bower, K., Kondo, Y., Schneider, J., Drewnick, F., Borrmann, S., Weimer, S., Demerjian, K., Salcedo, D., Cottrell, L., Griffin, R., Takami, A., Miyoshi, T., Hatakeyama, S., Shimono, A., Sun, J. Y., Zhang, Y. M., Dzepina, K., Kimmel, J. R., Sueper, D., Jayne, J. T., Herndon, S. C., Trimborn, A. M., Williams, L. R., Wood, E. C., Middlebrook, A. M., Kolb, C. E., Baltensperger, U., and Worsnop, D. R.: Evolution of Organic Aerosols in the Atmosphere, Science, 326, 1525–1529, https://doi.org/10.1126/science.1180353, 2009.</w:t>
      </w:r>
    </w:p>
    <w:p w14:paraId="15A9612B" w14:textId="77777777" w:rsidR="009D75E1" w:rsidRPr="0051612E" w:rsidRDefault="009D75E1" w:rsidP="009D75E1">
      <w:pPr>
        <w:pStyle w:val="Bibliography"/>
        <w:rPr>
          <w:rFonts w:ascii="Times New Roman" w:hAnsi="Times New Roman" w:cs="Times New Roman"/>
          <w:sz w:val="20"/>
          <w:szCs w:val="20"/>
          <w:rPrChange w:id="415" w:author="CHEVASSUS, Emmanuel" w:date="2025-01-15T11:52:00Z" w16du:dateUtc="2025-01-15T11:52:00Z">
            <w:rPr/>
          </w:rPrChange>
        </w:rPr>
      </w:pPr>
      <w:r w:rsidRPr="0051612E">
        <w:rPr>
          <w:rFonts w:ascii="Times New Roman" w:hAnsi="Times New Roman" w:cs="Times New Roman"/>
          <w:sz w:val="20"/>
          <w:szCs w:val="20"/>
          <w:rPrChange w:id="416" w:author="CHEVASSUS, Emmanuel" w:date="2025-01-15T11:52:00Z" w16du:dateUtc="2025-01-15T11:52:00Z">
            <w:rPr/>
          </w:rPrChange>
        </w:rPr>
        <w:t>Kahnert, M. and Kanngießer, F.: Optical properties of marine aerosol: modelling the transition from dry, irregularly shaped crystals to brine-coated, dissolving salt particles, Journal of Quantitative Spectroscopy and Radiative Transfer, 295, 108408, https://doi.org/10.1016/j.jqsrt.2022.108408, 2023.</w:t>
      </w:r>
    </w:p>
    <w:p w14:paraId="1E016938" w14:textId="77777777" w:rsidR="009D75E1" w:rsidRPr="0051612E" w:rsidRDefault="009D75E1" w:rsidP="009D75E1">
      <w:pPr>
        <w:pStyle w:val="Bibliography"/>
        <w:rPr>
          <w:rFonts w:ascii="Times New Roman" w:hAnsi="Times New Roman" w:cs="Times New Roman"/>
          <w:sz w:val="20"/>
          <w:szCs w:val="20"/>
          <w:rPrChange w:id="417" w:author="CHEVASSUS, Emmanuel" w:date="2025-01-15T11:52:00Z" w16du:dateUtc="2025-01-15T11:52:00Z">
            <w:rPr/>
          </w:rPrChange>
        </w:rPr>
      </w:pPr>
      <w:r w:rsidRPr="0051612E">
        <w:rPr>
          <w:rFonts w:ascii="Times New Roman" w:hAnsi="Times New Roman" w:cs="Times New Roman"/>
          <w:sz w:val="20"/>
          <w:szCs w:val="20"/>
          <w:rPrChange w:id="418" w:author="CHEVASSUS, Emmanuel" w:date="2025-01-15T11:52:00Z" w16du:dateUtc="2025-01-15T11:52:00Z">
            <w:rPr/>
          </w:rPrChange>
        </w:rPr>
        <w:t>Karl, M., Leck, C., Coz, E., and Heintzenberg, J.: Marine nanogels as a source of atmospheric nanoparticles in the high Arctic, Geophys. Res. Lett., 40, 3738–3743, https://doi.org/10.1002/grl.50661, 2013.</w:t>
      </w:r>
    </w:p>
    <w:p w14:paraId="372E3E78" w14:textId="77777777" w:rsidR="009D75E1" w:rsidRPr="0051612E" w:rsidRDefault="009D75E1" w:rsidP="009D75E1">
      <w:pPr>
        <w:pStyle w:val="Bibliography"/>
        <w:rPr>
          <w:rFonts w:ascii="Times New Roman" w:hAnsi="Times New Roman" w:cs="Times New Roman"/>
          <w:sz w:val="20"/>
          <w:szCs w:val="20"/>
          <w:rPrChange w:id="419" w:author="CHEVASSUS, Emmanuel" w:date="2025-01-15T11:52:00Z" w16du:dateUtc="2025-01-15T11:52:00Z">
            <w:rPr/>
          </w:rPrChange>
        </w:rPr>
      </w:pPr>
      <w:r w:rsidRPr="0051612E">
        <w:rPr>
          <w:rFonts w:ascii="Times New Roman" w:hAnsi="Times New Roman" w:cs="Times New Roman"/>
          <w:sz w:val="20"/>
          <w:szCs w:val="20"/>
          <w:rPrChange w:id="420" w:author="CHEVASSUS, Emmanuel" w:date="2025-01-15T11:52:00Z" w16du:dateUtc="2025-01-15T11:52:00Z">
            <w:rPr/>
          </w:rPrChange>
        </w:rPr>
        <w:t>Kawamura, K. and Bikkina, S.: A review of dicarboxylic acids and related compounds in atmospheric aerosols: Molecular distributions, sources and transformation, Atmospheric Research, 170, 140–160, https://doi.org/10.1016/j.atmosres.2015.11.018, 2016.</w:t>
      </w:r>
    </w:p>
    <w:p w14:paraId="041F531F" w14:textId="77777777" w:rsidR="009D75E1" w:rsidRPr="0051612E" w:rsidRDefault="009D75E1" w:rsidP="009D75E1">
      <w:pPr>
        <w:pStyle w:val="Bibliography"/>
        <w:rPr>
          <w:rFonts w:ascii="Times New Roman" w:hAnsi="Times New Roman" w:cs="Times New Roman"/>
          <w:sz w:val="20"/>
          <w:szCs w:val="20"/>
          <w:rPrChange w:id="421" w:author="CHEVASSUS, Emmanuel" w:date="2025-01-15T11:52:00Z" w16du:dateUtc="2025-01-15T11:52:00Z">
            <w:rPr/>
          </w:rPrChange>
        </w:rPr>
      </w:pPr>
      <w:r w:rsidRPr="0051612E">
        <w:rPr>
          <w:rFonts w:ascii="Times New Roman" w:hAnsi="Times New Roman" w:cs="Times New Roman"/>
          <w:sz w:val="20"/>
          <w:szCs w:val="20"/>
          <w:rPrChange w:id="422" w:author="CHEVASSUS, Emmanuel" w:date="2025-01-15T11:52:00Z" w16du:dateUtc="2025-01-15T11:52:00Z">
            <w:rPr/>
          </w:rPrChange>
        </w:rPr>
        <w:t>Kirkby, J., Duplissy, J., Sengupta, K., Frege, C., Gordon, H., Williamson, C., Heinritzi, M., Simon, M., Yan, C., Almeida, J., Tröstl, J., Nieminen, T., Ortega, I. K., Wagner, R., Adamov, A., Amorim, A., Bernhammer, A.-K., Bianchi, F., Breitenlechner, M., Brilke, S., Chen, X., Craven, J., Dias, A., Ehrhart, S., Flagan, R. C., Franchin, A., Fuchs, C., Guida, R., Hakala, J., Hoyle, C. R., Jokinen, T., Junninen, H., Kangasluoma, J., Kim, J., Krapf, M., Kürten, A., Laaksonen, A., Lehtipalo, K., Makhmutov, V., Mathot, S., Molteni, U., Onnela, A., Peräkylä, O., Piel, F., Petäjä, T., Praplan, A. P., Pringle, K., Rap, A., Richards, N. A. D., Riipinen, I., Rissanen, M. P., Rondo, L., Sarnela, N., Schobesberger, S., Scott, C. E., Seinfeld, J. H., Sipilä, M., Steiner, G., Stozhkov, Y., Stratmann, F., Tomé, A., Virtanen, A., Vogel, A. L., Wagner, A. C., Wagner, P. E., Weingartner, E., Wimmer, D., Winkler, P. M., Ye, P., Zhang, X., Hansel, A., Dommen, J., Donahue, N. M., Worsnop, D. R., Baltensperger, U., Kulmala, M., Carslaw, K. S., and Curtius, J.: Ion-induced nucleation of pure biogenic particles, Nature, 533, 521–526, https://doi.org/10.1038/nature17953, 2016.</w:t>
      </w:r>
    </w:p>
    <w:p w14:paraId="40C4715A" w14:textId="77777777" w:rsidR="009D75E1" w:rsidRPr="0051612E" w:rsidRDefault="009D75E1" w:rsidP="009D75E1">
      <w:pPr>
        <w:pStyle w:val="Bibliography"/>
        <w:rPr>
          <w:rFonts w:ascii="Times New Roman" w:hAnsi="Times New Roman" w:cs="Times New Roman"/>
          <w:sz w:val="20"/>
          <w:szCs w:val="20"/>
          <w:rPrChange w:id="423" w:author="CHEVASSUS, Emmanuel" w:date="2025-01-15T11:52:00Z" w16du:dateUtc="2025-01-15T11:52:00Z">
            <w:rPr/>
          </w:rPrChange>
        </w:rPr>
      </w:pPr>
      <w:r w:rsidRPr="0051612E">
        <w:rPr>
          <w:rFonts w:ascii="Times New Roman" w:hAnsi="Times New Roman" w:cs="Times New Roman"/>
          <w:sz w:val="20"/>
          <w:szCs w:val="20"/>
          <w:rPrChange w:id="424" w:author="CHEVASSUS, Emmanuel" w:date="2025-01-15T11:52:00Z" w16du:dateUtc="2025-01-15T11:52:00Z">
            <w:rPr/>
          </w:rPrChange>
        </w:rPr>
        <w:t>Kołodziejczyk, A., Pyrcz, P., Pobudkowska, A., Błaziak, K., and Szmigielski, R.: Physicochemical Properties of Pinic, Pinonic, Norpinic, and Norpinonic Acids as Relevant α-Pinene Oxidation Products, J. Phys. Chem. B, 123, 8261–8267, https://doi.org/10.1021/acs.jpcb.9b05211, 2019.</w:t>
      </w:r>
    </w:p>
    <w:p w14:paraId="4B3D602A" w14:textId="77777777" w:rsidR="009D75E1" w:rsidRPr="0051612E" w:rsidRDefault="009D75E1" w:rsidP="009D75E1">
      <w:pPr>
        <w:pStyle w:val="Bibliography"/>
        <w:rPr>
          <w:rFonts w:ascii="Times New Roman" w:hAnsi="Times New Roman" w:cs="Times New Roman"/>
          <w:sz w:val="20"/>
          <w:szCs w:val="20"/>
          <w:rPrChange w:id="425" w:author="CHEVASSUS, Emmanuel" w:date="2025-01-15T11:52:00Z" w16du:dateUtc="2025-01-15T11:52:00Z">
            <w:rPr/>
          </w:rPrChange>
        </w:rPr>
      </w:pPr>
      <w:r w:rsidRPr="0051612E">
        <w:rPr>
          <w:rFonts w:ascii="Times New Roman" w:hAnsi="Times New Roman" w:cs="Times New Roman"/>
          <w:sz w:val="20"/>
          <w:szCs w:val="20"/>
          <w:rPrChange w:id="426" w:author="CHEVASSUS, Emmanuel" w:date="2025-01-15T11:52:00Z" w16du:dateUtc="2025-01-15T11:52:00Z">
            <w:rPr/>
          </w:rPrChange>
        </w:rPr>
        <w:t>Koteska, D., Sanchez Garcia, S., Wagner-Döbler, I., and Schulz, S.: Identification of Volatiles of the Dinoflagellate Prorocentrum cordatum, Marine Drugs, 20, 371, https://doi.org/10.3390/md20060371, 2022.</w:t>
      </w:r>
    </w:p>
    <w:p w14:paraId="0C9EF644" w14:textId="77777777" w:rsidR="009D75E1" w:rsidRPr="0051612E" w:rsidRDefault="009D75E1" w:rsidP="009D75E1">
      <w:pPr>
        <w:pStyle w:val="Bibliography"/>
        <w:rPr>
          <w:rFonts w:ascii="Times New Roman" w:hAnsi="Times New Roman" w:cs="Times New Roman"/>
          <w:sz w:val="20"/>
          <w:szCs w:val="20"/>
          <w:rPrChange w:id="427" w:author="CHEVASSUS, Emmanuel" w:date="2025-01-15T11:52:00Z" w16du:dateUtc="2025-01-15T11:52:00Z">
            <w:rPr/>
          </w:rPrChange>
        </w:rPr>
      </w:pPr>
      <w:r w:rsidRPr="0051612E">
        <w:rPr>
          <w:rFonts w:ascii="Times New Roman" w:hAnsi="Times New Roman" w:cs="Times New Roman"/>
          <w:sz w:val="20"/>
          <w:szCs w:val="20"/>
          <w:rPrChange w:id="428" w:author="CHEVASSUS, Emmanuel" w:date="2025-01-15T11:52:00Z" w16du:dateUtc="2025-01-15T11:52:00Z">
            <w:rPr/>
          </w:rPrChange>
        </w:rPr>
        <w:t xml:space="preserve">Kroll, J. A., Frandsen, B. N., Kjaergaard, H. G., and Vaida, V.: Atmospheric Hydroxyl Radical Source: Reaction of Triplet SO </w:t>
      </w:r>
      <w:r w:rsidRPr="0051612E">
        <w:rPr>
          <w:rFonts w:ascii="Times New Roman" w:hAnsi="Times New Roman" w:cs="Times New Roman"/>
          <w:sz w:val="20"/>
          <w:szCs w:val="20"/>
          <w:vertAlign w:val="subscript"/>
          <w:rPrChange w:id="429" w:author="CHEVASSUS, Emmanuel" w:date="2025-01-15T11:52:00Z" w16du:dateUtc="2025-01-15T11:52:00Z">
            <w:rPr>
              <w:vertAlign w:val="subscript"/>
            </w:rPr>
          </w:rPrChange>
        </w:rPr>
        <w:t>2</w:t>
      </w:r>
      <w:r w:rsidRPr="0051612E">
        <w:rPr>
          <w:rFonts w:ascii="Times New Roman" w:hAnsi="Times New Roman" w:cs="Times New Roman"/>
          <w:sz w:val="20"/>
          <w:szCs w:val="20"/>
          <w:rPrChange w:id="430" w:author="CHEVASSUS, Emmanuel" w:date="2025-01-15T11:52:00Z" w16du:dateUtc="2025-01-15T11:52:00Z">
            <w:rPr/>
          </w:rPrChange>
        </w:rPr>
        <w:t xml:space="preserve"> and Water, J. Phys. Chem. A, 122, 4465–4469, https://doi.org/10.1021/acs.jpca.8b03524, 2018.</w:t>
      </w:r>
    </w:p>
    <w:p w14:paraId="495A3B5C" w14:textId="77777777" w:rsidR="009D75E1" w:rsidRPr="0051612E" w:rsidRDefault="009D75E1" w:rsidP="009D75E1">
      <w:pPr>
        <w:pStyle w:val="Bibliography"/>
        <w:rPr>
          <w:rFonts w:ascii="Times New Roman" w:hAnsi="Times New Roman" w:cs="Times New Roman"/>
          <w:sz w:val="20"/>
          <w:szCs w:val="20"/>
          <w:rPrChange w:id="431" w:author="CHEVASSUS, Emmanuel" w:date="2025-01-15T11:52:00Z" w16du:dateUtc="2025-01-15T11:52:00Z">
            <w:rPr/>
          </w:rPrChange>
        </w:rPr>
      </w:pPr>
      <w:r w:rsidRPr="0051612E">
        <w:rPr>
          <w:rFonts w:ascii="Times New Roman" w:hAnsi="Times New Roman" w:cs="Times New Roman"/>
          <w:sz w:val="20"/>
          <w:szCs w:val="20"/>
          <w:rPrChange w:id="432" w:author="CHEVASSUS, Emmanuel" w:date="2025-01-15T11:52:00Z" w16du:dateUtc="2025-01-15T11:52:00Z">
            <w:rPr/>
          </w:rPrChange>
        </w:rPr>
        <w:t>Landwehr, S., Volpi, M., Haumann, F. A., Robinson, C. M., Thurnherr, I., Ferracci, V., Baccarini, A., Thomas, J., Gorodetskaya, I., Tatzelt, C., Henning, S., Modini, R. L., Forrer, H. J., Lin, Y., Cassar, N., Simó, R., Hassler, C., Moallemi, A., Fawcett, S. E., Harris, N., Airs, R., Derkani, M. H., Alberello, A., Toffoli, A., Chen, G., Rodríguez-Ros, P., Zamanillo, M., Cortés-Greus, P., Xue, L., Bolas, C. G., Leonard, K. C., Perez-Cruz, F., Walton, D., and Schmale, J.: Exploring the coupled ocean and atmosphere system with a data science approach applied to observations from the Antarctic Circumnavigation Expedition, Earth Syst. Dynam., 12, 1295–1369, https://doi.org/10.5194/esd-12-1295-2021, 2021.</w:t>
      </w:r>
    </w:p>
    <w:p w14:paraId="25A41C27" w14:textId="77777777" w:rsidR="009D75E1" w:rsidRPr="0051612E" w:rsidRDefault="009D75E1" w:rsidP="009D75E1">
      <w:pPr>
        <w:pStyle w:val="Bibliography"/>
        <w:rPr>
          <w:rFonts w:ascii="Times New Roman" w:hAnsi="Times New Roman" w:cs="Times New Roman"/>
          <w:sz w:val="20"/>
          <w:szCs w:val="20"/>
          <w:rPrChange w:id="433" w:author="CHEVASSUS, Emmanuel" w:date="2025-01-15T11:52:00Z" w16du:dateUtc="2025-01-15T11:52:00Z">
            <w:rPr/>
          </w:rPrChange>
        </w:rPr>
      </w:pPr>
      <w:r w:rsidRPr="0051612E">
        <w:rPr>
          <w:rFonts w:ascii="Times New Roman" w:hAnsi="Times New Roman" w:cs="Times New Roman"/>
          <w:sz w:val="20"/>
          <w:szCs w:val="20"/>
          <w:rPrChange w:id="434" w:author="CHEVASSUS, Emmanuel" w:date="2025-01-15T11:52:00Z" w16du:dateUtc="2025-01-15T11:52:00Z">
            <w:rPr/>
          </w:rPrChange>
        </w:rPr>
        <w:t>Laskin, A., Laskin, J., and Nizkorodov, S. A.: Mass spectrometric approaches for chemical characterisation of atmospheric aerosols: critical review of the most recent advances, Environ. Chem., 9, 163, https://doi.org/10.1071/EN12052, 2012.</w:t>
      </w:r>
    </w:p>
    <w:p w14:paraId="23D8D4F1" w14:textId="77777777" w:rsidR="009D75E1" w:rsidRPr="0051612E" w:rsidRDefault="009D75E1" w:rsidP="009D75E1">
      <w:pPr>
        <w:pStyle w:val="Bibliography"/>
        <w:rPr>
          <w:rFonts w:ascii="Times New Roman" w:hAnsi="Times New Roman" w:cs="Times New Roman"/>
          <w:sz w:val="20"/>
          <w:szCs w:val="20"/>
          <w:rPrChange w:id="435" w:author="CHEVASSUS, Emmanuel" w:date="2025-01-15T11:52:00Z" w16du:dateUtc="2025-01-15T11:52:00Z">
            <w:rPr/>
          </w:rPrChange>
        </w:rPr>
      </w:pPr>
      <w:r w:rsidRPr="0051612E">
        <w:rPr>
          <w:rFonts w:ascii="Times New Roman" w:hAnsi="Times New Roman" w:cs="Times New Roman"/>
          <w:sz w:val="20"/>
          <w:szCs w:val="20"/>
          <w:rPrChange w:id="436" w:author="CHEVASSUS, Emmanuel" w:date="2025-01-15T11:52:00Z" w16du:dateUtc="2025-01-15T11:52:00Z">
            <w:rPr/>
          </w:rPrChange>
        </w:rPr>
        <w:t>Lawler, M. J., Schill, G. P., Brock, C. A., Froyd, K. D., Williamson, C., Kupc, A., and Murphy, D. M.: Sea Spray Aerosol Over the Remote Oceans Has Low Organic Content, AGU Advances, 5, e2024AV001215, https://doi.org/10.1029/2024AV001215, 2024.</w:t>
      </w:r>
    </w:p>
    <w:p w14:paraId="506DF40C" w14:textId="77777777" w:rsidR="009D75E1" w:rsidRPr="0051612E" w:rsidRDefault="009D75E1" w:rsidP="009D75E1">
      <w:pPr>
        <w:pStyle w:val="Bibliography"/>
        <w:rPr>
          <w:rFonts w:ascii="Times New Roman" w:hAnsi="Times New Roman" w:cs="Times New Roman"/>
          <w:sz w:val="20"/>
          <w:szCs w:val="20"/>
          <w:rPrChange w:id="437" w:author="CHEVASSUS, Emmanuel" w:date="2025-01-15T11:52:00Z" w16du:dateUtc="2025-01-15T11:52:00Z">
            <w:rPr/>
          </w:rPrChange>
        </w:rPr>
      </w:pPr>
      <w:r w:rsidRPr="0051612E">
        <w:rPr>
          <w:rFonts w:ascii="Times New Roman" w:hAnsi="Times New Roman" w:cs="Times New Roman"/>
          <w:sz w:val="20"/>
          <w:szCs w:val="20"/>
          <w:rPrChange w:id="438" w:author="CHEVASSUS, Emmanuel" w:date="2025-01-15T11:52:00Z" w16du:dateUtc="2025-01-15T11:52:00Z">
            <w:rPr/>
          </w:rPrChange>
        </w:rPr>
        <w:lastRenderedPageBreak/>
        <w:t>Lee, H. D., Morris, H. S., Laskina, O., Sultana, C. M., Lee, C., Jayarathne, T., Cox, J. L., Wang, X., Hasenecz, E. S., DeMott, P. J., Bertram, T. H., Cappa, C. D., Stone, E. A., Prather, K. A., Grassian, V. H., and Tivanski, A. V.: Organic Enrichment, Physical Phase State, and Surface Tension Depression of Nascent Core–Shell Sea Spray Aerosols during Two Phytoplankton Blooms, ACS Earth Space Chem., 4, 650–660, https://doi.org/10.1021/acsearthspacechem.0c00032, 2020.</w:t>
      </w:r>
    </w:p>
    <w:p w14:paraId="253849AD" w14:textId="77777777" w:rsidR="009D75E1" w:rsidRPr="0051612E" w:rsidRDefault="009D75E1" w:rsidP="009D75E1">
      <w:pPr>
        <w:pStyle w:val="Bibliography"/>
        <w:rPr>
          <w:rFonts w:ascii="Times New Roman" w:hAnsi="Times New Roman" w:cs="Times New Roman"/>
          <w:sz w:val="20"/>
          <w:szCs w:val="20"/>
          <w:rPrChange w:id="439" w:author="CHEVASSUS, Emmanuel" w:date="2025-01-15T11:52:00Z" w16du:dateUtc="2025-01-15T11:52:00Z">
            <w:rPr/>
          </w:rPrChange>
        </w:rPr>
      </w:pPr>
      <w:r w:rsidRPr="0051612E">
        <w:rPr>
          <w:rFonts w:ascii="Times New Roman" w:hAnsi="Times New Roman" w:cs="Times New Roman"/>
          <w:sz w:val="20"/>
          <w:szCs w:val="20"/>
          <w:rPrChange w:id="440" w:author="CHEVASSUS, Emmanuel" w:date="2025-01-15T11:52:00Z" w16du:dateUtc="2025-01-15T11:52:00Z">
            <w:rPr/>
          </w:rPrChange>
        </w:rPr>
        <w:t>Lehahn, Y., Koren, I., Schatz, D., Frada, M., Sheyn, U., Boss, E., Efrati, S., Rudich, Y., Trainic,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7B6F391A" w14:textId="77777777" w:rsidR="009D75E1" w:rsidRPr="0051612E" w:rsidRDefault="009D75E1" w:rsidP="009D75E1">
      <w:pPr>
        <w:pStyle w:val="Bibliography"/>
        <w:rPr>
          <w:rFonts w:ascii="Times New Roman" w:hAnsi="Times New Roman" w:cs="Times New Roman"/>
          <w:sz w:val="20"/>
          <w:szCs w:val="20"/>
          <w:rPrChange w:id="441" w:author="CHEVASSUS, Emmanuel" w:date="2025-01-15T11:52:00Z" w16du:dateUtc="2025-01-15T11:52:00Z">
            <w:rPr/>
          </w:rPrChange>
        </w:rPr>
      </w:pPr>
      <w:r w:rsidRPr="0051612E">
        <w:rPr>
          <w:rFonts w:ascii="Times New Roman" w:hAnsi="Times New Roman" w:cs="Times New Roman"/>
          <w:sz w:val="20"/>
          <w:szCs w:val="20"/>
          <w:rPrChange w:id="442" w:author="CHEVASSUS, Emmanuel" w:date="2025-01-15T11:52:00Z" w16du:dateUtc="2025-01-15T11:52:00Z">
            <w:rPr/>
          </w:rPrChange>
        </w:rPr>
        <w:t>Lewis, S. L., Saliba, G., Russell, L. M., Quinn, P. K., Bates, T. S., and Behrenfeld, M. J.: Seasonal Differences in Submicron Marine Aerosol Particle Organic Composition in the North Atlantic, Front. Mar. Sci., 8, 720208, https://doi.org/10.3389/fmars.2021.720208, 2021.</w:t>
      </w:r>
    </w:p>
    <w:p w14:paraId="74EE90AE" w14:textId="77777777" w:rsidR="009D75E1" w:rsidRPr="0051612E" w:rsidRDefault="009D75E1" w:rsidP="009D75E1">
      <w:pPr>
        <w:pStyle w:val="Bibliography"/>
        <w:rPr>
          <w:rFonts w:ascii="Times New Roman" w:hAnsi="Times New Roman" w:cs="Times New Roman"/>
          <w:sz w:val="20"/>
          <w:szCs w:val="20"/>
          <w:rPrChange w:id="443" w:author="CHEVASSUS, Emmanuel" w:date="2025-01-15T11:52:00Z" w16du:dateUtc="2025-01-15T11:52:00Z">
            <w:rPr/>
          </w:rPrChange>
        </w:rPr>
      </w:pPr>
      <w:r w:rsidRPr="0051612E">
        <w:rPr>
          <w:rFonts w:ascii="Times New Roman" w:hAnsi="Times New Roman" w:cs="Times New Roman"/>
          <w:sz w:val="20"/>
          <w:szCs w:val="20"/>
          <w:rPrChange w:id="444" w:author="CHEVASSUS, Emmanuel" w:date="2025-01-15T11:52:00Z" w16du:dateUtc="2025-01-15T11:52:00Z">
            <w:rPr/>
          </w:rPrChange>
        </w:rPr>
        <w:t>Li, Y., Bai, B., Dykema, J., Shin, N., Lambe, A. T., Chen, Q., Kuwata, M., Ng, N. L., Keutsch, F. N., and Liu, P.: Predicting Real Refractive Index of Organic Aerosols From Elemental Composition, Geophysical Research Letters, 50, e2023GL103446, https://doi.org/10.1029/2023GL103446, 2023.</w:t>
      </w:r>
    </w:p>
    <w:p w14:paraId="7F315553" w14:textId="77777777" w:rsidR="009D75E1" w:rsidRPr="0051612E" w:rsidRDefault="009D75E1" w:rsidP="009D75E1">
      <w:pPr>
        <w:pStyle w:val="Bibliography"/>
        <w:rPr>
          <w:rFonts w:ascii="Times New Roman" w:hAnsi="Times New Roman" w:cs="Times New Roman"/>
          <w:sz w:val="20"/>
          <w:szCs w:val="20"/>
          <w:rPrChange w:id="445" w:author="CHEVASSUS, Emmanuel" w:date="2025-01-15T11:52:00Z" w16du:dateUtc="2025-01-15T11:52:00Z">
            <w:rPr/>
          </w:rPrChange>
        </w:rPr>
      </w:pPr>
      <w:r w:rsidRPr="0051612E">
        <w:rPr>
          <w:rFonts w:ascii="Times New Roman" w:hAnsi="Times New Roman" w:cs="Times New Roman"/>
          <w:sz w:val="20"/>
          <w:szCs w:val="20"/>
          <w:rPrChange w:id="446" w:author="CHEVASSUS, Emmanuel" w:date="2025-01-15T11:52:00Z" w16du:dateUtc="2025-01-15T11:52:00Z">
            <w:rPr/>
          </w:rPrChange>
        </w:rPr>
        <w:t>Lin, C., Ceburnis, D., Hellebust, S., Buckley, P., Wenger, J., Canonaco, F., Prévôt, A. S. H., Huang, R.-J., O’Dowd, C., and Ovadnevaite, J.: Characterization of Primary Organic Aerosol from Domestic Wood, Peat, and Coal Burning in Ireland, Environ. Sci. Technol., 51, 10624–10632, https://doi.org/10.1021/acs.est.7b01926, 2017.</w:t>
      </w:r>
    </w:p>
    <w:p w14:paraId="22A34392" w14:textId="77777777" w:rsidR="009D75E1" w:rsidRPr="0051612E" w:rsidRDefault="009D75E1" w:rsidP="009D75E1">
      <w:pPr>
        <w:pStyle w:val="Bibliography"/>
        <w:rPr>
          <w:rFonts w:ascii="Times New Roman" w:hAnsi="Times New Roman" w:cs="Times New Roman"/>
          <w:sz w:val="20"/>
          <w:szCs w:val="20"/>
          <w:rPrChange w:id="447" w:author="CHEVASSUS, Emmanuel" w:date="2025-01-15T11:52:00Z" w16du:dateUtc="2025-01-15T11:52:00Z">
            <w:rPr/>
          </w:rPrChange>
        </w:rPr>
      </w:pPr>
      <w:r w:rsidRPr="0051612E">
        <w:rPr>
          <w:rFonts w:ascii="Times New Roman" w:hAnsi="Times New Roman" w:cs="Times New Roman"/>
          <w:sz w:val="20"/>
          <w:szCs w:val="20"/>
          <w:rPrChange w:id="448" w:author="CHEVASSUS, Emmanuel" w:date="2025-01-15T11:52:00Z" w16du:dateUtc="2025-01-15T11:52:00Z">
            <w:rPr/>
          </w:rPrChange>
        </w:rPr>
        <w:t>Lin, C., Ceburnis,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6C63F999" w14:textId="77777777" w:rsidR="009D75E1" w:rsidRPr="0051612E" w:rsidRDefault="009D75E1" w:rsidP="009D75E1">
      <w:pPr>
        <w:pStyle w:val="Bibliography"/>
        <w:rPr>
          <w:rFonts w:ascii="Times New Roman" w:hAnsi="Times New Roman" w:cs="Times New Roman"/>
          <w:sz w:val="20"/>
          <w:szCs w:val="20"/>
          <w:rPrChange w:id="449" w:author="CHEVASSUS, Emmanuel" w:date="2025-01-15T11:52:00Z" w16du:dateUtc="2025-01-15T11:52:00Z">
            <w:rPr/>
          </w:rPrChange>
        </w:rPr>
      </w:pPr>
      <w:r w:rsidRPr="0051612E">
        <w:rPr>
          <w:rFonts w:ascii="Times New Roman" w:hAnsi="Times New Roman" w:cs="Times New Roman"/>
          <w:sz w:val="20"/>
          <w:szCs w:val="20"/>
          <w:rPrChange w:id="450" w:author="CHEVASSUS, Emmanuel" w:date="2025-01-15T11:52:00Z" w16du:dateUtc="2025-01-15T11:52:00Z">
            <w:rPr/>
          </w:rPrChange>
        </w:rPr>
        <w:t>Liu, Y., Ma, C., and Sun, J.: Integrated FT-ICR MS and metabolome reveals diatom-derived organic matter by bacterial transformation under warming and acidification, iScience, 26, 106812, https://doi.org/10.1016/j.isci.2023.106812, 2023.</w:t>
      </w:r>
    </w:p>
    <w:p w14:paraId="526B6050" w14:textId="77777777" w:rsidR="009D75E1" w:rsidRPr="0051612E" w:rsidRDefault="009D75E1" w:rsidP="009D75E1">
      <w:pPr>
        <w:pStyle w:val="Bibliography"/>
        <w:rPr>
          <w:rFonts w:ascii="Times New Roman" w:hAnsi="Times New Roman" w:cs="Times New Roman"/>
          <w:sz w:val="20"/>
          <w:szCs w:val="20"/>
          <w:rPrChange w:id="451" w:author="CHEVASSUS, Emmanuel" w:date="2025-01-15T11:52:00Z" w16du:dateUtc="2025-01-15T11:52:00Z">
            <w:rPr/>
          </w:rPrChange>
        </w:rPr>
      </w:pPr>
      <w:r w:rsidRPr="0051612E">
        <w:rPr>
          <w:rFonts w:ascii="Times New Roman" w:hAnsi="Times New Roman" w:cs="Times New Roman"/>
          <w:sz w:val="20"/>
          <w:szCs w:val="20"/>
          <w:rPrChange w:id="452" w:author="CHEVASSUS, Emmanuel" w:date="2025-01-15T11:52:00Z" w16du:dateUtc="2025-01-15T11:52:00Z">
            <w:rPr/>
          </w:rPrChange>
        </w:rPr>
        <w:t>Loh, A., Kim, D., An, J. G., Choi, N., and Yim, U. H.: Chemical characterization of sub-micron aerosols over the East Sea (Sea of Japan), Science of The Total Environment, 856, 159173, https://doi.org/10.1016/j.scitotenv.2022.159173, 2023.</w:t>
      </w:r>
    </w:p>
    <w:p w14:paraId="7C5AAF1B" w14:textId="77777777" w:rsidR="009D75E1" w:rsidRPr="0051612E" w:rsidRDefault="009D75E1" w:rsidP="009D75E1">
      <w:pPr>
        <w:pStyle w:val="Bibliography"/>
        <w:rPr>
          <w:rFonts w:ascii="Times New Roman" w:hAnsi="Times New Roman" w:cs="Times New Roman"/>
          <w:sz w:val="20"/>
          <w:szCs w:val="20"/>
          <w:rPrChange w:id="453" w:author="CHEVASSUS, Emmanuel" w:date="2025-01-15T11:52:00Z" w16du:dateUtc="2025-01-15T11:52:00Z">
            <w:rPr/>
          </w:rPrChange>
        </w:rPr>
      </w:pPr>
      <w:r w:rsidRPr="0051612E">
        <w:rPr>
          <w:rFonts w:ascii="Times New Roman" w:hAnsi="Times New Roman" w:cs="Times New Roman"/>
          <w:sz w:val="20"/>
          <w:szCs w:val="20"/>
          <w:rPrChange w:id="454" w:author="CHEVASSUS, Emmanuel" w:date="2025-01-15T11:52:00Z" w16du:dateUtc="2025-01-15T11:52:00Z">
            <w:rPr/>
          </w:rPrChange>
        </w:rPr>
        <w:t>Loh, A., Kim, D., An, J. G., Choi, N., and Yim, U. H.: Characteristics of sub-micron aerosols in the Yellow Sea and its environmental implications, Marine Pollution Bulletin, 204, 116556, https://doi.org/10.1016/j.marpolbul.2024.116556, 2024.</w:t>
      </w:r>
    </w:p>
    <w:p w14:paraId="3DFC9B0A" w14:textId="77777777" w:rsidR="009D75E1" w:rsidRPr="0051612E" w:rsidRDefault="009D75E1" w:rsidP="009D75E1">
      <w:pPr>
        <w:pStyle w:val="Bibliography"/>
        <w:rPr>
          <w:rFonts w:ascii="Times New Roman" w:hAnsi="Times New Roman" w:cs="Times New Roman"/>
          <w:sz w:val="20"/>
          <w:szCs w:val="20"/>
          <w:rPrChange w:id="455" w:author="CHEVASSUS, Emmanuel" w:date="2025-01-15T11:52:00Z" w16du:dateUtc="2025-01-15T11:52:00Z">
            <w:rPr/>
          </w:rPrChange>
        </w:rPr>
      </w:pPr>
      <w:r w:rsidRPr="0051612E">
        <w:rPr>
          <w:rFonts w:ascii="Times New Roman" w:hAnsi="Times New Roman" w:cs="Times New Roman"/>
          <w:sz w:val="20"/>
          <w:szCs w:val="20"/>
          <w:rPrChange w:id="456" w:author="CHEVASSUS, Emmanuel" w:date="2025-01-15T11:52:00Z" w16du:dateUtc="2025-01-15T11:52:00Z">
            <w:rPr/>
          </w:rPrChange>
        </w:rPr>
        <w:t>Mallet, M. D., D’Anna, B., Même, A., Bove, M. C., Cassola, F., Pace, G., Desboeufs, K., Di Biagio, C., Doussin, J.-F., Maille, M., Massabò, D., Sciare, J., Zapf, P., Di Sarra, A. G., and Formenti, P.: Summertime surface PM&amp;lt;sub&amp;gt;1&amp;lt;/sub&amp;gt; aerosol composition and size by source region at the Lampedusa island in the central Mediterranean Sea, Atmos. Chem. Phys., 19, 11123–11142, https://doi.org/10.5194/acp-19-11123-2019, 2019.</w:t>
      </w:r>
    </w:p>
    <w:p w14:paraId="1ED4AEC5" w14:textId="77777777" w:rsidR="009D75E1" w:rsidRPr="0051612E" w:rsidRDefault="009D75E1" w:rsidP="009D75E1">
      <w:pPr>
        <w:pStyle w:val="Bibliography"/>
        <w:rPr>
          <w:rFonts w:ascii="Times New Roman" w:hAnsi="Times New Roman" w:cs="Times New Roman"/>
          <w:sz w:val="20"/>
          <w:szCs w:val="20"/>
          <w:rPrChange w:id="457" w:author="CHEVASSUS, Emmanuel" w:date="2025-01-15T11:52:00Z" w16du:dateUtc="2025-01-15T11:52:00Z">
            <w:rPr/>
          </w:rPrChange>
        </w:rPr>
      </w:pPr>
      <w:r w:rsidRPr="0051612E">
        <w:rPr>
          <w:rFonts w:ascii="Times New Roman" w:hAnsi="Times New Roman" w:cs="Times New Roman"/>
          <w:sz w:val="20"/>
          <w:szCs w:val="20"/>
          <w:rPrChange w:id="458" w:author="CHEVASSUS, Emmanuel" w:date="2025-01-15T11:52:00Z" w16du:dateUtc="2025-01-15T11:52:00Z">
            <w:rPr/>
          </w:rPrChange>
        </w:rPr>
        <w:t>Malloy, Q. G. J., Li Qi, Warren, B., Cocker Iii, D. R., Erupe, M. E., and Silva, P. J.: Secondary organic aerosol formation from primary aliphatic amines with NO&amp;lt;sub&amp;gt;3&amp;lt;/sub&amp;gt; radical, Atmos. Chem. Phys., 9, 2051–2060, https://doi.org/10.5194/acp-9-2051-2009, 2009.</w:t>
      </w:r>
    </w:p>
    <w:p w14:paraId="604170C4" w14:textId="77777777" w:rsidR="009D75E1" w:rsidRPr="0051612E" w:rsidRDefault="009D75E1" w:rsidP="009D75E1">
      <w:pPr>
        <w:pStyle w:val="Bibliography"/>
        <w:rPr>
          <w:rFonts w:ascii="Times New Roman" w:hAnsi="Times New Roman" w:cs="Times New Roman"/>
          <w:sz w:val="20"/>
          <w:szCs w:val="20"/>
          <w:rPrChange w:id="459" w:author="CHEVASSUS, Emmanuel" w:date="2025-01-15T11:52:00Z" w16du:dateUtc="2025-01-15T11:52:00Z">
            <w:rPr/>
          </w:rPrChange>
        </w:rPr>
      </w:pPr>
      <w:r w:rsidRPr="0051612E">
        <w:rPr>
          <w:rFonts w:ascii="Times New Roman" w:hAnsi="Times New Roman" w:cs="Times New Roman"/>
          <w:sz w:val="20"/>
          <w:szCs w:val="20"/>
          <w:rPrChange w:id="460" w:author="CHEVASSUS, Emmanuel" w:date="2025-01-15T11:52:00Z" w16du:dateUtc="2025-01-15T11:52:00Z">
            <w:rPr/>
          </w:rPrChange>
        </w:rPr>
        <w:t>Mansour, K., Decesari, S., Facchini, M. C., Belosi, F., Paglione, M., Sandrini, S., Bellacicco, M., Marullo, S., Santoleri, R., Ovadnevaite, J., Ceburnis</w:t>
      </w:r>
      <w:r w:rsidRPr="0051612E">
        <w:rPr>
          <w:rFonts w:ascii="Times New Roman" w:hAnsi="Times New Roman" w:cs="Times New Roman" w:hint="eastAsia"/>
          <w:sz w:val="20"/>
          <w:szCs w:val="20"/>
          <w:rPrChange w:id="461" w:author="CHEVASSUS, Emmanuel" w:date="2025-01-15T11:52:00Z" w16du:dateUtc="2025-01-15T11:52:00Z">
            <w:rPr>
              <w:rFonts w:hint="eastAsia"/>
            </w:rPr>
          </w:rPrChange>
        </w:rPr>
        <w:t>, D., O</w:t>
      </w:r>
      <w:r w:rsidRPr="0051612E">
        <w:rPr>
          <w:rFonts w:ascii="Times New Roman" w:hAnsi="Times New Roman" w:cs="Times New Roman" w:hint="eastAsia"/>
          <w:sz w:val="20"/>
          <w:szCs w:val="20"/>
          <w:rPrChange w:id="462"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463" w:author="CHEVASSUS, Emmanuel" w:date="2025-01-15T11:52:00Z" w16du:dateUtc="2025-01-15T11:52:00Z">
            <w:rPr>
              <w:rFonts w:hint="eastAsia"/>
            </w:rPr>
          </w:rPrChange>
        </w:rPr>
        <w:t>Dowd, C., Roberts, G., Sanchez, K., and Rinaldi, M.: Linking Marine Biological Activity to Aerosol Chemical Composition and Cloud</w:t>
      </w:r>
      <w:r w:rsidRPr="0051612E">
        <w:rPr>
          <w:rFonts w:ascii="Times New Roman" w:hAnsi="Times New Roman" w:cs="Times New Roman" w:hint="eastAsia"/>
          <w:sz w:val="20"/>
          <w:szCs w:val="20"/>
          <w:rPrChange w:id="464"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465" w:author="CHEVASSUS, Emmanuel" w:date="2025-01-15T11:52:00Z" w16du:dateUtc="2025-01-15T11:52:00Z">
            <w:rPr>
              <w:rFonts w:hint="eastAsia"/>
            </w:rPr>
          </w:rPrChange>
        </w:rPr>
        <w:t xml:space="preserve">Relevant Properties Over the North Atlantic Ocean, J. </w:t>
      </w:r>
      <w:r w:rsidRPr="0051612E">
        <w:rPr>
          <w:rFonts w:ascii="Times New Roman" w:hAnsi="Times New Roman" w:cs="Times New Roman"/>
          <w:sz w:val="20"/>
          <w:szCs w:val="20"/>
          <w:rPrChange w:id="466" w:author="CHEVASSUS, Emmanuel" w:date="2025-01-15T11:52:00Z" w16du:dateUtc="2025-01-15T11:52:00Z">
            <w:rPr/>
          </w:rPrChange>
        </w:rPr>
        <w:t>Geophys. Res. Atmos., 125, https://doi.org/10.1029/2019JD032246, 2020.</w:t>
      </w:r>
    </w:p>
    <w:p w14:paraId="498FE7B1" w14:textId="77777777" w:rsidR="009D75E1" w:rsidRPr="0051612E" w:rsidRDefault="009D75E1" w:rsidP="009D75E1">
      <w:pPr>
        <w:pStyle w:val="Bibliography"/>
        <w:rPr>
          <w:rFonts w:ascii="Times New Roman" w:hAnsi="Times New Roman" w:cs="Times New Roman"/>
          <w:sz w:val="20"/>
          <w:szCs w:val="20"/>
          <w:rPrChange w:id="467" w:author="CHEVASSUS, Emmanuel" w:date="2025-01-15T11:52:00Z" w16du:dateUtc="2025-01-15T11:52:00Z">
            <w:rPr/>
          </w:rPrChange>
        </w:rPr>
      </w:pPr>
      <w:r w:rsidRPr="0051612E">
        <w:rPr>
          <w:rFonts w:ascii="Times New Roman" w:hAnsi="Times New Roman" w:cs="Times New Roman"/>
          <w:sz w:val="20"/>
          <w:szCs w:val="20"/>
          <w:rPrChange w:id="468" w:author="CHEVASSUS, Emmanuel" w:date="2025-01-15T11:52:00Z" w16du:dateUtc="2025-01-15T11:52:00Z">
            <w:rPr/>
          </w:rPrChange>
        </w:rPr>
        <w:t>Mansour, K., Decesari, S., Ceburnis, D., Ovadnevaite, J., and Rinaldi, M.: Machine learning for prediction of daily sea surface dimethylsulfide concentration and emission flux over the North Atlantic Ocean (1998–2021), Science of The Total Environment, 871, 162123, https://doi.org/10.1016/j.scitotenv.2023.162123, 2023.</w:t>
      </w:r>
    </w:p>
    <w:p w14:paraId="30B85EFF" w14:textId="77777777" w:rsidR="009D75E1" w:rsidRPr="0051612E" w:rsidRDefault="009D75E1" w:rsidP="009D75E1">
      <w:pPr>
        <w:pStyle w:val="Bibliography"/>
        <w:rPr>
          <w:rFonts w:ascii="Times New Roman" w:hAnsi="Times New Roman" w:cs="Times New Roman"/>
          <w:sz w:val="20"/>
          <w:szCs w:val="20"/>
          <w:rPrChange w:id="469" w:author="CHEVASSUS, Emmanuel" w:date="2025-01-15T11:52:00Z" w16du:dateUtc="2025-01-15T11:52:00Z">
            <w:rPr/>
          </w:rPrChange>
        </w:rPr>
      </w:pPr>
      <w:r w:rsidRPr="0051612E">
        <w:rPr>
          <w:rFonts w:ascii="Times New Roman" w:hAnsi="Times New Roman" w:cs="Times New Roman"/>
          <w:sz w:val="20"/>
          <w:szCs w:val="20"/>
          <w:rPrChange w:id="470" w:author="CHEVASSUS, Emmanuel" w:date="2025-01-15T11:52:00Z" w16du:dateUtc="2025-01-15T11:52:00Z">
            <w:rPr/>
          </w:rPrChange>
        </w:rPr>
        <w:lastRenderedPageBreak/>
        <w:t>Mansour, K., Decesari, S., Ceburnis, D., Ovadnevaite, J., Russell, L. M., Paglione, M., Poulain, L., Huang, S., O’Dowd, C., and Rinaldi, M.: IPB-MSA&amp;SO</w:t>
      </w:r>
      <w:r w:rsidRPr="0051612E">
        <w:rPr>
          <w:rFonts w:ascii="Times New Roman" w:hAnsi="Times New Roman" w:cs="Times New Roman"/>
          <w:sz w:val="20"/>
          <w:szCs w:val="20"/>
          <w:vertAlign w:val="subscript"/>
          <w:rPrChange w:id="471" w:author="CHEVASSUS, Emmanuel" w:date="2025-01-15T11:52:00Z" w16du:dateUtc="2025-01-15T11:52:00Z">
            <w:rPr>
              <w:vertAlign w:val="subscript"/>
            </w:rPr>
          </w:rPrChange>
        </w:rPr>
        <w:t>4</w:t>
      </w:r>
      <w:r w:rsidRPr="0051612E">
        <w:rPr>
          <w:rFonts w:ascii="Times New Roman" w:hAnsi="Times New Roman" w:cs="Times New Roman"/>
          <w:sz w:val="20"/>
          <w:szCs w:val="20"/>
          <w:rPrChange w:id="472" w:author="CHEVASSUS, Emmanuel" w:date="2025-01-15T11:52:00Z" w16du:dateUtc="2025-01-15T11:52:00Z">
            <w:rPr/>
          </w:rPrChange>
        </w:rPr>
        <w:t> : a daily 0.25° resolution dataset of in situ-produced biogenic methanesulfonic acid and sulfate over the North Atlantic during 1998–2022 based on machine learning, Earth Syst. Sci. Data, 16, 2717–2740, https://doi.org/10.5194/essd-16-2717-2024, 2024.</w:t>
      </w:r>
    </w:p>
    <w:p w14:paraId="2C21337B" w14:textId="77777777" w:rsidR="009D75E1" w:rsidRPr="0051612E" w:rsidRDefault="009D75E1" w:rsidP="009D75E1">
      <w:pPr>
        <w:pStyle w:val="Bibliography"/>
        <w:rPr>
          <w:rFonts w:ascii="Times New Roman" w:hAnsi="Times New Roman" w:cs="Times New Roman"/>
          <w:sz w:val="20"/>
          <w:szCs w:val="20"/>
          <w:rPrChange w:id="473" w:author="CHEVASSUS, Emmanuel" w:date="2025-01-15T11:52:00Z" w16du:dateUtc="2025-01-15T11:52:00Z">
            <w:rPr/>
          </w:rPrChange>
        </w:rPr>
      </w:pPr>
      <w:r w:rsidRPr="0051612E">
        <w:rPr>
          <w:rFonts w:ascii="Times New Roman" w:hAnsi="Times New Roman" w:cs="Times New Roman"/>
          <w:sz w:val="20"/>
          <w:szCs w:val="20"/>
          <w:rPrChange w:id="474" w:author="CHEVASSUS, Emmanuel" w:date="2025-01-15T11:52:00Z" w16du:dateUtc="2025-01-15T11:52:00Z">
            <w:rPr/>
          </w:rPrChange>
        </w:rPr>
        <w:t>Marais, E. A., Jacob, D. J., Jimenez, J. L., Campuzano-Jost, P., Day, D. A., Hu, W., Krechmer,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SO&amp;lt;sub&amp;gt;2&amp;lt;/sub&amp;gt; emission controls, Atmos. Chem. Phys., 16, 1603–1618, https://doi.org/10.5194/acp-16-1603-2016, 2016.</w:t>
      </w:r>
    </w:p>
    <w:p w14:paraId="10C0BD2B" w14:textId="77777777" w:rsidR="009D75E1" w:rsidRPr="0051612E" w:rsidRDefault="009D75E1" w:rsidP="009D75E1">
      <w:pPr>
        <w:pStyle w:val="Bibliography"/>
        <w:rPr>
          <w:rFonts w:ascii="Times New Roman" w:hAnsi="Times New Roman" w:cs="Times New Roman"/>
          <w:sz w:val="20"/>
          <w:szCs w:val="20"/>
          <w:rPrChange w:id="475" w:author="CHEVASSUS, Emmanuel" w:date="2025-01-15T11:52:00Z" w16du:dateUtc="2025-01-15T11:52:00Z">
            <w:rPr/>
          </w:rPrChange>
        </w:rPr>
      </w:pPr>
      <w:r w:rsidRPr="0051612E">
        <w:rPr>
          <w:rFonts w:ascii="Times New Roman" w:hAnsi="Times New Roman" w:cs="Times New Roman"/>
          <w:sz w:val="20"/>
          <w:szCs w:val="20"/>
          <w:rPrChange w:id="476" w:author="CHEVASSUS, Emmanuel" w:date="2025-01-15T11:52:00Z" w16du:dateUtc="2025-01-15T11:52:00Z">
            <w:rPr/>
          </w:rPrChange>
        </w:rPr>
        <w:t>Markuszewski, P., Nilsson, E. D., Zinke, J., Mårtensson, E. M., Salter, M., Makuch, P., Kitowska, M., Niedźwiecka-Wróbel, I., Drozdowska, V., Lis, D., Petelski, T., Ferrero, L., and Piskozub, J.: Multi-year gradient measurements of sea spray fluxes over the Baltic Sea and the North Atlantic Ocean, https://doi.org/10.5194/egusphere-2024-1254, 3 June 2024.</w:t>
      </w:r>
    </w:p>
    <w:p w14:paraId="4D25D909" w14:textId="77777777" w:rsidR="009D75E1" w:rsidRPr="0051612E" w:rsidRDefault="009D75E1" w:rsidP="009D75E1">
      <w:pPr>
        <w:pStyle w:val="Bibliography"/>
        <w:rPr>
          <w:rFonts w:ascii="Times New Roman" w:hAnsi="Times New Roman" w:cs="Times New Roman"/>
          <w:sz w:val="20"/>
          <w:szCs w:val="20"/>
          <w:rPrChange w:id="477" w:author="CHEVASSUS, Emmanuel" w:date="2025-01-15T11:52:00Z" w16du:dateUtc="2025-01-15T11:52:00Z">
            <w:rPr/>
          </w:rPrChange>
        </w:rPr>
      </w:pPr>
      <w:r w:rsidRPr="0051612E">
        <w:rPr>
          <w:rFonts w:ascii="Times New Roman" w:hAnsi="Times New Roman" w:cs="Times New Roman"/>
          <w:sz w:val="20"/>
          <w:szCs w:val="20"/>
          <w:rPrChange w:id="478" w:author="CHEVASSUS, Emmanuel" w:date="2025-01-15T11:52:00Z" w16du:dateUtc="2025-01-15T11:52:00Z">
            <w:rPr/>
          </w:rPrChange>
        </w:rPr>
        <w:t>Mayer, K. J., Wang, X., Santander, M. V., Mitts, B. A., Sauer, J. S., Sultana, C. M., Cappa, C. D., and Prather, K. A.: Secondary Marine Aerosol Plays a Dominant Role over Primary Sea Spray Aerosol in Cloud Formation, ACS Cent. Sci., 6, 2259–2266, https://doi.org/10.1021/acscentsci.0c00793, 2020.</w:t>
      </w:r>
    </w:p>
    <w:p w14:paraId="400413DF" w14:textId="77777777" w:rsidR="009D75E1" w:rsidRPr="0051612E" w:rsidRDefault="009D75E1" w:rsidP="009D75E1">
      <w:pPr>
        <w:pStyle w:val="Bibliography"/>
        <w:rPr>
          <w:rFonts w:ascii="Times New Roman" w:hAnsi="Times New Roman" w:cs="Times New Roman"/>
          <w:sz w:val="20"/>
          <w:szCs w:val="20"/>
          <w:rPrChange w:id="479" w:author="CHEVASSUS, Emmanuel" w:date="2025-01-15T11:52:00Z" w16du:dateUtc="2025-01-15T11:52:00Z">
            <w:rPr/>
          </w:rPrChange>
        </w:rPr>
      </w:pPr>
      <w:r w:rsidRPr="0051612E">
        <w:rPr>
          <w:rFonts w:ascii="Times New Roman" w:hAnsi="Times New Roman" w:cs="Times New Roman"/>
          <w:sz w:val="20"/>
          <w:szCs w:val="20"/>
          <w:rPrChange w:id="480" w:author="CHEVASSUS, Emmanuel" w:date="2025-01-15T11:52:00Z" w16du:dateUtc="2025-01-15T11:52:00Z">
            <w:rPr/>
          </w:rPrChange>
        </w:rPr>
        <w:t>Maykut, N. N., Lewtas, J., Kim, E., and Larson, T. V.: Source Apportionment of PM</w:t>
      </w:r>
      <w:r w:rsidRPr="0051612E">
        <w:rPr>
          <w:rFonts w:ascii="Times New Roman" w:hAnsi="Times New Roman" w:cs="Times New Roman"/>
          <w:sz w:val="20"/>
          <w:szCs w:val="20"/>
          <w:vertAlign w:val="subscript"/>
          <w:rPrChange w:id="481" w:author="CHEVASSUS, Emmanuel" w:date="2025-01-15T11:52:00Z" w16du:dateUtc="2025-01-15T11:52:00Z">
            <w:rPr>
              <w:vertAlign w:val="subscript"/>
            </w:rPr>
          </w:rPrChange>
        </w:rPr>
        <w:t>2.5</w:t>
      </w:r>
      <w:r w:rsidRPr="0051612E">
        <w:rPr>
          <w:rFonts w:ascii="Times New Roman" w:hAnsi="Times New Roman" w:cs="Times New Roman"/>
          <w:sz w:val="20"/>
          <w:szCs w:val="20"/>
          <w:rPrChange w:id="482" w:author="CHEVASSUS, Emmanuel" w:date="2025-01-15T11:52:00Z" w16du:dateUtc="2025-01-15T11:52:00Z">
            <w:rPr/>
          </w:rPrChange>
        </w:rPr>
        <w:t xml:space="preserve"> at an Urban IMPROVE Site in Seattle, Washington, Environ. Sci. Technol., 37, 5135–5142, https://doi.org/10.1021/es030370y, 2003.</w:t>
      </w:r>
    </w:p>
    <w:p w14:paraId="777B3789" w14:textId="77777777" w:rsidR="009D75E1" w:rsidRPr="0051612E" w:rsidRDefault="009D75E1" w:rsidP="009D75E1">
      <w:pPr>
        <w:pStyle w:val="Bibliography"/>
        <w:rPr>
          <w:rFonts w:ascii="Times New Roman" w:hAnsi="Times New Roman" w:cs="Times New Roman"/>
          <w:sz w:val="20"/>
          <w:szCs w:val="20"/>
          <w:rPrChange w:id="483" w:author="CHEVASSUS, Emmanuel" w:date="2025-01-15T11:52:00Z" w16du:dateUtc="2025-01-15T11:52:00Z">
            <w:rPr/>
          </w:rPrChange>
        </w:rPr>
      </w:pPr>
      <w:r w:rsidRPr="0051612E">
        <w:rPr>
          <w:rFonts w:ascii="Times New Roman" w:hAnsi="Times New Roman" w:cs="Times New Roman"/>
          <w:sz w:val="20"/>
          <w:szCs w:val="20"/>
          <w:rPrChange w:id="484" w:author="CHEVASSUS, Emmanuel" w:date="2025-01-15T11:52:00Z" w16du:dateUtc="2025-01-15T11:52:00Z">
            <w:rPr/>
          </w:rPrChange>
        </w:rPr>
        <w:t>McNeill, V. F.: Aqueous Organic Chemistry in the Atmosphere: Sources and Chemical Processing of Organic Aerosols, Environ. Sci. Technol., 49, 1237–1244, https://doi.org/10.1021/es5043707, 2015.</w:t>
      </w:r>
    </w:p>
    <w:p w14:paraId="4D0E87B1" w14:textId="77777777" w:rsidR="009D75E1" w:rsidRPr="0051612E" w:rsidRDefault="009D75E1" w:rsidP="009D75E1">
      <w:pPr>
        <w:pStyle w:val="Bibliography"/>
        <w:rPr>
          <w:rFonts w:ascii="Times New Roman" w:hAnsi="Times New Roman" w:cs="Times New Roman"/>
          <w:sz w:val="20"/>
          <w:szCs w:val="20"/>
          <w:rPrChange w:id="485" w:author="CHEVASSUS, Emmanuel" w:date="2025-01-15T11:52:00Z" w16du:dateUtc="2025-01-15T11:52:00Z">
            <w:rPr/>
          </w:rPrChange>
        </w:rPr>
      </w:pPr>
      <w:r w:rsidRPr="0051612E">
        <w:rPr>
          <w:rFonts w:ascii="Times New Roman" w:hAnsi="Times New Roman" w:cs="Times New Roman"/>
          <w:sz w:val="20"/>
          <w:szCs w:val="20"/>
          <w:rPrChange w:id="486" w:author="CHEVASSUS, Emmanuel" w:date="2025-01-15T11:52:00Z" w16du:dateUtc="2025-01-15T11:52:00Z">
            <w:rPr/>
          </w:rPrChange>
        </w:rPr>
        <w:t>Meador, T. B., Goldenstein, N. I., Gogou, A., Herut, B., Psarra, S., Tsagaraki, T. M., and Hinrichs, K.-U.: Planktonic Lipidome Responses to Aeolian Dust Input in Low-Biomass Oligotrophic Marine Mesocosms, Front. Mar. Sci., 4, 113, https://doi.org/10.3389/fmars.2017.00113, 2017.</w:t>
      </w:r>
    </w:p>
    <w:p w14:paraId="41787422" w14:textId="77777777" w:rsidR="009D75E1" w:rsidRPr="0051612E" w:rsidRDefault="009D75E1" w:rsidP="009D75E1">
      <w:pPr>
        <w:pStyle w:val="Bibliography"/>
        <w:rPr>
          <w:rFonts w:ascii="Times New Roman" w:hAnsi="Times New Roman" w:cs="Times New Roman"/>
          <w:sz w:val="20"/>
          <w:szCs w:val="20"/>
          <w:rPrChange w:id="487" w:author="CHEVASSUS, Emmanuel" w:date="2025-01-15T11:52:00Z" w16du:dateUtc="2025-01-15T11:52:00Z">
            <w:rPr/>
          </w:rPrChange>
        </w:rPr>
      </w:pPr>
      <w:r w:rsidRPr="0051612E">
        <w:rPr>
          <w:rFonts w:ascii="Times New Roman" w:hAnsi="Times New Roman" w:cs="Times New Roman"/>
          <w:sz w:val="20"/>
          <w:szCs w:val="20"/>
          <w:rPrChange w:id="488" w:author="CHEVASSUS, Emmanuel" w:date="2025-01-15T11:52:00Z" w16du:dateUtc="2025-01-15T11:52:00Z">
            <w:rPr/>
          </w:rPrChange>
        </w:rP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450C063B" w14:textId="77777777" w:rsidR="009D75E1" w:rsidRPr="0051612E" w:rsidRDefault="009D75E1" w:rsidP="009D75E1">
      <w:pPr>
        <w:pStyle w:val="Bibliography"/>
        <w:rPr>
          <w:rFonts w:ascii="Times New Roman" w:hAnsi="Times New Roman" w:cs="Times New Roman"/>
          <w:sz w:val="20"/>
          <w:szCs w:val="20"/>
          <w:rPrChange w:id="489" w:author="CHEVASSUS, Emmanuel" w:date="2025-01-15T11:52:00Z" w16du:dateUtc="2025-01-15T11:52:00Z">
            <w:rPr/>
          </w:rPrChange>
        </w:rPr>
      </w:pPr>
      <w:r w:rsidRPr="0051612E">
        <w:rPr>
          <w:rFonts w:ascii="Times New Roman" w:hAnsi="Times New Roman" w:cs="Times New Roman"/>
          <w:sz w:val="20"/>
          <w:szCs w:val="20"/>
          <w:rPrChange w:id="490" w:author="CHEVASSUS, Emmanuel" w:date="2025-01-15T11:52:00Z" w16du:dateUtc="2025-01-15T11:52:00Z">
            <w:rPr/>
          </w:rPrChange>
        </w:rPr>
        <w:t>Miyazaki, Y., Sawano, M., and Kawamura, K.: Low-molecular-weight hydroxyacids in marine atmospheric aerosol: evidence of a marine microbial origin, Biogeosciences, 11, 4407–4414, https://doi.org/10.5194/bg-11-4407-2014, 2014.</w:t>
      </w:r>
    </w:p>
    <w:p w14:paraId="7957E304" w14:textId="77777777" w:rsidR="009D75E1" w:rsidRPr="0051612E" w:rsidRDefault="009D75E1" w:rsidP="009D75E1">
      <w:pPr>
        <w:pStyle w:val="Bibliography"/>
        <w:rPr>
          <w:rFonts w:ascii="Times New Roman" w:hAnsi="Times New Roman" w:cs="Times New Roman"/>
          <w:sz w:val="20"/>
          <w:szCs w:val="20"/>
          <w:rPrChange w:id="491" w:author="CHEVASSUS, Emmanuel" w:date="2025-01-15T11:52:00Z" w16du:dateUtc="2025-01-15T11:52:00Z">
            <w:rPr/>
          </w:rPrChange>
        </w:rPr>
      </w:pPr>
      <w:r w:rsidRPr="0051612E">
        <w:rPr>
          <w:rFonts w:ascii="Times New Roman" w:hAnsi="Times New Roman" w:cs="Times New Roman"/>
          <w:sz w:val="20"/>
          <w:szCs w:val="20"/>
          <w:rPrChange w:id="492" w:author="CHEVASSUS, Emmanuel" w:date="2025-01-15T11:52:00Z" w16du:dateUtc="2025-01-15T11:52:00Z">
            <w:rPr/>
          </w:rPrChange>
        </w:rPr>
        <w:t>Mohr, C., DeCarlo, P. F., Heringa, M. F., Chirico, R., Slowik, J. G., Richter, R., Reche, C., Alastuey, A., Querol, X., Seco, R., Peñuelas, J., Jiménez, J. L., Crippa, M., Zimmermann, R., Baltensperger, U., and Prévôt, A. S. H.: Identification and quantification of organic aerosol from cooking and other sources in Barcelona using aerosol mass spectrometer data, Atmos. Chem. Phys., 12, 1649–1665, https://doi.org/10.5194/acp-12-1649-2012, 2012.</w:t>
      </w:r>
    </w:p>
    <w:p w14:paraId="3BAD0BA3" w14:textId="77777777" w:rsidR="009D75E1" w:rsidRPr="0051612E" w:rsidRDefault="009D75E1" w:rsidP="009D75E1">
      <w:pPr>
        <w:pStyle w:val="Bibliography"/>
        <w:rPr>
          <w:rFonts w:ascii="Times New Roman" w:hAnsi="Times New Roman" w:cs="Times New Roman"/>
          <w:sz w:val="20"/>
          <w:szCs w:val="20"/>
          <w:rPrChange w:id="493" w:author="CHEVASSUS, Emmanuel" w:date="2025-01-15T11:52:00Z" w16du:dateUtc="2025-01-15T11:52:00Z">
            <w:rPr/>
          </w:rPrChange>
        </w:rPr>
      </w:pPr>
      <w:r w:rsidRPr="0051612E">
        <w:rPr>
          <w:rFonts w:ascii="Times New Roman" w:hAnsi="Times New Roman" w:cs="Times New Roman"/>
          <w:sz w:val="20"/>
          <w:szCs w:val="20"/>
          <w:rPrChange w:id="494" w:author="CHEVASSUS, Emmanuel" w:date="2025-01-15T11:52:00Z" w16du:dateUtc="2025-01-15T11:52:00Z">
            <w:rPr/>
          </w:rPrChange>
        </w:rPr>
        <w:t>Moschos, V., Dzepina, K., Bhattu, D., Lamkaddam, H., Casotto, R., Daellenbach, K. R., Canonaco, F., Rai, P., Aas, W., Becagli, S., Calzolai, G., Eleftheriadis, K., Moffett, C. E., Schnelle-Kreis, J., Severi, M., Sharma, S., Skov, H., Vestenius, M., Zhang, W., Hakola, H., Hellén, H., Huang, L., Jaffrezo, J.-L., Massling, A., Nøjgaard, J. K., Petäjä, T., Popovicheva, O., Sheesley, R. J., Traversi, R., Yttri, K. E., Schmale, J., Prévôt, A. S. H., Baltensperger, U., and El Haddad, I.: Equal abundance of summertime natural and wintertime anthropogenic Arctic organic aerosols, Nat. Geosci., https://doi.org/10.1038/s41561-021-00891-1, 2022.</w:t>
      </w:r>
    </w:p>
    <w:p w14:paraId="78A4375D" w14:textId="77777777" w:rsidR="009D75E1" w:rsidRPr="0051612E" w:rsidRDefault="009D75E1" w:rsidP="009D75E1">
      <w:pPr>
        <w:pStyle w:val="Bibliography"/>
        <w:rPr>
          <w:rFonts w:ascii="Times New Roman" w:hAnsi="Times New Roman" w:cs="Times New Roman"/>
          <w:sz w:val="20"/>
          <w:szCs w:val="20"/>
          <w:rPrChange w:id="495" w:author="CHEVASSUS, Emmanuel" w:date="2025-01-15T11:52:00Z" w16du:dateUtc="2025-01-15T11:52:00Z">
            <w:rPr/>
          </w:rPrChange>
        </w:rPr>
      </w:pPr>
      <w:r w:rsidRPr="0051612E">
        <w:rPr>
          <w:rFonts w:ascii="Times New Roman" w:hAnsi="Times New Roman" w:cs="Times New Roman"/>
          <w:sz w:val="20"/>
          <w:szCs w:val="20"/>
          <w:rPrChange w:id="496" w:author="CHEVASSUS, Emmanuel" w:date="2025-01-15T11:52:00Z" w16du:dateUtc="2025-01-15T11:52:00Z">
            <w:rPr/>
          </w:rPrChange>
        </w:rPr>
        <w:t>Mungall, E. L., Wong, J. P. S., and Abbatt, J. P. D.: Heterogeneous Oxidation of Particulate Methanesulfonic Acid by the Hydroxyl Radical: Kinetics and Atmospheric Implications, ACS Earth Space Chem., 2, 48–55, https://doi.org/10.1021/acsearthspacechem.7b00114, 2018.</w:t>
      </w:r>
    </w:p>
    <w:p w14:paraId="4EECF21B" w14:textId="77777777" w:rsidR="009D75E1" w:rsidRPr="0051612E" w:rsidRDefault="009D75E1" w:rsidP="009D75E1">
      <w:pPr>
        <w:pStyle w:val="Bibliography"/>
        <w:rPr>
          <w:rFonts w:ascii="Times New Roman" w:hAnsi="Times New Roman" w:cs="Times New Roman"/>
          <w:sz w:val="20"/>
          <w:szCs w:val="20"/>
          <w:rPrChange w:id="497" w:author="CHEVASSUS, Emmanuel" w:date="2025-01-15T11:52:00Z" w16du:dateUtc="2025-01-15T11:52:00Z">
            <w:rPr/>
          </w:rPrChange>
        </w:rPr>
      </w:pPr>
      <w:r w:rsidRPr="0051612E">
        <w:rPr>
          <w:rFonts w:ascii="Times New Roman" w:hAnsi="Times New Roman" w:cs="Times New Roman"/>
          <w:sz w:val="20"/>
          <w:szCs w:val="20"/>
          <w:rPrChange w:id="498" w:author="CHEVASSUS, Emmanuel" w:date="2025-01-15T11:52:00Z" w16du:dateUtc="2025-01-15T11:52:00Z">
            <w:rPr/>
          </w:rPrChange>
        </w:rPr>
        <w:t>Mutshinda, C. M., Finkel, Z. V., and Irwin, A. J.: Large shifts in diatom and dinoflagellate biomass in the North Atlantic over six decades, https://doi.org/10.1101/2024.07.02.601152, 4 July 2024.</w:t>
      </w:r>
    </w:p>
    <w:p w14:paraId="7310D171" w14:textId="77777777" w:rsidR="009D75E1" w:rsidRPr="0051612E" w:rsidRDefault="009D75E1" w:rsidP="009D75E1">
      <w:pPr>
        <w:pStyle w:val="Bibliography"/>
        <w:rPr>
          <w:rFonts w:ascii="Times New Roman" w:hAnsi="Times New Roman" w:cs="Times New Roman"/>
          <w:sz w:val="20"/>
          <w:szCs w:val="20"/>
          <w:rPrChange w:id="499" w:author="CHEVASSUS, Emmanuel" w:date="2025-01-15T11:52:00Z" w16du:dateUtc="2025-01-15T11:52:00Z">
            <w:rPr/>
          </w:rPrChange>
        </w:rPr>
      </w:pPr>
      <w:r w:rsidRPr="0051612E">
        <w:rPr>
          <w:rFonts w:ascii="Times New Roman" w:hAnsi="Times New Roman" w:cs="Times New Roman"/>
          <w:sz w:val="20"/>
          <w:szCs w:val="20"/>
          <w:rPrChange w:id="500" w:author="CHEVASSUS, Emmanuel" w:date="2025-01-15T11:52:00Z" w16du:dateUtc="2025-01-15T11:52:00Z">
            <w:rPr/>
          </w:rPrChange>
        </w:rPr>
        <w:lastRenderedPageBreak/>
        <w:t>Narayanaswamy, B. E., Renaud, P. E., Duineveld, G. C. A., Berge, J., Lavaleye, M. S. S., Reiss, H., and Brattegard, T.: Biodiversity Trends along the Western European Margin, PLoS ONE, 5, e14295, https://doi.org/10.1371/journal.pone.0014295, 2010.</w:t>
      </w:r>
    </w:p>
    <w:p w14:paraId="673FE1DF" w14:textId="77777777" w:rsidR="009D75E1" w:rsidRPr="0051612E" w:rsidRDefault="009D75E1" w:rsidP="009D75E1">
      <w:pPr>
        <w:pStyle w:val="Bibliography"/>
        <w:rPr>
          <w:rFonts w:ascii="Times New Roman" w:hAnsi="Times New Roman" w:cs="Times New Roman"/>
          <w:sz w:val="20"/>
          <w:szCs w:val="20"/>
          <w:rPrChange w:id="501" w:author="CHEVASSUS, Emmanuel" w:date="2025-01-15T11:52:00Z" w16du:dateUtc="2025-01-15T11:52:00Z">
            <w:rPr/>
          </w:rPrChange>
        </w:rPr>
      </w:pPr>
      <w:r w:rsidRPr="0051612E">
        <w:rPr>
          <w:rFonts w:ascii="Times New Roman" w:hAnsi="Times New Roman" w:cs="Times New Roman"/>
          <w:sz w:val="20"/>
          <w:szCs w:val="20"/>
          <w:rPrChange w:id="502" w:author="CHEVASSUS, Emmanuel" w:date="2025-01-15T11:52:00Z" w16du:dateUtc="2025-01-15T11:52:00Z">
            <w:rPr/>
          </w:rPrChange>
        </w:rP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18C911BD" w14:textId="77777777" w:rsidR="009D75E1" w:rsidRPr="0051612E" w:rsidRDefault="009D75E1" w:rsidP="009D75E1">
      <w:pPr>
        <w:pStyle w:val="Bibliography"/>
        <w:rPr>
          <w:rFonts w:ascii="Times New Roman" w:hAnsi="Times New Roman" w:cs="Times New Roman"/>
          <w:sz w:val="20"/>
          <w:szCs w:val="20"/>
          <w:rPrChange w:id="503" w:author="CHEVASSUS, Emmanuel" w:date="2025-01-15T11:52:00Z" w16du:dateUtc="2025-01-15T11:52:00Z">
            <w:rPr/>
          </w:rPrChange>
        </w:rPr>
      </w:pPr>
      <w:r w:rsidRPr="0051612E">
        <w:rPr>
          <w:rFonts w:ascii="Times New Roman" w:hAnsi="Times New Roman" w:cs="Times New Roman"/>
          <w:sz w:val="20"/>
          <w:szCs w:val="20"/>
          <w:rPrChange w:id="504" w:author="CHEVASSUS, Emmanuel" w:date="2025-01-15T11:52:00Z" w16du:dateUtc="2025-01-15T11:52:00Z">
            <w:rPr/>
          </w:rPrChange>
        </w:rPr>
        <w:t>Ng, N. L., Canagaratna, M. R., Jimenez, J. L., Chhabra, P. S., Seinfeld, J. H., and Worsnop, D. R.: Changes in organic aerosol composition with aging inferred from aerosol mass spectra, Atmospheric Chemistry and Physics, 11, 6465–6474, https://doi.org/10.5194/acp-11-6465-2011, 2011.</w:t>
      </w:r>
    </w:p>
    <w:p w14:paraId="74BA3E72" w14:textId="77777777" w:rsidR="009D75E1" w:rsidRPr="0051612E" w:rsidRDefault="009D75E1" w:rsidP="009D75E1">
      <w:pPr>
        <w:pStyle w:val="Bibliography"/>
        <w:rPr>
          <w:rFonts w:ascii="Times New Roman" w:hAnsi="Times New Roman" w:cs="Times New Roman"/>
          <w:sz w:val="20"/>
          <w:szCs w:val="20"/>
          <w:rPrChange w:id="505" w:author="CHEVASSUS, Emmanuel" w:date="2025-01-15T11:52:00Z" w16du:dateUtc="2025-01-15T11:52:00Z">
            <w:rPr/>
          </w:rPrChange>
        </w:rPr>
      </w:pPr>
      <w:r w:rsidRPr="0051612E">
        <w:rPr>
          <w:rFonts w:ascii="Times New Roman" w:hAnsi="Times New Roman" w:cs="Times New Roman"/>
          <w:sz w:val="20"/>
          <w:szCs w:val="20"/>
          <w:rPrChange w:id="506" w:author="CHEVASSUS, Emmanuel" w:date="2025-01-15T11:52:00Z" w16du:dateUtc="2025-01-15T11:52:00Z">
            <w:rPr/>
          </w:rPrChange>
        </w:rPr>
        <w:t>Nielsen, I. E., Skov, H., Massling, A., Eriksson, A. C., Dall’Osto, M., Junninen, H., Sarnela, N., Lange, R., Collier, S., Zhang, Q., Cappa, C. D., and Nøjgaard, J. K.: Biogenic and anthropogenic sources of aerosols at the High Arctic site Villum Research Station, Atmos. Chem. Phys., 19, 10239–10256, https://doi.org/10.5194/acp-19-10239-2019, 2019.</w:t>
      </w:r>
    </w:p>
    <w:p w14:paraId="27FAA3DC" w14:textId="77777777" w:rsidR="009D75E1" w:rsidRPr="0051612E" w:rsidRDefault="009D75E1" w:rsidP="009D75E1">
      <w:pPr>
        <w:pStyle w:val="Bibliography"/>
        <w:rPr>
          <w:rFonts w:ascii="Times New Roman" w:hAnsi="Times New Roman" w:cs="Times New Roman"/>
          <w:sz w:val="20"/>
          <w:szCs w:val="20"/>
          <w:rPrChange w:id="507" w:author="CHEVASSUS, Emmanuel" w:date="2025-01-15T11:52:00Z" w16du:dateUtc="2025-01-15T11:52:00Z">
            <w:rPr/>
          </w:rPrChange>
        </w:rPr>
      </w:pPr>
      <w:r w:rsidRPr="0051612E">
        <w:rPr>
          <w:rFonts w:ascii="Times New Roman" w:hAnsi="Times New Roman" w:cs="Times New Roman"/>
          <w:sz w:val="20"/>
          <w:szCs w:val="20"/>
          <w:rPrChange w:id="508" w:author="CHEVASSUS, Emmanuel" w:date="2025-01-15T11:52:00Z" w16du:dateUtc="2025-01-15T11:52:00Z">
            <w:rPr/>
          </w:rPrChange>
        </w:rPr>
        <w:t>Nøjgaard, J. K., Peker, L., Pernov, J. B., Johnson, M. S., Bossi, R., Massling, A., Lange, R., Nielsen, I. E., Prevot, A. S. H., Eriksson, A. C., Canonaco, F., and Skov, H.: A local marine source of atmospheric particles in the High Arctic, Atmospheric Environment, 285, 119241, https://doi.org/10.1016/j.atmosenv.2022.119241, 2022.</w:t>
      </w:r>
    </w:p>
    <w:p w14:paraId="556CFFEB" w14:textId="77777777" w:rsidR="009D75E1" w:rsidRPr="0051612E" w:rsidRDefault="009D75E1" w:rsidP="009D75E1">
      <w:pPr>
        <w:pStyle w:val="Bibliography"/>
        <w:rPr>
          <w:rFonts w:ascii="Times New Roman" w:hAnsi="Times New Roman" w:cs="Times New Roman"/>
          <w:sz w:val="20"/>
          <w:szCs w:val="20"/>
          <w:rPrChange w:id="509" w:author="CHEVASSUS, Emmanuel" w:date="2025-01-15T11:52:00Z" w16du:dateUtc="2025-01-15T11:52:00Z">
            <w:rPr/>
          </w:rPrChange>
        </w:rPr>
      </w:pPr>
      <w:r w:rsidRPr="0051612E">
        <w:rPr>
          <w:rFonts w:ascii="Times New Roman" w:hAnsi="Times New Roman" w:cs="Times New Roman"/>
          <w:sz w:val="20"/>
          <w:szCs w:val="20"/>
          <w:rPrChange w:id="510" w:author="CHEVASSUS, Emmanuel" w:date="2025-01-15T11:52:00Z" w16du:dateUtc="2025-01-15T11:52:00Z">
            <w:rPr/>
          </w:rPrChange>
        </w:rPr>
        <w:t>Nursanto, F. R., Meinen, R., Holzinger, R., Krol, M. C., Liu, X., Dusek, U., Henzing,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51A2C1C5" w14:textId="77777777" w:rsidR="009D75E1" w:rsidRPr="0051612E" w:rsidRDefault="009D75E1" w:rsidP="009D75E1">
      <w:pPr>
        <w:pStyle w:val="Bibliography"/>
        <w:rPr>
          <w:rFonts w:ascii="Times New Roman" w:hAnsi="Times New Roman" w:cs="Times New Roman"/>
          <w:sz w:val="20"/>
          <w:szCs w:val="20"/>
          <w:rPrChange w:id="511" w:author="CHEVASSUS, Emmanuel" w:date="2025-01-15T11:52:00Z" w16du:dateUtc="2025-01-15T11:52:00Z">
            <w:rPr/>
          </w:rPrChange>
        </w:rPr>
      </w:pPr>
      <w:r w:rsidRPr="0051612E">
        <w:rPr>
          <w:rFonts w:ascii="Times New Roman" w:hAnsi="Times New Roman" w:cs="Times New Roman"/>
          <w:sz w:val="20"/>
          <w:szCs w:val="20"/>
          <w:rPrChange w:id="512" w:author="CHEVASSUS, Emmanuel" w:date="2025-01-15T11:52:00Z" w16du:dateUtc="2025-01-15T11:52:00Z">
            <w:rPr/>
          </w:rPrChange>
        </w:rPr>
        <w:t>O’Dowd, C., Ceburnis, D., Ovadnevaite, J., Vaishya, A., Rinaldi, M., and Facchini, M. C.: Do anthropogenic, continental or coastal aerosol sources impact on a marine aerosol signature at Mace Head?, Atmos. Chem. Phys., 14, 10687–10704, https://doi.org/10.5194/acp-14-10687-2014, 2014.</w:t>
      </w:r>
    </w:p>
    <w:p w14:paraId="6BF095E1" w14:textId="77777777" w:rsidR="009D75E1" w:rsidRPr="0051612E" w:rsidRDefault="009D75E1" w:rsidP="009D75E1">
      <w:pPr>
        <w:pStyle w:val="Bibliography"/>
        <w:rPr>
          <w:rFonts w:ascii="Times New Roman" w:hAnsi="Times New Roman" w:cs="Times New Roman"/>
          <w:sz w:val="20"/>
          <w:szCs w:val="20"/>
          <w:rPrChange w:id="513" w:author="CHEVASSUS, Emmanuel" w:date="2025-01-15T11:52:00Z" w16du:dateUtc="2025-01-15T11:52:00Z">
            <w:rPr/>
          </w:rPrChange>
        </w:rPr>
      </w:pPr>
      <w:r w:rsidRPr="0051612E">
        <w:rPr>
          <w:rFonts w:ascii="Times New Roman" w:hAnsi="Times New Roman" w:cs="Times New Roman"/>
          <w:sz w:val="20"/>
          <w:szCs w:val="20"/>
          <w:rPrChange w:id="514" w:author="CHEVASSUS, Emmanuel" w:date="2025-01-15T11:52:00Z" w16du:dateUtc="2025-01-15T11:52:00Z">
            <w:rPr/>
          </w:rPrChange>
        </w:rPr>
        <w:t>O’Dowd, C., Ceburnis, D., Ovadnevaite, J., Bialek, J., Stengel, D. B., Zacharias, M., Nitschke, U., Connan, S., Rinaldi, M., Fuzzi, S., Decesari, S., Cristina Facchini, M., Marullo, S., Santoleri, R., Dell’Anno, A., Corinaldesi, C., Tangherlini, M., and Danovaro, R.: Connecting marine productivity to sea-spray via nanoscale biological processes: Phytoplankton Dance or Death Disco?, Sci Rep, 5, 14883, https://doi.org/10.1038/srep14883, 2015.</w:t>
      </w:r>
    </w:p>
    <w:p w14:paraId="07B2C77C" w14:textId="77777777" w:rsidR="009D75E1" w:rsidRPr="0051612E" w:rsidRDefault="009D75E1" w:rsidP="009D75E1">
      <w:pPr>
        <w:pStyle w:val="Bibliography"/>
        <w:rPr>
          <w:rFonts w:ascii="Times New Roman" w:hAnsi="Times New Roman" w:cs="Times New Roman"/>
          <w:sz w:val="20"/>
          <w:szCs w:val="20"/>
          <w:rPrChange w:id="515" w:author="CHEVASSUS, Emmanuel" w:date="2025-01-15T11:52:00Z" w16du:dateUtc="2025-01-15T11:52:00Z">
            <w:rPr/>
          </w:rPrChange>
        </w:rPr>
      </w:pPr>
      <w:r w:rsidRPr="0051612E">
        <w:rPr>
          <w:rFonts w:ascii="Times New Roman" w:hAnsi="Times New Roman" w:cs="Times New Roman"/>
          <w:sz w:val="20"/>
          <w:szCs w:val="20"/>
          <w:rPrChange w:id="516" w:author="CHEVASSUS, Emmanuel" w:date="2025-01-15T11:52:00Z" w16du:dateUtc="2025-01-15T11:52:00Z">
            <w:rPr/>
          </w:rPrChange>
        </w:rPr>
        <w:t>O’Dowd, C. D., Facchini, M. C., Cavalli, F., Ceburnis, D., Mircea, M., Decesari, S., Fuzzi, S., Yoon, Y. J., and Putaud, J.-P.: Biogenically driven organic contribution to marine aerosol, Nature, 431, 676–680, https://doi.org/10.1038/nature02959, 2004.</w:t>
      </w:r>
    </w:p>
    <w:p w14:paraId="709BA581" w14:textId="77777777" w:rsidR="009D75E1" w:rsidRPr="0051612E" w:rsidRDefault="009D75E1" w:rsidP="009D75E1">
      <w:pPr>
        <w:pStyle w:val="Bibliography"/>
        <w:rPr>
          <w:rFonts w:ascii="Times New Roman" w:hAnsi="Times New Roman" w:cs="Times New Roman"/>
          <w:sz w:val="20"/>
          <w:szCs w:val="20"/>
          <w:rPrChange w:id="517" w:author="CHEVASSUS, Emmanuel" w:date="2025-01-15T11:52:00Z" w16du:dateUtc="2025-01-15T11:52:00Z">
            <w:rPr/>
          </w:rPrChange>
        </w:rPr>
      </w:pPr>
      <w:r w:rsidRPr="0051612E">
        <w:rPr>
          <w:rFonts w:ascii="Times New Roman" w:hAnsi="Times New Roman" w:cs="Times New Roman"/>
          <w:sz w:val="20"/>
          <w:szCs w:val="20"/>
          <w:rPrChange w:id="518" w:author="CHEVASSUS, Emmanuel" w:date="2025-01-15T11:52:00Z" w16du:dateUtc="2025-01-15T11:52:00Z">
            <w:rPr/>
          </w:rPrChange>
        </w:rPr>
        <w:t>Ovadnevaite, J., O’Dowd, C., Dall’Osto, M., Ceburnis, D., Worsnop, D. R., and Berresheim, H.: Detecting high contributions of primary organic matter to marine aerosol: A case study: PRIMARY ORGANIC MARINE AEROSOL, Geophys. Res. Lett., 38, n/a-n/a, https://doi.org/10.1029/2010GL046083, 2011a.</w:t>
      </w:r>
    </w:p>
    <w:p w14:paraId="1E292E51" w14:textId="77777777" w:rsidR="009D75E1" w:rsidRPr="0051612E" w:rsidRDefault="009D75E1" w:rsidP="009D75E1">
      <w:pPr>
        <w:pStyle w:val="Bibliography"/>
        <w:rPr>
          <w:rFonts w:ascii="Times New Roman" w:hAnsi="Times New Roman" w:cs="Times New Roman"/>
          <w:sz w:val="20"/>
          <w:szCs w:val="20"/>
          <w:rPrChange w:id="519" w:author="CHEVASSUS, Emmanuel" w:date="2025-01-15T11:52:00Z" w16du:dateUtc="2025-01-15T11:52:00Z">
            <w:rPr/>
          </w:rPrChange>
        </w:rPr>
      </w:pPr>
      <w:r w:rsidRPr="0051612E">
        <w:rPr>
          <w:rFonts w:ascii="Times New Roman" w:hAnsi="Times New Roman" w:cs="Times New Roman"/>
          <w:sz w:val="20"/>
          <w:szCs w:val="20"/>
          <w:rPrChange w:id="520" w:author="CHEVASSUS, Emmanuel" w:date="2025-01-15T11:52:00Z" w16du:dateUtc="2025-01-15T11:52:00Z">
            <w:rPr/>
          </w:rPrChange>
        </w:rPr>
        <w:t>Ovadnevaite, J., Ceburnis, D., Martucci, G., Bialek, J., Monahan, C., Rinaldi, M., Facchini, M. C., Berresheim, H., Worsnop, D. R., and O’Dowd, C.: Primary marine organic aerosol: A dichotomy of low hygroscopicity and high CCN activity: MARINE AEROSOL-CLOUD INTERACTIONS, Geophys. Res. Lett., 38, n/a-n/a, https://doi.org/10.1029/2011GL048869, 2011b.</w:t>
      </w:r>
    </w:p>
    <w:p w14:paraId="2CE294FF" w14:textId="77777777" w:rsidR="009D75E1" w:rsidRPr="0051612E" w:rsidRDefault="009D75E1" w:rsidP="009D75E1">
      <w:pPr>
        <w:pStyle w:val="Bibliography"/>
        <w:rPr>
          <w:rFonts w:ascii="Times New Roman" w:hAnsi="Times New Roman" w:cs="Times New Roman"/>
          <w:sz w:val="20"/>
          <w:szCs w:val="20"/>
          <w:rPrChange w:id="521" w:author="CHEVASSUS, Emmanuel" w:date="2025-01-15T11:52:00Z" w16du:dateUtc="2025-01-15T11:52:00Z">
            <w:rPr/>
          </w:rPrChange>
        </w:rPr>
      </w:pPr>
      <w:r w:rsidRPr="0051612E">
        <w:rPr>
          <w:rFonts w:ascii="Times New Roman" w:hAnsi="Times New Roman" w:cs="Times New Roman"/>
          <w:sz w:val="20"/>
          <w:szCs w:val="20"/>
          <w:rPrChange w:id="522" w:author="CHEVASSUS, Emmanuel" w:date="2025-01-15T11:52:00Z" w16du:dateUtc="2025-01-15T11:52:00Z">
            <w:rPr/>
          </w:rPrChange>
        </w:rPr>
        <w:t>Ovadnevaite, J., Ceburnis, D., Canagaratna, M., Berresheim, H., Bialek, J., Martucci, G., Worsnop, D. R., and O’Dowd, C.: On the effect of wind speed on submicron sea salt mass concentrations and source fluxes: EFFECT OF WIND SPEED ON SEA SALT, J. Geophys. Res., 117, n/a-n/a, https://doi.org/10.1029/2011JD017379, 2012.</w:t>
      </w:r>
    </w:p>
    <w:p w14:paraId="0B7ABDA0" w14:textId="77777777" w:rsidR="009D75E1" w:rsidRPr="0051612E" w:rsidRDefault="009D75E1" w:rsidP="009D75E1">
      <w:pPr>
        <w:pStyle w:val="Bibliography"/>
        <w:rPr>
          <w:rFonts w:ascii="Times New Roman" w:hAnsi="Times New Roman" w:cs="Times New Roman"/>
          <w:sz w:val="20"/>
          <w:szCs w:val="20"/>
          <w:rPrChange w:id="523" w:author="CHEVASSUS, Emmanuel" w:date="2025-01-15T11:52:00Z" w16du:dateUtc="2025-01-15T11:52:00Z">
            <w:rPr/>
          </w:rPrChange>
        </w:rPr>
      </w:pPr>
      <w:r w:rsidRPr="0051612E">
        <w:rPr>
          <w:rFonts w:ascii="Times New Roman" w:hAnsi="Times New Roman" w:cs="Times New Roman"/>
          <w:sz w:val="20"/>
          <w:szCs w:val="20"/>
          <w:rPrChange w:id="524" w:author="CHEVASSUS, Emmanuel" w:date="2025-01-15T11:52:00Z" w16du:dateUtc="2025-01-15T11:52:00Z">
            <w:rPr/>
          </w:rPrChange>
        </w:rPr>
        <w:t>Ovadnevaite, J., Manders, A., de Leeuw, G., Ceburnis, D., Monahan, C., Partanen, A.-I., Korhonen, H., and O’Dowd, C. D.: A sea spray aerosol flux parameterization encapsulating wave state, Atmos. Chem. Phys., 14, 1837–1852, https://doi.org/10.5194/acp-14-1837-2014, 2014a.</w:t>
      </w:r>
    </w:p>
    <w:p w14:paraId="7EC9656F" w14:textId="77777777" w:rsidR="009D75E1" w:rsidRPr="0051612E" w:rsidRDefault="009D75E1" w:rsidP="009D75E1">
      <w:pPr>
        <w:pStyle w:val="Bibliography"/>
        <w:rPr>
          <w:rFonts w:ascii="Times New Roman" w:hAnsi="Times New Roman" w:cs="Times New Roman"/>
          <w:sz w:val="20"/>
          <w:szCs w:val="20"/>
          <w:rPrChange w:id="525" w:author="CHEVASSUS, Emmanuel" w:date="2025-01-15T11:52:00Z" w16du:dateUtc="2025-01-15T11:52:00Z">
            <w:rPr/>
          </w:rPrChange>
        </w:rPr>
      </w:pPr>
      <w:r w:rsidRPr="0051612E">
        <w:rPr>
          <w:rFonts w:ascii="Times New Roman" w:hAnsi="Times New Roman" w:cs="Times New Roman"/>
          <w:sz w:val="20"/>
          <w:szCs w:val="20"/>
          <w:rPrChange w:id="526" w:author="CHEVASSUS, Emmanuel" w:date="2025-01-15T11:52:00Z" w16du:dateUtc="2025-01-15T11:52:00Z">
            <w:rPr/>
          </w:rPrChange>
        </w:rPr>
        <w:lastRenderedPageBreak/>
        <w:t>Ovadnevaite, J., Ceburnis, D., Leinert, S., Dall’Osto, M., Canagaratna, M., O’Doherty, S., Berresheim, H., and O’Dowd, C.: Submicron NE Atlantic marine aerosol chemical composition and abundance: Seasonal trends and air mass categorization: Seasonal Trends of Marine Aerosol, J. Geophys. Res. Atmos., 119, 11,850-11,863, https://doi.org/10.1002/2013JD021330, 2014b.</w:t>
      </w:r>
    </w:p>
    <w:p w14:paraId="0F454A04" w14:textId="77777777" w:rsidR="009D75E1" w:rsidRPr="0051612E" w:rsidRDefault="009D75E1" w:rsidP="009D75E1">
      <w:pPr>
        <w:pStyle w:val="Bibliography"/>
        <w:rPr>
          <w:rFonts w:ascii="Times New Roman" w:hAnsi="Times New Roman" w:cs="Times New Roman"/>
          <w:sz w:val="20"/>
          <w:szCs w:val="20"/>
          <w:rPrChange w:id="527" w:author="CHEVASSUS, Emmanuel" w:date="2025-01-15T11:52:00Z" w16du:dateUtc="2025-01-15T11:52:00Z">
            <w:rPr/>
          </w:rPrChange>
        </w:rPr>
      </w:pPr>
      <w:r w:rsidRPr="0051612E">
        <w:rPr>
          <w:rFonts w:ascii="Times New Roman" w:hAnsi="Times New Roman" w:cs="Times New Roman"/>
          <w:sz w:val="20"/>
          <w:szCs w:val="20"/>
          <w:rPrChange w:id="528" w:author="CHEVASSUS, Emmanuel" w:date="2025-01-15T11:52:00Z" w16du:dateUtc="2025-01-15T11:52:00Z">
            <w:rPr/>
          </w:rPrChange>
        </w:rPr>
        <w:t>Ovadnevaite, J., Zuend, A., Laaksonen, A., Sanchez, K. J., Roberts, G., Ceburnis, D., Decesari, S., Rinaldi, M., Hodas, N., Facchini, M. C., Seinfeld, J. H., and O’ Dowd, C.: Surface tension prevails over solute effect in organic-influenced cloud droplet activation, Nature, 546, 637–641, https://doi.org/10.1038/nature22806, 2017.</w:t>
      </w:r>
    </w:p>
    <w:p w14:paraId="70352423" w14:textId="77777777" w:rsidR="009D75E1" w:rsidRPr="0051612E" w:rsidRDefault="009D75E1" w:rsidP="009D75E1">
      <w:pPr>
        <w:pStyle w:val="Bibliography"/>
        <w:rPr>
          <w:rFonts w:ascii="Times New Roman" w:hAnsi="Times New Roman" w:cs="Times New Roman"/>
          <w:sz w:val="20"/>
          <w:szCs w:val="20"/>
          <w:rPrChange w:id="529" w:author="CHEVASSUS, Emmanuel" w:date="2025-01-15T11:52:00Z" w16du:dateUtc="2025-01-15T11:52:00Z">
            <w:rPr/>
          </w:rPrChange>
        </w:rPr>
      </w:pPr>
      <w:r w:rsidRPr="0051612E">
        <w:rPr>
          <w:rFonts w:ascii="Times New Roman" w:hAnsi="Times New Roman" w:cs="Times New Roman"/>
          <w:sz w:val="20"/>
          <w:szCs w:val="20"/>
          <w:rPrChange w:id="530" w:author="CHEVASSUS, Emmanuel" w:date="2025-01-15T11:52:00Z" w16du:dateUtc="2025-01-15T11:52:00Z">
            <w:rPr/>
          </w:rPrChange>
        </w:rPr>
        <w:t>Oziel, L., Baudena, A., Ardyna, M., Massicotte, P., Randelhoff, A., Sallée, J.-B., Ingvaldsen, R. B., Devred, E., and Babin, M.: Faster Atlantic currents drive poleward expansion of temperate phytoplankton in the Arctic Ocean, Nat Commun, 11, 1705, https://doi.org/10.1038/s41467-020-15485-5, 2020.</w:t>
      </w:r>
    </w:p>
    <w:p w14:paraId="41B844C2" w14:textId="77777777" w:rsidR="009D75E1" w:rsidRPr="0051612E" w:rsidRDefault="009D75E1" w:rsidP="009D75E1">
      <w:pPr>
        <w:pStyle w:val="Bibliography"/>
        <w:rPr>
          <w:rFonts w:ascii="Times New Roman" w:hAnsi="Times New Roman" w:cs="Times New Roman"/>
          <w:sz w:val="20"/>
          <w:szCs w:val="20"/>
          <w:rPrChange w:id="531" w:author="CHEVASSUS, Emmanuel" w:date="2025-01-15T11:52:00Z" w16du:dateUtc="2025-01-15T11:52:00Z">
            <w:rPr/>
          </w:rPrChange>
        </w:rPr>
      </w:pPr>
      <w:r w:rsidRPr="0051612E">
        <w:rPr>
          <w:rFonts w:ascii="Times New Roman" w:hAnsi="Times New Roman" w:cs="Times New Roman"/>
          <w:sz w:val="20"/>
          <w:szCs w:val="20"/>
          <w:rPrChange w:id="532" w:author="CHEVASSUS, Emmanuel" w:date="2025-01-15T11:52:00Z" w16du:dateUtc="2025-01-15T11:52:00Z">
            <w:rPr/>
          </w:rPrChange>
        </w:rPr>
        <w:t xml:space="preserve">Paatero, P.: The Multilinear Engine—A Table-Driven, Least Squares Program for Solving Multilinear Problems, Including the </w:t>
      </w:r>
      <w:r w:rsidRPr="0051612E">
        <w:rPr>
          <w:rFonts w:ascii="Times New Roman" w:hAnsi="Times New Roman" w:cs="Times New Roman"/>
          <w:i/>
          <w:iCs/>
          <w:sz w:val="20"/>
          <w:szCs w:val="20"/>
          <w:rPrChange w:id="533" w:author="CHEVASSUS, Emmanuel" w:date="2025-01-15T11:52:00Z" w16du:dateUtc="2025-01-15T11:52:00Z">
            <w:rPr>
              <w:i/>
              <w:iCs/>
            </w:rPr>
          </w:rPrChange>
        </w:rPr>
        <w:t>n</w:t>
      </w:r>
      <w:r w:rsidRPr="0051612E">
        <w:rPr>
          <w:rFonts w:ascii="Times New Roman" w:hAnsi="Times New Roman" w:cs="Times New Roman"/>
          <w:sz w:val="20"/>
          <w:szCs w:val="20"/>
          <w:rPrChange w:id="534" w:author="CHEVASSUS, Emmanuel" w:date="2025-01-15T11:52:00Z" w16du:dateUtc="2025-01-15T11:52:00Z">
            <w:rPr/>
          </w:rPrChange>
        </w:rPr>
        <w:t xml:space="preserve"> -Way Parallel Factor Analysis Model, Journal of Computational and Graphical Statistics, 8, 854–888, https://doi.org/10.1080/10618600.1999.10474853, 1999.</w:t>
      </w:r>
    </w:p>
    <w:p w14:paraId="55328BA2" w14:textId="77777777" w:rsidR="009D75E1" w:rsidRPr="0051612E" w:rsidRDefault="009D75E1" w:rsidP="009D75E1">
      <w:pPr>
        <w:pStyle w:val="Bibliography"/>
        <w:rPr>
          <w:rFonts w:ascii="Times New Roman" w:hAnsi="Times New Roman" w:cs="Times New Roman"/>
          <w:sz w:val="20"/>
          <w:szCs w:val="20"/>
          <w:rPrChange w:id="535" w:author="CHEVASSUS, Emmanuel" w:date="2025-01-15T11:52:00Z" w16du:dateUtc="2025-01-15T11:52:00Z">
            <w:rPr/>
          </w:rPrChange>
        </w:rPr>
      </w:pPr>
      <w:r w:rsidRPr="0051612E">
        <w:rPr>
          <w:rFonts w:ascii="Times New Roman" w:hAnsi="Times New Roman" w:cs="Times New Roman"/>
          <w:sz w:val="20"/>
          <w:szCs w:val="20"/>
          <w:rPrChange w:id="536" w:author="CHEVASSUS, Emmanuel" w:date="2025-01-15T11:52:00Z" w16du:dateUtc="2025-01-15T11:52:00Z">
            <w:rPr/>
          </w:rPrChange>
        </w:rPr>
        <w:t>Paatero, P. and Tapper, U.: Positive matrix factorization: A non-negative factor model with optimal utilization of error estimates of data values, Environmetrics, 5, 111–126, https://doi.org/10.1002/env.3170050203, 1994.</w:t>
      </w:r>
    </w:p>
    <w:p w14:paraId="0F23B8CB" w14:textId="77777777" w:rsidR="009D75E1" w:rsidRPr="0051612E" w:rsidRDefault="009D75E1" w:rsidP="009D75E1">
      <w:pPr>
        <w:pStyle w:val="Bibliography"/>
        <w:rPr>
          <w:rFonts w:ascii="Times New Roman" w:hAnsi="Times New Roman" w:cs="Times New Roman"/>
          <w:sz w:val="20"/>
          <w:szCs w:val="20"/>
          <w:rPrChange w:id="537" w:author="CHEVASSUS, Emmanuel" w:date="2025-01-15T11:52:00Z" w16du:dateUtc="2025-01-15T11:52:00Z">
            <w:rPr/>
          </w:rPrChange>
        </w:rPr>
      </w:pPr>
      <w:r w:rsidRPr="0051612E">
        <w:rPr>
          <w:rFonts w:ascii="Times New Roman" w:hAnsi="Times New Roman" w:cs="Times New Roman"/>
          <w:sz w:val="20"/>
          <w:szCs w:val="20"/>
          <w:rPrChange w:id="538" w:author="CHEVASSUS, Emmanuel" w:date="2025-01-15T11:52:00Z" w16du:dateUtc="2025-01-15T11:52:00Z">
            <w:rPr/>
          </w:rPrChange>
        </w:rPr>
        <w:t>Paglione, M., Beddows, D. C. S., Jones, A., Lachlan-Cope, T., Rinaldi, M., Decesari, S., Manarini, F., Russo, M., Mansour, K., Harrison, R. M., Mazzanti, A., Tagliavini, E., and Dall’Osto, M.: Simultaneous organic aerosol source apportionment at two Antarctic sites reveals large-scale and ecoregion-specific components, Atmos. Chem. Phys., 24, 6305–6322, https://doi.org/10.5194/acp-24-6305-2024, 2024.</w:t>
      </w:r>
    </w:p>
    <w:p w14:paraId="68750FA5" w14:textId="77777777" w:rsidR="009D75E1" w:rsidRPr="0051612E" w:rsidRDefault="009D75E1" w:rsidP="009D75E1">
      <w:pPr>
        <w:pStyle w:val="Bibliography"/>
        <w:rPr>
          <w:rFonts w:ascii="Times New Roman" w:hAnsi="Times New Roman" w:cs="Times New Roman"/>
          <w:sz w:val="20"/>
          <w:szCs w:val="20"/>
          <w:rPrChange w:id="539" w:author="CHEVASSUS, Emmanuel" w:date="2025-01-15T11:52:00Z" w16du:dateUtc="2025-01-15T11:52:00Z">
            <w:rPr/>
          </w:rPrChange>
        </w:rPr>
      </w:pPr>
      <w:r w:rsidRPr="0051612E">
        <w:rPr>
          <w:rFonts w:ascii="Times New Roman" w:hAnsi="Times New Roman" w:cs="Times New Roman"/>
          <w:sz w:val="20"/>
          <w:szCs w:val="20"/>
          <w:rPrChange w:id="540" w:author="CHEVASSUS, Emmanuel" w:date="2025-01-15T11:52:00Z" w16du:dateUtc="2025-01-15T11:52:00Z">
            <w:rPr/>
          </w:rPrChange>
        </w:rPr>
        <w:t>Park, J., Jang, J., Yoon, Y. J., Kang, S., Kang, H., Park, K., Cho, K. H., Kim, J.-H., Dall’Osto, M., and Lee, B. Y.: When river water meets seawater: Insights into primary marine aerosol production, Science of The Total Environment, 807, 150866, https://doi.org/10.1016/j.scitotenv.2021.150866, 2022.</w:t>
      </w:r>
    </w:p>
    <w:p w14:paraId="6DE62D37" w14:textId="77777777" w:rsidR="009D75E1" w:rsidRPr="0051612E" w:rsidRDefault="009D75E1" w:rsidP="009D75E1">
      <w:pPr>
        <w:pStyle w:val="Bibliography"/>
        <w:rPr>
          <w:rFonts w:ascii="Times New Roman" w:hAnsi="Times New Roman" w:cs="Times New Roman"/>
          <w:sz w:val="20"/>
          <w:szCs w:val="20"/>
          <w:rPrChange w:id="541" w:author="CHEVASSUS, Emmanuel" w:date="2025-01-15T11:52:00Z" w16du:dateUtc="2025-01-15T11:52:00Z">
            <w:rPr/>
          </w:rPrChange>
        </w:rPr>
      </w:pPr>
      <w:r w:rsidRPr="0051612E">
        <w:rPr>
          <w:rFonts w:ascii="Times New Roman" w:hAnsi="Times New Roman" w:cs="Times New Roman"/>
          <w:sz w:val="20"/>
          <w:szCs w:val="20"/>
          <w:rPrChange w:id="542" w:author="CHEVASSUS, Emmanuel" w:date="2025-01-15T11:52:00Z" w16du:dateUtc="2025-01-15T11:52:00Z">
            <w:rPr/>
          </w:rPrChange>
        </w:rPr>
        <w:t>Peltola, M., Rose, C., Trueblood, J. V., Gray, S., Harvey, M., and Sellegri, K.: Chemical precursors of new particle formation in coastal New Zealand, Aerosols/Field Measurements/Troposphere/Chemistry (chemical composition and reactions), https://doi.org/10.5194/acp-2022-307, 2022.</w:t>
      </w:r>
    </w:p>
    <w:p w14:paraId="326195FC" w14:textId="77777777" w:rsidR="009D75E1" w:rsidRPr="0051612E" w:rsidRDefault="009D75E1" w:rsidP="009D75E1">
      <w:pPr>
        <w:pStyle w:val="Bibliography"/>
        <w:rPr>
          <w:rFonts w:ascii="Times New Roman" w:hAnsi="Times New Roman" w:cs="Times New Roman"/>
          <w:sz w:val="20"/>
          <w:szCs w:val="20"/>
          <w:rPrChange w:id="543" w:author="CHEVASSUS, Emmanuel" w:date="2025-01-15T11:52:00Z" w16du:dateUtc="2025-01-15T11:52:00Z">
            <w:rPr/>
          </w:rPrChange>
        </w:rPr>
      </w:pPr>
      <w:r w:rsidRPr="0051612E">
        <w:rPr>
          <w:rFonts w:ascii="Times New Roman" w:hAnsi="Times New Roman" w:cs="Times New Roman"/>
          <w:sz w:val="20"/>
          <w:szCs w:val="20"/>
          <w:rPrChange w:id="544" w:author="CHEVASSUS, Emmanuel" w:date="2025-01-15T11:52:00Z" w16du:dateUtc="2025-01-15T11:52:00Z">
            <w:rPr/>
          </w:rPrChange>
        </w:rPr>
        <w:t xml:space="preserve">Pettersen, C., Henderson, S. A., Mattingly, K. S., Bennartz, R., and Breeden, M. L.: The Critical Role of </w:t>
      </w:r>
      <w:r w:rsidRPr="0051612E">
        <w:rPr>
          <w:rFonts w:ascii="Times New Roman" w:hAnsi="Times New Roman" w:cs="Times New Roman" w:hint="eastAsia"/>
          <w:sz w:val="20"/>
          <w:szCs w:val="20"/>
          <w:rPrChange w:id="545" w:author="CHEVASSUS, Emmanuel" w:date="2025-01-15T11:52:00Z" w16du:dateUtc="2025-01-15T11:52:00Z">
            <w:rPr>
              <w:rFonts w:hint="eastAsia"/>
            </w:rPr>
          </w:rPrChange>
        </w:rPr>
        <w:t>Euro</w:t>
      </w:r>
      <w:r w:rsidRPr="0051612E">
        <w:rPr>
          <w:rFonts w:ascii="Times New Roman" w:hAnsi="Times New Roman" w:cs="Times New Roman" w:hint="eastAsia"/>
          <w:sz w:val="20"/>
          <w:szCs w:val="20"/>
          <w:rPrChange w:id="546"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547" w:author="CHEVASSUS, Emmanuel" w:date="2025-01-15T11:52:00Z" w16du:dateUtc="2025-01-15T11:52:00Z">
            <w:rPr>
              <w:rFonts w:hint="eastAsia"/>
            </w:rPr>
          </w:rPrChange>
        </w:rPr>
        <w:t>Atlantic</w:t>
      </w:r>
      <w:r w:rsidRPr="0051612E">
        <w:rPr>
          <w:rFonts w:ascii="Times New Roman" w:hAnsi="Times New Roman" w:cs="Times New Roman"/>
          <w:sz w:val="20"/>
          <w:szCs w:val="20"/>
          <w:rPrChange w:id="548" w:author="CHEVASSUS, Emmanuel" w:date="2025-01-15T11:52:00Z" w16du:dateUtc="2025-01-15T11:52:00Z">
            <w:rPr/>
          </w:rPrChange>
        </w:rPr>
        <w:t xml:space="preserve"> Blocking in Promoting Snowfall in Central Greenland, JGR Atmospheres, 127, e2021JD035776, https://doi.org/10.1029/2021JD035776, 2022.</w:t>
      </w:r>
    </w:p>
    <w:p w14:paraId="64C3B9E3" w14:textId="77777777" w:rsidR="009D75E1" w:rsidRPr="0051612E" w:rsidRDefault="009D75E1" w:rsidP="009D75E1">
      <w:pPr>
        <w:pStyle w:val="Bibliography"/>
        <w:rPr>
          <w:rFonts w:ascii="Times New Roman" w:hAnsi="Times New Roman" w:cs="Times New Roman"/>
          <w:sz w:val="20"/>
          <w:szCs w:val="20"/>
          <w:rPrChange w:id="549" w:author="CHEVASSUS, Emmanuel" w:date="2025-01-15T11:52:00Z" w16du:dateUtc="2025-01-15T11:52:00Z">
            <w:rPr/>
          </w:rPrChange>
        </w:rPr>
      </w:pPr>
      <w:r w:rsidRPr="0051612E">
        <w:rPr>
          <w:rFonts w:ascii="Times New Roman" w:hAnsi="Times New Roman" w:cs="Times New Roman"/>
          <w:sz w:val="20"/>
          <w:szCs w:val="20"/>
          <w:rPrChange w:id="550" w:author="CHEVASSUS, Emmanuel" w:date="2025-01-15T11:52:00Z" w16du:dateUtc="2025-01-15T11:52:00Z">
            <w:rPr/>
          </w:rPrChange>
        </w:rPr>
        <w:t>van Pinxteren, M., Robinson, T.-B., Zeppenfeld, S., Gong, X., Bahlmann, E., Fomba,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43BF3565" w14:textId="77777777" w:rsidR="009D75E1" w:rsidRPr="0051612E" w:rsidRDefault="009D75E1" w:rsidP="009D75E1">
      <w:pPr>
        <w:pStyle w:val="Bibliography"/>
        <w:rPr>
          <w:rFonts w:ascii="Times New Roman" w:hAnsi="Times New Roman" w:cs="Times New Roman"/>
          <w:sz w:val="20"/>
          <w:szCs w:val="20"/>
          <w:rPrChange w:id="551" w:author="CHEVASSUS, Emmanuel" w:date="2025-01-15T11:52:00Z" w16du:dateUtc="2025-01-15T11:52:00Z">
            <w:rPr/>
          </w:rPrChange>
        </w:rPr>
      </w:pPr>
      <w:r w:rsidRPr="0051612E">
        <w:rPr>
          <w:rFonts w:ascii="Times New Roman" w:hAnsi="Times New Roman" w:cs="Times New Roman"/>
          <w:sz w:val="20"/>
          <w:szCs w:val="20"/>
          <w:rPrChange w:id="552" w:author="CHEVASSUS, Emmanuel" w:date="2025-01-15T11:52:00Z" w16du:dateUtc="2025-01-15T11:52:00Z">
            <w:rPr/>
          </w:rPrChange>
        </w:rPr>
        <w:t>Preece, J. R., Mote, T. L., Cohen, J., Wachowicz, L. J., Knox, J. A., Tedesco, M., and Kooperman, G. J.: Summer atmospheric circulation over Greenland in response to Arctic amplification and diminished spring snow cover, Nat Commun, 14, 3759, https://doi.org/10.1038/s41467-023-39466-6, 2023.</w:t>
      </w:r>
    </w:p>
    <w:p w14:paraId="19704E2B" w14:textId="77777777" w:rsidR="009D75E1" w:rsidRPr="0051612E" w:rsidRDefault="009D75E1" w:rsidP="009D75E1">
      <w:pPr>
        <w:pStyle w:val="Bibliography"/>
        <w:rPr>
          <w:rFonts w:ascii="Times New Roman" w:hAnsi="Times New Roman" w:cs="Times New Roman"/>
          <w:sz w:val="20"/>
          <w:szCs w:val="20"/>
          <w:rPrChange w:id="553" w:author="CHEVASSUS, Emmanuel" w:date="2025-01-15T11:52:00Z" w16du:dateUtc="2025-01-15T11:52:00Z">
            <w:rPr/>
          </w:rPrChange>
        </w:rPr>
      </w:pPr>
      <w:r w:rsidRPr="0051612E">
        <w:rPr>
          <w:rFonts w:ascii="Times New Roman" w:hAnsi="Times New Roman" w:cs="Times New Roman"/>
          <w:sz w:val="20"/>
          <w:szCs w:val="20"/>
          <w:rPrChange w:id="554" w:author="CHEVASSUS, Emmanuel" w:date="2025-01-15T11:52:00Z" w16du:dateUtc="2025-01-15T11:52:00Z">
            <w:rPr/>
          </w:rPrChange>
        </w:rPr>
        <w:t>Quinn, P. K., Coffman, D. J., Johnson, J. E., Upchurch, L. M., and Bates, T. S.: Small fraction of marine cloud condensation nuclei made up of sea spray aerosol, Nature Geosci, 10, 674–679, https://doi.org/10.1038/ngeo3003, 2017.</w:t>
      </w:r>
    </w:p>
    <w:p w14:paraId="04737F5F" w14:textId="77777777" w:rsidR="009D75E1" w:rsidRPr="0051612E" w:rsidRDefault="009D75E1" w:rsidP="009D75E1">
      <w:pPr>
        <w:pStyle w:val="Bibliography"/>
        <w:rPr>
          <w:rFonts w:ascii="Times New Roman" w:hAnsi="Times New Roman" w:cs="Times New Roman"/>
          <w:sz w:val="20"/>
          <w:szCs w:val="20"/>
          <w:rPrChange w:id="555" w:author="CHEVASSUS, Emmanuel" w:date="2025-01-15T11:52:00Z" w16du:dateUtc="2025-01-15T11:52:00Z">
            <w:rPr/>
          </w:rPrChange>
        </w:rPr>
      </w:pPr>
      <w:r w:rsidRPr="0051612E">
        <w:rPr>
          <w:rFonts w:ascii="Times New Roman" w:hAnsi="Times New Roman" w:cs="Times New Roman"/>
          <w:sz w:val="20"/>
          <w:szCs w:val="20"/>
          <w:rPrChange w:id="556" w:author="CHEVASSUS, Emmanuel" w:date="2025-01-15T11:52:00Z" w16du:dateUtc="2025-01-15T11:52:00Z">
            <w:rPr/>
          </w:rPrChange>
        </w:rPr>
        <w:t>Radoman, N., Christiansen, S., Johansson, J., Hawkes, J., Bilde, M., Cousins, I. T., and Salter, M.: Probing the impact of a phytoplankton bloom on the chemistry of nascent sea spray aerosol using high-resolution mass spectrometry, Environ. Sci.: Atmos., 10.1039.D2EA00028H, https://doi.org/10.1039/D2EA00028H, 2022.</w:t>
      </w:r>
    </w:p>
    <w:p w14:paraId="5DEA1861" w14:textId="77777777" w:rsidR="009D75E1" w:rsidRPr="0051612E" w:rsidRDefault="009D75E1" w:rsidP="009D75E1">
      <w:pPr>
        <w:pStyle w:val="Bibliography"/>
        <w:rPr>
          <w:rFonts w:ascii="Times New Roman" w:hAnsi="Times New Roman" w:cs="Times New Roman"/>
          <w:sz w:val="20"/>
          <w:szCs w:val="20"/>
          <w:rPrChange w:id="557" w:author="CHEVASSUS, Emmanuel" w:date="2025-01-15T11:52:00Z" w16du:dateUtc="2025-01-15T11:52:00Z">
            <w:rPr/>
          </w:rPrChange>
        </w:rPr>
      </w:pPr>
      <w:r w:rsidRPr="0051612E">
        <w:rPr>
          <w:rFonts w:ascii="Times New Roman" w:hAnsi="Times New Roman" w:cs="Times New Roman"/>
          <w:sz w:val="20"/>
          <w:szCs w:val="20"/>
          <w:rPrChange w:id="558" w:author="CHEVASSUS, Emmanuel" w:date="2025-01-15T11:52:00Z" w16du:dateUtc="2025-01-15T11:52:00Z">
            <w:rPr/>
          </w:rPrChange>
        </w:rPr>
        <w:t>Rahmstorf, S., Box, J. E., Feulner, G., Mann, M. E., Robinson, A., Rutherford, S., and Schaffernicht, E. J.: Exceptional twentieth-century slowdown in Atlantic Ocean overturning circulation, Nature Clim Change, 5, 475–480, https://doi.org/10.1038/nclimate2554, 2015.</w:t>
      </w:r>
    </w:p>
    <w:p w14:paraId="78B63C44" w14:textId="77777777" w:rsidR="009D75E1" w:rsidRPr="0051612E" w:rsidRDefault="009D75E1" w:rsidP="009D75E1">
      <w:pPr>
        <w:pStyle w:val="Bibliography"/>
        <w:rPr>
          <w:rFonts w:ascii="Times New Roman" w:hAnsi="Times New Roman" w:cs="Times New Roman"/>
          <w:sz w:val="20"/>
          <w:szCs w:val="20"/>
          <w:rPrChange w:id="559" w:author="CHEVASSUS, Emmanuel" w:date="2025-01-15T11:52:00Z" w16du:dateUtc="2025-01-15T11:52:00Z">
            <w:rPr/>
          </w:rPrChange>
        </w:rPr>
      </w:pPr>
      <w:r w:rsidRPr="0051612E">
        <w:rPr>
          <w:rFonts w:ascii="Times New Roman" w:hAnsi="Times New Roman" w:cs="Times New Roman"/>
          <w:sz w:val="20"/>
          <w:szCs w:val="20"/>
          <w:rPrChange w:id="560" w:author="CHEVASSUS, Emmanuel" w:date="2025-01-15T11:52:00Z" w16du:dateUtc="2025-01-15T11:52:00Z">
            <w:rPr/>
          </w:rPrChange>
        </w:rPr>
        <w:lastRenderedPageBreak/>
        <w:t>Rapf, R. J., Dooley, M. R., Kappes, K., Perkins, R. J., and Vaida, V.: pH Dependence of the Aqueous Photochemistry of α-Keto Acids, J. Phys. Chem. A, 121, 8368–8379, https://doi.org/10.1021/acs.jpca.7b08192, 2017.</w:t>
      </w:r>
    </w:p>
    <w:p w14:paraId="023306A6" w14:textId="77777777" w:rsidR="009D75E1" w:rsidRPr="0051612E" w:rsidRDefault="009D75E1" w:rsidP="009D75E1">
      <w:pPr>
        <w:pStyle w:val="Bibliography"/>
        <w:rPr>
          <w:rFonts w:ascii="Times New Roman" w:hAnsi="Times New Roman" w:cs="Times New Roman"/>
          <w:sz w:val="20"/>
          <w:szCs w:val="20"/>
          <w:rPrChange w:id="561" w:author="CHEVASSUS, Emmanuel" w:date="2025-01-15T11:52:00Z" w16du:dateUtc="2025-01-15T11:52:00Z">
            <w:rPr/>
          </w:rPrChange>
        </w:rPr>
      </w:pPr>
      <w:r w:rsidRPr="0051612E">
        <w:rPr>
          <w:rFonts w:ascii="Times New Roman" w:hAnsi="Times New Roman" w:cs="Times New Roman"/>
          <w:sz w:val="20"/>
          <w:szCs w:val="20"/>
          <w:rPrChange w:id="562" w:author="CHEVASSUS, Emmanuel" w:date="2025-01-15T11:52:00Z" w16du:dateUtc="2025-01-15T11:52:00Z">
            <w:rPr/>
          </w:rPrChange>
        </w:rPr>
        <w:t>Rinaldi, M., Fuzzi, S., Decesari, S., Marullo, S., Santoleri, R., Provenzale, A., Von Hardenberg, J., Ceburnis</w:t>
      </w:r>
      <w:r w:rsidRPr="0051612E">
        <w:rPr>
          <w:rFonts w:ascii="Times New Roman" w:hAnsi="Times New Roman" w:cs="Times New Roman" w:hint="eastAsia"/>
          <w:sz w:val="20"/>
          <w:szCs w:val="20"/>
          <w:rPrChange w:id="563" w:author="CHEVASSUS, Emmanuel" w:date="2025-01-15T11:52:00Z" w16du:dateUtc="2025-01-15T11:52:00Z">
            <w:rPr>
              <w:rFonts w:hint="eastAsia"/>
            </w:rPr>
          </w:rPrChange>
        </w:rPr>
        <w:t>, D., Vaishya, A., O</w:t>
      </w:r>
      <w:r w:rsidRPr="0051612E">
        <w:rPr>
          <w:rFonts w:ascii="Times New Roman" w:hAnsi="Times New Roman" w:cs="Times New Roman" w:hint="eastAsia"/>
          <w:sz w:val="20"/>
          <w:szCs w:val="20"/>
          <w:rPrChange w:id="564"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565" w:author="CHEVASSUS, Emmanuel" w:date="2025-01-15T11:52:00Z" w16du:dateUtc="2025-01-15T11:52:00Z">
            <w:rPr>
              <w:rFonts w:hint="eastAsia"/>
            </w:rPr>
          </w:rPrChange>
        </w:rPr>
        <w:t>Dowd, C. D., and Facchini, M. C.: Is chlorophyll</w:t>
      </w:r>
      <w:r w:rsidRPr="0051612E">
        <w:rPr>
          <w:rFonts w:ascii="Times New Roman" w:hAnsi="Times New Roman" w:cs="Times New Roman" w:hint="eastAsia"/>
          <w:sz w:val="20"/>
          <w:szCs w:val="20"/>
          <w:rPrChange w:id="566" w:author="CHEVASSUS, Emmanuel" w:date="2025-01-15T11:52:00Z" w16du:dateUtc="2025-01-15T11:52:00Z">
            <w:rPr>
              <w:rFonts w:hint="eastAsia"/>
            </w:rPr>
          </w:rPrChange>
        </w:rPr>
        <w:t>‐</w:t>
      </w:r>
      <w:r w:rsidRPr="0051612E">
        <w:rPr>
          <w:rFonts w:ascii="Times New Roman" w:hAnsi="Times New Roman" w:cs="Times New Roman" w:hint="eastAsia"/>
          <w:sz w:val="20"/>
          <w:szCs w:val="20"/>
          <w:rPrChange w:id="567" w:author="CHEVASSUS, Emmanuel" w:date="2025-01-15T11:52:00Z" w16du:dateUtc="2025-01-15T11:52:00Z">
            <w:rPr>
              <w:rFonts w:hint="eastAsia"/>
            </w:rPr>
          </w:rPrChange>
        </w:rPr>
        <w:t xml:space="preserve"> </w:t>
      </w:r>
      <w:r w:rsidRPr="0051612E">
        <w:rPr>
          <w:rFonts w:ascii="Times New Roman" w:hAnsi="Times New Roman" w:cs="Times New Roman"/>
          <w:i/>
          <w:iCs/>
          <w:sz w:val="20"/>
          <w:szCs w:val="20"/>
          <w:rPrChange w:id="568" w:author="CHEVASSUS, Emmanuel" w:date="2025-01-15T11:52:00Z" w16du:dateUtc="2025-01-15T11:52:00Z">
            <w:rPr>
              <w:i/>
              <w:iCs/>
            </w:rPr>
          </w:rPrChange>
        </w:rPr>
        <w:t>a</w:t>
      </w:r>
      <w:r w:rsidRPr="0051612E">
        <w:rPr>
          <w:rFonts w:ascii="Times New Roman" w:hAnsi="Times New Roman" w:cs="Times New Roman"/>
          <w:sz w:val="20"/>
          <w:szCs w:val="20"/>
          <w:rPrChange w:id="569" w:author="CHEVASSUS, Emmanuel" w:date="2025-01-15T11:52:00Z" w16du:dateUtc="2025-01-15T11:52:00Z">
            <w:rPr/>
          </w:rPrChange>
        </w:rPr>
        <w:t xml:space="preserve"> the best surrogate for organic matter enrichment in submicron primary marine aerosol?, JGR Atmospheres, 118, 4964–4973, https://doi.org/10.1002/jgrd.50417, 2013.</w:t>
      </w:r>
    </w:p>
    <w:p w14:paraId="7A92D136" w14:textId="77777777" w:rsidR="009D75E1" w:rsidRPr="0051612E" w:rsidRDefault="009D75E1" w:rsidP="009D75E1">
      <w:pPr>
        <w:pStyle w:val="Bibliography"/>
        <w:rPr>
          <w:rFonts w:ascii="Times New Roman" w:hAnsi="Times New Roman" w:cs="Times New Roman"/>
          <w:sz w:val="20"/>
          <w:szCs w:val="20"/>
          <w:rPrChange w:id="570" w:author="CHEVASSUS, Emmanuel" w:date="2025-01-15T11:52:00Z" w16du:dateUtc="2025-01-15T11:52:00Z">
            <w:rPr/>
          </w:rPrChange>
        </w:rPr>
      </w:pPr>
      <w:r w:rsidRPr="0051612E">
        <w:rPr>
          <w:rFonts w:ascii="Times New Roman" w:hAnsi="Times New Roman" w:cs="Times New Roman"/>
          <w:sz w:val="20"/>
          <w:szCs w:val="20"/>
          <w:rPrChange w:id="571" w:author="CHEVASSUS, Emmanuel" w:date="2025-01-15T11:52:00Z" w16du:dateUtc="2025-01-15T11:52:00Z">
            <w:rPr/>
          </w:rPrChange>
        </w:rPr>
        <w:t>Rinaldi, M., Paglione, M., Decesari, S., Harrison, R. M., Beddows, D. C. S., Ovadnevaite, J., Ceburnis, D., O’Dowd, C. D., Simó, R., and Dall’Osto, M.: Contribution of Water-Soluble Organic Matter from Multiple Marine Geographic Eco-Regions to Aerosols around Antarctica, Environ. Sci. Technol., 54, 7807–7817, https://doi.org/10.1021/acs.est.0c00695, 2020.</w:t>
      </w:r>
    </w:p>
    <w:p w14:paraId="6D710CB0" w14:textId="77777777" w:rsidR="009D75E1" w:rsidRPr="0051612E" w:rsidRDefault="009D75E1" w:rsidP="009D75E1">
      <w:pPr>
        <w:pStyle w:val="Bibliography"/>
        <w:rPr>
          <w:rFonts w:ascii="Times New Roman" w:hAnsi="Times New Roman" w:cs="Times New Roman"/>
          <w:sz w:val="20"/>
          <w:szCs w:val="20"/>
          <w:rPrChange w:id="572" w:author="CHEVASSUS, Emmanuel" w:date="2025-01-15T11:52:00Z" w16du:dateUtc="2025-01-15T11:52:00Z">
            <w:rPr/>
          </w:rPrChange>
        </w:rPr>
      </w:pPr>
      <w:r w:rsidRPr="0051612E">
        <w:rPr>
          <w:rFonts w:ascii="Times New Roman" w:hAnsi="Times New Roman" w:cs="Times New Roman"/>
          <w:sz w:val="20"/>
          <w:szCs w:val="20"/>
          <w:rPrChange w:id="573" w:author="CHEVASSUS, Emmanuel" w:date="2025-01-15T11:52:00Z" w16du:dateUtc="2025-01-15T11:52:00Z">
            <w:rPr/>
          </w:rPrChange>
        </w:rPr>
        <w:t>Robinson, N. H., Hamilton, J. F., Allan, J. D., Langford, B., Oram, D. E., Chen, Q., Docherty, K., Farmer, D. K., Jimenez, J. L., Ward, M. W., Hewitt, C. N., Barley, M. H., Jenkin, M. E., Rickard, A. R., Martin, S. T., McFiggans, G., and Coe, H.: Evidence for a significant proportion of Secondary Organic Aerosol from isoprene above a maritime tropical forest, Atmos. Chem. Phys., 11, 1039–1050, https://doi.org/10.5194/acp-11-1039-2011, 2011.</w:t>
      </w:r>
    </w:p>
    <w:p w14:paraId="2500A776" w14:textId="77777777" w:rsidR="009D75E1" w:rsidRPr="0051612E" w:rsidRDefault="009D75E1" w:rsidP="009D75E1">
      <w:pPr>
        <w:pStyle w:val="Bibliography"/>
        <w:rPr>
          <w:rFonts w:ascii="Times New Roman" w:hAnsi="Times New Roman" w:cs="Times New Roman"/>
          <w:sz w:val="20"/>
          <w:szCs w:val="20"/>
          <w:rPrChange w:id="574" w:author="CHEVASSUS, Emmanuel" w:date="2025-01-15T11:52:00Z" w16du:dateUtc="2025-01-15T11:52:00Z">
            <w:rPr/>
          </w:rPrChange>
        </w:rPr>
      </w:pPr>
      <w:r w:rsidRPr="0051612E">
        <w:rPr>
          <w:rFonts w:ascii="Times New Roman" w:hAnsi="Times New Roman" w:cs="Times New Roman"/>
          <w:sz w:val="20"/>
          <w:szCs w:val="20"/>
          <w:rPrChange w:id="575" w:author="CHEVASSUS, Emmanuel" w:date="2025-01-15T11:52:00Z" w16du:dateUtc="2025-01-15T11:52:00Z">
            <w:rPr/>
          </w:rPrChange>
        </w:rPr>
        <w:t>Rosenfeld, D., Zhu, Y., Wang, M., Zheng, Y., Goren, T., and Yu, S.: Aerosol-driven droplet concentrations dominate coverage and water of oceanic low-level clouds, Science, 363, eaav0566, https://doi.org/10.1126/science.aav0566, 2019.</w:t>
      </w:r>
    </w:p>
    <w:p w14:paraId="25252685" w14:textId="77777777" w:rsidR="009D75E1" w:rsidRPr="0051612E" w:rsidRDefault="009D75E1" w:rsidP="009D75E1">
      <w:pPr>
        <w:pStyle w:val="Bibliography"/>
        <w:rPr>
          <w:rFonts w:ascii="Times New Roman" w:hAnsi="Times New Roman" w:cs="Times New Roman"/>
          <w:sz w:val="20"/>
          <w:szCs w:val="20"/>
          <w:rPrChange w:id="576" w:author="CHEVASSUS, Emmanuel" w:date="2025-01-15T11:52:00Z" w16du:dateUtc="2025-01-15T11:52:00Z">
            <w:rPr/>
          </w:rPrChange>
        </w:rPr>
      </w:pPr>
      <w:r w:rsidRPr="0051612E">
        <w:rPr>
          <w:rFonts w:ascii="Times New Roman" w:hAnsi="Times New Roman" w:cs="Times New Roman"/>
          <w:sz w:val="20"/>
          <w:szCs w:val="20"/>
          <w:rPrChange w:id="577" w:author="CHEVASSUS, Emmanuel" w:date="2025-01-15T11:52:00Z" w16du:dateUtc="2025-01-15T11:52:00Z">
            <w:rPr/>
          </w:rPrChange>
        </w:rPr>
        <w:t>Rousseaux, C. S., Hirata, T., and Gregg, W. W.: Satellite views of global phytoplankton community distributions using an empirical algorithm and a numerical model, https://doi.org/10.5194/bgd-10-1083-2013, 24 January 2013.</w:t>
      </w:r>
    </w:p>
    <w:p w14:paraId="1D438F31" w14:textId="77777777" w:rsidR="009D75E1" w:rsidRPr="0051612E" w:rsidRDefault="009D75E1" w:rsidP="009D75E1">
      <w:pPr>
        <w:pStyle w:val="Bibliography"/>
        <w:rPr>
          <w:rFonts w:ascii="Times New Roman" w:hAnsi="Times New Roman" w:cs="Times New Roman"/>
          <w:sz w:val="20"/>
          <w:szCs w:val="20"/>
          <w:rPrChange w:id="578" w:author="CHEVASSUS, Emmanuel" w:date="2025-01-15T11:52:00Z" w16du:dateUtc="2025-01-15T11:52:00Z">
            <w:rPr/>
          </w:rPrChange>
        </w:rPr>
      </w:pPr>
      <w:r w:rsidRPr="0051612E">
        <w:rPr>
          <w:rFonts w:ascii="Times New Roman" w:hAnsi="Times New Roman" w:cs="Times New Roman"/>
          <w:sz w:val="20"/>
          <w:szCs w:val="20"/>
          <w:rPrChange w:id="579" w:author="CHEVASSUS, Emmanuel" w:date="2025-01-15T11:52:00Z" w16du:dateUtc="2025-01-15T11:52:00Z">
            <w:rPr/>
          </w:rPrChange>
        </w:rPr>
        <w:t>Russell, L. M., Bahadur, R., and Ziemann, P. J.: Identifying organic aerosol sources by comparing functional group composition in chamber and atmospheric particles, Proc. Natl. Acad. Sci. U.S.A., 108, 3516–3521, https://doi.org/10.1073/pnas.1006461108, 2011.</w:t>
      </w:r>
    </w:p>
    <w:p w14:paraId="43D8FA3B" w14:textId="77777777" w:rsidR="009D75E1" w:rsidRPr="0051612E" w:rsidRDefault="009D75E1" w:rsidP="009D75E1">
      <w:pPr>
        <w:pStyle w:val="Bibliography"/>
        <w:rPr>
          <w:rFonts w:ascii="Times New Roman" w:hAnsi="Times New Roman" w:cs="Times New Roman"/>
          <w:sz w:val="20"/>
          <w:szCs w:val="20"/>
          <w:rPrChange w:id="580" w:author="CHEVASSUS, Emmanuel" w:date="2025-01-15T11:52:00Z" w16du:dateUtc="2025-01-15T11:52:00Z">
            <w:rPr/>
          </w:rPrChange>
        </w:rPr>
      </w:pPr>
      <w:r w:rsidRPr="0051612E">
        <w:rPr>
          <w:rFonts w:ascii="Times New Roman" w:hAnsi="Times New Roman" w:cs="Times New Roman"/>
          <w:sz w:val="20"/>
          <w:szCs w:val="20"/>
          <w:rPrChange w:id="581" w:author="CHEVASSUS, Emmanuel" w:date="2025-01-15T11:52:00Z" w16du:dateUtc="2025-01-15T11:52:00Z">
            <w:rPr/>
          </w:rPrChange>
        </w:rPr>
        <w:t>S. Gerard Jennings, Christoph Kleefeld, Colin D. OʼDowd, Carsten Junker, T. Gerard Spain, Phillip OʼBrien, Aodhaghan F. Roddy, and and Thomas C. OʼConnor: Mace Head Atmospheric Research Station — characterization of aerosol radiative parameters, BOREAL ENVIRONMENT RESEARCH 8, 2003.</w:t>
      </w:r>
    </w:p>
    <w:p w14:paraId="76048272" w14:textId="77777777" w:rsidR="009D75E1" w:rsidRPr="0051612E" w:rsidRDefault="009D75E1" w:rsidP="009D75E1">
      <w:pPr>
        <w:pStyle w:val="Bibliography"/>
        <w:rPr>
          <w:rFonts w:ascii="Times New Roman" w:hAnsi="Times New Roman" w:cs="Times New Roman"/>
          <w:sz w:val="20"/>
          <w:szCs w:val="20"/>
          <w:rPrChange w:id="582" w:author="CHEVASSUS, Emmanuel" w:date="2025-01-15T11:52:00Z" w16du:dateUtc="2025-01-15T11:52:00Z">
            <w:rPr/>
          </w:rPrChange>
        </w:rPr>
      </w:pPr>
      <w:r w:rsidRPr="0051612E">
        <w:rPr>
          <w:rFonts w:ascii="Times New Roman" w:hAnsi="Times New Roman" w:cs="Times New Roman"/>
          <w:sz w:val="20"/>
          <w:szCs w:val="20"/>
          <w:rPrChange w:id="583" w:author="CHEVASSUS, Emmanuel" w:date="2025-01-15T11:52:00Z" w16du:dateUtc="2025-01-15T11:52:00Z">
            <w:rPr/>
          </w:rPrChange>
        </w:rPr>
        <w:t>Saha, M. and Fink, P.: Algal volatiles – the overlooked chemical language of aquatic primary producers, Biological Reviews, 97, 2162–2173, https://doi.org/10.1111/brv.12887, 2022.</w:t>
      </w:r>
    </w:p>
    <w:p w14:paraId="260D4787" w14:textId="77777777" w:rsidR="009D75E1" w:rsidRPr="0051612E" w:rsidRDefault="009D75E1" w:rsidP="009D75E1">
      <w:pPr>
        <w:pStyle w:val="Bibliography"/>
        <w:rPr>
          <w:rFonts w:ascii="Times New Roman" w:hAnsi="Times New Roman" w:cs="Times New Roman"/>
          <w:sz w:val="20"/>
          <w:szCs w:val="20"/>
          <w:rPrChange w:id="584" w:author="CHEVASSUS, Emmanuel" w:date="2025-01-15T11:52:00Z" w16du:dateUtc="2025-01-15T11:52:00Z">
            <w:rPr/>
          </w:rPrChange>
        </w:rPr>
      </w:pPr>
      <w:r w:rsidRPr="0051612E">
        <w:rPr>
          <w:rFonts w:ascii="Times New Roman" w:hAnsi="Times New Roman" w:cs="Times New Roman"/>
          <w:sz w:val="20"/>
          <w:szCs w:val="20"/>
          <w:rPrChange w:id="585" w:author="CHEVASSUS, Emmanuel" w:date="2025-01-15T11:52:00Z" w16du:dateUtc="2025-01-15T11:52:00Z">
            <w:rPr/>
          </w:rPrChange>
        </w:rPr>
        <w:t>Saliba, G., Chen, C.-L., Lewis, S., Russell, L. M., Rivellini, L.-H., Lee, A. K. Y., Quinn, P. K., Bates, T. S., Haëntjens, N., Boss, E. S., Karp-Boss, L., Baetge, N., Carlson, C. A., and Behrenfeld, M. J.: Factors driving the seasonal and hourly variability of sea-spray aerosol number in the North Atlantic, Proc Natl Acad Sci USA, 116, 20309–20314, https://doi.org/10.1073/pnas.1907574116, 2019.</w:t>
      </w:r>
    </w:p>
    <w:p w14:paraId="667DC01C" w14:textId="77777777" w:rsidR="009D75E1" w:rsidRPr="0051612E" w:rsidRDefault="009D75E1" w:rsidP="009D75E1">
      <w:pPr>
        <w:pStyle w:val="Bibliography"/>
        <w:rPr>
          <w:rFonts w:ascii="Times New Roman" w:hAnsi="Times New Roman" w:cs="Times New Roman"/>
          <w:sz w:val="20"/>
          <w:szCs w:val="20"/>
          <w:rPrChange w:id="586" w:author="CHEVASSUS, Emmanuel" w:date="2025-01-15T11:52:00Z" w16du:dateUtc="2025-01-15T11:52:00Z">
            <w:rPr/>
          </w:rPrChange>
        </w:rPr>
      </w:pPr>
      <w:r w:rsidRPr="0051612E">
        <w:rPr>
          <w:rFonts w:ascii="Times New Roman" w:hAnsi="Times New Roman" w:cs="Times New Roman"/>
          <w:sz w:val="20"/>
          <w:szCs w:val="20"/>
          <w:rPrChange w:id="587" w:author="CHEVASSUS, Emmanuel" w:date="2025-01-15T11:52:00Z" w16du:dateUtc="2025-01-15T11:52:00Z">
            <w:rPr/>
          </w:rPrChange>
        </w:rPr>
        <w:t>Sanchez, K. J., Zhang, B., Liu, H., Brown, M. D., Crosbie, E. C., Gallo, F., Hair, J. W., Hostetler, C. A., Jordan, C. E., Robinson, C. E., Scarino, A. J., Shingler, T. J., Shook, M. A., Thornhill, K. L., Wiggins, E. B., Winstead, E. L., Ziemba, L. D., Saliba, G., Lewis, S. L., Russell, L. M., Quinn, P. K., Bates, T. S., Porter, J., Bell, T. G., Gaube, P., Saltzman, E. S., Behrenfeld, M. J., and Moore, R. H.: North Atlantic Ocean SST-gradient-driven variations in aerosol and cloud evolution along Lagrangian cold-air outbreak trajectories, Atmos. Chem. Phys., 22, 2795–2815, https://doi.org/10.5194/acp-22-2795-2022, 2022.</w:t>
      </w:r>
    </w:p>
    <w:p w14:paraId="013FE99D" w14:textId="77777777" w:rsidR="009D75E1" w:rsidRPr="0051612E" w:rsidRDefault="009D75E1" w:rsidP="009D75E1">
      <w:pPr>
        <w:pStyle w:val="Bibliography"/>
        <w:rPr>
          <w:rFonts w:ascii="Times New Roman" w:hAnsi="Times New Roman" w:cs="Times New Roman"/>
          <w:sz w:val="20"/>
          <w:szCs w:val="20"/>
          <w:rPrChange w:id="588" w:author="CHEVASSUS, Emmanuel" w:date="2025-01-15T11:52:00Z" w16du:dateUtc="2025-01-15T11:52:00Z">
            <w:rPr/>
          </w:rPrChange>
        </w:rPr>
      </w:pPr>
      <w:r w:rsidRPr="0051612E">
        <w:rPr>
          <w:rFonts w:ascii="Times New Roman" w:hAnsi="Times New Roman" w:cs="Times New Roman"/>
          <w:sz w:val="20"/>
          <w:szCs w:val="20"/>
          <w:rPrChange w:id="589" w:author="CHEVASSUS, Emmanuel" w:date="2025-01-15T11:52:00Z" w16du:dateUtc="2025-01-15T11:52:00Z">
            <w:rPr/>
          </w:rPrChange>
        </w:rPr>
        <w:t>Sanders, R. N. C., Jones, D. C., Josey, S. A., Sinha, B., and Forget, G.: Causes of the 2015 North Atlantic cold anomaly in a global state estimate, Ocean Sci., 18, 953–978, https://doi.org/10.5194/os-18-953-2022, 2022.</w:t>
      </w:r>
    </w:p>
    <w:p w14:paraId="0BF1CDAE" w14:textId="77777777" w:rsidR="009D75E1" w:rsidRPr="0051612E" w:rsidRDefault="009D75E1" w:rsidP="009D75E1">
      <w:pPr>
        <w:pStyle w:val="Bibliography"/>
        <w:rPr>
          <w:rFonts w:ascii="Times New Roman" w:hAnsi="Times New Roman" w:cs="Times New Roman"/>
          <w:sz w:val="20"/>
          <w:szCs w:val="20"/>
          <w:rPrChange w:id="590" w:author="CHEVASSUS, Emmanuel" w:date="2025-01-15T11:52:00Z" w16du:dateUtc="2025-01-15T11:52:00Z">
            <w:rPr/>
          </w:rPrChange>
        </w:rPr>
      </w:pPr>
      <w:r w:rsidRPr="0051612E">
        <w:rPr>
          <w:rFonts w:ascii="Times New Roman" w:hAnsi="Times New Roman" w:cs="Times New Roman"/>
          <w:sz w:val="20"/>
          <w:szCs w:val="20"/>
          <w:rPrChange w:id="591" w:author="CHEVASSUS, Emmanuel" w:date="2025-01-15T11:52:00Z" w16du:dateUtc="2025-01-15T11:52:00Z">
            <w:rPr/>
          </w:rPrChange>
        </w:rPr>
        <w:t>Schmale, J., Schneider, J., Nemitz, E., Tang, Y. S., Dragosits, U., Blackall, T. D., Trathan, P. N., Phillips, G. J., Sutton, M., and Braban, C. F.: Sub-Antarctic marine aerosol: dominant contributions from biogenic sources, Atmos. Chem. Phys., 13, 8669–8694, https://doi.org/10.5194/acp-13-8669-2013, 2013.</w:t>
      </w:r>
    </w:p>
    <w:p w14:paraId="566C550B" w14:textId="77777777" w:rsidR="009D75E1" w:rsidRPr="0051612E" w:rsidRDefault="009D75E1" w:rsidP="009D75E1">
      <w:pPr>
        <w:pStyle w:val="Bibliography"/>
        <w:rPr>
          <w:rFonts w:ascii="Times New Roman" w:hAnsi="Times New Roman" w:cs="Times New Roman"/>
          <w:sz w:val="20"/>
          <w:szCs w:val="20"/>
          <w:rPrChange w:id="592" w:author="CHEVASSUS, Emmanuel" w:date="2025-01-15T11:52:00Z" w16du:dateUtc="2025-01-15T11:52:00Z">
            <w:rPr/>
          </w:rPrChange>
        </w:rPr>
      </w:pPr>
      <w:r w:rsidRPr="0051612E">
        <w:rPr>
          <w:rFonts w:ascii="Times New Roman" w:hAnsi="Times New Roman" w:cs="Times New Roman"/>
          <w:sz w:val="20"/>
          <w:szCs w:val="20"/>
          <w:rPrChange w:id="593" w:author="CHEVASSUS, Emmanuel" w:date="2025-01-15T11:52:00Z" w16du:dateUtc="2025-01-15T11:52:00Z">
            <w:rPr/>
          </w:rPrChange>
        </w:rPr>
        <w:t xml:space="preserve">Schneider, J., Freutel, F., Zorn, S. R., Chen, Q., Farmer, D. K., Jimenez, J. L., Martin, S. T., Artaxo, P., Wiedensohler, A., and Borrmann, S.: Mass-spectrometric identification of primary biological particle markers </w:t>
      </w:r>
      <w:r w:rsidRPr="0051612E">
        <w:rPr>
          <w:rFonts w:ascii="Times New Roman" w:hAnsi="Times New Roman" w:cs="Times New Roman"/>
          <w:sz w:val="20"/>
          <w:szCs w:val="20"/>
          <w:rPrChange w:id="594" w:author="CHEVASSUS, Emmanuel" w:date="2025-01-15T11:52:00Z" w16du:dateUtc="2025-01-15T11:52:00Z">
            <w:rPr/>
          </w:rPrChange>
        </w:rPr>
        <w:lastRenderedPageBreak/>
        <w:t>and application to pristine submicron aerosol measurements in Amazonia, Atmos. Chem. Phys., 11, 11415–11429, https://doi.org/10.5194/acp-11-11415-2011, 2011.</w:t>
      </w:r>
    </w:p>
    <w:p w14:paraId="15075B42" w14:textId="77777777" w:rsidR="009D75E1" w:rsidRPr="0051612E" w:rsidRDefault="009D75E1" w:rsidP="009D75E1">
      <w:pPr>
        <w:pStyle w:val="Bibliography"/>
        <w:rPr>
          <w:rFonts w:ascii="Times New Roman" w:hAnsi="Times New Roman" w:cs="Times New Roman"/>
          <w:sz w:val="20"/>
          <w:szCs w:val="20"/>
          <w:rPrChange w:id="595" w:author="CHEVASSUS, Emmanuel" w:date="2025-01-15T11:52:00Z" w16du:dateUtc="2025-01-15T11:52:00Z">
            <w:rPr/>
          </w:rPrChange>
        </w:rPr>
      </w:pPr>
      <w:r w:rsidRPr="0051612E">
        <w:rPr>
          <w:rFonts w:ascii="Times New Roman" w:hAnsi="Times New Roman" w:cs="Times New Roman"/>
          <w:sz w:val="20"/>
          <w:szCs w:val="20"/>
          <w:rPrChange w:id="596" w:author="CHEVASSUS, Emmanuel" w:date="2025-01-15T11:52:00Z" w16du:dateUtc="2025-01-15T11:52:00Z">
            <w:rPr/>
          </w:rPrChange>
        </w:rPr>
        <w:t>Seidel, M., Vemulapalli, S. P. B., Mathieu, D., and Dittmar, T.: Marine Dissolved Organic Matter Shares Thousands of Molecular Formulae Yet Differs Structurally across Major Water Masses, Environ. Sci. Technol., 56, 3758–3769, https://doi.org/10.1021/acs.est.1c04566, 2022.</w:t>
      </w:r>
    </w:p>
    <w:p w14:paraId="56449D16" w14:textId="77777777" w:rsidR="009D75E1" w:rsidRPr="0051612E" w:rsidRDefault="009D75E1" w:rsidP="009D75E1">
      <w:pPr>
        <w:pStyle w:val="Bibliography"/>
        <w:rPr>
          <w:rFonts w:ascii="Times New Roman" w:hAnsi="Times New Roman" w:cs="Times New Roman"/>
          <w:sz w:val="20"/>
          <w:szCs w:val="20"/>
          <w:rPrChange w:id="597" w:author="CHEVASSUS, Emmanuel" w:date="2025-01-15T11:52:00Z" w16du:dateUtc="2025-01-15T11:52:00Z">
            <w:rPr/>
          </w:rPrChange>
        </w:rPr>
      </w:pPr>
      <w:r w:rsidRPr="0051612E">
        <w:rPr>
          <w:rFonts w:ascii="Times New Roman" w:hAnsi="Times New Roman" w:cs="Times New Roman"/>
          <w:sz w:val="20"/>
          <w:szCs w:val="20"/>
          <w:rPrChange w:id="598" w:author="CHEVASSUS, Emmanuel" w:date="2025-01-15T11:52:00Z" w16du:dateUtc="2025-01-15T11:52:00Z">
            <w:rPr/>
          </w:rPrChange>
        </w:rPr>
        <w:t>Sellegri, K., Nicosia, A., Freney, E., Uitz, J., Thyssen, M., Grégori, G., Engel, A., Zäncker, B., Haëntjens, N., Mas, S., Picard, D., Saint-Macary, A., Peltola, M., Rose, C., Trueblood, J., Lefevre, D., D’Anna, B., Desboeufs, K., Meskhidze, N., Guieu, C., and Law, C. S.: Surface ocean microbiota determine cloud precursors, Sci Rep, 11, 281, https://doi.org/10.1038/s41598-020-78097-5, 2021.</w:t>
      </w:r>
    </w:p>
    <w:p w14:paraId="214B31FB" w14:textId="77777777" w:rsidR="009D75E1" w:rsidRPr="0051612E" w:rsidRDefault="009D75E1" w:rsidP="009D75E1">
      <w:pPr>
        <w:pStyle w:val="Bibliography"/>
        <w:rPr>
          <w:rFonts w:ascii="Times New Roman" w:hAnsi="Times New Roman" w:cs="Times New Roman"/>
          <w:sz w:val="20"/>
          <w:szCs w:val="20"/>
          <w:rPrChange w:id="599" w:author="CHEVASSUS, Emmanuel" w:date="2025-01-15T11:52:00Z" w16du:dateUtc="2025-01-15T11:52:00Z">
            <w:rPr/>
          </w:rPrChange>
        </w:rPr>
      </w:pPr>
      <w:r w:rsidRPr="0051612E">
        <w:rPr>
          <w:rFonts w:ascii="Times New Roman" w:hAnsi="Times New Roman" w:cs="Times New Roman"/>
          <w:sz w:val="20"/>
          <w:szCs w:val="20"/>
          <w:rPrChange w:id="600" w:author="CHEVASSUS, Emmanuel" w:date="2025-01-15T11:52:00Z" w16du:dateUtc="2025-01-15T11:52:00Z">
            <w:rPr/>
          </w:rPrChange>
        </w:rPr>
        <w:t>Sellegri, K., Harvey, M., Peltola, M., Saint-Macary, A., Barthelmeß, T., Rocco, M., Moore, K. A., Cristi, A., Peyrin, F., Barr, N., Labonnote, L., Marriner, A., McGregor, J., Safi, K., Deppeler, S., Archer, S., Dunne, E., Harnwell, J., Delanoe, J., Freney, E., Rose, C., Bazantay, C., Planche, C., Saiz-Lopez, A., Quintanilla-López, J. E., Lebrón-Aguilar, R., Rinaldi, M., Banson, S., Joseph, R., Lupascu, A., Jourdan, O., Mioche, G., Colomb, A., Olivares, G., Querel, R., McDonald, A., Plank, G., Bukosa, B., Dillon, W., Pelon, J., Baray, J.-L., Tridon, F., Donnadieu, F., Szczap, F., Engel, A., DeMott, P. J., and Law, C. S.: Sea2Cloud: From Biogenic Emission Fluxes to Cloud Properties in the Southwest Pacific, Bulletin of the American Meteorological Society, 104, E1017–E1043, https://doi.org/10.1175/BAMS-D-21-0063.1, 2023.</w:t>
      </w:r>
    </w:p>
    <w:p w14:paraId="5CC92D9E" w14:textId="77777777" w:rsidR="009D75E1" w:rsidRPr="0051612E" w:rsidRDefault="009D75E1" w:rsidP="009D75E1">
      <w:pPr>
        <w:pStyle w:val="Bibliography"/>
        <w:rPr>
          <w:rFonts w:ascii="Times New Roman" w:hAnsi="Times New Roman" w:cs="Times New Roman"/>
          <w:sz w:val="20"/>
          <w:szCs w:val="20"/>
          <w:rPrChange w:id="601" w:author="CHEVASSUS, Emmanuel" w:date="2025-01-15T11:52:00Z" w16du:dateUtc="2025-01-15T11:52:00Z">
            <w:rPr/>
          </w:rPrChange>
        </w:rPr>
      </w:pPr>
      <w:r w:rsidRPr="0051612E">
        <w:rPr>
          <w:rFonts w:ascii="Times New Roman" w:hAnsi="Times New Roman" w:cs="Times New Roman"/>
          <w:sz w:val="20"/>
          <w:szCs w:val="20"/>
          <w:rPrChange w:id="602" w:author="CHEVASSUS, Emmanuel" w:date="2025-01-15T11:52:00Z" w16du:dateUtc="2025-01-15T11:52:00Z">
            <w:rPr/>
          </w:rPrChange>
        </w:rPr>
        <w:t>Semper, S., Våge, K., Pickart, R. S., Jónsson, S., and Valdimarsson, H.: Evolution and Transformation of the North Icelandic Irminger Current Along the North Iceland Shelf, JGR Oceans, 127, e2021JC017700, https://doi.org/10.1029/2021JC017700, 2022.</w:t>
      </w:r>
    </w:p>
    <w:p w14:paraId="2CE7F285" w14:textId="77777777" w:rsidR="009D75E1" w:rsidRPr="0051612E" w:rsidRDefault="009D75E1" w:rsidP="009D75E1">
      <w:pPr>
        <w:pStyle w:val="Bibliography"/>
        <w:rPr>
          <w:rFonts w:ascii="Times New Roman" w:hAnsi="Times New Roman" w:cs="Times New Roman"/>
          <w:sz w:val="20"/>
          <w:szCs w:val="20"/>
          <w:rPrChange w:id="603" w:author="CHEVASSUS, Emmanuel" w:date="2025-01-15T11:52:00Z" w16du:dateUtc="2025-01-15T11:52:00Z">
            <w:rPr/>
          </w:rPrChange>
        </w:rPr>
      </w:pPr>
      <w:r w:rsidRPr="0051612E">
        <w:rPr>
          <w:rFonts w:ascii="Times New Roman" w:hAnsi="Times New Roman" w:cs="Times New Roman"/>
          <w:sz w:val="20"/>
          <w:szCs w:val="20"/>
          <w:rPrChange w:id="604" w:author="CHEVASSUS, Emmanuel" w:date="2025-01-15T11:52:00Z" w16du:dateUtc="2025-01-15T11:52:00Z">
            <w:rPr/>
          </w:rPrChange>
        </w:rPr>
        <w:t>Simon, H., Bhave, P. V., Swall, J. L., Frank, N. H., and Malm, W. C.: Determining the spatial and seasonal variability in OM/OC ratios across the US using multiple regression, Atmos. Chem. Phys., 11, 2933–2949, https://doi.org/10.5194/acp-11-2933-2011, 2011.</w:t>
      </w:r>
    </w:p>
    <w:p w14:paraId="594FB646" w14:textId="77777777" w:rsidR="009D75E1" w:rsidRPr="0051612E" w:rsidRDefault="009D75E1" w:rsidP="009D75E1">
      <w:pPr>
        <w:pStyle w:val="Bibliography"/>
        <w:rPr>
          <w:rFonts w:ascii="Times New Roman" w:hAnsi="Times New Roman" w:cs="Times New Roman"/>
          <w:sz w:val="20"/>
          <w:szCs w:val="20"/>
          <w:rPrChange w:id="605" w:author="CHEVASSUS, Emmanuel" w:date="2025-01-15T11:52:00Z" w16du:dateUtc="2025-01-15T11:52:00Z">
            <w:rPr/>
          </w:rPrChange>
        </w:rPr>
      </w:pPr>
      <w:r w:rsidRPr="0051612E">
        <w:rPr>
          <w:rFonts w:ascii="Times New Roman" w:hAnsi="Times New Roman" w:cs="Times New Roman"/>
          <w:sz w:val="20"/>
          <w:szCs w:val="20"/>
          <w:rPrChange w:id="606" w:author="CHEVASSUS, Emmanuel" w:date="2025-01-15T11:52:00Z" w16du:dateUtc="2025-01-15T11:52:00Z">
            <w:rPr/>
          </w:rPrChange>
        </w:rPr>
        <w:t>Slowik, J. G., Vlasenko, A., McGuire, M., Evans, G. J., and Abbatt, J. P. D.: Simultaneous factor analysis of organic particle and gas mass spectra: AMS and PTR-MS measurements at an urban site, Atmos. Chem. Phys., 10, 1969–1988, https://doi.org/10.5194/acp-10-1969-2010, 2010.</w:t>
      </w:r>
    </w:p>
    <w:p w14:paraId="62109317" w14:textId="77777777" w:rsidR="009D75E1" w:rsidRPr="0051612E" w:rsidRDefault="009D75E1" w:rsidP="009D75E1">
      <w:pPr>
        <w:pStyle w:val="Bibliography"/>
        <w:rPr>
          <w:rFonts w:ascii="Times New Roman" w:hAnsi="Times New Roman" w:cs="Times New Roman"/>
          <w:sz w:val="20"/>
          <w:szCs w:val="20"/>
          <w:rPrChange w:id="607" w:author="CHEVASSUS, Emmanuel" w:date="2025-01-15T11:52:00Z" w16du:dateUtc="2025-01-15T11:52:00Z">
            <w:rPr/>
          </w:rPrChange>
        </w:rPr>
      </w:pPr>
      <w:r w:rsidRPr="0051612E">
        <w:rPr>
          <w:rFonts w:ascii="Times New Roman" w:hAnsi="Times New Roman" w:cs="Times New Roman"/>
          <w:sz w:val="20"/>
          <w:szCs w:val="20"/>
          <w:rPrChange w:id="608" w:author="CHEVASSUS, Emmanuel" w:date="2025-01-15T11:52:00Z" w16du:dateUtc="2025-01-15T11:52:00Z">
            <w:rPr/>
          </w:rPrChange>
        </w:rPr>
        <w:t>Stein, A. F., Draxler, R. R., Rolph, G. D., Stunder, B. J. B., Cohen, M. D., and Ngan, F.: NOAA’s HYSPLIT Atmospheric Transport and Dispersion Modeling System, Bulletin of the American Meteorological Society, 96, 2059–2077, https://doi.org/10.1175/BAMS-D-14-00110.1, 2015.</w:t>
      </w:r>
    </w:p>
    <w:p w14:paraId="30E7B645" w14:textId="77777777" w:rsidR="009D75E1" w:rsidRPr="0051612E" w:rsidRDefault="009D75E1" w:rsidP="009D75E1">
      <w:pPr>
        <w:pStyle w:val="Bibliography"/>
        <w:rPr>
          <w:rFonts w:ascii="Times New Roman" w:hAnsi="Times New Roman" w:cs="Times New Roman"/>
          <w:sz w:val="20"/>
          <w:szCs w:val="20"/>
          <w:rPrChange w:id="609" w:author="CHEVASSUS, Emmanuel" w:date="2025-01-15T11:52:00Z" w16du:dateUtc="2025-01-15T11:52:00Z">
            <w:rPr/>
          </w:rPrChange>
        </w:rPr>
      </w:pPr>
      <w:r w:rsidRPr="0051612E">
        <w:rPr>
          <w:rFonts w:ascii="Times New Roman" w:hAnsi="Times New Roman" w:cs="Times New Roman"/>
          <w:sz w:val="20"/>
          <w:szCs w:val="20"/>
          <w:rPrChange w:id="610" w:author="CHEVASSUS, Emmanuel" w:date="2025-01-15T11:52:00Z" w16du:dateUtc="2025-01-15T11:52:00Z">
            <w:rPr/>
          </w:rPrChange>
        </w:rPr>
        <w:t>Tong, Y., Qi, L., Stefenelli, G., Wang, D. S., Canonaco, F., Baltensperger, U., Prévôt,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44483189" w14:textId="77777777" w:rsidR="009D75E1" w:rsidRPr="0051612E" w:rsidRDefault="009D75E1" w:rsidP="009D75E1">
      <w:pPr>
        <w:pStyle w:val="Bibliography"/>
        <w:rPr>
          <w:rFonts w:ascii="Times New Roman" w:hAnsi="Times New Roman" w:cs="Times New Roman"/>
          <w:sz w:val="20"/>
          <w:szCs w:val="20"/>
          <w:rPrChange w:id="611" w:author="CHEVASSUS, Emmanuel" w:date="2025-01-15T11:52:00Z" w16du:dateUtc="2025-01-15T11:52:00Z">
            <w:rPr/>
          </w:rPrChange>
        </w:rPr>
      </w:pPr>
      <w:r w:rsidRPr="0051612E">
        <w:rPr>
          <w:rFonts w:ascii="Times New Roman" w:hAnsi="Times New Roman" w:cs="Times New Roman"/>
          <w:sz w:val="20"/>
          <w:szCs w:val="20"/>
          <w:rPrChange w:id="612" w:author="CHEVASSUS, Emmanuel" w:date="2025-01-15T11:52:00Z" w16du:dateUtc="2025-01-15T11:52:00Z">
            <w:rPr/>
          </w:rPrChange>
        </w:rPr>
        <w:t>Ulbrich, I. M., Canagaratna, M. R., Zhang, Q., Worsnop, D. R., and Jimenez, J. L.: Interpretation of organic components from Positive Matrix Factorization of aerosol mass spectrometric data, Atmos. Chem. Phys., 9, 2891–2918, https://doi.org/10.5194/acp-9-2891-2009, 2009.</w:t>
      </w:r>
    </w:p>
    <w:p w14:paraId="20A11EA7" w14:textId="77777777" w:rsidR="009D75E1" w:rsidRPr="0051612E" w:rsidRDefault="009D75E1" w:rsidP="009D75E1">
      <w:pPr>
        <w:pStyle w:val="Bibliography"/>
        <w:rPr>
          <w:rFonts w:ascii="Times New Roman" w:hAnsi="Times New Roman" w:cs="Times New Roman"/>
          <w:sz w:val="20"/>
          <w:szCs w:val="20"/>
          <w:rPrChange w:id="613" w:author="CHEVASSUS, Emmanuel" w:date="2025-01-15T11:52:00Z" w16du:dateUtc="2025-01-15T11:52:00Z">
            <w:rPr/>
          </w:rPrChange>
        </w:rPr>
      </w:pPr>
      <w:r w:rsidRPr="0051612E">
        <w:rPr>
          <w:rFonts w:ascii="Times New Roman" w:hAnsi="Times New Roman" w:cs="Times New Roman"/>
          <w:sz w:val="20"/>
          <w:szCs w:val="20"/>
          <w:rPrChange w:id="614" w:author="CHEVASSUS, Emmanuel" w:date="2025-01-15T11:52:00Z" w16du:dateUtc="2025-01-15T11:52:00Z">
            <w:rPr/>
          </w:rPrChange>
        </w:rPr>
        <w:t>Van Alstyne, K. and Houser, L.: Dimethylsulfide release during macroinvertebrate grazing and its role as an activated chemical defense, Mar. Ecol. Prog. Ser., 250, 175–181, https://doi.org/10.3354/meps250175, 2003.</w:t>
      </w:r>
    </w:p>
    <w:p w14:paraId="6021A3E3" w14:textId="77777777" w:rsidR="009D75E1" w:rsidRPr="0051612E" w:rsidRDefault="009D75E1" w:rsidP="009D75E1">
      <w:pPr>
        <w:pStyle w:val="Bibliography"/>
        <w:rPr>
          <w:rFonts w:ascii="Times New Roman" w:hAnsi="Times New Roman" w:cs="Times New Roman"/>
          <w:sz w:val="20"/>
          <w:szCs w:val="20"/>
          <w:rPrChange w:id="615" w:author="CHEVASSUS, Emmanuel" w:date="2025-01-15T11:52:00Z" w16du:dateUtc="2025-01-15T11:52:00Z">
            <w:rPr/>
          </w:rPrChange>
        </w:rPr>
      </w:pPr>
      <w:r w:rsidRPr="0051612E">
        <w:rPr>
          <w:rFonts w:ascii="Times New Roman" w:hAnsi="Times New Roman" w:cs="Times New Roman"/>
          <w:sz w:val="20"/>
          <w:szCs w:val="20"/>
          <w:rPrChange w:id="616" w:author="CHEVASSUS, Emmanuel" w:date="2025-01-15T11:52:00Z" w16du:dateUtc="2025-01-15T11:52:00Z">
            <w:rPr/>
          </w:rPrChange>
        </w:rPr>
        <w:t>Veron, F.: Ocean Spray, Annu. Rev. Fluid Mech., 47, 507–538, https://doi.org/10.1146/annurev-fluid-010814-014651, 2015.</w:t>
      </w:r>
    </w:p>
    <w:p w14:paraId="059936A7" w14:textId="77777777" w:rsidR="009D75E1" w:rsidRPr="0051612E" w:rsidRDefault="009D75E1" w:rsidP="009D75E1">
      <w:pPr>
        <w:pStyle w:val="Bibliography"/>
        <w:rPr>
          <w:rFonts w:ascii="Times New Roman" w:hAnsi="Times New Roman" w:cs="Times New Roman"/>
          <w:sz w:val="20"/>
          <w:szCs w:val="20"/>
          <w:rPrChange w:id="617" w:author="CHEVASSUS, Emmanuel" w:date="2025-01-15T11:52:00Z" w16du:dateUtc="2025-01-15T11:52:00Z">
            <w:rPr/>
          </w:rPrChange>
        </w:rPr>
      </w:pPr>
      <w:r w:rsidRPr="0051612E">
        <w:rPr>
          <w:rFonts w:ascii="Times New Roman" w:hAnsi="Times New Roman" w:cs="Times New Roman"/>
          <w:sz w:val="20"/>
          <w:szCs w:val="20"/>
          <w:rPrChange w:id="618" w:author="CHEVASSUS, Emmanuel" w:date="2025-01-15T11:52:00Z" w16du:dateUtc="2025-01-15T11:52:00Z">
            <w:rPr/>
          </w:rPrChange>
        </w:rPr>
        <w:t>Villermaux, E., Wang, X., and Deike, L.: Bubbles spray aerosols: Certitudes and mysteries, PNAS Nexus, 1, pgac261, https://doi.org/10.1093/pnasnexus/pgac261, 2022.</w:t>
      </w:r>
    </w:p>
    <w:p w14:paraId="61D24975" w14:textId="77777777" w:rsidR="009D75E1" w:rsidRPr="0051612E" w:rsidRDefault="009D75E1" w:rsidP="009D75E1">
      <w:pPr>
        <w:pStyle w:val="Bibliography"/>
        <w:rPr>
          <w:rFonts w:ascii="Times New Roman" w:hAnsi="Times New Roman" w:cs="Times New Roman"/>
          <w:sz w:val="20"/>
          <w:szCs w:val="20"/>
          <w:rPrChange w:id="619" w:author="CHEVASSUS, Emmanuel" w:date="2025-01-15T11:52:00Z" w16du:dateUtc="2025-01-15T11:52:00Z">
            <w:rPr/>
          </w:rPrChange>
        </w:rPr>
      </w:pPr>
      <w:r w:rsidRPr="0051612E">
        <w:rPr>
          <w:rFonts w:ascii="Times New Roman" w:hAnsi="Times New Roman" w:cs="Times New Roman"/>
          <w:sz w:val="20"/>
          <w:szCs w:val="20"/>
          <w:rPrChange w:id="620" w:author="CHEVASSUS, Emmanuel" w:date="2025-01-15T11:52:00Z" w16du:dateUtc="2025-01-15T11:52:00Z">
            <w:rPr/>
          </w:rPrChange>
        </w:rPr>
        <w:t>Wang, Y., Zheng, X., Dong, X., Xi, B., Wu, P., Logan, T., and Yung, Y. L.: Impacts of long-range transport of aerosols on marine-boundary-layer clouds in the eastern North Atlantic, Atmos. Chem. Phys., 20, 14741–14755, https://doi.org/10.5194/acp-20-14741-2020, 2020.</w:t>
      </w:r>
    </w:p>
    <w:p w14:paraId="5B58EE76" w14:textId="77777777" w:rsidR="009D75E1" w:rsidRPr="0051612E" w:rsidRDefault="009D75E1" w:rsidP="009D75E1">
      <w:pPr>
        <w:pStyle w:val="Bibliography"/>
        <w:rPr>
          <w:rFonts w:ascii="Times New Roman" w:hAnsi="Times New Roman" w:cs="Times New Roman"/>
          <w:sz w:val="20"/>
          <w:szCs w:val="20"/>
          <w:rPrChange w:id="621" w:author="CHEVASSUS, Emmanuel" w:date="2025-01-15T11:52:00Z" w16du:dateUtc="2025-01-15T11:52:00Z">
            <w:rPr/>
          </w:rPrChange>
        </w:rPr>
      </w:pPr>
      <w:r w:rsidRPr="0051612E">
        <w:rPr>
          <w:rFonts w:ascii="Times New Roman" w:hAnsi="Times New Roman" w:cs="Times New Roman"/>
          <w:sz w:val="20"/>
          <w:szCs w:val="20"/>
          <w:rPrChange w:id="622" w:author="CHEVASSUS, Emmanuel" w:date="2025-01-15T11:52:00Z" w16du:dateUtc="2025-01-15T11:52:00Z">
            <w:rPr/>
          </w:rPrChange>
        </w:rPr>
        <w:lastRenderedPageBreak/>
        <w:t>Willis, M. D., Köllner, F., Burkart, J., Bozem, H., Thomas, J. L., Schneider, J., Aliabadi, A. A., Hoor, P. M., Schulz, H., Herber, A. B., Leaitch, W. R., and Abbatt, J. P. D.: Evidence for marine biogenic influence on summertime Arctic aerosol, Geophys. Res. Lett., 44, 6460–6470, https://doi.org/10.1002/2017GL073359, 2017.</w:t>
      </w:r>
    </w:p>
    <w:p w14:paraId="7DC1005A" w14:textId="77777777" w:rsidR="009D75E1" w:rsidRPr="0051612E" w:rsidRDefault="009D75E1" w:rsidP="009D75E1">
      <w:pPr>
        <w:pStyle w:val="Bibliography"/>
        <w:rPr>
          <w:rFonts w:ascii="Times New Roman" w:hAnsi="Times New Roman" w:cs="Times New Roman"/>
          <w:sz w:val="20"/>
          <w:szCs w:val="20"/>
          <w:rPrChange w:id="623" w:author="CHEVASSUS, Emmanuel" w:date="2025-01-15T11:52:00Z" w16du:dateUtc="2025-01-15T11:52:00Z">
            <w:rPr/>
          </w:rPrChange>
        </w:rPr>
      </w:pPr>
      <w:r w:rsidRPr="0051612E">
        <w:rPr>
          <w:rFonts w:ascii="Times New Roman" w:hAnsi="Times New Roman" w:cs="Times New Roman"/>
          <w:sz w:val="20"/>
          <w:szCs w:val="20"/>
          <w:rPrChange w:id="624" w:author="CHEVASSUS, Emmanuel" w:date="2025-01-15T11:52:00Z" w16du:dateUtc="2025-01-15T11:52:00Z">
            <w:rPr/>
          </w:rPrChange>
        </w:rPr>
        <w:t>Willoughby, A., Wozniak, A., and Hatcher, P.: Detailed Source-Specific Molecular Composition of Ambient Aerosol Organic Matter Using Ultrahigh Resolution Mass Spectrometry and 1H NMR, Atmosphere, 7, 79, https://doi.org/10.3390/atmos7060079, 2016.</w:t>
      </w:r>
    </w:p>
    <w:p w14:paraId="70377494" w14:textId="77777777" w:rsidR="009D75E1" w:rsidRPr="0051612E" w:rsidRDefault="009D75E1" w:rsidP="009D75E1">
      <w:pPr>
        <w:pStyle w:val="Bibliography"/>
        <w:rPr>
          <w:rFonts w:ascii="Times New Roman" w:hAnsi="Times New Roman" w:cs="Times New Roman"/>
          <w:sz w:val="20"/>
          <w:szCs w:val="20"/>
          <w:rPrChange w:id="625" w:author="CHEVASSUS, Emmanuel" w:date="2025-01-15T11:52:00Z" w16du:dateUtc="2025-01-15T11:52:00Z">
            <w:rPr/>
          </w:rPrChange>
        </w:rPr>
      </w:pPr>
      <w:r w:rsidRPr="0051612E">
        <w:rPr>
          <w:rFonts w:ascii="Times New Roman" w:hAnsi="Times New Roman" w:cs="Times New Roman"/>
          <w:sz w:val="20"/>
          <w:szCs w:val="20"/>
          <w:rPrChange w:id="626" w:author="CHEVASSUS, Emmanuel" w:date="2025-01-15T11:52:00Z" w16du:dateUtc="2025-01-15T11:52:00Z">
            <w:rPr/>
          </w:rPrChange>
        </w:rPr>
        <w:t>Wolf, K. K. E., Hoppe, C. J. M., Rehder, L., Schaum, E., John, U., and Rost, B.: Heatwave responses of Arctic phytoplankton communities are driven by combined impacts of warming and cooling, Sci. Adv., 10, eadl5904, https://doi.org/10.1126/sciadv.adl5904, 2024.</w:t>
      </w:r>
    </w:p>
    <w:p w14:paraId="1A804396" w14:textId="77777777" w:rsidR="009D75E1" w:rsidRPr="0051612E" w:rsidRDefault="009D75E1" w:rsidP="009D75E1">
      <w:pPr>
        <w:pStyle w:val="Bibliography"/>
        <w:rPr>
          <w:rFonts w:ascii="Times New Roman" w:hAnsi="Times New Roman" w:cs="Times New Roman"/>
          <w:sz w:val="20"/>
          <w:szCs w:val="20"/>
          <w:rPrChange w:id="627" w:author="CHEVASSUS, Emmanuel" w:date="2025-01-15T11:52:00Z" w16du:dateUtc="2025-01-15T11:52:00Z">
            <w:rPr/>
          </w:rPrChange>
        </w:rPr>
      </w:pPr>
      <w:r w:rsidRPr="0051612E">
        <w:rPr>
          <w:rFonts w:ascii="Times New Roman" w:hAnsi="Times New Roman" w:cs="Times New Roman"/>
          <w:sz w:val="20"/>
          <w:szCs w:val="20"/>
          <w:rPrChange w:id="628" w:author="CHEVASSUS, Emmanuel" w:date="2025-01-15T11:52:00Z" w16du:dateUtc="2025-01-15T11:52:00Z">
            <w:rPr/>
          </w:rPrChange>
        </w:rPr>
        <w:t>Xu, W., Lambe, A., Silva, P., Hu, W., Onasch, T., Williams, L., Croteau, P., Zhang, X., Renbaum-Wolff, L., Fortner, E., Jimenez, J. L., Jayne, J., Worsnop, D., and Canagaratna, M.: Laboratory evaluation of species-dependent relative ionization efficiencies in the Aerodyne Aerosol Mass Spectrometer, null, 52, 626–641, https://doi.org/10.1080/02786826.2018.1439570, 2018.</w:t>
      </w:r>
    </w:p>
    <w:p w14:paraId="45AD81AC" w14:textId="77777777" w:rsidR="009D75E1" w:rsidRPr="0051612E" w:rsidRDefault="009D75E1" w:rsidP="009D75E1">
      <w:pPr>
        <w:pStyle w:val="Bibliography"/>
        <w:rPr>
          <w:rFonts w:ascii="Times New Roman" w:hAnsi="Times New Roman" w:cs="Times New Roman"/>
          <w:sz w:val="20"/>
          <w:szCs w:val="20"/>
          <w:rPrChange w:id="629" w:author="CHEVASSUS, Emmanuel" w:date="2025-01-15T11:52:00Z" w16du:dateUtc="2025-01-15T11:52:00Z">
            <w:rPr/>
          </w:rPrChange>
        </w:rPr>
      </w:pPr>
      <w:r w:rsidRPr="0051612E">
        <w:rPr>
          <w:rFonts w:ascii="Times New Roman" w:hAnsi="Times New Roman" w:cs="Times New Roman"/>
          <w:sz w:val="20"/>
          <w:szCs w:val="20"/>
          <w:rPrChange w:id="630" w:author="CHEVASSUS, Emmanuel" w:date="2025-01-15T11:52:00Z" w16du:dateUtc="2025-01-15T11:52:00Z">
            <w:rPr/>
          </w:rPrChange>
        </w:rPr>
        <w:t>Xu, W., Ovadnevaite, J., Fossum, K. N., Lin, C., Huang, R.-J., O’Dowd, C., and Ceburnis, D.: Aerosol hygroscopicity and its link to chemical composition in the coastal atmosphere of Mace Head: marine and continental air masses, Atmos. Chem. Phys., 20, 3777–3791, https://doi.org/10.5194/acp-20-3777-2020, 2020.</w:t>
      </w:r>
    </w:p>
    <w:p w14:paraId="2C547575" w14:textId="77777777" w:rsidR="009D75E1" w:rsidRPr="0051612E" w:rsidRDefault="009D75E1" w:rsidP="009D75E1">
      <w:pPr>
        <w:pStyle w:val="Bibliography"/>
        <w:rPr>
          <w:rFonts w:ascii="Times New Roman" w:hAnsi="Times New Roman" w:cs="Times New Roman"/>
          <w:sz w:val="20"/>
          <w:szCs w:val="20"/>
          <w:rPrChange w:id="631" w:author="CHEVASSUS, Emmanuel" w:date="2025-01-15T11:52:00Z" w16du:dateUtc="2025-01-15T11:52:00Z">
            <w:rPr/>
          </w:rPrChange>
        </w:rPr>
      </w:pPr>
      <w:r w:rsidRPr="0051612E">
        <w:rPr>
          <w:rFonts w:ascii="Times New Roman" w:hAnsi="Times New Roman" w:cs="Times New Roman"/>
          <w:sz w:val="20"/>
          <w:szCs w:val="20"/>
          <w:rPrChange w:id="632" w:author="CHEVASSUS, Emmanuel" w:date="2025-01-15T11:52:00Z" w16du:dateUtc="2025-01-15T11:52:00Z">
            <w:rPr/>
          </w:rPrChange>
        </w:rPr>
        <w:t>Xu, W., Fossum, K. N., Ovadnevaite, J., Lin, C., Huang, R.-J., O’Dowd, C., and Ceburnis, D.: The impact of aerosol size-dependent hygroscopicity and mixing state on the cloud condensation nuclei potential over the north-east Atlantic, Atmos. Chem. Phys., 21, 8655–8675, https://doi.org/10.5194/acp-21-8655-2021, 2021.</w:t>
      </w:r>
    </w:p>
    <w:p w14:paraId="3F2AD867" w14:textId="77777777" w:rsidR="009D75E1" w:rsidRPr="0051612E" w:rsidRDefault="009D75E1" w:rsidP="009D75E1">
      <w:pPr>
        <w:pStyle w:val="Bibliography"/>
        <w:rPr>
          <w:rFonts w:ascii="Times New Roman" w:hAnsi="Times New Roman" w:cs="Times New Roman"/>
          <w:sz w:val="20"/>
          <w:szCs w:val="20"/>
          <w:rPrChange w:id="633" w:author="CHEVASSUS, Emmanuel" w:date="2025-01-15T11:52:00Z" w16du:dateUtc="2025-01-15T11:52:00Z">
            <w:rPr/>
          </w:rPrChange>
        </w:rPr>
      </w:pPr>
      <w:r w:rsidRPr="0051612E">
        <w:rPr>
          <w:rFonts w:ascii="Times New Roman" w:hAnsi="Times New Roman" w:cs="Times New Roman"/>
          <w:sz w:val="20"/>
          <w:szCs w:val="20"/>
          <w:rPrChange w:id="634" w:author="CHEVASSUS, Emmanuel" w:date="2025-01-15T11:52:00Z" w16du:dateUtc="2025-01-15T11:52:00Z">
            <w:rPr/>
          </w:rPrChange>
        </w:rPr>
        <w:t>Yazdani, A., Dudani, N., Takahama, S., Bertrand, A., Prévôt, A. S. H., El Haddad, I., and Dillner, A. M.: Fragment ion–functional group relationships in organic aerosols using aerosol mass spectrometry and mid-infrared spectroscopy, Atmos. Meas. Tech., 15, 2857–2874, https://doi.org/10.5194/amt-15-2857-2022, 2022.</w:t>
      </w:r>
    </w:p>
    <w:p w14:paraId="69BCCB85" w14:textId="77777777" w:rsidR="009D75E1" w:rsidRPr="0051612E" w:rsidRDefault="009D75E1" w:rsidP="009D75E1">
      <w:pPr>
        <w:pStyle w:val="Bibliography"/>
        <w:rPr>
          <w:rFonts w:ascii="Times New Roman" w:hAnsi="Times New Roman" w:cs="Times New Roman"/>
          <w:sz w:val="20"/>
          <w:szCs w:val="20"/>
          <w:rPrChange w:id="635" w:author="CHEVASSUS, Emmanuel" w:date="2025-01-15T11:52:00Z" w16du:dateUtc="2025-01-15T11:52:00Z">
            <w:rPr/>
          </w:rPrChange>
        </w:rPr>
      </w:pPr>
      <w:r w:rsidRPr="0051612E">
        <w:rPr>
          <w:rFonts w:ascii="Times New Roman" w:hAnsi="Times New Roman" w:cs="Times New Roman"/>
          <w:sz w:val="20"/>
          <w:szCs w:val="20"/>
          <w:rPrChange w:id="636" w:author="CHEVASSUS, Emmanuel" w:date="2025-01-15T11:52:00Z" w16du:dateUtc="2025-01-15T11:52:00Z">
            <w:rPr/>
          </w:rPrChange>
        </w:rPr>
        <w:t>Zeppenfeld, S., Van Pinxteren, M., Hartmann, M., Zeising,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AD8A0EF" w14:textId="77777777" w:rsidR="009D75E1" w:rsidRPr="0051612E" w:rsidRDefault="009D75E1" w:rsidP="009D75E1">
      <w:pPr>
        <w:pStyle w:val="Bibliography"/>
        <w:rPr>
          <w:rFonts w:ascii="Times New Roman" w:hAnsi="Times New Roman" w:cs="Times New Roman"/>
          <w:sz w:val="20"/>
          <w:szCs w:val="20"/>
          <w:rPrChange w:id="637" w:author="CHEVASSUS, Emmanuel" w:date="2025-01-15T11:52:00Z" w16du:dateUtc="2025-01-15T11:52:00Z">
            <w:rPr/>
          </w:rPrChange>
        </w:rPr>
      </w:pPr>
      <w:r w:rsidRPr="0051612E">
        <w:rPr>
          <w:rFonts w:ascii="Times New Roman" w:hAnsi="Times New Roman" w:cs="Times New Roman"/>
          <w:sz w:val="20"/>
          <w:szCs w:val="20"/>
          <w:rPrChange w:id="638" w:author="CHEVASSUS, Emmanuel" w:date="2025-01-15T11:52:00Z" w16du:dateUtc="2025-01-15T11:52:00Z">
            <w:rPr/>
          </w:rPrChange>
        </w:rPr>
        <w:t>Zhang, Q., Jimenez, J. L., Canagaratna, M. R., Ulbrich, I. M., Ng, N. L., Worsnop, D. R., and Sun, Y.: Understanding atmospheric organic aerosols via factor analysis of aerosol mass spectrometry: a review, Anal Bioanal Chem, 401, 3045–3067, https://doi.org/10.1007/s00216-011-5355-y, 2011.</w:t>
      </w:r>
    </w:p>
    <w:p w14:paraId="33A2AEB7" w14:textId="77777777" w:rsidR="009D75E1" w:rsidRPr="0051612E" w:rsidRDefault="009D75E1" w:rsidP="009D75E1">
      <w:pPr>
        <w:pStyle w:val="Bibliography"/>
        <w:rPr>
          <w:rFonts w:ascii="Times New Roman" w:hAnsi="Times New Roman" w:cs="Times New Roman"/>
          <w:sz w:val="20"/>
          <w:szCs w:val="20"/>
          <w:rPrChange w:id="639" w:author="CHEVASSUS, Emmanuel" w:date="2025-01-15T11:52:00Z" w16du:dateUtc="2025-01-15T11:52:00Z">
            <w:rPr/>
          </w:rPrChange>
        </w:rPr>
      </w:pPr>
      <w:r w:rsidRPr="0051612E">
        <w:rPr>
          <w:rFonts w:ascii="Times New Roman" w:hAnsi="Times New Roman" w:cs="Times New Roman"/>
          <w:sz w:val="20"/>
          <w:szCs w:val="20"/>
          <w:rPrChange w:id="640" w:author="CHEVASSUS, Emmanuel" w:date="2025-01-15T11:52:00Z" w16du:dateUtc="2025-01-15T11:52:00Z">
            <w:rPr/>
          </w:rPrChange>
        </w:rPr>
        <w:t>Zhao, Z., He, Q., Lu, Z., Zhao, Q., and Wang, J.: Analysis of Atmospheric CO2 and CO at Akedala Atmospheric Background Observation Station, a Regional Station in Northwestern China, IJERPH, 19, 6948, https://doi.org/10.3390/ijerph19116948, 2022.</w:t>
      </w:r>
    </w:p>
    <w:p w14:paraId="03157DAC" w14:textId="77777777" w:rsidR="009D75E1" w:rsidRPr="0051612E" w:rsidRDefault="009D75E1" w:rsidP="009D75E1">
      <w:pPr>
        <w:pStyle w:val="Bibliography"/>
        <w:rPr>
          <w:rFonts w:ascii="Times New Roman" w:hAnsi="Times New Roman" w:cs="Times New Roman"/>
          <w:sz w:val="20"/>
          <w:szCs w:val="20"/>
          <w:rPrChange w:id="641" w:author="CHEVASSUS, Emmanuel" w:date="2025-01-15T11:52:00Z" w16du:dateUtc="2025-01-15T11:52:00Z">
            <w:rPr/>
          </w:rPrChange>
        </w:rPr>
      </w:pPr>
      <w:r w:rsidRPr="0051612E">
        <w:rPr>
          <w:rFonts w:ascii="Times New Roman" w:hAnsi="Times New Roman" w:cs="Times New Roman"/>
          <w:sz w:val="20"/>
          <w:szCs w:val="20"/>
          <w:rPrChange w:id="642" w:author="CHEVASSUS, Emmanuel" w:date="2025-01-15T11:52:00Z" w16du:dateUtc="2025-01-15T11:52:00Z">
            <w:rPr/>
          </w:rPrChange>
        </w:rPr>
        <w:t>Zheng, G., Wang, Y., Wood, R., Jensen, M. P., Kuang, C., McCoy, I. L., Matthews, A., Mei, F., Tomlinson, J. M., Shilling, J. E., Zawadowicz, M. A., Crosbie, E., Moore, R., Ziemba, L., Andreae, M. O., and Wang, J.: New particle formation in the remote marine boundary layer, Nat Commun, 12, 527, https://doi.org/10.1038/s41467-020-20773-1, 2021.</w:t>
      </w:r>
    </w:p>
    <w:p w14:paraId="00B52059" w14:textId="39AC73DB"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51612E">
        <w:rPr>
          <w:rFonts w:ascii="Times New Roman" w:hAnsi="Times New Roman" w:cs="Times New Roman"/>
          <w:sz w:val="20"/>
          <w:szCs w:val="20"/>
        </w:rPr>
        <w:fldChar w:fldCharType="end"/>
      </w:r>
    </w:p>
    <w:sectPr w:rsidR="007D39B4" w:rsidRPr="002E0350" w:rsidSect="00E8202A">
      <w:footerReference w:type="default" r:id="rId14"/>
      <w:pgSz w:w="11906" w:h="16838" w:code="9"/>
      <w:pgMar w:top="1418" w:right="1418" w:bottom="1418" w:left="1418" w:header="709" w:footer="709" w:gutter="0"/>
      <w:lnNumType w:countBy="5"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BBCF8" w14:textId="77777777" w:rsidR="001C73CC" w:rsidRPr="004758A9" w:rsidRDefault="001C73CC" w:rsidP="007202CA">
      <w:pPr>
        <w:spacing w:after="0" w:line="240" w:lineRule="auto"/>
      </w:pPr>
      <w:r w:rsidRPr="004758A9">
        <w:separator/>
      </w:r>
    </w:p>
  </w:endnote>
  <w:endnote w:type="continuationSeparator" w:id="0">
    <w:p w14:paraId="28D4B4FC" w14:textId="77777777" w:rsidR="001C73CC" w:rsidRPr="004758A9" w:rsidRDefault="001C73CC"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3315205"/>
      <w:docPartObj>
        <w:docPartGallery w:val="Page Numbers (Bottom of Page)"/>
        <w:docPartUnique/>
      </w:docPartObj>
    </w:sdtPr>
    <w:sdtContent>
      <w:p w14:paraId="537CDAF5" w14:textId="5366B14B" w:rsidR="00272A78" w:rsidRPr="004758A9" w:rsidRDefault="00272A78" w:rsidP="007202CA">
        <w:pPr>
          <w:pStyle w:val="Footer"/>
          <w:jc w:val="right"/>
        </w:pPr>
        <w:r w:rsidRPr="004758A9">
          <w:fldChar w:fldCharType="begin"/>
        </w:r>
        <w:r w:rsidRPr="004758A9">
          <w:instrText xml:space="preserve"> PAGE   \* MERGEFORMAT </w:instrText>
        </w:r>
        <w:r w:rsidRPr="004758A9">
          <w:fldChar w:fldCharType="separate"/>
        </w:r>
        <w:r w:rsidR="00C9591C">
          <w:rPr>
            <w:noProof/>
          </w:rPr>
          <w:t>32</w:t>
        </w:r>
        <w:r w:rsidRPr="004758A9">
          <w:fldChar w:fldCharType="end"/>
        </w:r>
      </w:p>
    </w:sdtContent>
  </w:sdt>
  <w:p w14:paraId="2F068A3B" w14:textId="77777777" w:rsidR="00272A78" w:rsidRPr="004758A9" w:rsidRDefault="00272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C4502" w14:textId="77777777" w:rsidR="001C73CC" w:rsidRPr="004758A9" w:rsidRDefault="001C73CC" w:rsidP="007202CA">
      <w:pPr>
        <w:spacing w:after="0" w:line="240" w:lineRule="auto"/>
      </w:pPr>
      <w:r w:rsidRPr="004758A9">
        <w:separator/>
      </w:r>
    </w:p>
  </w:footnote>
  <w:footnote w:type="continuationSeparator" w:id="0">
    <w:p w14:paraId="4451C252" w14:textId="77777777" w:rsidR="001C73CC" w:rsidRPr="004758A9" w:rsidRDefault="001C73CC"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44920407">
    <w:abstractNumId w:val="1"/>
  </w:num>
  <w:num w:numId="2" w16cid:durableId="218439582">
    <w:abstractNumId w:val="2"/>
  </w:num>
  <w:num w:numId="3" w16cid:durableId="168911472">
    <w:abstractNumId w:val="0"/>
  </w:num>
  <w:num w:numId="4" w16cid:durableId="30798329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EVASSUS, Emmanuel">
    <w15:presenceInfo w15:providerId="AD" w15:userId="S::E.CHEVASSUS1@universityofgalway.ie::1543e1cf-0d9c-44fc-a70f-318b48dc4340"/>
  </w15:person>
  <w15:person w15:author="Fossum, Kirsten">
    <w15:presenceInfo w15:providerId="None" w15:userId="Fossum, Kirst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E0A"/>
    <w:rsid w:val="000B45F8"/>
    <w:rsid w:val="000B48D5"/>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8A6"/>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63C"/>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C0CEB"/>
    <w:rsid w:val="001C22F1"/>
    <w:rsid w:val="001C24A9"/>
    <w:rsid w:val="001C331D"/>
    <w:rsid w:val="001C53E5"/>
    <w:rsid w:val="001C73CC"/>
    <w:rsid w:val="001C7BA9"/>
    <w:rsid w:val="001C7C3B"/>
    <w:rsid w:val="001D13D2"/>
    <w:rsid w:val="001D2911"/>
    <w:rsid w:val="001D2DC6"/>
    <w:rsid w:val="001D4364"/>
    <w:rsid w:val="001D5160"/>
    <w:rsid w:val="001D7E14"/>
    <w:rsid w:val="001E18A1"/>
    <w:rsid w:val="001E1E6C"/>
    <w:rsid w:val="001E3657"/>
    <w:rsid w:val="001E39DB"/>
    <w:rsid w:val="001E662A"/>
    <w:rsid w:val="001F0B10"/>
    <w:rsid w:val="001F0C52"/>
    <w:rsid w:val="001F2467"/>
    <w:rsid w:val="001F2717"/>
    <w:rsid w:val="001F351A"/>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A78"/>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4B"/>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B65"/>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46B4"/>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418"/>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4457"/>
    <w:rsid w:val="003F51B0"/>
    <w:rsid w:val="003F599B"/>
    <w:rsid w:val="003F6076"/>
    <w:rsid w:val="003F60A2"/>
    <w:rsid w:val="003F636C"/>
    <w:rsid w:val="004002E9"/>
    <w:rsid w:val="00402AEF"/>
    <w:rsid w:val="004041C4"/>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0C"/>
    <w:rsid w:val="00435814"/>
    <w:rsid w:val="00435BCA"/>
    <w:rsid w:val="00435F3B"/>
    <w:rsid w:val="00437622"/>
    <w:rsid w:val="00437A7A"/>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6C6"/>
    <w:rsid w:val="004E29BD"/>
    <w:rsid w:val="004E2BF5"/>
    <w:rsid w:val="004E3558"/>
    <w:rsid w:val="004E4AAC"/>
    <w:rsid w:val="004E5123"/>
    <w:rsid w:val="004E5B94"/>
    <w:rsid w:val="004E6263"/>
    <w:rsid w:val="004F00F4"/>
    <w:rsid w:val="004F01DA"/>
    <w:rsid w:val="004F1977"/>
    <w:rsid w:val="004F1980"/>
    <w:rsid w:val="004F2FD2"/>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41D"/>
    <w:rsid w:val="00511C23"/>
    <w:rsid w:val="00511D19"/>
    <w:rsid w:val="00513400"/>
    <w:rsid w:val="00513D68"/>
    <w:rsid w:val="00514B3E"/>
    <w:rsid w:val="0051612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7C1"/>
    <w:rsid w:val="0053690D"/>
    <w:rsid w:val="00536BA8"/>
    <w:rsid w:val="00540AF4"/>
    <w:rsid w:val="00541228"/>
    <w:rsid w:val="00541B71"/>
    <w:rsid w:val="00543763"/>
    <w:rsid w:val="00544017"/>
    <w:rsid w:val="0054599D"/>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CDC"/>
    <w:rsid w:val="00561DA0"/>
    <w:rsid w:val="005635FA"/>
    <w:rsid w:val="005643B6"/>
    <w:rsid w:val="00565507"/>
    <w:rsid w:val="00565EDD"/>
    <w:rsid w:val="005736AF"/>
    <w:rsid w:val="00573F2C"/>
    <w:rsid w:val="00574C54"/>
    <w:rsid w:val="005753AB"/>
    <w:rsid w:val="00576BFE"/>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15C8"/>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3BC0"/>
    <w:rsid w:val="0066561F"/>
    <w:rsid w:val="0066578C"/>
    <w:rsid w:val="00665913"/>
    <w:rsid w:val="0066730B"/>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4F3D"/>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6372"/>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3893"/>
    <w:rsid w:val="00895A02"/>
    <w:rsid w:val="00895A0C"/>
    <w:rsid w:val="00895B79"/>
    <w:rsid w:val="008965BB"/>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401D"/>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48DE"/>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5E1"/>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5F3"/>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2DDD"/>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0741"/>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0D09"/>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153"/>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02C"/>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55C9"/>
    <w:rsid w:val="00C9591C"/>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3971"/>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4A86"/>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C7B25"/>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42"/>
    <w:rsid w:val="00E05797"/>
    <w:rsid w:val="00E05E20"/>
    <w:rsid w:val="00E06E9D"/>
    <w:rsid w:val="00E0746D"/>
    <w:rsid w:val="00E07FAF"/>
    <w:rsid w:val="00E104EE"/>
    <w:rsid w:val="00E105B2"/>
    <w:rsid w:val="00E129ED"/>
    <w:rsid w:val="00E13499"/>
    <w:rsid w:val="00E146E3"/>
    <w:rsid w:val="00E14A11"/>
    <w:rsid w:val="00E14C7D"/>
    <w:rsid w:val="00E1540F"/>
    <w:rsid w:val="00E15993"/>
    <w:rsid w:val="00E15BD7"/>
    <w:rsid w:val="00E171A2"/>
    <w:rsid w:val="00E207A5"/>
    <w:rsid w:val="00E20C1D"/>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255A"/>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4B8"/>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142"/>
    <w:rsid w:val="00EC440B"/>
    <w:rsid w:val="00EC4C64"/>
    <w:rsid w:val="00EC4FFC"/>
    <w:rsid w:val="00EC5303"/>
    <w:rsid w:val="00EC6082"/>
    <w:rsid w:val="00ED033C"/>
    <w:rsid w:val="00ED19FB"/>
    <w:rsid w:val="00ED221F"/>
    <w:rsid w:val="00ED2B42"/>
    <w:rsid w:val="00ED2C62"/>
    <w:rsid w:val="00ED33BD"/>
    <w:rsid w:val="00ED45CC"/>
    <w:rsid w:val="00ED5AAA"/>
    <w:rsid w:val="00ED5C9B"/>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3568"/>
    <w:rsid w:val="00F45379"/>
    <w:rsid w:val="00F46A89"/>
    <w:rsid w:val="00F47E63"/>
    <w:rsid w:val="00F51174"/>
    <w:rsid w:val="00F51F97"/>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15AF"/>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410B"/>
    <w:rsid w:val="00FB73A9"/>
    <w:rsid w:val="00FB7E47"/>
    <w:rsid w:val="00FB7FF1"/>
    <w:rsid w:val="00FC1063"/>
    <w:rsid w:val="00FC1756"/>
    <w:rsid w:val="00FC17D2"/>
    <w:rsid w:val="00FC25D4"/>
    <w:rsid w:val="00FC2FD2"/>
    <w:rsid w:val="00FC3086"/>
    <w:rsid w:val="00FC4120"/>
    <w:rsid w:val="00FC56DB"/>
    <w:rsid w:val="00FC5762"/>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246A6FE3-056F-45F2-B9D7-425350BA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customStyle="1" w:styleId="UnresolvedMention3">
    <w:name w:val="Unresolved Mention3"/>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CF399-7679-4CF3-A360-7BA6646F7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98581</Words>
  <Characters>561915</Characters>
  <Application>Microsoft Office Word</Application>
  <DocSecurity>0</DocSecurity>
  <Lines>4682</Lines>
  <Paragraphs>1318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2</cp:revision>
  <cp:lastPrinted>2024-12-05T15:32:00Z</cp:lastPrinted>
  <dcterms:created xsi:type="dcterms:W3CDTF">2025-01-24T13:18:00Z</dcterms:created>
  <dcterms:modified xsi:type="dcterms:W3CDTF">2025-01-24T13:18:00Z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id="I7wqfaQZ"/&gt;&lt;style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