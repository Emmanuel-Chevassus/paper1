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48834143"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r w:rsidR="00B21A1A" w:rsidRPr="004758A9">
        <w:rPr>
          <w:rFonts w:ascii="Times New Roman" w:eastAsia="Times New Roman" w:hAnsi="Times New Roman" w:cs="Times New Roman"/>
          <w:sz w:val="24"/>
          <w:szCs w:val="24"/>
        </w:rPr>
        <w:t>Lin</w:t>
      </w:r>
      <w:r w:rsidR="00127DB5" w:rsidRPr="004758A9">
        <w:rPr>
          <w:rFonts w:ascii="Times New Roman" w:eastAsia="Times New Roman" w:hAnsi="Times New Roman" w:cs="Times New Roman"/>
          <w:sz w:val="24"/>
          <w:szCs w:val="24"/>
        </w:rPr>
        <w:t xml:space="preserve"> Chunshui </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r w:rsidR="008619DE">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75F6EDDD" w14:textId="5ED94D63" w:rsidR="0060073A"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r w:rsidR="008619DE">
        <w:rPr>
          <w:rFonts w:ascii="Times New Roman" w:hAnsi="Times New Roman" w:cs="Times New Roman"/>
          <w:sz w:val="20"/>
          <w:szCs w:val="20"/>
          <w:lang w:eastAsia="zh-CN"/>
        </w:rPr>
        <w:t xml:space="preserve"> </w:t>
      </w:r>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w:t>
      </w:r>
      <w:proofErr w:type="spellStart"/>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onic</w:t>
      </w:r>
      <w:proofErr w:type="spellEnd"/>
      <w:r w:rsidR="00420890" w:rsidRPr="004758A9">
        <w:rPr>
          <w:rFonts w:ascii="Times New Roman" w:eastAsia="Times New Roman" w:hAnsi="Times New Roman" w:cs="Times New Roman"/>
          <w:sz w:val="20"/>
          <w:szCs w:val="20"/>
        </w:rPr>
        <w:t xml:space="preserve">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ins w:id="1" w:author="CHEVASSUS, Emmanuel" w:date="2024-12-11T13:24:00Z" w16du:dateUtc="2024-12-11T13:24:00Z">
        <w:r w:rsidR="00540AF4" w:rsidRPr="00540AF4">
          <w:rPr>
            <w:rFonts w:ascii="Times New Roman" w:eastAsia="Times New Roman" w:hAnsi="Times New Roman" w:cs="Times New Roman"/>
            <w:sz w:val="20"/>
            <w:szCs w:val="20"/>
          </w:rPr>
          <w:t xml:space="preserve"> </w:t>
        </w:r>
        <w:r w:rsidR="00540AF4">
          <w:rPr>
            <w:rFonts w:ascii="Times New Roman" w:eastAsia="Times New Roman" w:hAnsi="Times New Roman" w:cs="Times New Roman"/>
            <w:sz w:val="20"/>
            <w:szCs w:val="20"/>
          </w:rPr>
          <w:t>Elemental ratios (O:C-H:C</w:t>
        </w:r>
        <w:del w:id="2" w:author="Ovadnevaite, Jurgita" w:date="2024-12-11T19:14:00Z" w16du:dateUtc="2024-12-11T19:14:00Z">
          <w:r w:rsidR="00540AF4" w:rsidDel="006F1F28">
            <w:rPr>
              <w:rFonts w:ascii="Times New Roman" w:eastAsia="Times New Roman" w:hAnsi="Times New Roman" w:cs="Times New Roman"/>
              <w:sz w:val="20"/>
              <w:szCs w:val="20"/>
            </w:rPr>
            <w:delText xml:space="preserve"> couple</w:delText>
          </w:r>
        </w:del>
        <w:r w:rsidR="00540AF4">
          <w:rPr>
            <w:rFonts w:ascii="Times New Roman" w:eastAsia="Times New Roman" w:hAnsi="Times New Roman" w:cs="Times New Roman"/>
            <w:sz w:val="20"/>
            <w:szCs w:val="20"/>
          </w:rPr>
          <w:t xml:space="preserve">) were </w:t>
        </w:r>
        <w:del w:id="3" w:author="Ovadnevaite, Jurgita" w:date="2024-12-11T19:14:00Z" w16du:dateUtc="2024-12-11T19:14:00Z">
          <w:r w:rsidR="00540AF4" w:rsidDel="006F1F28">
            <w:rPr>
              <w:rFonts w:ascii="Times New Roman" w:eastAsia="Times New Roman" w:hAnsi="Times New Roman" w:cs="Times New Roman"/>
              <w:sz w:val="20"/>
              <w:szCs w:val="20"/>
            </w:rPr>
            <w:delText>found</w:delText>
          </w:r>
        </w:del>
      </w:ins>
      <w:ins w:id="4" w:author="Ovadnevaite, Jurgita" w:date="2024-12-11T19:14:00Z" w16du:dateUtc="2024-12-11T19:14:00Z">
        <w:r w:rsidR="006F1F28">
          <w:rPr>
            <w:rFonts w:ascii="Times New Roman" w:eastAsia="Times New Roman" w:hAnsi="Times New Roman" w:cs="Times New Roman"/>
            <w:sz w:val="20"/>
            <w:szCs w:val="20"/>
          </w:rPr>
          <w:t>derived</w:t>
        </w:r>
      </w:ins>
      <w:ins w:id="5" w:author="CHEVASSUS, Emmanuel" w:date="2024-12-11T13:24:00Z" w16du:dateUtc="2024-12-11T13:24:00Z">
        <w:r w:rsidR="00540AF4">
          <w:rPr>
            <w:rFonts w:ascii="Times New Roman" w:eastAsia="Times New Roman" w:hAnsi="Times New Roman" w:cs="Times New Roman"/>
            <w:sz w:val="20"/>
            <w:szCs w:val="20"/>
          </w:rPr>
          <w:t xml:space="preserve"> for each of these factors</w:t>
        </w:r>
      </w:ins>
      <w:ins w:id="6" w:author="Ovadnevaite, Jurgita" w:date="2024-12-11T19:15:00Z" w16du:dateUtc="2024-12-11T19:15:00Z">
        <w:r w:rsidR="006F1F28">
          <w:rPr>
            <w:rFonts w:ascii="Times New Roman" w:eastAsia="Times New Roman" w:hAnsi="Times New Roman" w:cs="Times New Roman"/>
            <w:sz w:val="20"/>
            <w:szCs w:val="20"/>
          </w:rPr>
          <w:t xml:space="preserve">: </w:t>
        </w:r>
      </w:ins>
      <w:ins w:id="7" w:author="CHEVASSUS, Emmanuel" w:date="2024-12-11T13:24:00Z" w16du:dateUtc="2024-12-11T13:24:00Z">
        <w:del w:id="8" w:author="Ovadnevaite, Jurgita" w:date="2024-12-11T19:12:00Z" w16du:dateUtc="2024-12-11T19:12:00Z">
          <w:r w:rsidR="00540AF4" w:rsidDel="001B7291">
            <w:rPr>
              <w:rFonts w:ascii="Times New Roman" w:eastAsia="Times New Roman" w:hAnsi="Times New Roman" w:cs="Times New Roman"/>
              <w:sz w:val="20"/>
              <w:szCs w:val="20"/>
            </w:rPr>
            <w:delText xml:space="preserve">; </w:delText>
          </w:r>
        </w:del>
        <w:r w:rsidR="00540AF4">
          <w:rPr>
            <w:rFonts w:ascii="Times New Roman" w:eastAsia="Times New Roman" w:hAnsi="Times New Roman" w:cs="Times New Roman"/>
            <w:sz w:val="20"/>
            <w:szCs w:val="20"/>
          </w:rPr>
          <w:t>PMOA (0.66-1.16), MO-OOA (0.78-1.39), MSA-OA (</w:t>
        </w:r>
      </w:ins>
      <w:ins w:id="9" w:author="Ovadnevaite, Jurgita" w:date="2024-12-11T19:13:00Z" w16du:dateUtc="2024-12-11T19:13:00Z">
        <w:r w:rsidR="001B7291">
          <w:rPr>
            <w:rFonts w:ascii="Times New Roman" w:eastAsia="Times New Roman" w:hAnsi="Times New Roman" w:cs="Times New Roman"/>
            <w:sz w:val="20"/>
            <w:szCs w:val="20"/>
          </w:rPr>
          <w:t>0</w:t>
        </w:r>
      </w:ins>
      <w:ins w:id="10" w:author="CHEVASSUS, Emmanuel" w:date="2024-12-11T13:24:00Z" w16du:dateUtc="2024-12-11T13:24:00Z">
        <w:del w:id="11" w:author="Ovadnevaite, Jurgita" w:date="2024-12-11T19:13:00Z" w16du:dateUtc="2024-12-11T19:13:00Z">
          <w:r w:rsidR="00540AF4" w:rsidDel="001B7291">
            <w:rPr>
              <w:rFonts w:ascii="Times New Roman" w:eastAsia="Times New Roman" w:hAnsi="Times New Roman" w:cs="Times New Roman"/>
              <w:sz w:val="20"/>
              <w:szCs w:val="20"/>
            </w:rPr>
            <w:delText>O</w:delText>
          </w:r>
        </w:del>
        <w:r w:rsidR="00540AF4">
          <w:rPr>
            <w:rFonts w:ascii="Times New Roman" w:eastAsia="Times New Roman" w:hAnsi="Times New Roman" w:cs="Times New Roman"/>
            <w:sz w:val="20"/>
            <w:szCs w:val="20"/>
          </w:rPr>
          <w:t>.66-1.39) and Peat-OA (0.43-1.34)</w:t>
        </w:r>
      </w:ins>
      <w:ins w:id="12" w:author="Ovadnevaite, Jurgita" w:date="2024-12-11T19:17:00Z" w16du:dateUtc="2024-12-11T19:17:00Z">
        <w:r w:rsidR="00FC12F1">
          <w:rPr>
            <w:rFonts w:ascii="Times New Roman" w:eastAsia="Times New Roman" w:hAnsi="Times New Roman" w:cs="Times New Roman"/>
            <w:sz w:val="20"/>
            <w:szCs w:val="20"/>
          </w:rPr>
          <w:t>. The specific O:C-H:C range for MO-OOA</w:t>
        </w:r>
      </w:ins>
      <w:ins w:id="13" w:author="CHEVASSUS, Emmanuel" w:date="2024-12-11T13:24:00Z" w16du:dateUtc="2024-12-11T13:24:00Z">
        <w:r w:rsidR="00540AF4">
          <w:rPr>
            <w:rFonts w:ascii="Times New Roman" w:eastAsia="Times New Roman" w:hAnsi="Times New Roman" w:cs="Times New Roman"/>
            <w:sz w:val="20"/>
            <w:szCs w:val="20"/>
          </w:rPr>
          <w:t xml:space="preserve"> </w:t>
        </w:r>
        <w:del w:id="14" w:author="Ovadnevaite, Jurgita" w:date="2024-12-11T19:17:00Z" w16du:dateUtc="2024-12-11T19:17:00Z">
          <w:r w:rsidR="00540AF4" w:rsidDel="00FC12F1">
            <w:rPr>
              <w:rFonts w:ascii="Times New Roman" w:eastAsia="Times New Roman" w:hAnsi="Times New Roman" w:cs="Times New Roman"/>
              <w:sz w:val="20"/>
              <w:szCs w:val="20"/>
            </w:rPr>
            <w:delText xml:space="preserve">and overall </w:delText>
          </w:r>
        </w:del>
        <w:r w:rsidR="00540AF4">
          <w:rPr>
            <w:rFonts w:ascii="Times New Roman" w:eastAsia="Times New Roman" w:hAnsi="Times New Roman" w:cs="Times New Roman"/>
            <w:sz w:val="20"/>
            <w:szCs w:val="20"/>
          </w:rPr>
          <w:t>hint</w:t>
        </w:r>
      </w:ins>
      <w:ins w:id="15" w:author="Ovadnevaite, Jurgita" w:date="2024-12-11T19:17:00Z" w16du:dateUtc="2024-12-11T19:17:00Z">
        <w:r w:rsidR="00FC12F1">
          <w:rPr>
            <w:rFonts w:ascii="Times New Roman" w:eastAsia="Times New Roman" w:hAnsi="Times New Roman" w:cs="Times New Roman"/>
            <w:sz w:val="20"/>
            <w:szCs w:val="20"/>
          </w:rPr>
          <w:t>s</w:t>
        </w:r>
      </w:ins>
      <w:ins w:id="16" w:author="CHEVASSUS, Emmanuel" w:date="2024-12-11T13:24:00Z" w16du:dateUtc="2024-12-11T13:24:00Z">
        <w:r w:rsidR="00540AF4">
          <w:rPr>
            <w:rFonts w:ascii="Times New Roman" w:eastAsia="Times New Roman" w:hAnsi="Times New Roman" w:cs="Times New Roman"/>
            <w:sz w:val="20"/>
            <w:szCs w:val="20"/>
          </w:rPr>
          <w:t xml:space="preserve"> at aliphatic and lignin-like compounds</w:t>
        </w:r>
        <w:r w:rsidR="00540AF4" w:rsidRPr="00C93043">
          <w:rPr>
            <w:rFonts w:ascii="Times New Roman" w:eastAsia="Times New Roman" w:hAnsi="Times New Roman" w:cs="Times New Roman"/>
            <w:sz w:val="20"/>
            <w:szCs w:val="20"/>
          </w:rPr>
          <w:t xml:space="preserve"> </w:t>
        </w:r>
        <w:del w:id="17" w:author="Ovadnevaite, Jurgita" w:date="2024-12-11T19:17:00Z" w16du:dateUtc="2024-12-11T19:17:00Z">
          <w:r w:rsidR="00540AF4" w:rsidDel="00FC12F1">
            <w:rPr>
              <w:rFonts w:ascii="Times New Roman" w:eastAsia="Times New Roman" w:hAnsi="Times New Roman" w:cs="Times New Roman"/>
              <w:sz w:val="20"/>
              <w:szCs w:val="20"/>
            </w:rPr>
            <w:delText xml:space="preserve">eventually </w:delText>
          </w:r>
        </w:del>
        <w:r w:rsidR="00540AF4">
          <w:rPr>
            <w:rFonts w:ascii="Times New Roman" w:eastAsia="Times New Roman" w:hAnsi="Times New Roman" w:cs="Times New Roman"/>
            <w:sz w:val="20"/>
            <w:szCs w:val="20"/>
          </w:rPr>
          <w:t>contributing to more oxidised organic aerosol</w:t>
        </w:r>
        <w:del w:id="18" w:author="Ovadnevaite, Jurgita" w:date="2024-12-11T19:18:00Z" w16du:dateUtc="2024-12-11T19:18:00Z">
          <w:r w:rsidR="00540AF4" w:rsidDel="00FC12F1">
            <w:rPr>
              <w:rFonts w:ascii="Times New Roman" w:eastAsia="Times New Roman" w:hAnsi="Times New Roman" w:cs="Times New Roman"/>
              <w:sz w:val="20"/>
              <w:szCs w:val="20"/>
            </w:rPr>
            <w:delText>s</w:delText>
          </w:r>
        </w:del>
        <w:r w:rsidR="00540AF4">
          <w:rPr>
            <w:rFonts w:ascii="Times New Roman" w:eastAsia="Times New Roman" w:hAnsi="Times New Roman" w:cs="Times New Roman"/>
            <w:sz w:val="20"/>
            <w:szCs w:val="20"/>
          </w:rPr>
          <w:t xml:space="preserve"> formation</w:t>
        </w:r>
      </w:ins>
      <w:r w:rsidR="00C93043">
        <w:rPr>
          <w:rFonts w:ascii="Times New Roman" w:eastAsia="Times New Roman" w:hAnsi="Times New Roman" w:cs="Times New Roman"/>
          <w:sz w:val="20"/>
          <w:szCs w:val="20"/>
        </w:rPr>
        <w:t>.</w:t>
      </w:r>
      <w:r w:rsidR="008D1596" w:rsidRPr="004758A9">
        <w:rPr>
          <w:rFonts w:ascii="Times New Roman" w:eastAsia="Times New Roman" w:hAnsi="Times New Roman" w:cs="Times New Roman"/>
          <w:sz w:val="20"/>
          <w:szCs w:val="20"/>
        </w:rPr>
        <w:t xml:space="preserve"> The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 consistently 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 xml:space="preserve">abacterial phytoplankton extracellular metabolic processes. </w:t>
      </w:r>
    </w:p>
    <w:p w14:paraId="325E1D14" w14:textId="09CC1965" w:rsidR="00957943" w:rsidRPr="004758A9" w:rsidRDefault="00DB10EC" w:rsidP="000C21E3">
      <w:pPr>
        <w:rPr>
          <w:rFonts w:ascii="Times New Roman" w:eastAsia="Times New Roman" w:hAnsi="Times New Roman" w:cs="Times New Roman"/>
          <w:sz w:val="20"/>
          <w:szCs w:val="20"/>
        </w:rPr>
      </w:pPr>
      <w:r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distinctive</w:t>
      </w:r>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further long-term investigation to fully account for phytoplankton’s taxa variability influence on aerosol composition and their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19" w:name="_Hlk160095935"/>
      <w:bookmarkStart w:id="20"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19"/>
    <w:p w14:paraId="55767C75" w14:textId="658C1C7C"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r w:rsidR="008619DE">
        <w:rPr>
          <w:rFonts w:ascii="Times New Roman" w:hAnsi="Times New Roman" w:cs="Times New Roman"/>
          <w:sz w:val="20"/>
          <w:szCs w:val="20"/>
        </w:rPr>
        <w:t>O</w:t>
      </w:r>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r w:rsidR="003A795A">
        <w:rPr>
          <w:rFonts w:ascii="Times New Roman" w:hAnsi="Times New Roman" w:cs="Times New Roman"/>
          <w:sz w:val="20"/>
          <w:szCs w:val="20"/>
        </w:rPr>
        <w:t>O</w:t>
      </w:r>
      <w:r w:rsidR="00CC4C0E" w:rsidRPr="004758A9">
        <w:rPr>
          <w:rFonts w:ascii="Times New Roman" w:hAnsi="Times New Roman" w:cs="Times New Roman"/>
          <w:sz w:val="20"/>
          <w:szCs w:val="20"/>
        </w:rPr>
        <w:t>cean</w:t>
      </w:r>
      <w:r w:rsidR="003A795A">
        <w:rPr>
          <w:rFonts w:ascii="Times New Roman" w:hAnsi="Times New Roman" w:cs="Times New Roman"/>
          <w:sz w:val="20"/>
          <w:szCs w:val="20"/>
        </w:rPr>
        <w:t>s´</w:t>
      </w:r>
      <w:r w:rsidR="00CC4C0E" w:rsidRPr="004758A9">
        <w:rPr>
          <w:rFonts w:ascii="Times New Roman" w:hAnsi="Times New Roman" w:cs="Times New Roman"/>
          <w:sz w:val="20"/>
          <w:szCs w:val="20"/>
        </w:rPr>
        <w:t xml:space="preserve"> biology,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A</w:t>
      </w:r>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8619DE">
        <w:rPr>
          <w:rFonts w:ascii="Times New Roman" w:hAnsi="Times New Roman" w:cs="Times New Roman"/>
          <w:sz w:val="20"/>
          <w:szCs w:val="20"/>
        </w:rPr>
        <w:t xml:space="preserve"> </w:t>
      </w:r>
      <w:r w:rsidR="008619DE" w:rsidRPr="008619DE">
        <w:rPr>
          <w:rFonts w:ascii="Times New Roman" w:hAnsi="Times New Roman" w:cs="Times New Roman"/>
          <w:sz w:val="20"/>
          <w:szCs w:val="20"/>
        </w:rPr>
        <w:t>Radiative transfer implications from aerosol</w:t>
      </w:r>
      <w:del w:id="21" w:author="Ovadnevaite, Jurgita" w:date="2024-12-10T10:10:00Z" w16du:dateUtc="2024-12-10T10:10:00Z">
        <w:r w:rsidR="008619DE" w:rsidRPr="008619DE" w:rsidDel="00355341">
          <w:rPr>
            <w:rFonts w:ascii="Times New Roman" w:hAnsi="Times New Roman" w:cs="Times New Roman"/>
            <w:sz w:val="20"/>
            <w:szCs w:val="20"/>
          </w:rPr>
          <w:delText>s</w:delText>
        </w:r>
      </w:del>
      <w:r w:rsidR="008619DE" w:rsidRPr="008619DE">
        <w:rPr>
          <w:rFonts w:ascii="Times New Roman" w:hAnsi="Times New Roman" w:cs="Times New Roman"/>
          <w:sz w:val="20"/>
          <w:szCs w:val="20"/>
        </w:rPr>
        <w:t>-cloud</w:t>
      </w:r>
      <w:del w:id="22" w:author="Ovadnevaite, Jurgita" w:date="2024-12-10T10:10:00Z" w16du:dateUtc="2024-12-10T10:10:00Z">
        <w:r w:rsidR="008619DE" w:rsidRPr="008619DE" w:rsidDel="00355341">
          <w:rPr>
            <w:rFonts w:ascii="Times New Roman" w:hAnsi="Times New Roman" w:cs="Times New Roman"/>
            <w:sz w:val="20"/>
            <w:szCs w:val="20"/>
          </w:rPr>
          <w:delText>s</w:delText>
        </w:r>
      </w:del>
      <w:r w:rsidR="008619DE" w:rsidRPr="008619DE">
        <w:rPr>
          <w:rFonts w:ascii="Times New Roman" w:hAnsi="Times New Roman" w:cs="Times New Roman"/>
          <w:sz w:val="20"/>
          <w:szCs w:val="20"/>
        </w:rPr>
        <w:t xml:space="preserve"> interactions alone range from -2.65 to -0.07 Wm</w:t>
      </w:r>
      <w:r w:rsidR="008619DE" w:rsidRPr="00063756">
        <w:rPr>
          <w:rFonts w:ascii="Times New Roman" w:hAnsi="Times New Roman" w:cs="Times New Roman"/>
          <w:sz w:val="20"/>
          <w:szCs w:val="20"/>
          <w:vertAlign w:val="superscript"/>
        </w:rPr>
        <w:t>-2</w:t>
      </w:r>
      <w:r w:rsidR="008619DE" w:rsidRPr="008619DE">
        <w:rPr>
          <w:rFonts w:ascii="Times New Roman" w:hAnsi="Times New Roman" w:cs="Times New Roman"/>
          <w:sz w:val="20"/>
          <w:szCs w:val="20"/>
        </w:rPr>
        <w:t>, contrasting with</w:t>
      </w:r>
      <w:r w:rsidR="00063756">
        <w:rPr>
          <w:rFonts w:ascii="Times New Roman" w:hAnsi="Times New Roman" w:cs="Times New Roman"/>
          <w:sz w:val="20"/>
          <w:szCs w:val="20"/>
        </w:rPr>
        <w:t xml:space="preserve"> the more well-established</w:t>
      </w:r>
      <w:r w:rsidR="008619DE" w:rsidRPr="008619DE">
        <w:rPr>
          <w:rFonts w:ascii="Times New Roman" w:hAnsi="Times New Roman" w:cs="Times New Roman"/>
          <w:sz w:val="20"/>
          <w:szCs w:val="20"/>
        </w:rPr>
        <w:t xml:space="preserve"> CO</w:t>
      </w:r>
      <w:r w:rsidR="008619DE" w:rsidRPr="00063756">
        <w:rPr>
          <w:rFonts w:ascii="Times New Roman" w:hAnsi="Times New Roman" w:cs="Times New Roman"/>
          <w:sz w:val="20"/>
          <w:szCs w:val="20"/>
          <w:vertAlign w:val="subscript"/>
        </w:rPr>
        <w:t>2</w:t>
      </w:r>
      <w:r w:rsidR="008619DE" w:rsidRPr="008619DE">
        <w:rPr>
          <w:rFonts w:ascii="Times New Roman" w:hAnsi="Times New Roman" w:cs="Times New Roman"/>
          <w:sz w:val="20"/>
          <w:szCs w:val="20"/>
        </w:rPr>
        <w:t xml:space="preserve"> radiative forcing estimate of 1.83±0.18 Wm</w:t>
      </w:r>
      <w:r w:rsidR="008619DE" w:rsidRPr="00063756">
        <w:rPr>
          <w:rFonts w:ascii="Times New Roman" w:hAnsi="Times New Roman" w:cs="Times New Roman"/>
          <w:sz w:val="20"/>
          <w:szCs w:val="20"/>
          <w:vertAlign w:val="superscript"/>
        </w:rPr>
        <w:t>-2</w:t>
      </w:r>
      <w:r w:rsidR="008619DE">
        <w:rPr>
          <w:rFonts w:ascii="Times New Roman" w:hAnsi="Times New Roman" w:cs="Times New Roman"/>
          <w:sz w:val="20"/>
          <w:szCs w:val="20"/>
        </w:rPr>
        <w:t xml:space="preserve"> </w:t>
      </w:r>
      <w:r w:rsidR="008619DE">
        <w:rPr>
          <w:rFonts w:ascii="Times New Roman" w:hAnsi="Times New Roman" w:cs="Times New Roman"/>
          <w:sz w:val="20"/>
          <w:szCs w:val="20"/>
        </w:rPr>
        <w:fldChar w:fldCharType="begin"/>
      </w:r>
      <w:r w:rsidR="008619DE">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8619DE">
        <w:rPr>
          <w:rFonts w:ascii="Times New Roman" w:hAnsi="Times New Roman" w:cs="Times New Roman"/>
          <w:sz w:val="20"/>
          <w:szCs w:val="20"/>
        </w:rPr>
        <w:fldChar w:fldCharType="separate"/>
      </w:r>
      <w:r w:rsidR="008619DE" w:rsidRPr="008619DE">
        <w:rPr>
          <w:rFonts w:ascii="Times New Roman" w:hAnsi="Times New Roman" w:cs="Times New Roman"/>
          <w:sz w:val="20"/>
        </w:rPr>
        <w:t>(Etminan et al., 2016)</w:t>
      </w:r>
      <w:r w:rsidR="008619DE">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 as the respective impacts from primary sea spray</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(Fossum et al., 2018; Ovadnevaite et al., 2011b; Xu et al., 2021)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8619DE" w:rsidRPr="008619DE">
        <w:rPr>
          <w:rFonts w:ascii="Times New Roman" w:hAnsi="Times New Roman" w:cs="Times New Roman"/>
          <w:sz w:val="20"/>
          <w:szCs w:val="20"/>
        </w:rPr>
        <w:t>and secondary aerosols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(Mayer et al., 2020; Quinn et al., 2017)</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8619DE" w:rsidRPr="008619DE">
        <w:rPr>
          <w:rFonts w:ascii="Times New Roman" w:hAnsi="Times New Roman" w:cs="Times New Roman"/>
          <w:sz w:val="20"/>
          <w:szCs w:val="20"/>
        </w:rPr>
        <w:t>on cloud</w:t>
      </w:r>
      <w:r w:rsidR="00063756">
        <w:rPr>
          <w:rFonts w:ascii="Times New Roman" w:hAnsi="Times New Roman" w:cs="Times New Roman"/>
          <w:sz w:val="20"/>
          <w:szCs w:val="20"/>
        </w:rPr>
        <w:t>s</w:t>
      </w:r>
      <w:r w:rsidR="008619DE" w:rsidRPr="008619DE">
        <w:rPr>
          <w:rFonts w:ascii="Times New Roman" w:hAnsi="Times New Roman" w:cs="Times New Roman"/>
          <w:sz w:val="20"/>
          <w:szCs w:val="20"/>
        </w:rPr>
        <w:t xml:space="preserve"> formation</w:t>
      </w:r>
      <w:r w:rsidR="00A018B4">
        <w:rPr>
          <w:rFonts w:ascii="Times New Roman" w:hAnsi="Times New Roman" w:cs="Times New Roman"/>
          <w:sz w:val="20"/>
          <w:szCs w:val="20"/>
        </w:rPr>
        <w:t xml:space="preserve"> or </w:t>
      </w:r>
      <w:r w:rsidR="00B97BE7">
        <w:rPr>
          <w:rFonts w:ascii="Times New Roman" w:hAnsi="Times New Roman" w:cs="Times New Roman"/>
          <w:sz w:val="20"/>
          <w:szCs w:val="20"/>
        </w:rPr>
        <w:t xml:space="preserve">Atmosphere </w:t>
      </w:r>
      <w:r w:rsidR="00A018B4">
        <w:rPr>
          <w:rFonts w:ascii="Times New Roman" w:hAnsi="Times New Roman" w:cs="Times New Roman"/>
          <w:sz w:val="20"/>
          <w:szCs w:val="20"/>
        </w:rPr>
        <w:t xml:space="preserve">optical properties </w:t>
      </w:r>
      <w:r w:rsidR="00A018B4">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A795A">
        <w:rPr>
          <w:rFonts w:ascii="Times New Roman" w:hAnsi="Times New Roman" w:cs="Times New Roman" w:hint="eastAsia"/>
          <w:sz w:val="20"/>
          <w:szCs w:val="20"/>
        </w:rPr>
        <w:instrText>ical for modeling aerosol</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empirical model that predicts the real RI\n              n\n              of organic aerosol material from its widely measured oxygen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(O:C) and hydrogen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(H:C) elemental ratios. The model was based on the theoretical framework of Lorenz</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Lorentz equation and trained with\n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at 589 nm (\n              \n              ) of 160 pure compounds. The predictions can be expanded to predict\n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A795A">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A795A">
        <w:rPr>
          <w:rFonts w:ascii="Times New Roman" w:hAnsi="Times New Roman" w:cs="Times New Roman" w:hint="eastAsia"/>
          <w:sz w:val="20"/>
          <w:szCs w:val="20"/>
        </w:rPr>
        <w:instrText>ge fraction of sub</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val</w:instrText>
      </w:r>
      <w:r w:rsidR="003A795A">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A795A">
        <w:rPr>
          <w:rFonts w:ascii="Times New Roman" w:hAnsi="Times New Roman" w:cs="Times New Roman" w:hint="eastAsia"/>
          <w:sz w:val="20"/>
          <w:szCs w:val="20"/>
        </w:rPr>
        <w:instrText>s secondary organic aerosols\n                \n                \n                  The model predicts small variation in real RI at 589 nm for typical oxygen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and hydrogen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values of organic aerosols in the atmosphere","container-title"</w:instrText>
      </w:r>
      <w:r w:rsidR="003A795A">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A018B4">
        <w:rPr>
          <w:rFonts w:ascii="Times New Roman" w:hAnsi="Times New Roman" w:cs="Times New Roman"/>
          <w:sz w:val="20"/>
          <w:szCs w:val="20"/>
        </w:rPr>
        <w:fldChar w:fldCharType="separate"/>
      </w:r>
      <w:r w:rsidR="003A795A" w:rsidRPr="003A795A">
        <w:rPr>
          <w:rFonts w:ascii="Times New Roman" w:hAnsi="Times New Roman" w:cs="Times New Roman"/>
          <w:sz w:val="20"/>
        </w:rPr>
        <w:t>(Bian et al., 2019; Kahnert and Kanngießer, 2023; Li et al., 2023)</w:t>
      </w:r>
      <w:r w:rsidR="00A018B4">
        <w:rPr>
          <w:rFonts w:ascii="Times New Roman" w:hAnsi="Times New Roman" w:cs="Times New Roman"/>
          <w:sz w:val="20"/>
          <w:szCs w:val="20"/>
        </w:rPr>
        <w:fldChar w:fldCharType="end"/>
      </w:r>
      <w:r w:rsidR="008619DE" w:rsidRPr="008619DE">
        <w:rPr>
          <w:rFonts w:ascii="Times New Roman" w:hAnsi="Times New Roman" w:cs="Times New Roman"/>
          <w:sz w:val="20"/>
          <w:szCs w:val="20"/>
        </w:rPr>
        <w:t xml:space="preserve"> in pristine environments is still</w:t>
      </w:r>
      <w:r w:rsidR="008619DE">
        <w:rPr>
          <w:rFonts w:ascii="Times New Roman" w:hAnsi="Times New Roman" w:cs="Times New Roman"/>
          <w:sz w:val="20"/>
          <w:szCs w:val="20"/>
        </w:rPr>
        <w:t xml:space="preserve"> being</w:t>
      </w:r>
      <w:r w:rsidR="008619DE" w:rsidRPr="008619DE">
        <w:rPr>
          <w:rFonts w:ascii="Times New Roman" w:hAnsi="Times New Roman" w:cs="Times New Roman"/>
          <w:sz w:val="20"/>
          <w:szCs w:val="20"/>
        </w:rPr>
        <w:t xml:space="preserve"> debated.</w:t>
      </w:r>
    </w:p>
    <w:p w14:paraId="2261FDAC" w14:textId="2871E2CC" w:rsidR="0096090E" w:rsidRDefault="00E37302" w:rsidP="00F83836">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 xml:space="preserve">) </w:t>
      </w:r>
      <w:r w:rsidR="000B377A">
        <w:rPr>
          <w:rFonts w:ascii="Times New Roman" w:hAnsi="Times New Roman" w:cs="Times New Roman"/>
          <w:sz w:val="20"/>
          <w:szCs w:val="20"/>
        </w:rPr>
        <w:t>are</w:t>
      </w:r>
      <w:r w:rsidR="00D10EAE" w:rsidRPr="004758A9">
        <w:rPr>
          <w:rFonts w:ascii="Times New Roman" w:hAnsi="Times New Roman" w:cs="Times New Roman"/>
          <w:sz w:val="20"/>
          <w:szCs w:val="20"/>
        </w:rPr>
        <w:t xml:space="preserve"> </w:t>
      </w:r>
      <w:r w:rsidR="000B377A">
        <w:rPr>
          <w:rFonts w:ascii="Times New Roman" w:hAnsi="Times New Roman" w:cs="Times New Roman"/>
          <w:sz w:val="20"/>
          <w:szCs w:val="20"/>
        </w:rPr>
        <w:t xml:space="preserve">part of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pray aerosols, produced by </w:t>
      </w:r>
      <w:r w:rsidR="000B377A">
        <w:rPr>
          <w:rFonts w:ascii="Times New Roman" w:hAnsi="Times New Roman" w:cs="Times New Roman"/>
          <w:sz w:val="20"/>
          <w:szCs w:val="20"/>
        </w:rPr>
        <w:t>wave breaking</w:t>
      </w:r>
      <w:r w:rsidR="00474BA9" w:rsidRPr="004758A9">
        <w:rPr>
          <w:rFonts w:ascii="Times New Roman" w:hAnsi="Times New Roman" w:cs="Times New Roman"/>
          <w:sz w:val="20"/>
          <w:szCs w:val="20"/>
        </w:rPr>
        <w:t xml:space="preserve"> </w:t>
      </w:r>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r w:rsidR="00D10EAE" w:rsidRPr="004758A9">
        <w:rPr>
          <w:rFonts w:ascii="Times New Roman" w:hAnsi="Times New Roman" w:cs="Times New Roman"/>
          <w:sz w:val="20"/>
          <w:szCs w:val="20"/>
        </w:rPr>
        <w:t xml:space="preserve"> </w:t>
      </w:r>
      <w:r w:rsidR="000B377A">
        <w:rPr>
          <w:rFonts w:ascii="Times New Roman" w:hAnsi="Times New Roman" w:cs="Times New Roman"/>
          <w:sz w:val="20"/>
          <w:szCs w:val="20"/>
        </w:rPr>
        <w:t>and made of</w:t>
      </w:r>
      <w:r w:rsidR="00D10EAE" w:rsidRPr="004758A9">
        <w:rPr>
          <w:rFonts w:ascii="Times New Roman" w:hAnsi="Times New Roman" w:cs="Times New Roman"/>
          <w:sz w:val="20"/>
          <w:szCs w:val="20"/>
        </w:rPr>
        <w:t xml:space="preserve"> </w:t>
      </w:r>
      <w:r w:rsidR="002524B2" w:rsidRPr="004758A9">
        <w:rPr>
          <w:rFonts w:ascii="Times New Roman" w:hAnsi="Times New Roman" w:cs="Times New Roman"/>
          <w:sz w:val="20"/>
          <w:szCs w:val="20"/>
        </w:rPr>
        <w:t>biogenic</w:t>
      </w:r>
      <w:r w:rsidR="00D10EAE" w:rsidRPr="004758A9">
        <w:rPr>
          <w:rFonts w:ascii="Times New Roman" w:hAnsi="Times New Roman" w:cs="Times New Roman"/>
          <w:sz w:val="20"/>
          <w:szCs w:val="20"/>
        </w:rPr>
        <w:t xml:space="preserve"> organic </w:t>
      </w:r>
      <w:r w:rsidR="000B377A">
        <w:rPr>
          <w:rFonts w:ascii="Times New Roman" w:hAnsi="Times New Roman" w:cs="Times New Roman"/>
          <w:sz w:val="20"/>
          <w:szCs w:val="20"/>
        </w:rPr>
        <w:t>matter</w:t>
      </w:r>
      <w:r w:rsidR="000B377A"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numbers</w:t>
      </w:r>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419441F2"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r w:rsidR="00B97BE7">
        <w:rPr>
          <w:rFonts w:ascii="Times New Roman" w:hAnsi="Times New Roman" w:cs="Times New Roman"/>
          <w:sz w:val="20"/>
          <w:szCs w:val="20"/>
        </w:rPr>
        <w:t>C</w:t>
      </w:r>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r w:rsidR="00832ABA">
        <w:rPr>
          <w:rFonts w:ascii="Times New Roman" w:hAnsi="Times New Roman" w:cs="Times New Roman"/>
          <w:sz w:val="20"/>
          <w:szCs w:val="20"/>
        </w:rPr>
        <w:t>whereas diatoms increased by 0.1% 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1E284DD9" w14:textId="77777777" w:rsidR="00F35864" w:rsidRDefault="00D10EAE" w:rsidP="00B44CF3">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-to-particle 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and consequent 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w:t>
      </w:r>
      <w:proofErr w:type="spellStart"/>
      <w:r w:rsidR="00B44CF3" w:rsidRPr="004758A9">
        <w:rPr>
          <w:rFonts w:ascii="Times New Roman" w:hAnsi="Times New Roman" w:cs="Times New Roman"/>
          <w:sz w:val="20"/>
          <w:szCs w:val="20"/>
        </w:rPr>
        <w:t>biogels</w:t>
      </w:r>
      <w:proofErr w:type="spellEnd"/>
      <w:r w:rsidR="00B44CF3" w:rsidRPr="004758A9">
        <w:rPr>
          <w:rFonts w:ascii="Times New Roman" w:hAnsi="Times New Roman" w:cs="Times New Roman"/>
          <w:sz w:val="20"/>
          <w:szCs w:val="20"/>
        </w:rPr>
        <w:t xml:space="preserve">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23"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6DB887BC" w14:textId="77777777" w:rsidR="00061D40" w:rsidRDefault="00F35864" w:rsidP="00061D40">
      <w:pPr>
        <w:pBdr>
          <w:top w:val="nil"/>
          <w:left w:val="nil"/>
          <w:bottom w:val="nil"/>
          <w:right w:val="nil"/>
          <w:between w:val="nil"/>
        </w:pBdr>
        <w:spacing w:line="360" w:lineRule="auto"/>
        <w:rPr>
          <w:rFonts w:ascii="Times New Roman" w:hAnsi="Times New Roman" w:cs="Times New Roman"/>
          <w:sz w:val="20"/>
          <w:szCs w:val="20"/>
          <w:lang w:val="de-DE"/>
        </w:rPr>
      </w:pPr>
      <w:r w:rsidRPr="00F35864">
        <w:rPr>
          <w:rFonts w:ascii="Times New Roman" w:hAnsi="Times New Roman" w:cs="Times New Roman"/>
          <w:sz w:val="20"/>
          <w:szCs w:val="20"/>
        </w:rPr>
        <w:t>The present study focuses on source apportionment, with the aim to separate POA and SOA into their respective sources. Marine SOA sources notably include methane sulphonic acid which is primarily formed through the oxidation of dimethyl sulphide</w:t>
      </w:r>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Pr>
          <w:rFonts w:ascii="Cambria Math" w:hAnsi="Cambria Math" w:cs="Cambria Math"/>
          <w:sz w:val="20"/>
          <w:szCs w:val="20"/>
        </w:rPr>
        <w:instrText>∼</w:instrText>
      </w:r>
      <w:r>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Pr>
          <w:rFonts w:ascii="Times New Roman" w:hAnsi="Times New Roman" w:cs="Times New Roman"/>
          <w:sz w:val="20"/>
          <w:szCs w:val="20"/>
        </w:rPr>
        <w:fldChar w:fldCharType="separate"/>
      </w:r>
      <w:r w:rsidRPr="00F35864">
        <w:rPr>
          <w:rFonts w:ascii="Times New Roman" w:hAnsi="Times New Roman" w:cs="Times New Roman"/>
          <w:sz w:val="20"/>
        </w:rPr>
        <w:t>(Becagli et al., 2019; Hodshire et al., 2019; Mansour et al., 2024)</w:t>
      </w:r>
      <w:r>
        <w:rPr>
          <w:rFonts w:ascii="Times New Roman" w:hAnsi="Times New Roman" w:cs="Times New Roman"/>
          <w:sz w:val="20"/>
          <w:szCs w:val="20"/>
        </w:rPr>
        <w:fldChar w:fldCharType="end"/>
      </w:r>
      <w:r w:rsidR="00E81A36">
        <w:rPr>
          <w:rFonts w:ascii="Times New Roman" w:hAnsi="Times New Roman" w:cs="Times New Roman"/>
          <w:sz w:val="20"/>
          <w:szCs w:val="20"/>
        </w:rPr>
        <w:t>,</w:t>
      </w:r>
      <w:r w:rsidRPr="00F35864">
        <w:rPr>
          <w:rFonts w:ascii="Times New Roman" w:hAnsi="Times New Roman" w:cs="Times New Roman"/>
          <w:sz w:val="20"/>
          <w:szCs w:val="20"/>
        </w:rPr>
        <w:t xml:space="preserve"> and oxidised aerosols (i.e. carboxylic acids;</w:t>
      </w:r>
      <w:r>
        <w:rPr>
          <w:rFonts w:ascii="Times New Roman" w:hAnsi="Times New Roman" w:cs="Times New Roman"/>
          <w:sz w:val="20"/>
          <w:szCs w:val="20"/>
        </w:rPr>
        <w:fldChar w:fldCharType="begin"/>
      </w:r>
      <w:r w:rsidR="004F73FE">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Pr>
          <w:rFonts w:ascii="Times New Roman" w:hAnsi="Times New Roman" w:cs="Times New Roman"/>
          <w:sz w:val="20"/>
          <w:szCs w:val="20"/>
        </w:rPr>
        <w:fldChar w:fldCharType="separate"/>
      </w:r>
      <w:r>
        <w:rPr>
          <w:rFonts w:ascii="Times New Roman" w:hAnsi="Times New Roman" w:cs="Times New Roman"/>
          <w:sz w:val="20"/>
        </w:rPr>
        <w:t xml:space="preserve"> </w:t>
      </w:r>
      <w:r w:rsidRPr="00F35864">
        <w:rPr>
          <w:rFonts w:ascii="Times New Roman" w:hAnsi="Times New Roman" w:cs="Times New Roman"/>
          <w:sz w:val="20"/>
        </w:rPr>
        <w:t>Kawamura and Bikkina, 2016)</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F35864">
        <w:rPr>
          <w:rFonts w:ascii="Times New Roman" w:hAnsi="Times New Roman" w:cs="Times New Roman"/>
          <w:sz w:val="20"/>
          <w:szCs w:val="20"/>
        </w:rPr>
        <w:t>which are a complex mixture resulting from unsaturated fatty acids oxidation</w:t>
      </w:r>
      <w:r>
        <w:rPr>
          <w:rFonts w:ascii="Times New Roman" w:hAnsi="Times New Roman" w:cs="Times New Roman"/>
          <w:sz w:val="20"/>
          <w:szCs w:val="20"/>
        </w:rPr>
        <w:t xml:space="preserve"> found in very diverse locations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Pr>
          <w:rFonts w:ascii="Times New Roman" w:hAnsi="Times New Roman" w:cs="Times New Roman"/>
          <w:sz w:val="20"/>
          <w:szCs w:val="20"/>
        </w:rPr>
        <w:fldChar w:fldCharType="separate"/>
      </w:r>
      <w:r w:rsidRPr="00F35864">
        <w:rPr>
          <w:rFonts w:ascii="Times New Roman" w:hAnsi="Times New Roman" w:cs="Times New Roman"/>
          <w:sz w:val="20"/>
        </w:rPr>
        <w:t>(Crippa et al., 2013; Florou et al., 2024; Nøjgaard et al., 2022)</w:t>
      </w:r>
      <w:r>
        <w:rPr>
          <w:rFonts w:ascii="Times New Roman" w:hAnsi="Times New Roman" w:cs="Times New Roman"/>
          <w:sz w:val="20"/>
          <w:szCs w:val="20"/>
        </w:rPr>
        <w:fldChar w:fldCharType="end"/>
      </w:r>
      <w:r>
        <w:rPr>
          <w:rFonts w:ascii="Times New Roman" w:hAnsi="Times New Roman" w:cs="Times New Roman"/>
          <w:sz w:val="20"/>
          <w:szCs w:val="20"/>
        </w:rPr>
        <w:t>.</w:t>
      </w:r>
      <w:r w:rsidR="00214E02">
        <w:rPr>
          <w:rFonts w:ascii="Times New Roman" w:hAnsi="Times New Roman" w:cs="Times New Roman"/>
          <w:sz w:val="20"/>
          <w:szCs w:val="20"/>
        </w:rPr>
        <w:t xml:space="preserve"> </w:t>
      </w:r>
      <w:r w:rsidRPr="00F35864">
        <w:rPr>
          <w:rFonts w:ascii="Times New Roman" w:hAnsi="Times New Roman" w:cs="Times New Roman"/>
          <w:sz w:val="20"/>
          <w:szCs w:val="20"/>
        </w:rPr>
        <w:t>On the other hand, POA sources not only include sea spray but also potential anthropogenic influences like local biomass burning (</w:t>
      </w:r>
      <w:r w:rsidR="00214E02">
        <w:rPr>
          <w:rFonts w:ascii="Times New Roman" w:hAnsi="Times New Roman" w:cs="Times New Roman"/>
          <w:sz w:val="20"/>
          <w:szCs w:val="20"/>
        </w:rPr>
        <w:t xml:space="preserve">i.e. </w:t>
      </w:r>
      <w:r w:rsidRPr="00F35864">
        <w:rPr>
          <w:rFonts w:ascii="Times New Roman" w:hAnsi="Times New Roman" w:cs="Times New Roman"/>
          <w:sz w:val="20"/>
          <w:szCs w:val="20"/>
        </w:rPr>
        <w:t>wood</w:t>
      </w:r>
      <w:r w:rsidR="00214E02">
        <w:rPr>
          <w:rFonts w:ascii="Times New Roman" w:hAnsi="Times New Roman" w:cs="Times New Roman"/>
          <w:sz w:val="20"/>
          <w:szCs w:val="20"/>
        </w:rPr>
        <w:t xml:space="preserve">, </w:t>
      </w:r>
      <w:r w:rsidRPr="00F35864">
        <w:rPr>
          <w:rFonts w:ascii="Times New Roman" w:hAnsi="Times New Roman" w:cs="Times New Roman"/>
          <w:sz w:val="20"/>
          <w:szCs w:val="20"/>
        </w:rPr>
        <w:t>peat</w:t>
      </w:r>
      <w:r w:rsidR="00214E02">
        <w:rPr>
          <w:rFonts w:ascii="Times New Roman" w:hAnsi="Times New Roman" w:cs="Times New Roman"/>
          <w:sz w:val="20"/>
          <w:szCs w:val="20"/>
        </w:rPr>
        <w:t xml:space="preserve"> or charcoal</w:t>
      </w:r>
      <w:r w:rsidRPr="00F35864">
        <w:rPr>
          <w:rFonts w:ascii="Times New Roman" w:hAnsi="Times New Roman" w:cs="Times New Roman"/>
          <w:sz w:val="20"/>
          <w:szCs w:val="20"/>
        </w:rPr>
        <w:t>)</w:t>
      </w:r>
      <w:r w:rsidR="00214E02">
        <w:rPr>
          <w:rFonts w:ascii="Times New Roman" w:hAnsi="Times New Roman" w:cs="Times New Roman"/>
          <w:sz w:val="20"/>
          <w:szCs w:val="20"/>
        </w:rPr>
        <w:t xml:space="preserve"> </w:t>
      </w:r>
      <w:r w:rsidRPr="00F35864">
        <w:rPr>
          <w:rFonts w:ascii="Times New Roman" w:hAnsi="Times New Roman" w:cs="Times New Roman"/>
          <w:sz w:val="20"/>
          <w:szCs w:val="20"/>
        </w:rPr>
        <w:t>or</w:t>
      </w:r>
      <w:r w:rsidR="00214E02">
        <w:rPr>
          <w:rFonts w:ascii="Times New Roman" w:hAnsi="Times New Roman" w:cs="Times New Roman"/>
          <w:sz w:val="20"/>
          <w:szCs w:val="20"/>
        </w:rPr>
        <w:t xml:space="preserve"> long-range</w:t>
      </w:r>
      <w:r w:rsidRPr="00F35864">
        <w:rPr>
          <w:rFonts w:ascii="Times New Roman" w:hAnsi="Times New Roman" w:cs="Times New Roman"/>
          <w:sz w:val="20"/>
          <w:szCs w:val="20"/>
        </w:rPr>
        <w:t xml:space="preserve"> continental</w:t>
      </w:r>
      <w:r w:rsidR="00214E02">
        <w:rPr>
          <w:rFonts w:ascii="Times New Roman" w:hAnsi="Times New Roman" w:cs="Times New Roman"/>
          <w:sz w:val="20"/>
          <w:szCs w:val="20"/>
        </w:rPr>
        <w:t xml:space="preserve"> transport</w:t>
      </w:r>
      <w:r w:rsidR="00B97BE7">
        <w:rPr>
          <w:rFonts w:ascii="Times New Roman" w:hAnsi="Times New Roman" w:cs="Times New Roman"/>
          <w:sz w:val="20"/>
          <w:szCs w:val="20"/>
        </w:rPr>
        <w:t xml:space="preserve"> </w:t>
      </w:r>
      <w:r w:rsidR="00B97BE7">
        <w:rPr>
          <w:rFonts w:ascii="Times New Roman" w:hAnsi="Times New Roman" w:cs="Times New Roman"/>
          <w:sz w:val="20"/>
          <w:szCs w:val="20"/>
        </w:rPr>
        <w:fldChar w:fldCharType="begin"/>
      </w:r>
      <w:r w:rsidR="00B97BE7">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B97BE7">
        <w:rPr>
          <w:rFonts w:ascii="Cambria Math" w:hAnsi="Cambria Math" w:cs="Cambria Math"/>
          <w:sz w:val="20"/>
          <w:szCs w:val="20"/>
        </w:rPr>
        <w:instrText>∼</w:instrText>
      </w:r>
      <w:r w:rsidR="00B97BE7">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B97BE7" w:rsidRPr="00440F2D">
        <w:rPr>
          <w:rFonts w:ascii="Times New Roman" w:hAnsi="Times New Roman" w:cs="Times New Roman"/>
          <w:sz w:val="20"/>
          <w:szCs w:val="20"/>
          <w:lang w:val="de-D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B97BE7">
        <w:rPr>
          <w:rFonts w:ascii="Times New Roman" w:hAnsi="Times New Roman" w:cs="Times New Roman"/>
          <w:sz w:val="20"/>
          <w:szCs w:val="20"/>
        </w:rPr>
        <w:fldChar w:fldCharType="separate"/>
      </w:r>
      <w:r w:rsidR="00B97BE7" w:rsidRPr="00440F2D">
        <w:rPr>
          <w:rFonts w:ascii="Times New Roman" w:hAnsi="Times New Roman" w:cs="Times New Roman"/>
          <w:sz w:val="20"/>
          <w:lang w:val="de-DE"/>
        </w:rPr>
        <w:t>(Lin et al., 2019; O’Dowd et al., 2014; Xu et al., 2020)</w:t>
      </w:r>
      <w:r w:rsidR="00B97BE7">
        <w:rPr>
          <w:rFonts w:ascii="Times New Roman" w:hAnsi="Times New Roman" w:cs="Times New Roman"/>
          <w:sz w:val="20"/>
          <w:szCs w:val="20"/>
        </w:rPr>
        <w:fldChar w:fldCharType="end"/>
      </w:r>
      <w:r w:rsidR="00B97BE7" w:rsidRPr="00440F2D">
        <w:rPr>
          <w:rFonts w:ascii="Times New Roman" w:hAnsi="Times New Roman" w:cs="Times New Roman"/>
          <w:sz w:val="20"/>
          <w:szCs w:val="20"/>
          <w:lang w:val="de-DE"/>
        </w:rPr>
        <w:t>.</w:t>
      </w:r>
      <w:r w:rsidR="00440F2D" w:rsidRPr="00440F2D">
        <w:rPr>
          <w:rFonts w:ascii="Times New Roman" w:hAnsi="Times New Roman" w:cs="Times New Roman"/>
          <w:sz w:val="20"/>
          <w:szCs w:val="20"/>
          <w:lang w:val="de-DE"/>
        </w:rPr>
        <w:t xml:space="preserve"> </w:t>
      </w:r>
    </w:p>
    <w:p w14:paraId="55BB1060" w14:textId="068A0DDE" w:rsidR="00540AF4" w:rsidRPr="00F555EE" w:rsidRDefault="00540AF4" w:rsidP="00540AF4">
      <w:pPr>
        <w:pBdr>
          <w:top w:val="nil"/>
          <w:left w:val="nil"/>
          <w:bottom w:val="nil"/>
          <w:right w:val="nil"/>
          <w:between w:val="nil"/>
        </w:pBdr>
        <w:spacing w:line="360" w:lineRule="auto"/>
        <w:rPr>
          <w:ins w:id="24" w:author="CHEVASSUS, Emmanuel" w:date="2024-12-11T13:25:00Z" w16du:dateUtc="2024-12-11T13:25:00Z"/>
          <w:rFonts w:ascii="Times New Roman" w:hAnsi="Times New Roman" w:cs="Times New Roman"/>
          <w:sz w:val="20"/>
          <w:szCs w:val="20"/>
        </w:rPr>
      </w:pPr>
      <w:ins w:id="25" w:author="CHEVASSUS, Emmanuel" w:date="2024-12-11T13:25:00Z" w16du:dateUtc="2024-12-11T13:25:00Z">
        <w:r w:rsidRPr="00440F2D">
          <w:rPr>
            <w:rFonts w:ascii="Times New Roman" w:hAnsi="Times New Roman" w:cs="Times New Roman"/>
            <w:sz w:val="20"/>
            <w:szCs w:val="20"/>
            <w:lang w:val="en-IE"/>
          </w:rPr>
          <w:t>T</w:t>
        </w:r>
        <w:r>
          <w:rPr>
            <w:rFonts w:ascii="Times New Roman" w:hAnsi="Times New Roman" w:cs="Times New Roman"/>
            <w:sz w:val="20"/>
            <w:szCs w:val="20"/>
            <w:lang w:val="en-IE"/>
          </w:rPr>
          <w:t>h</w:t>
        </w:r>
      </w:ins>
      <w:ins w:id="26" w:author="Ovadnevaite, Jurgita" w:date="2024-12-11T18:56:00Z" w16du:dateUtc="2024-12-11T18:56:00Z">
        <w:r w:rsidR="003C67BD">
          <w:rPr>
            <w:rFonts w:ascii="Times New Roman" w:hAnsi="Times New Roman" w:cs="Times New Roman"/>
            <w:sz w:val="20"/>
            <w:szCs w:val="20"/>
            <w:lang w:val="en-IE"/>
          </w:rPr>
          <w:t>e</w:t>
        </w:r>
      </w:ins>
      <w:ins w:id="27" w:author="CHEVASSUS, Emmanuel" w:date="2024-12-11T13:25:00Z" w16du:dateUtc="2024-12-11T13:25:00Z">
        <w:del w:id="28" w:author="Ovadnevaite, Jurgita" w:date="2024-12-11T18:56:00Z" w16du:dateUtc="2024-12-11T18:56:00Z">
          <w:r w:rsidDel="003C67BD">
            <w:rPr>
              <w:rFonts w:ascii="Times New Roman" w:hAnsi="Times New Roman" w:cs="Times New Roman"/>
              <w:sz w:val="20"/>
              <w:szCs w:val="20"/>
              <w:lang w:val="en-IE"/>
            </w:rPr>
            <w:delText>is</w:delText>
          </w:r>
        </w:del>
        <w:r>
          <w:rPr>
            <w:rFonts w:ascii="Times New Roman" w:hAnsi="Times New Roman" w:cs="Times New Roman"/>
            <w:sz w:val="20"/>
            <w:szCs w:val="20"/>
            <w:lang w:val="en-IE"/>
          </w:rPr>
          <w:t xml:space="preserve"> source apportionment </w:t>
        </w:r>
      </w:ins>
      <w:ins w:id="29" w:author="Ovadnevaite, Jurgita" w:date="2024-12-11T18:56:00Z" w16du:dateUtc="2024-12-11T18:56:00Z">
        <w:r w:rsidR="003C67BD">
          <w:rPr>
            <w:rFonts w:ascii="Times New Roman" w:hAnsi="Times New Roman" w:cs="Times New Roman"/>
            <w:sz w:val="20"/>
            <w:szCs w:val="20"/>
            <w:lang w:val="en-IE"/>
          </w:rPr>
          <w:t>wa</w:t>
        </w:r>
      </w:ins>
      <w:ins w:id="30" w:author="CHEVASSUS, Emmanuel" w:date="2024-12-11T13:25:00Z" w16du:dateUtc="2024-12-11T13:25:00Z">
        <w:del w:id="31" w:author="Ovadnevaite, Jurgita" w:date="2024-12-11T18:56:00Z" w16du:dateUtc="2024-12-11T18:56:00Z">
          <w:r w:rsidDel="003C67BD">
            <w:rPr>
              <w:rFonts w:ascii="Times New Roman" w:hAnsi="Times New Roman" w:cs="Times New Roman"/>
              <w:sz w:val="20"/>
              <w:szCs w:val="20"/>
              <w:lang w:val="en-IE"/>
            </w:rPr>
            <w:delText>i</w:delText>
          </w:r>
        </w:del>
        <w:r>
          <w:rPr>
            <w:rFonts w:ascii="Times New Roman" w:hAnsi="Times New Roman" w:cs="Times New Roman"/>
            <w:sz w:val="20"/>
            <w:szCs w:val="20"/>
            <w:lang w:val="en-IE"/>
          </w:rPr>
          <w:t xml:space="preserve">s performed with the positive matrix factorisation (PMF) model which has been widely adopted for more than two decades now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Pr>
            <w:rFonts w:ascii="Times New Roman" w:hAnsi="Times New Roman" w:cs="Times New Roman"/>
            <w:sz w:val="20"/>
            <w:szCs w:val="20"/>
            <w:lang w:val="en-IE"/>
          </w:rPr>
          <w:fldChar w:fldCharType="separate"/>
        </w:r>
        <w:r w:rsidRPr="00061D40">
          <w:rPr>
            <w:rFonts w:ascii="Times New Roman" w:hAnsi="Times New Roman" w:cs="Times New Roman"/>
            <w:sz w:val="20"/>
          </w:rPr>
          <w:t>(Paatero, 1999; Paatero and Tapper, 1994)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Pr>
            <w:rFonts w:ascii="Times New Roman" w:hAnsi="Times New Roman" w:cs="Times New Roman"/>
            <w:sz w:val="20"/>
            <w:szCs w:val="20"/>
          </w:rPr>
          <w:t>and successfully used on a wide range of different instruments; HR-</w:t>
        </w:r>
        <w:proofErr w:type="spellStart"/>
        <w:r>
          <w:rPr>
            <w:rFonts w:ascii="Times New Roman" w:hAnsi="Times New Roman" w:cs="Times New Roman"/>
            <w:sz w:val="20"/>
            <w:szCs w:val="20"/>
          </w:rPr>
          <w:t>Tof</w:t>
        </w:r>
        <w:proofErr w:type="spellEnd"/>
        <w:r>
          <w:rPr>
            <w:rFonts w:ascii="Times New Roman" w:hAnsi="Times New Roman" w:cs="Times New Roman"/>
            <w:sz w:val="20"/>
            <w:szCs w:val="20"/>
          </w:rPr>
          <w:t xml:space="preserve">-AMS (e.g.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Aiken et al., 2008)</w:t>
        </w:r>
        <w:r>
          <w:rPr>
            <w:rFonts w:ascii="Times New Roman" w:hAnsi="Times New Roman" w:cs="Times New Roman"/>
            <w:sz w:val="20"/>
            <w:szCs w:val="20"/>
          </w:rPr>
          <w:fldChar w:fldCharType="end"/>
        </w:r>
        <w:r>
          <w:rPr>
            <w:rFonts w:ascii="Times New Roman" w:hAnsi="Times New Roman" w:cs="Times New Roman"/>
            <w:sz w:val="20"/>
            <w:szCs w:val="20"/>
          </w:rPr>
          <w:t xml:space="preserve">, ToF-ACSM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Fröhlich et al., 2015)</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PTR-MS</w:t>
        </w:r>
        <w:r>
          <w:rPr>
            <w:rFonts w:ascii="Times New Roman" w:hAnsi="Times New Roman" w:cs="Times New Roman"/>
            <w:sz w:val="20"/>
            <w:szCs w:val="20"/>
            <w:lang w:val="de-DE"/>
          </w:rPr>
          <w:t xml:space="preserve">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Slowik et al., 2010)</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xml:space="preserve">, EESI-ToF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Tong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offline filters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Pr>
            <w:rFonts w:ascii="Times New Roman" w:hAnsi="Times New Roman" w:cs="Times New Roman"/>
            <w:sz w:val="20"/>
            <w:szCs w:val="20"/>
          </w:rPr>
          <w:fldChar w:fldCharType="separate"/>
        </w:r>
        <w:r w:rsidRPr="00CF1622">
          <w:rPr>
            <w:rFonts w:ascii="Times New Roman" w:hAnsi="Times New Roman" w:cs="Times New Roman"/>
            <w:sz w:val="20"/>
          </w:rPr>
          <w:t>(</w:t>
        </w:r>
        <w:r>
          <w:rPr>
            <w:rFonts w:ascii="Times New Roman" w:hAnsi="Times New Roman" w:cs="Times New Roman"/>
            <w:sz w:val="20"/>
          </w:rPr>
          <w:t xml:space="preserve">e.g. </w:t>
        </w:r>
        <w:r w:rsidRPr="00CF1622">
          <w:rPr>
            <w:rFonts w:ascii="Times New Roman" w:hAnsi="Times New Roman" w:cs="Times New Roman"/>
            <w:sz w:val="20"/>
          </w:rPr>
          <w:t>Maykut et al., 2003)</w:t>
        </w:r>
        <w:r>
          <w:rPr>
            <w:rFonts w:ascii="Times New Roman" w:hAnsi="Times New Roman" w:cs="Times New Roman"/>
            <w:sz w:val="20"/>
            <w:szCs w:val="20"/>
          </w:rPr>
          <w:fldChar w:fldCharType="end"/>
        </w:r>
        <w:r>
          <w:rPr>
            <w:rFonts w:ascii="Times New Roman" w:hAnsi="Times New Roman" w:cs="Times New Roman"/>
            <w:sz w:val="20"/>
            <w:szCs w:val="20"/>
          </w:rPr>
          <w:t xml:space="preserve">, SMPS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Nursanto et al., 2023)</w:t>
        </w:r>
        <w:r>
          <w:rPr>
            <w:rFonts w:ascii="Times New Roman" w:hAnsi="Times New Roman" w:cs="Times New Roman"/>
            <w:sz w:val="20"/>
            <w:szCs w:val="20"/>
          </w:rPr>
          <w:fldChar w:fldCharType="end"/>
        </w:r>
        <w:r>
          <w:rPr>
            <w:rFonts w:ascii="Times New Roman" w:hAnsi="Times New Roman" w:cs="Times New Roman"/>
            <w:sz w:val="20"/>
            <w:szCs w:val="20"/>
          </w:rPr>
          <w:t xml:space="preserve"> as well as many other matrices-based measurements. Despite its versatility, the PMF approach has some limitations, </w:t>
        </w:r>
        <w:r>
          <w:rPr>
            <w:rFonts w:ascii="Times New Roman" w:hAnsi="Times New Roman" w:cs="Times New Roman"/>
            <w:sz w:val="20"/>
            <w:szCs w:val="20"/>
            <w:lang w:val="en-IE"/>
          </w:rPr>
          <w:t xml:space="preserve">namely PMF assumes that factor profiles remain constant over time which may oversimply the inherent true variability of ambient aerosols and error matrices must be carefully quantified which can be somewhat ambiguous depending on the instrument. </w:t>
        </w:r>
        <w:del w:id="32" w:author="Ovadnevaite, Jurgita" w:date="2024-12-11T18:57:00Z" w16du:dateUtc="2024-12-11T18:57:00Z">
          <w:r w:rsidDel="003C67BD">
            <w:rPr>
              <w:rFonts w:ascii="Times New Roman" w:hAnsi="Times New Roman" w:cs="Times New Roman"/>
              <w:sz w:val="20"/>
              <w:szCs w:val="20"/>
            </w:rPr>
            <w:delText>Briefly,</w:delText>
          </w:r>
          <w:r w:rsidRPr="004567C0" w:rsidDel="003C67BD">
            <w:rPr>
              <w:rFonts w:ascii="Times New Roman" w:hAnsi="Times New Roman" w:cs="Times New Roman"/>
              <w:sz w:val="20"/>
              <w:szCs w:val="20"/>
            </w:rPr>
            <w:delText xml:space="preserve"> PMF consists in deconvoluting an input </w:delText>
          </w:r>
          <w:r w:rsidDel="003C67BD">
            <w:rPr>
              <w:rFonts w:ascii="Times New Roman" w:hAnsi="Times New Roman" w:cs="Times New Roman"/>
              <w:sz w:val="20"/>
              <w:szCs w:val="20"/>
            </w:rPr>
            <w:delText xml:space="preserve">time series </w:delText>
          </w:r>
          <w:r w:rsidRPr="004567C0" w:rsidDel="003C67BD">
            <w:rPr>
              <w:rFonts w:ascii="Times New Roman" w:hAnsi="Times New Roman" w:cs="Times New Roman"/>
              <w:sz w:val="20"/>
              <w:szCs w:val="20"/>
            </w:rPr>
            <w:delText>data matrix</w:delText>
          </w:r>
          <w:r w:rsidDel="003C67BD">
            <w:rPr>
              <w:rFonts w:ascii="Times New Roman" w:hAnsi="Times New Roman" w:cs="Times New Roman"/>
              <w:sz w:val="20"/>
              <w:szCs w:val="20"/>
            </w:rPr>
            <w:delText xml:space="preserve"> of any measurements (along with its known error matrix) into a matrix of physically meaningful mass spectra factors, a corresponding time series matrix (with the same number of factors) and a model errors residuals matrix.  </w:delText>
          </w:r>
        </w:del>
      </w:ins>
    </w:p>
    <w:p w14:paraId="31A17030" w14:textId="2587CF6F" w:rsidR="004B7121" w:rsidRDefault="001B687E" w:rsidP="006D22EE">
      <w:pPr>
        <w:spacing w:line="360" w:lineRule="auto"/>
        <w:rPr>
          <w:rFonts w:ascii="Times New Roman" w:hAnsi="Times New Roman" w:cs="Times New Roman"/>
          <w:sz w:val="20"/>
          <w:szCs w:val="20"/>
        </w:rPr>
      </w:pPr>
      <w:r>
        <w:rPr>
          <w:rFonts w:ascii="Times New Roman" w:hAnsi="Times New Roman" w:cs="Times New Roman"/>
          <w:sz w:val="20"/>
          <w:szCs w:val="20"/>
        </w:rPr>
        <w:t xml:space="preserve">Finally, the effects from </w:t>
      </w:r>
      <w:r w:rsidR="005B38EB">
        <w:rPr>
          <w:rFonts w:ascii="Times New Roman" w:hAnsi="Times New Roman" w:cs="Times New Roman"/>
          <w:sz w:val="20"/>
          <w:szCs w:val="20"/>
        </w:rPr>
        <w:t>Oceans´</w:t>
      </w:r>
      <w:r w:rsidR="00717EAE" w:rsidRPr="004758A9">
        <w:rPr>
          <w:rFonts w:ascii="Times New Roman" w:hAnsi="Times New Roman" w:cs="Times New Roman"/>
          <w:sz w:val="20"/>
          <w:szCs w:val="20"/>
        </w:rPr>
        <w:t xml:space="preserve"> biology </w:t>
      </w:r>
      <w:r w:rsidR="005B38EB">
        <w:rPr>
          <w:rFonts w:ascii="Times New Roman" w:hAnsi="Times New Roman" w:cs="Times New Roman"/>
          <w:sz w:val="20"/>
          <w:szCs w:val="20"/>
        </w:rPr>
        <w:t>being</w:t>
      </w:r>
      <w:r w:rsidRPr="004758A9">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currently unaccounted for in </w:t>
      </w:r>
      <w:r w:rsidR="00214E02">
        <w:rPr>
          <w:rFonts w:ascii="Times New Roman" w:hAnsi="Times New Roman" w:cs="Times New Roman"/>
          <w:sz w:val="20"/>
          <w:szCs w:val="20"/>
        </w:rPr>
        <w:t>C</w:t>
      </w:r>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r>
        <w:rPr>
          <w:rFonts w:ascii="Times New Roman" w:hAnsi="Times New Roman" w:cs="Times New Roman"/>
          <w:sz w:val="20"/>
          <w:szCs w:val="20"/>
        </w:rPr>
        <w:t xml:space="preserve">, </w:t>
      </w:r>
      <w:r w:rsidR="00623202" w:rsidRPr="004758A9">
        <w:rPr>
          <w:rFonts w:ascii="Times New Roman" w:hAnsi="Times New Roman" w:cs="Times New Roman"/>
          <w:sz w:val="20"/>
          <w:szCs w:val="20"/>
        </w:rPr>
        <w:t>this study</w:t>
      </w:r>
      <w:r w:rsidR="004818A5" w:rsidRPr="004758A9">
        <w:rPr>
          <w:rFonts w:ascii="Times New Roman" w:hAnsi="Times New Roman" w:cs="Times New Roman"/>
          <w:sz w:val="20"/>
          <w:szCs w:val="20"/>
        </w:rPr>
        <w:t xml:space="preserve"> seeks to </w:t>
      </w:r>
      <w:r>
        <w:rPr>
          <w:rFonts w:ascii="Times New Roman" w:hAnsi="Times New Roman" w:cs="Times New Roman"/>
          <w:sz w:val="20"/>
          <w:szCs w:val="20"/>
        </w:rPr>
        <w:t>relate different aerosol sources and geographical regions to</w:t>
      </w:r>
      <w:r w:rsidRPr="004758A9">
        <w:rPr>
          <w:rFonts w:ascii="Times New Roman" w:hAnsi="Times New Roman" w:cs="Times New Roman"/>
          <w:sz w:val="20"/>
          <w:szCs w:val="20"/>
        </w:rPr>
        <w:t xml:space="preserve"> </w:t>
      </w:r>
      <w:r w:rsidR="004818A5" w:rsidRPr="004758A9">
        <w:rPr>
          <w:rFonts w:ascii="Times New Roman" w:hAnsi="Times New Roman" w:cs="Times New Roman"/>
          <w:sz w:val="20"/>
          <w:szCs w:val="20"/>
        </w:rPr>
        <w:t xml:space="preserve">phytoplankton </w:t>
      </w:r>
      <w:r w:rsidR="003D43BB" w:rsidRPr="004758A9">
        <w:rPr>
          <w:rFonts w:ascii="Times New Roman" w:hAnsi="Times New Roman" w:cs="Times New Roman"/>
          <w:sz w:val="20"/>
          <w:szCs w:val="20"/>
        </w:rPr>
        <w:t>taxonomic group</w:t>
      </w:r>
      <w:r w:rsidR="00717EAE" w:rsidRPr="004758A9">
        <w:rPr>
          <w:rFonts w:ascii="Times New Roman" w:hAnsi="Times New Roman" w:cs="Times New Roman"/>
          <w:sz w:val="20"/>
          <w:szCs w:val="20"/>
        </w:rPr>
        <w:t xml:space="preserve"> simulations</w:t>
      </w:r>
      <w:r w:rsidR="003D43BB" w:rsidRPr="004758A9">
        <w:rPr>
          <w:rFonts w:ascii="Times New Roman" w:hAnsi="Times New Roman" w:cs="Times New Roman"/>
          <w:sz w:val="20"/>
          <w:szCs w:val="20"/>
        </w:rPr>
        <w:t xml:space="preserve"> </w:t>
      </w:r>
      <w:r w:rsidR="003D43BB"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Pr>
          <w:rFonts w:ascii="Times New Roman" w:hAnsi="Times New Roman" w:cs="Times New Roman"/>
          <w:sz w:val="20"/>
          <w:szCs w:val="20"/>
        </w:rPr>
        <w:fldChar w:fldCharType="separate"/>
      </w:r>
      <w:r w:rsidR="003D43BB" w:rsidRPr="004758A9">
        <w:rPr>
          <w:rFonts w:ascii="Times New Roman" w:hAnsi="Times New Roman" w:cs="Times New Roman"/>
          <w:sz w:val="20"/>
        </w:rPr>
        <w:t>(Rousseaux</w:t>
      </w:r>
      <w:r w:rsidR="00127235" w:rsidRPr="004758A9">
        <w:rPr>
          <w:rFonts w:ascii="Times New Roman" w:hAnsi="Times New Roman" w:cs="Times New Roman"/>
          <w:sz w:val="20"/>
        </w:rPr>
        <w:t xml:space="preserve"> </w:t>
      </w:r>
      <w:r w:rsidR="00485B74" w:rsidRPr="004758A9">
        <w:rPr>
          <w:rFonts w:ascii="Times New Roman" w:hAnsi="Times New Roman" w:cs="Times New Roman"/>
          <w:i/>
          <w:iCs/>
          <w:sz w:val="20"/>
        </w:rPr>
        <w:t>et al</w:t>
      </w:r>
      <w:r w:rsidR="00127235" w:rsidRPr="004758A9">
        <w:rPr>
          <w:rFonts w:ascii="Times New Roman" w:hAnsi="Times New Roman" w:cs="Times New Roman"/>
          <w:i/>
          <w:iCs/>
          <w:sz w:val="20"/>
        </w:rPr>
        <w:t>.</w:t>
      </w:r>
      <w:r w:rsidR="00127235" w:rsidRPr="004758A9">
        <w:rPr>
          <w:rFonts w:ascii="Times New Roman" w:hAnsi="Times New Roman" w:cs="Times New Roman"/>
          <w:sz w:val="20"/>
        </w:rPr>
        <w:t xml:space="preserve"> </w:t>
      </w:r>
      <w:r w:rsidR="003D43BB" w:rsidRPr="004758A9">
        <w:rPr>
          <w:rFonts w:ascii="Times New Roman" w:hAnsi="Times New Roman" w:cs="Times New Roman"/>
          <w:sz w:val="20"/>
        </w:rPr>
        <w:t>2013)</w:t>
      </w:r>
      <w:r w:rsidR="003D43BB" w:rsidRPr="004758A9">
        <w:rPr>
          <w:rFonts w:ascii="Times New Roman" w:hAnsi="Times New Roman" w:cs="Times New Roman"/>
          <w:sz w:val="20"/>
          <w:szCs w:val="20"/>
        </w:rPr>
        <w:fldChar w:fldCharType="end"/>
      </w:r>
      <w:r w:rsidR="00717EAE" w:rsidRPr="004758A9">
        <w:rPr>
          <w:rFonts w:ascii="Times New Roman" w:hAnsi="Times New Roman" w:cs="Times New Roman"/>
          <w:sz w:val="20"/>
          <w:szCs w:val="20"/>
        </w:rPr>
        <w:t xml:space="preserve">. This multi-faceted approach allows to place 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 xml:space="preserve">tmosphere interactions and </w:t>
      </w:r>
      <w:r w:rsidR="006D22EE" w:rsidRPr="004758A9">
        <w:rPr>
          <w:rFonts w:ascii="Times New Roman" w:hAnsi="Times New Roman" w:cs="Times New Roman"/>
          <w:sz w:val="20"/>
          <w:szCs w:val="20"/>
        </w:rPr>
        <w:t>explore</w:t>
      </w:r>
      <w:r w:rsidR="00717EAE" w:rsidRPr="004758A9">
        <w:rPr>
          <w:rFonts w:ascii="Times New Roman" w:hAnsi="Times New Roman" w:cs="Times New Roman"/>
          <w:sz w:val="20"/>
          <w:szCs w:val="20"/>
        </w:rPr>
        <w:t xml:space="preserve"> 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loading over the North Atlantic region.</w:t>
      </w:r>
      <w:bookmarkEnd w:id="23"/>
    </w:p>
    <w:p w14:paraId="33220FE5" w14:textId="77777777" w:rsidR="00F555EE" w:rsidRDefault="00F555EE" w:rsidP="006D22EE">
      <w:pPr>
        <w:spacing w:line="360" w:lineRule="auto"/>
        <w:rPr>
          <w:rFonts w:ascii="Times New Roman" w:hAnsi="Times New Roman" w:cs="Times New Roman"/>
          <w:sz w:val="20"/>
          <w:szCs w:val="20"/>
        </w:rPr>
      </w:pPr>
    </w:p>
    <w:p w14:paraId="46AF453B" w14:textId="77777777" w:rsidR="00F555EE" w:rsidRPr="004758A9" w:rsidRDefault="00F555EE" w:rsidP="006D22EE">
      <w:pPr>
        <w:spacing w:line="360" w:lineRule="auto"/>
        <w:rPr>
          <w:rFonts w:ascii="Times New Roman" w:hAnsi="Times New Roman" w:cs="Times New Roman"/>
        </w:rPr>
      </w:pPr>
    </w:p>
    <w:bookmarkEnd w:id="20"/>
    <w:p w14:paraId="1D1A6BAA" w14:textId="4463ECC0"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7383CF09"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ocean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33"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33"/>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017CE9ED" w:rsidR="002C61DC" w:rsidRPr="004758A9" w:rsidRDefault="002C61DC" w:rsidP="00F04955">
      <w:pPr>
        <w:spacing w:line="360" w:lineRule="auto"/>
        <w:rPr>
          <w:rFonts w:ascii="Times New Roman" w:hAnsi="Times New Roman" w:cs="Times New Roman"/>
          <w:sz w:val="20"/>
          <w:szCs w:val="20"/>
        </w:rPr>
      </w:pPr>
      <w:del w:id="34" w:author="Ovadnevaite, Jurgita" w:date="2024-12-11T19:03:00Z" w16du:dateUtc="2024-12-11T19:03:00Z">
        <w:r w:rsidRPr="004758A9" w:rsidDel="003C67BD">
          <w:rPr>
            <w:rFonts w:ascii="Times New Roman" w:hAnsi="Times New Roman" w:cs="Times New Roman"/>
            <w:sz w:val="20"/>
            <w:szCs w:val="20"/>
          </w:rPr>
          <w:delText>Ambient submicron</w:delText>
        </w:r>
        <w:r w:rsidR="004E4AAC" w:rsidRPr="004758A9" w:rsidDel="003C67BD">
          <w:rPr>
            <w:rFonts w:ascii="Times New Roman" w:hAnsi="Times New Roman" w:cs="Times New Roman"/>
            <w:sz w:val="20"/>
            <w:szCs w:val="20"/>
          </w:rPr>
          <w:delText xml:space="preserve"> non-refractory</w:delText>
        </w:r>
        <w:r w:rsidRPr="004758A9" w:rsidDel="003C67BD">
          <w:rPr>
            <w:rFonts w:ascii="Times New Roman" w:hAnsi="Times New Roman" w:cs="Times New Roman"/>
            <w:sz w:val="20"/>
            <w:szCs w:val="20"/>
          </w:rPr>
          <w:delText xml:space="preserve"> aerosol major </w:delText>
        </w:r>
        <w:r w:rsidR="00550FF9" w:rsidRPr="004758A9" w:rsidDel="003C67BD">
          <w:rPr>
            <w:rFonts w:ascii="Times New Roman" w:hAnsi="Times New Roman" w:cs="Times New Roman"/>
            <w:sz w:val="20"/>
            <w:szCs w:val="20"/>
          </w:rPr>
          <w:delText>species</w:delText>
        </w:r>
      </w:del>
      <w:ins w:id="35" w:author="Ovadnevaite, Jurgita" w:date="2024-12-11T19:03:00Z" w16du:dateUtc="2024-12-11T19:03:00Z">
        <w:r w:rsidR="003C67BD">
          <w:rPr>
            <w:rFonts w:ascii="Times New Roman" w:hAnsi="Times New Roman" w:cs="Times New Roman"/>
            <w:sz w:val="20"/>
            <w:szCs w:val="20"/>
          </w:rPr>
          <w:t>A</w:t>
        </w:r>
      </w:ins>
      <w:ins w:id="36" w:author="Ovadnevaite, Jurgita" w:date="2024-12-11T19:04:00Z" w16du:dateUtc="2024-12-11T19:04:00Z">
        <w:r w:rsidR="003C67BD">
          <w:rPr>
            <w:rFonts w:ascii="Times New Roman" w:hAnsi="Times New Roman" w:cs="Times New Roman"/>
            <w:sz w:val="20"/>
            <w:szCs w:val="20"/>
          </w:rPr>
          <w:t>erosol chemical composition</w:t>
        </w:r>
      </w:ins>
      <w:r w:rsidR="00847BB3">
        <w:rPr>
          <w:rFonts w:ascii="Times New Roman" w:hAnsi="Times New Roman" w:cs="Times New Roman"/>
          <w:sz w:val="20"/>
          <w:szCs w:val="20"/>
        </w:rPr>
        <w:t xml:space="preserve"> </w:t>
      </w:r>
      <w:ins w:id="37" w:author="CHEVASSUS, Emmanuel" w:date="2024-12-11T13:31:00Z" w16du:dateUtc="2024-12-11T13:31:00Z">
        <w:del w:id="38" w:author="Ovadnevaite, Jurgita" w:date="2024-12-11T19:02:00Z" w16du:dateUtc="2024-12-11T19:02:00Z">
          <w:r w:rsidR="00C955C9" w:rsidDel="003C67BD">
            <w:rPr>
              <w:rFonts w:ascii="Times New Roman" w:hAnsi="Times New Roman" w:cs="Times New Roman"/>
              <w:sz w:val="20"/>
              <w:szCs w:val="20"/>
            </w:rPr>
            <w:delText xml:space="preserve">in the aerodynamic vacuum size range of 35 nm to 1.5 </w:delText>
          </w:r>
          <w:r w:rsidR="00C955C9" w:rsidRPr="00847BB3" w:rsidDel="003C67BD">
            <w:rPr>
              <w:rFonts w:ascii="Times New Roman" w:hAnsi="Times New Roman" w:cs="Times New Roman"/>
              <w:sz w:val="20"/>
              <w:szCs w:val="20"/>
            </w:rPr>
            <w:delText>μ</w:delText>
          </w:r>
          <w:r w:rsidR="00C955C9" w:rsidDel="003C67BD">
            <w:rPr>
              <w:rFonts w:ascii="Times New Roman" w:hAnsi="Times New Roman" w:cs="Times New Roman"/>
              <w:sz w:val="20"/>
              <w:szCs w:val="20"/>
            </w:rPr>
            <w:delText xml:space="preserve">m </w:delText>
          </w:r>
          <w:r w:rsidR="00C955C9" w:rsidDel="003C67BD">
            <w:rPr>
              <w:rFonts w:ascii="Times New Roman" w:hAnsi="Times New Roman" w:cs="Times New Roman"/>
              <w:sz w:val="20"/>
              <w:szCs w:val="20"/>
            </w:rPr>
            <w:fldChar w:fldCharType="begin"/>
          </w:r>
          <w:r w:rsidR="00C955C9" w:rsidDel="003C67BD">
            <w:rPr>
              <w:rFonts w:ascii="Times New Roman" w:hAnsi="Times New Roman" w:cs="Times New Roman"/>
              <w:sz w:val="20"/>
              <w:szCs w:val="20"/>
            </w:rPr>
            <w:del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delInstrText>
          </w:r>
          <w:r w:rsidR="00C955C9" w:rsidDel="003C67BD">
            <w:rPr>
              <w:rFonts w:ascii="Times New Roman" w:hAnsi="Times New Roman" w:cs="Times New Roman"/>
              <w:sz w:val="20"/>
              <w:szCs w:val="20"/>
            </w:rPr>
            <w:fldChar w:fldCharType="separate"/>
          </w:r>
          <w:r w:rsidR="00C955C9" w:rsidRPr="00847BB3" w:rsidDel="003C67BD">
            <w:rPr>
              <w:rFonts w:ascii="Times New Roman" w:hAnsi="Times New Roman" w:cs="Times New Roman"/>
              <w:sz w:val="20"/>
            </w:rPr>
            <w:delText>(DeCarlo et al., 2006)</w:delText>
          </w:r>
          <w:r w:rsidR="00C955C9" w:rsidDel="003C67BD">
            <w:rPr>
              <w:rFonts w:ascii="Times New Roman" w:hAnsi="Times New Roman" w:cs="Times New Roman"/>
              <w:sz w:val="20"/>
              <w:szCs w:val="20"/>
            </w:rPr>
            <w:fldChar w:fldCharType="end"/>
          </w:r>
          <w:r w:rsidR="00C955C9" w:rsidDel="003C67BD">
            <w:rPr>
              <w:rFonts w:ascii="Times New Roman" w:hAnsi="Times New Roman" w:cs="Times New Roman"/>
              <w:sz w:val="20"/>
              <w:szCs w:val="20"/>
            </w:rPr>
            <w:delText xml:space="preserve"> </w:delText>
          </w:r>
        </w:del>
      </w:ins>
      <w:r w:rsidR="00550FF9" w:rsidRPr="004758A9">
        <w:rPr>
          <w:rFonts w:ascii="Times New Roman" w:hAnsi="Times New Roman" w:cs="Times New Roman"/>
          <w:sz w:val="20"/>
          <w:szCs w:val="20"/>
        </w:rPr>
        <w:t>w</w:t>
      </w:r>
      <w:ins w:id="39" w:author="Ovadnevaite, Jurgita" w:date="2024-12-11T19:04:00Z" w16du:dateUtc="2024-12-11T19:04:00Z">
        <w:r w:rsidR="003C67BD">
          <w:rPr>
            <w:rFonts w:ascii="Times New Roman" w:hAnsi="Times New Roman" w:cs="Times New Roman"/>
            <w:sz w:val="20"/>
            <w:szCs w:val="20"/>
          </w:rPr>
          <w:t>as</w:t>
        </w:r>
      </w:ins>
      <w:del w:id="40" w:author="Ovadnevaite, Jurgita" w:date="2024-12-11T19:04:00Z" w16du:dateUtc="2024-12-11T19:04:00Z">
        <w:r w:rsidR="00550FF9" w:rsidRPr="004758A9" w:rsidDel="003C67BD">
          <w:rPr>
            <w:rFonts w:ascii="Times New Roman" w:hAnsi="Times New Roman" w:cs="Times New Roman"/>
            <w:sz w:val="20"/>
            <w:szCs w:val="20"/>
          </w:rPr>
          <w:delText>ere</w:delText>
        </w:r>
      </w:del>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Pr="004758A9">
        <w:rPr>
          <w:rFonts w:ascii="Times New Roman" w:hAnsi="Times New Roman" w:cs="Times New Roman"/>
          <w:sz w:val="20"/>
          <w:szCs w:val="20"/>
        </w:rPr>
        <w:t xml:space="preserve">. </w:t>
      </w:r>
      <w:ins w:id="41" w:author="Ovadnevaite, Jurgita" w:date="2024-12-11T19:04:00Z" w16du:dateUtc="2024-12-11T19:04:00Z">
        <w:r w:rsidR="003C67BD">
          <w:rPr>
            <w:rFonts w:ascii="Times New Roman" w:hAnsi="Times New Roman" w:cs="Times New Roman"/>
            <w:sz w:val="20"/>
            <w:szCs w:val="20"/>
          </w:rPr>
          <w:t xml:space="preserve">HR-ToF-AMS </w:t>
        </w:r>
      </w:ins>
      <w:ins w:id="42" w:author="Ovadnevaite, Jurgita" w:date="2024-12-11T19:06:00Z" w16du:dateUtc="2024-12-11T19:06:00Z">
        <w:r w:rsidR="00BF1F8B">
          <w:rPr>
            <w:rFonts w:ascii="Times New Roman" w:hAnsi="Times New Roman" w:cs="Times New Roman"/>
            <w:sz w:val="20"/>
            <w:szCs w:val="20"/>
          </w:rPr>
          <w:t xml:space="preserve">sampling </w:t>
        </w:r>
      </w:ins>
      <w:ins w:id="43" w:author="Ovadnevaite, Jurgita" w:date="2024-12-11T19:04:00Z" w16du:dateUtc="2024-12-11T19:04:00Z">
        <w:r w:rsidR="003C67BD">
          <w:rPr>
            <w:rFonts w:ascii="Times New Roman" w:hAnsi="Times New Roman" w:cs="Times New Roman"/>
            <w:sz w:val="20"/>
            <w:szCs w:val="20"/>
          </w:rPr>
          <w:t xml:space="preserve">covers </w:t>
        </w:r>
        <w:r w:rsidR="003C67BD">
          <w:rPr>
            <w:rFonts w:ascii="Times New Roman" w:hAnsi="Times New Roman" w:cs="Times New Roman"/>
            <w:sz w:val="20"/>
            <w:szCs w:val="20"/>
          </w:rPr>
          <w:t xml:space="preserve">vacuum aerodynamic size range of 35 nm to ~1.5 </w:t>
        </w:r>
        <w:proofErr w:type="spellStart"/>
        <w:r w:rsidR="003C67BD" w:rsidRPr="00847BB3">
          <w:rPr>
            <w:rFonts w:ascii="Times New Roman" w:hAnsi="Times New Roman" w:cs="Times New Roman"/>
            <w:sz w:val="20"/>
            <w:szCs w:val="20"/>
          </w:rPr>
          <w:t>μ</w:t>
        </w:r>
        <w:r w:rsidR="003C67BD">
          <w:rPr>
            <w:rFonts w:ascii="Times New Roman" w:hAnsi="Times New Roman" w:cs="Times New Roman"/>
            <w:sz w:val="20"/>
            <w:szCs w:val="20"/>
          </w:rPr>
          <w:t>m</w:t>
        </w:r>
        <w:proofErr w:type="spellEnd"/>
        <w:r w:rsidR="003C67BD">
          <w:rPr>
            <w:rFonts w:ascii="Times New Roman" w:hAnsi="Times New Roman" w:cs="Times New Roman"/>
            <w:sz w:val="20"/>
            <w:szCs w:val="20"/>
          </w:rPr>
          <w:t>, roughly corresponding to PM1</w:t>
        </w:r>
      </w:ins>
      <w:ins w:id="44" w:author="Ovadnevaite, Jurgita" w:date="2024-12-11T19:05:00Z" w16du:dateUtc="2024-12-11T19:05:00Z">
        <w:r w:rsidR="003C67BD">
          <w:rPr>
            <w:rFonts w:ascii="Times New Roman" w:hAnsi="Times New Roman" w:cs="Times New Roman"/>
            <w:sz w:val="20"/>
            <w:szCs w:val="20"/>
          </w:rPr>
          <w:t xml:space="preserve"> ma</w:t>
        </w:r>
      </w:ins>
      <w:ins w:id="45" w:author="Ovadnevaite, Jurgita" w:date="2024-12-11T19:06:00Z" w16du:dateUtc="2024-12-11T19:06:00Z">
        <w:r w:rsidR="003C67BD">
          <w:rPr>
            <w:rFonts w:ascii="Times New Roman" w:hAnsi="Times New Roman" w:cs="Times New Roman"/>
            <w:sz w:val="20"/>
            <w:szCs w:val="20"/>
          </w:rPr>
          <w:t>ss (</w:t>
        </w:r>
        <w:r w:rsidR="00BF1F8B">
          <w:rPr>
            <w:rFonts w:ascii="Times New Roman" w:hAnsi="Times New Roman" w:cs="Times New Roman"/>
            <w:sz w:val="20"/>
            <w:szCs w:val="20"/>
          </w:rPr>
          <w:t>PM mass for particles below 1</w:t>
        </w:r>
      </w:ins>
      <w:ins w:id="46" w:author="Ovadnevaite, Jurgita" w:date="2024-12-11T19:04:00Z" w16du:dateUtc="2024-12-11T19:04:00Z">
        <w:r w:rsidR="003C67BD">
          <w:rPr>
            <w:rFonts w:ascii="Times New Roman" w:hAnsi="Times New Roman" w:cs="Times New Roman"/>
            <w:sz w:val="20"/>
            <w:szCs w:val="20"/>
          </w:rPr>
          <w:t xml:space="preserve"> </w:t>
        </w:r>
      </w:ins>
      <w:proofErr w:type="spellStart"/>
      <w:ins w:id="47" w:author="Ovadnevaite, Jurgita" w:date="2024-12-11T19:06:00Z" w16du:dateUtc="2024-12-11T19:06:00Z">
        <w:r w:rsidR="00BF1F8B" w:rsidRPr="00847BB3">
          <w:rPr>
            <w:rFonts w:ascii="Times New Roman" w:hAnsi="Times New Roman" w:cs="Times New Roman"/>
            <w:sz w:val="20"/>
            <w:szCs w:val="20"/>
          </w:rPr>
          <w:t>μ</w:t>
        </w:r>
        <w:r w:rsidR="00BF1F8B">
          <w:rPr>
            <w:rFonts w:ascii="Times New Roman" w:hAnsi="Times New Roman" w:cs="Times New Roman"/>
            <w:sz w:val="20"/>
            <w:szCs w:val="20"/>
          </w:rPr>
          <w:t>m</w:t>
        </w:r>
        <w:proofErr w:type="spellEnd"/>
        <w:r w:rsidR="00BF1F8B">
          <w:rPr>
            <w:rFonts w:ascii="Times New Roman" w:hAnsi="Times New Roman" w:cs="Times New Roman"/>
            <w:sz w:val="20"/>
            <w:szCs w:val="20"/>
          </w:rPr>
          <w:t xml:space="preserve">) </w:t>
        </w:r>
      </w:ins>
      <w:ins w:id="48" w:author="Ovadnevaite, Jurgita" w:date="2024-12-11T19:04:00Z" w16du:dateUtc="2024-12-11T19:04:00Z">
        <w:r w:rsidR="003C67BD">
          <w:rPr>
            <w:rFonts w:ascii="Times New Roman" w:hAnsi="Times New Roman" w:cs="Times New Roman"/>
            <w:sz w:val="20"/>
            <w:szCs w:val="20"/>
          </w:rPr>
          <w:fldChar w:fldCharType="begin"/>
        </w:r>
        <w:r w:rsidR="003C67BD">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3C67BD">
          <w:rPr>
            <w:rFonts w:ascii="Times New Roman" w:hAnsi="Times New Roman" w:cs="Times New Roman"/>
            <w:sz w:val="20"/>
            <w:szCs w:val="20"/>
          </w:rPr>
          <w:fldChar w:fldCharType="separate"/>
        </w:r>
        <w:r w:rsidR="003C67BD" w:rsidRPr="00847BB3">
          <w:rPr>
            <w:rFonts w:ascii="Times New Roman" w:hAnsi="Times New Roman" w:cs="Times New Roman"/>
            <w:sz w:val="20"/>
          </w:rPr>
          <w:t>(DeCarlo et al., 2006)</w:t>
        </w:r>
        <w:r w:rsidR="003C67BD">
          <w:rPr>
            <w:rFonts w:ascii="Times New Roman" w:hAnsi="Times New Roman" w:cs="Times New Roman"/>
            <w:sz w:val="20"/>
            <w:szCs w:val="20"/>
          </w:rPr>
          <w:fldChar w:fldCharType="end"/>
        </w:r>
      </w:ins>
      <w:ins w:id="49" w:author="Ovadnevaite, Jurgita" w:date="2024-12-11T19:05:00Z" w16du:dateUtc="2024-12-11T19:05:00Z">
        <w:r w:rsidR="003C67BD">
          <w:rPr>
            <w:rFonts w:ascii="Times New Roman" w:hAnsi="Times New Roman" w:cs="Times New Roman"/>
            <w:sz w:val="20"/>
            <w:szCs w:val="20"/>
          </w:rPr>
          <w:t xml:space="preserve">. </w:t>
        </w:r>
      </w:ins>
      <w:r w:rsidRPr="004758A9">
        <w:rPr>
          <w:rFonts w:ascii="Times New Roman" w:hAnsi="Times New Roman" w:cs="Times New Roman"/>
          <w:sz w:val="20"/>
          <w:szCs w:val="20"/>
        </w:rPr>
        <w:t>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w:t>
      </w:r>
      <w:proofErr w:type="spellStart"/>
      <w:r w:rsidRPr="004758A9">
        <w:rPr>
          <w:rFonts w:ascii="Times New Roman" w:hAnsi="Times New Roman" w:cs="Times New Roman"/>
          <w:sz w:val="20"/>
          <w:szCs w:val="20"/>
        </w:rPr>
        <w:t>Δm</w:t>
      </w:r>
      <w:proofErr w:type="spellEnd"/>
      <w:r w:rsidRPr="004758A9">
        <w:rPr>
          <w:rFonts w:ascii="Times New Roman" w:hAnsi="Times New Roman" w:cs="Times New Roman"/>
          <w:sz w:val="20"/>
          <w:szCs w:val="20"/>
        </w:rPr>
        <w:t>)</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r w:rsidR="002944EA" w:rsidRPr="004758A9">
        <w:rPr>
          <w:rFonts w:ascii="Times New Roman" w:hAnsi="Times New Roman" w:cs="Times New Roman"/>
          <w:sz w:val="20"/>
          <w:szCs w:val="20"/>
        </w:rPr>
        <w:t>RIE</w:t>
      </w:r>
      <w:r w:rsidR="00517471">
        <w:rPr>
          <w:rFonts w:ascii="Times New Roman" w:hAnsi="Times New Roman" w:cs="Times New Roman"/>
          <w:sz w:val="20"/>
          <w:szCs w:val="20"/>
        </w:rPr>
        <w:t>s</w:t>
      </w:r>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r w:rsidR="00001419">
        <w:rPr>
          <w:rFonts w:ascii="Times New Roman" w:hAnsi="Times New Roman" w:cs="Times New Roman"/>
          <w:sz w:val="20"/>
          <w:szCs w:val="20"/>
        </w:rPr>
        <w:t xml:space="preserve"> </w:t>
      </w:r>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w:t>
      </w:r>
      <w:proofErr w:type="spellStart"/>
      <w:r w:rsidRPr="004758A9">
        <w:rPr>
          <w:rFonts w:ascii="Times New Roman" w:hAnsi="Times New Roman" w:cs="Times New Roman"/>
          <w:sz w:val="20"/>
          <w:szCs w:val="20"/>
        </w:rPr>
        <w:t>SeQUential</w:t>
      </w:r>
      <w:proofErr w:type="spellEnd"/>
      <w:r w:rsidRPr="004758A9">
        <w:rPr>
          <w:rFonts w:ascii="Times New Roman" w:hAnsi="Times New Roman" w:cs="Times New Roman"/>
          <w:sz w:val="20"/>
          <w:szCs w:val="20"/>
        </w:rPr>
        <w:t xml:space="preserve"> Igor data </w:t>
      </w:r>
      <w:proofErr w:type="spellStart"/>
      <w:r w:rsidRPr="004758A9">
        <w:rPr>
          <w:rFonts w:ascii="Times New Roman" w:hAnsi="Times New Roman" w:cs="Times New Roman"/>
          <w:sz w:val="20"/>
          <w:szCs w:val="20"/>
        </w:rPr>
        <w:t>RetRiEvaL</w:t>
      </w:r>
      <w:proofErr w:type="spellEnd"/>
      <w:r w:rsidRPr="004758A9">
        <w:rPr>
          <w:rFonts w:ascii="Times New Roman" w:hAnsi="Times New Roman" w:cs="Times New Roman"/>
          <w:sz w:val="20"/>
          <w:szCs w:val="20"/>
        </w:rPr>
        <w:t>)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50"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Sea salt was estimated based on a scaling factor of 51 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50"/>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51" w:name="_Hlk118896502"/>
      <w:bookmarkStart w:id="52" w:name="_Hlk145932626"/>
      <w:r w:rsidRPr="004758A9">
        <w:rPr>
          <w:rFonts w:ascii="Times New Roman" w:hAnsi="Times New Roman" w:cs="Times New Roman"/>
          <w:sz w:val="20"/>
          <w:szCs w:val="20"/>
        </w:rPr>
        <w:t xml:space="preserve">Based on their elemental composition (C, O, H, N, S), ions were then grouped into chemical families: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bookmarkStart w:id="53" w:name="_Hlk145927277"/>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 1), </w:t>
      </w:r>
      <w:bookmarkStart w:id="54" w:name="_Hlk145927255"/>
      <w:bookmarkEnd w:id="53"/>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&gt; 1), </w:t>
      </w:r>
      <w:bookmarkEnd w:id="54"/>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 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&gt;1),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proofErr w:type="spellEnd"/>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51"/>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measured by a multi-angle absorption photometer (MAAP, </w:t>
      </w:r>
      <w:proofErr w:type="spellStart"/>
      <w:r w:rsidRPr="004758A9">
        <w:rPr>
          <w:rFonts w:ascii="Times New Roman" w:hAnsi="Times New Roman" w:cs="Times New Roman"/>
          <w:sz w:val="20"/>
          <w:szCs w:val="20"/>
        </w:rPr>
        <w:t>Thermo</w:t>
      </w:r>
      <w:proofErr w:type="spellEnd"/>
      <w:r w:rsidRPr="004758A9">
        <w:rPr>
          <w:rFonts w:ascii="Times New Roman" w:hAnsi="Times New Roman" w:cs="Times New Roman"/>
          <w:sz w:val="20"/>
          <w:szCs w:val="20"/>
        </w:rPr>
        <w:t xml:space="preserve">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51692453"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solar radiation,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proofErr w:type="spellStart"/>
      <w:r w:rsidRPr="004758A9">
        <w:rPr>
          <w:rFonts w:ascii="Times New Roman" w:hAnsi="Times New Roman" w:cs="Times New Roman"/>
          <w:i/>
          <w:iCs/>
          <w:sz w:val="20"/>
          <w:szCs w:val="20"/>
        </w:rPr>
        <w:t>worldMet</w:t>
      </w:r>
      <w:proofErr w:type="spellEnd"/>
      <w:r w:rsidRPr="004758A9">
        <w:rPr>
          <w:rFonts w:ascii="Times New Roman" w:hAnsi="Times New Roman" w:cs="Times New Roman"/>
          <w:sz w:val="20"/>
          <w:szCs w:val="20"/>
        </w:rPr>
        <w:t xml:space="preserve"> R package (station ID: 039630-99999) from the NOAA ISD website (https://www.ncdc.noaa.gov/isd).</w:t>
      </w:r>
    </w:p>
    <w:bookmarkEnd w:id="52"/>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55"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 xml:space="preserve">of multiple ions sharing the same nominal mass, thereby allowing for a more exact characterisation of the temporal fluctuations of different ion families (e.g.,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w:t>
      </w:r>
      <w:proofErr w:type="gramStart"/>
      <w:r w:rsidR="0087214F" w:rsidRPr="004758A9">
        <w:rPr>
          <w:rFonts w:ascii="Times New Roman" w:hAnsi="Times New Roman" w:cs="Times New Roman"/>
          <w:sz w:val="20"/>
          <w:szCs w:val="20"/>
        </w:rPr>
        <w:t>as a result of</w:t>
      </w:r>
      <w:proofErr w:type="gramEnd"/>
      <w:r w:rsidR="0087214F" w:rsidRPr="004758A9">
        <w:rPr>
          <w:rFonts w:ascii="Times New Roman" w:hAnsi="Times New Roman" w:cs="Times New Roman"/>
          <w:sz w:val="20"/>
          <w:szCs w:val="20"/>
        </w:rPr>
        <w:t xml:space="preserve"> the improved chemical resolution, is advantageous for 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w:t>
      </w:r>
      <w:proofErr w:type="spellStart"/>
      <w:r w:rsidR="00417EC9" w:rsidRPr="004758A9">
        <w:rPr>
          <w:rFonts w:ascii="Times New Roman" w:eastAsia="Times New Roman" w:hAnsi="Times New Roman" w:cs="Times New Roman"/>
          <w:sz w:val="20"/>
          <w:szCs w:val="20"/>
          <w:lang w:eastAsia="en-GB"/>
        </w:rPr>
        <w:t>Fpeaks</w:t>
      </w:r>
      <w:proofErr w:type="spellEnd"/>
      <w:r w:rsidR="00417EC9" w:rsidRPr="004758A9">
        <w:rPr>
          <w:rFonts w:ascii="Times New Roman" w:eastAsia="Times New Roman" w:hAnsi="Times New Roman" w:cs="Times New Roman"/>
          <w:sz w:val="20"/>
          <w:szCs w:val="20"/>
          <w:lang w:eastAsia="en-GB"/>
        </w:rPr>
        <w:t xml:space="preserve">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55"/>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6AE15247"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Air masses back trajectories analysis was performed using the Hybrid Single Particle </w:t>
      </w:r>
      <w:proofErr w:type="spellStart"/>
      <w:r w:rsidRPr="004758A9">
        <w:rPr>
          <w:rFonts w:ascii="Times New Roman" w:hAnsi="Times New Roman" w:cs="Times New Roman"/>
          <w:sz w:val="20"/>
          <w:szCs w:val="20"/>
        </w:rPr>
        <w:t>Lagrangian</w:t>
      </w:r>
      <w:proofErr w:type="spellEnd"/>
      <w:r w:rsidRPr="004758A9">
        <w:rPr>
          <w:rFonts w:ascii="Times New Roman" w:hAnsi="Times New Roman" w:cs="Times New Roman"/>
          <w:sz w:val="20"/>
          <w:szCs w:val="20"/>
        </w:rPr>
        <w:t xml:space="preserve">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 hour</w:t>
      </w:r>
      <w:r w:rsidR="00352900" w:rsidRPr="004758A9">
        <w:rPr>
          <w:rFonts w:ascii="Times New Roman" w:hAnsi="Times New Roman" w:cs="Times New Roman"/>
          <w:sz w:val="20"/>
          <w:szCs w:val="20"/>
        </w:rPr>
        <w:t>s</w:t>
      </w:r>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 xml:space="preserve">with </w:t>
      </w:r>
      <w:r w:rsidR="00B97BE7">
        <w:rPr>
          <w:rFonts w:ascii="Times New Roman" w:hAnsi="Times New Roman" w:cs="Times New Roman"/>
          <w:sz w:val="20"/>
          <w:szCs w:val="20"/>
        </w:rPr>
        <w:t>arrival</w:t>
      </w:r>
      <w:r w:rsidR="0025603D" w:rsidRPr="004758A9">
        <w:rPr>
          <w:rFonts w:ascii="Times New Roman" w:hAnsi="Times New Roman" w:cs="Times New Roman"/>
          <w:sz w:val="20"/>
          <w:szCs w:val="20"/>
        </w:rPr>
        <w:t xml:space="preserve"> height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56"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ins w:id="57" w:author="CHEVASSUS, Emmanuel" w:date="2024-12-11T13:27:00Z" w16du:dateUtc="2024-12-11T13:27:00Z">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ins>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proofErr w:type="spellStart"/>
      <w:r w:rsidRPr="004758A9">
        <w:rPr>
          <w:rFonts w:ascii="Times New Roman" w:hAnsi="Times New Roman" w:cs="Times New Roman"/>
          <w:i/>
          <w:iCs/>
          <w:sz w:val="20"/>
          <w:szCs w:val="20"/>
        </w:rPr>
        <w:t>rnaturalearth</w:t>
      </w:r>
      <w:proofErr w:type="spellEnd"/>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w:t>
      </w:r>
      <w:proofErr w:type="spellStart"/>
      <w:r w:rsidRPr="00605BB0">
        <w:rPr>
          <w:rFonts w:ascii="Times New Roman" w:hAnsi="Times New Roman" w:cs="Times New Roman"/>
          <w:sz w:val="20"/>
          <w:szCs w:val="20"/>
        </w:rPr>
        <w:t>RTransferEntropy</w:t>
      </w:r>
      <w:proofErr w:type="spellEnd"/>
      <w:r w:rsidRPr="00605BB0">
        <w:rPr>
          <w:rFonts w:ascii="Times New Roman" w:hAnsi="Times New Roman" w:cs="Times New Roman"/>
          <w:sz w:val="20"/>
          <w:szCs w:val="20"/>
        </w:rPr>
        <w:t xml:space="preserve">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transfer entropy (</w:t>
      </w:r>
      <w:proofErr w:type="spellStart"/>
      <w:r w:rsidRPr="00605BB0">
        <w:rPr>
          <w:rFonts w:ascii="Times New Roman" w:hAnsi="Times New Roman" w:cs="Times New Roman"/>
          <w:sz w:val="20"/>
          <w:szCs w:val="20"/>
        </w:rPr>
        <w:t>eTE</w:t>
      </w:r>
      <w:proofErr w:type="spellEnd"/>
      <w:r w:rsidRPr="00605BB0">
        <w:rPr>
          <w:rFonts w:ascii="Times New Roman" w:hAnsi="Times New Roman" w:cs="Times New Roman"/>
          <w:sz w:val="20"/>
          <w:szCs w:val="20"/>
        </w:rPr>
        <w:t xml:space="preserve">) is used to correct for sampling bias, ensuring the validity of the results. Statistical significance is assessed with a bootstrapped Markov chain, where a p-value of less than 0.05 indicates a significant information transfer between X and Y. The reader is </w:t>
      </w:r>
      <w:proofErr w:type="gramStart"/>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back</w:t>
      </w:r>
      <w:proofErr w:type="gramEnd"/>
      <w:r w:rsidR="00AD68EC">
        <w:rPr>
          <w:rFonts w:ascii="Times New Roman" w:hAnsi="Times New Roman" w:cs="Times New Roman"/>
          <w:sz w:val="20"/>
          <w:szCs w:val="20"/>
        </w:rPr>
        <w:t xml:space="preserve">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56"/>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5DAD0C10"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093E8A"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proofErr w:type="gramStart"/>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w:t>
      </w:r>
      <w:proofErr w:type="gramEnd"/>
      <w:r w:rsidR="000D6489" w:rsidRPr="004758A9">
        <w:rPr>
          <w:rFonts w:ascii="Times New Roman" w:hAnsi="Times New Roman" w:cs="Times New Roman"/>
          <w:b/>
          <w:bCs/>
          <w:sz w:val="20"/>
          <w:szCs w:val="20"/>
        </w:rPr>
        <w:t xml:space="preserve">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proofErr w:type="spellStart"/>
      <w:r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w:t>
      </w:r>
      <w:proofErr w:type="spellStart"/>
      <w:r w:rsidR="003A6B81"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 xml:space="preserve">bulk submicron aerosol mass was 1.2 </w:t>
      </w:r>
      <w:proofErr w:type="spellStart"/>
      <w:r w:rsidRPr="004758A9">
        <w:rPr>
          <w:rFonts w:ascii="Times New Roman" w:hAnsi="Times New Roman" w:cs="Times New Roman"/>
          <w:color w:val="000000" w:themeColor="text1"/>
          <w:sz w:val="20"/>
          <w:szCs w:val="20"/>
        </w:rPr>
        <w:t>μg</w:t>
      </w:r>
      <w:proofErr w:type="spellEnd"/>
      <w:r w:rsidRPr="004758A9">
        <w:rPr>
          <w:rFonts w:ascii="Times New Roman" w:hAnsi="Times New Roman" w:cs="Times New Roman"/>
          <w:color w:val="000000" w:themeColor="text1"/>
          <w:sz w:val="20"/>
          <w:szCs w:val="20"/>
        </w:rPr>
        <w:t xml:space="preserve">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(Dada 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xml:space="preserve">, indicate a limited presence of amino acids (below detection limit) from usual sources such as the North Atlantic oligotrophic gyre, </w:t>
      </w:r>
      <w:proofErr w:type="spellStart"/>
      <w:r w:rsidR="00FB2DC1" w:rsidRPr="004758A9">
        <w:rPr>
          <w:rFonts w:ascii="Times New Roman" w:hAnsi="Times New Roman" w:cs="Times New Roman"/>
          <w:bCs/>
          <w:color w:val="000000" w:themeColor="text1"/>
          <w:sz w:val="20"/>
          <w:szCs w:val="20"/>
        </w:rPr>
        <w:t>ornithogenic</w:t>
      </w:r>
      <w:proofErr w:type="spellEnd"/>
      <w:r w:rsidR="00FB2DC1" w:rsidRPr="004758A9">
        <w:rPr>
          <w:rFonts w:ascii="Times New Roman" w:hAnsi="Times New Roman" w:cs="Times New Roman"/>
          <w:bCs/>
          <w:color w:val="000000" w:themeColor="text1"/>
          <w:sz w:val="20"/>
          <w:szCs w:val="20"/>
        </w:rPr>
        <w:t xml:space="preserve">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pristine conditions (eBC levels below 0.015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levels between 0.015 and 0.05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xml:space="preserve">% of the time, and moderately polluted conditions (eBC levels between 0.05 and 0.3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6F66498A"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ins w:id="58" w:author="CHEVASSUS, Emmanuel" w:date="2024-12-11T13:27:00Z" w16du:dateUtc="2024-12-11T13:27:00Z">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commentRangeStart w:id="59"/>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ins>
      <w:commentRangeEnd w:id="59"/>
      <w:ins w:id="60" w:author="CHEVASSUS, Emmanuel" w:date="2024-12-11T13:29:00Z" w16du:dateUtc="2024-12-11T13:29:00Z">
        <w:r w:rsidR="00540AF4">
          <w:rPr>
            <w:rStyle w:val="CommentReference"/>
            <w:rFonts w:ascii="Calibri" w:eastAsia="Calibri" w:hAnsi="Calibri" w:cs="Calibri"/>
            <w:lang w:eastAsia="en-GB"/>
          </w:rPr>
          <w:commentReference w:id="59"/>
        </w:r>
      </w:ins>
      <w:ins w:id="61" w:author="CHEVASSUS, Emmanuel" w:date="2024-12-11T13:27:00Z" w16du:dateUtc="2024-12-11T13:27:00Z">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ins>
      <w:r w:rsidR="002354A0" w:rsidRPr="004758A9">
        <w:rPr>
          <w:rFonts w:ascii="Times New Roman" w:hAnsi="Times New Roman" w:cs="Times New Roman"/>
          <w:bCs/>
          <w:color w:val="000000" w:themeColor="text1"/>
          <w:sz w:val="20"/>
          <w:szCs w:val="20"/>
        </w:rPr>
        <w:t xml:space="preserve">of the time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15229303" w:rsidR="004F00F4" w:rsidRPr="004758A9" w:rsidRDefault="001D4364"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SOA influences were also consequent as revealed with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2A89DBF2"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hinting at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22315CA9"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Methane Sulphonic Acid Organic Aerosols (MSA-OA): Representing 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 xml:space="preserve">contributions from </w:t>
      </w:r>
      <w:proofErr w:type="spellStart"/>
      <w:r w:rsidR="00EE642B" w:rsidRPr="004758A9">
        <w:rPr>
          <w:rFonts w:ascii="Times New Roman" w:hAnsi="Times New Roman" w:cs="Times New Roman"/>
          <w:sz w:val="20"/>
          <w:szCs w:val="20"/>
        </w:rPr>
        <w:t>aliphatics</w:t>
      </w:r>
      <w:proofErr w:type="spellEnd"/>
      <w:r w:rsidR="00EE642B" w:rsidRPr="004758A9">
        <w:rPr>
          <w:rFonts w:ascii="Times New Roman" w:hAnsi="Times New Roman" w:cs="Times New Roman"/>
          <w:sz w:val="20"/>
          <w:szCs w:val="20"/>
        </w:rPr>
        <w:t xml:space="preserve">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proofErr w:type="spellEnd"/>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proofErr w:type="spellEnd"/>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755F4D53" w:rsidR="006331E8" w:rsidRPr="004758A9" w:rsidRDefault="00A02753"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426654F" wp14:editId="22696FEB">
            <wp:extent cx="5759450" cy="7201535"/>
            <wp:effectExtent l="0" t="0" r="0" b="0"/>
            <wp:docPr id="47884306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3061" name="Picture 5"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731C07B9"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w:t>
      </w:r>
      <w:proofErr w:type="spellStart"/>
      <w:r w:rsidR="00496300" w:rsidRPr="00496300">
        <w:rPr>
          <w:rFonts w:ascii="Times New Roman" w:eastAsia="Times New Roman" w:hAnsi="Times New Roman" w:cs="Times New Roman"/>
          <w:b/>
          <w:color w:val="000000"/>
          <w:sz w:val="20"/>
          <w:szCs w:val="20"/>
        </w:rPr>
        <w:t>μg</w:t>
      </w:r>
      <w:proofErr w:type="spellEnd"/>
      <w:r w:rsidR="00496300" w:rsidRPr="00496300">
        <w:rPr>
          <w:rFonts w:ascii="Times New Roman" w:eastAsia="Times New Roman" w:hAnsi="Times New Roman" w:cs="Times New Roman"/>
          <w:b/>
          <w:color w:val="000000"/>
          <w:sz w:val="20"/>
          <w:szCs w:val="20"/>
        </w:rPr>
        <w:t xml:space="preserve">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62"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proofErr w:type="spellStart"/>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proofErr w:type="spellEnd"/>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w:t>
      </w:r>
      <w:proofErr w:type="spellStart"/>
      <w:r w:rsidR="00FF3CAD" w:rsidRPr="004758A9">
        <w:rPr>
          <w:rFonts w:ascii="Times New Roman" w:hAnsi="Times New Roman" w:cs="Times New Roman"/>
          <w:sz w:val="20"/>
          <w:szCs w:val="20"/>
        </w:rPr>
        <w:t>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proofErr w:type="spellEnd"/>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In contrast, </w:t>
      </w:r>
      <w:proofErr w:type="spellStart"/>
      <w:r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proofErr w:type="spellEnd"/>
      <w:r w:rsidRPr="004758A9">
        <w:rPr>
          <w:rFonts w:ascii="Times New Roman" w:hAnsi="Times New Roman" w:cs="Times New Roman"/>
          <w:color w:val="000000" w:themeColor="text1"/>
          <w:sz w:val="20"/>
          <w:szCs w:val="20"/>
        </w:rPr>
        <w:t xml:space="preserve"> (</w:t>
      </w:r>
      <w:proofErr w:type="spellStart"/>
      <w:r w:rsidRPr="004758A9">
        <w:rPr>
          <w:rFonts w:ascii="Times New Roman" w:hAnsi="Times New Roman" w:cs="Times New Roman"/>
          <w:color w:val="000000" w:themeColor="text1"/>
          <w:sz w:val="20"/>
          <w:szCs w:val="20"/>
        </w:rPr>
        <w:t>aliphatics</w:t>
      </w:r>
      <w:proofErr w:type="spellEnd"/>
      <w:r w:rsidRPr="004758A9">
        <w:rPr>
          <w:rFonts w:ascii="Times New Roman" w:hAnsi="Times New Roman" w:cs="Times New Roman"/>
          <w:color w:val="000000" w:themeColor="text1"/>
          <w:sz w:val="20"/>
          <w:szCs w:val="20"/>
        </w:rPr>
        <w:t>)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 xml:space="preserve">such as organic acids (e.g., </w:t>
      </w:r>
      <w:proofErr w:type="spellStart"/>
      <w:r w:rsidR="00513D68" w:rsidRPr="004758A9">
        <w:rPr>
          <w:rFonts w:ascii="Times New Roman" w:hAnsi="Times New Roman" w:cs="Times New Roman"/>
          <w:color w:val="000000" w:themeColor="text1"/>
          <w:sz w:val="20"/>
          <w:szCs w:val="20"/>
        </w:rPr>
        <w:t>mesotartaric</w:t>
      </w:r>
      <w:proofErr w:type="spellEnd"/>
      <w:r w:rsidR="00513D68" w:rsidRPr="004758A9">
        <w:rPr>
          <w:rFonts w:ascii="Times New Roman" w:hAnsi="Times New Roman" w:cs="Times New Roman"/>
          <w:color w:val="000000" w:themeColor="text1"/>
          <w:sz w:val="20"/>
          <w:szCs w:val="20"/>
        </w:rPr>
        <w:t xml:space="preserve">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w:t>
      </w:r>
      <w:proofErr w:type="spellStart"/>
      <w:r w:rsidR="00513D68" w:rsidRPr="004758A9">
        <w:rPr>
          <w:rFonts w:ascii="Times New Roman" w:hAnsi="Times New Roman" w:cs="Times New Roman"/>
          <w:color w:val="000000" w:themeColor="text1"/>
          <w:sz w:val="20"/>
          <w:szCs w:val="20"/>
        </w:rPr>
        <w:t>dicarbonyls</w:t>
      </w:r>
      <w:proofErr w:type="spellEnd"/>
      <w:r w:rsidR="00513D68" w:rsidRPr="004758A9">
        <w:rPr>
          <w:rFonts w:ascii="Times New Roman" w:hAnsi="Times New Roman" w:cs="Times New Roman"/>
          <w:color w:val="000000" w:themeColor="text1"/>
          <w:sz w:val="20"/>
          <w:szCs w:val="20"/>
        </w:rPr>
        <w:t xml:space="preserve"> (e.g., glyoxal)</w:t>
      </w:r>
      <w:bookmarkStart w:id="63"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63"/>
    </w:p>
    <w:bookmarkEnd w:id="62"/>
    <w:p w14:paraId="37727DD8" w14:textId="77777777" w:rsidR="00F6522D"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 xml:space="preserve">In other words, there is a significant directional information flow between the </w:t>
      </w:r>
      <w:proofErr w:type="gramStart"/>
      <w:r w:rsidR="003F0E5F" w:rsidRPr="004758A9">
        <w:rPr>
          <w:rFonts w:ascii="Times New Roman" w:hAnsi="Times New Roman" w:cs="Times New Roman"/>
          <w:color w:val="000000" w:themeColor="text1"/>
          <w:sz w:val="20"/>
          <w:szCs w:val="20"/>
        </w:rPr>
        <w:t>two time</w:t>
      </w:r>
      <w:proofErr w:type="gramEnd"/>
      <w:r w:rsidR="003F0E5F" w:rsidRPr="004758A9">
        <w:rPr>
          <w:rFonts w:ascii="Times New Roman" w:hAnsi="Times New Roman" w:cs="Times New Roman"/>
          <w:color w:val="000000" w:themeColor="text1"/>
          <w:sz w:val="20"/>
          <w:szCs w:val="20"/>
        </w:rPr>
        <w:t xml:space="preserv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r w:rsidRPr="004758A9">
        <w:rPr>
          <w:rFonts w:ascii="Times New Roman" w:hAnsi="Times New Roman" w:cs="Times New Roman"/>
          <w:sz w:val="20"/>
          <w:szCs w:val="20"/>
        </w:rPr>
        <w:t>This 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r>
      <w:r w:rsidR="00F6522D">
        <w:rPr>
          <w:rFonts w:ascii="Times New Roman" w:hAnsi="Times New Roman" w:cs="Times New Roman"/>
          <w:noProof/>
          <w:color w:val="000000" w:themeColor="text1"/>
          <w:sz w:val="20"/>
          <w:szCs w:val="20"/>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 xml:space="preserve">3.2.2 </w:t>
      </w:r>
      <w:proofErr w:type="spellStart"/>
      <w:r w:rsidRPr="004758A9">
        <w:rPr>
          <w:rFonts w:ascii="Times New Roman" w:eastAsiaTheme="minorEastAsia" w:hAnsi="Times New Roman" w:cs="Times New Roman"/>
          <w:b/>
          <w:bCs/>
          <w:color w:val="000000" w:themeColor="text1"/>
          <w:sz w:val="20"/>
          <w:szCs w:val="20"/>
        </w:rPr>
        <w:t>Methanesulphonic</w:t>
      </w:r>
      <w:proofErr w:type="spellEnd"/>
      <w:r w:rsidRPr="004758A9">
        <w:rPr>
          <w:rFonts w:ascii="Times New Roman" w:eastAsiaTheme="minorEastAsia" w:hAnsi="Times New Roman" w:cs="Times New Roman"/>
          <w:b/>
          <w:bCs/>
          <w:color w:val="000000" w:themeColor="text1"/>
          <w:sz w:val="20"/>
          <w:szCs w:val="20"/>
        </w:rPr>
        <w:t xml:space="preserve">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proofErr w:type="spellEnd"/>
      <w:r w:rsidR="00A12D07" w:rsidRPr="004758A9">
        <w:rPr>
          <w:rFonts w:ascii="Times New Roman" w:hAnsi="Times New Roman" w:cs="Times New Roman"/>
          <w:sz w:val="20"/>
          <w:szCs w:val="20"/>
        </w:rPr>
        <w:t xml:space="preserve"> and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proofErr w:type="spellEnd"/>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 xml:space="preserve">53.4% of the total mass spectra fraction followed by </w:t>
      </w:r>
      <w:proofErr w:type="spellStart"/>
      <w:r w:rsidR="00A12D07" w:rsidRPr="004758A9">
        <w:rPr>
          <w:rFonts w:ascii="Times New Roman" w:hAnsi="Times New Roman" w:cs="Times New Roman"/>
          <w:sz w:val="20"/>
          <w:szCs w:val="20"/>
        </w:rPr>
        <w:t>aliphatics</w:t>
      </w:r>
      <w:proofErr w:type="spellEnd"/>
      <w:r w:rsidR="00A12D07" w:rsidRPr="004758A9">
        <w:rPr>
          <w:rFonts w:ascii="Times New Roman" w:hAnsi="Times New Roman" w:cs="Times New Roman"/>
          <w:sz w:val="20"/>
          <w:szCs w:val="20"/>
        </w:rPr>
        <w:t xml:space="preserve"> (pure Hydrocarbon‐like,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The excellent correlation (R=0.82) between this factor and the </w:t>
      </w:r>
      <w:proofErr w:type="spellStart"/>
      <w:r w:rsidR="008C34E4" w:rsidRPr="004758A9">
        <w:rPr>
          <w:rFonts w:ascii="Times New Roman" w:hAnsi="Times New Roman" w:cs="Times New Roman"/>
          <w:sz w:val="20"/>
          <w:szCs w:val="20"/>
        </w:rPr>
        <w:t>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proofErr w:type="spellEnd"/>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w:t>
      </w:r>
      <w:proofErr w:type="spellStart"/>
      <w:r w:rsidR="008C34E4" w:rsidRPr="004758A9">
        <w:rPr>
          <w:rFonts w:ascii="Times New Roman" w:hAnsi="Times New Roman" w:cs="Times New Roman"/>
          <w:sz w:val="20"/>
          <w:szCs w:val="20"/>
        </w:rPr>
        <w:t>organosulphurs</w:t>
      </w:r>
      <w:proofErr w:type="spellEnd"/>
      <w:r w:rsidR="008C34E4" w:rsidRPr="004758A9">
        <w:rPr>
          <w:rFonts w:ascii="Times New Roman" w:hAnsi="Times New Roman" w:cs="Times New Roman"/>
          <w:sz w:val="20"/>
          <w:szCs w:val="20"/>
        </w:rPr>
        <w:t xml:space="preserve">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MSA-OA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 xml:space="preserve">he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attributed to methyl </w:t>
      </w:r>
      <w:proofErr w:type="spellStart"/>
      <w:r w:rsidR="008C34E4" w:rsidRPr="004758A9">
        <w:rPr>
          <w:rFonts w:ascii="Times New Roman" w:hAnsi="Times New Roman" w:cs="Times New Roman"/>
          <w:sz w:val="20"/>
          <w:szCs w:val="20"/>
        </w:rPr>
        <w:t>jasmonate</w:t>
      </w:r>
      <w:proofErr w:type="spellEnd"/>
      <w:r w:rsidR="008C34E4" w:rsidRPr="004758A9">
        <w:rPr>
          <w:rFonts w:ascii="Times New Roman" w:hAnsi="Times New Roman" w:cs="Times New Roman"/>
          <w:sz w:val="20"/>
          <w:szCs w:val="20"/>
        </w:rPr>
        <w:t xml:space="preserv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Overall, 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ins w:id="64" w:author="CHEVASSUS, Emmanuel" w:date="2024-12-11T13:29:00Z" w16du:dateUtc="2024-12-11T13:29:00Z">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ins>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65"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proofErr w:type="spellEnd"/>
      <w:r w:rsidR="00B120DE" w:rsidRPr="004758A9">
        <w:rPr>
          <w:rFonts w:ascii="Times New Roman" w:hAnsi="Times New Roman" w:cs="Times New Roman"/>
          <w:sz w:val="20"/>
          <w:szCs w:val="20"/>
        </w:rPr>
        <w:t xml:space="preserve"> and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proofErr w:type="spellEnd"/>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w:t>
      </w:r>
      <w:proofErr w:type="spellStart"/>
      <w:r w:rsidR="00B120DE" w:rsidRPr="004758A9">
        <w:rPr>
          <w:rFonts w:ascii="Times New Roman" w:hAnsi="Times New Roman" w:cs="Times New Roman"/>
          <w:sz w:val="20"/>
          <w:szCs w:val="20"/>
        </w:rPr>
        <w:t>aliphatics</w:t>
      </w:r>
      <w:proofErr w:type="spellEnd"/>
      <w:r w:rsidR="00B120DE" w:rsidRPr="004758A9">
        <w:rPr>
          <w:rFonts w:ascii="Times New Roman" w:hAnsi="Times New Roman" w:cs="Times New Roman"/>
          <w:sz w:val="20"/>
          <w:szCs w:val="20"/>
        </w:rPr>
        <w:t xml:space="preserve"> (pure Hydrocarbon‐like,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proofErr w:type="spellEnd"/>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w:t>
      </w:r>
      <w:proofErr w:type="spellStart"/>
      <w:r w:rsidR="00D32648" w:rsidRPr="004758A9">
        <w:rPr>
          <w:rFonts w:ascii="Times New Roman" w:hAnsi="Times New Roman" w:cs="Times New Roman"/>
          <w:sz w:val="20"/>
          <w:szCs w:val="20"/>
        </w:rPr>
        <w:t>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w</w:t>
      </w:r>
      <w:proofErr w:type="spellEnd"/>
      <w:r w:rsidR="00D32648" w:rsidRPr="004758A9">
        <w:rPr>
          <w:rFonts w:ascii="Times New Roman" w:hAnsi="Times New Roman" w:cs="Times New Roman"/>
          <w:sz w:val="20"/>
          <w:szCs w:val="20"/>
          <w:vertAlign w:val="subscript"/>
        </w:rPr>
        <w:t xml:space="preserve"> </w:t>
      </w:r>
      <w:r w:rsidR="00D32648" w:rsidRPr="004758A9">
        <w:rPr>
          <w:rFonts w:ascii="Times New Roman" w:hAnsi="Times New Roman" w:cs="Times New Roman"/>
          <w:sz w:val="20"/>
          <w:szCs w:val="20"/>
        </w:rPr>
        <w:t xml:space="preserve">(w=1) family features ions series (m/z 55.02, 69.03, 83.05, etc…) related to alkenyl groups, </w:t>
      </w:r>
      <w:proofErr w:type="spellStart"/>
      <w:r w:rsidR="00D32648" w:rsidRPr="004758A9">
        <w:rPr>
          <w:rFonts w:ascii="Times New Roman" w:hAnsi="Times New Roman" w:cs="Times New Roman"/>
          <w:sz w:val="20"/>
          <w:szCs w:val="20"/>
        </w:rPr>
        <w:t>diunsaturates</w:t>
      </w:r>
      <w:proofErr w:type="spellEnd"/>
      <w:r w:rsidR="00D32648" w:rsidRPr="004758A9">
        <w:rPr>
          <w:rFonts w:ascii="Times New Roman" w:hAnsi="Times New Roman" w:cs="Times New Roman"/>
          <w:sz w:val="20"/>
          <w:szCs w:val="20"/>
        </w:rPr>
        <w:t xml:space="preserve">,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proofErr w:type="spellStart"/>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y</w:t>
      </w:r>
      <w:proofErr w:type="spellEnd"/>
      <w:r w:rsidR="00E55B36" w:rsidRPr="004758A9">
        <w:rPr>
          <w:rFonts w:ascii="Times New Roman" w:hAnsi="Times New Roman" w:cs="Times New Roman"/>
          <w:sz w:val="20"/>
          <w:szCs w:val="20"/>
          <w:vertAlign w:val="subscript"/>
        </w:rPr>
        <w:t xml:space="preserve">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w:t>
      </w:r>
      <w:proofErr w:type="spellStart"/>
      <w:r w:rsidR="00340FD4" w:rsidRPr="004758A9">
        <w:rPr>
          <w:rFonts w:ascii="Times New Roman" w:hAnsi="Times New Roman" w:cs="Times New Roman"/>
          <w:sz w:val="20"/>
          <w:szCs w:val="20"/>
        </w:rPr>
        <w:t>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proofErr w:type="spellEnd"/>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 xml:space="preserve">The </w:t>
      </w:r>
      <w:proofErr w:type="spellStart"/>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proofErr w:type="spellEnd"/>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165884AC"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alkenes and oxygenated functional groups (</w:t>
      </w:r>
      <w:proofErr w:type="spellStart"/>
      <w:r w:rsidR="00EA7121" w:rsidRPr="004758A9">
        <w:rPr>
          <w:rFonts w:ascii="Times New Roman" w:hAnsi="Times New Roman" w:cs="Times New Roman"/>
          <w:sz w:val="20"/>
          <w:szCs w:val="20"/>
        </w:rPr>
        <w:t>ie</w:t>
      </w:r>
      <w:proofErr w:type="spellEnd"/>
      <w:r w:rsidR="00EA7121" w:rsidRPr="004758A9">
        <w:rPr>
          <w:rFonts w:ascii="Times New Roman" w:hAnsi="Times New Roman" w:cs="Times New Roman"/>
          <w:sz w:val="20"/>
          <w:szCs w:val="20"/>
        </w:rPr>
        <w:t xml:space="preserv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2022)","noteIndex":0},"citationItems":[{"id":"FdOWZ9L8/X5X40w1k","uris":["http://zotero.org/groups/3856298/items/EFNC4PW9"],"itemData":{"id":1152,"type":"article-journal","container-title":"ACS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ins w:id="66" w:author="CHEVASSUS, Emmanuel" w:date="2024-12-11T13:30:00Z" w16du:dateUtc="2024-12-11T13:30:00Z">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ins>
    </w:p>
    <w:bookmarkEnd w:id="65"/>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31D99341"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Figure 4</w:t>
      </w:r>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7467B5AC"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rPr>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5"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w:t>
      </w:r>
      <w:proofErr w:type="spellStart"/>
      <w:r w:rsidR="001C0CEB" w:rsidRPr="004758A9">
        <w:rPr>
          <w:rFonts w:ascii="Times New Roman" w:eastAsia="Times New Roman" w:hAnsi="Times New Roman" w:cs="Times New Roman"/>
          <w:bCs/>
          <w:color w:val="000000" w:themeColor="text1"/>
          <w:sz w:val="20"/>
          <w:szCs w:val="20"/>
        </w:rPr>
        <w:t>e.g</w:t>
      </w:r>
      <w:proofErr w:type="spellEnd"/>
      <w:r w:rsidR="001C0CEB" w:rsidRPr="004758A9">
        <w:rPr>
          <w:rFonts w:ascii="Times New Roman" w:eastAsia="Times New Roman" w:hAnsi="Times New Roman" w:cs="Times New Roman"/>
          <w:bCs/>
          <w:color w:val="000000" w:themeColor="text1"/>
          <w:sz w:val="20"/>
          <w:szCs w:val="20"/>
        </w:rPr>
        <w:t xml:space="preserve">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91.05 (0.15%) . This is also supported with </w:t>
      </w:r>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w:t>
      </w:r>
      <w:proofErr w:type="spellStart"/>
      <w:r w:rsidR="00B35986" w:rsidRPr="004758A9">
        <w:rPr>
          <w:rFonts w:ascii="Times New Roman" w:eastAsia="Times New Roman" w:hAnsi="Times New Roman" w:cs="Times New Roman"/>
          <w:bCs/>
          <w:color w:val="000000" w:themeColor="text1"/>
          <w:sz w:val="20"/>
          <w:szCs w:val="20"/>
        </w:rPr>
        <w:t>Cov</w:t>
      </w:r>
      <w:proofErr w:type="spellEnd"/>
      <w:r w:rsidR="00B35986" w:rsidRPr="004758A9">
        <w:rPr>
          <w:rFonts w:ascii="Times New Roman" w:eastAsia="Times New Roman" w:hAnsi="Times New Roman" w:cs="Times New Roman"/>
          <w:bCs/>
          <w:color w:val="000000" w:themeColor="text1"/>
          <w:sz w:val="20"/>
          <w:szCs w:val="20"/>
        </w:rPr>
        <w:t>[X,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w:t>
      </w:r>
      <w:proofErr w:type="spellStart"/>
      <w:r w:rsidR="00CD5506" w:rsidRPr="004758A9">
        <w:rPr>
          <w:rFonts w:ascii="Times New Roman" w:eastAsia="Times New Roman" w:hAnsi="Times New Roman" w:cs="Times New Roman"/>
          <w:bCs/>
          <w:color w:val="000000" w:themeColor="text1"/>
          <w:sz w:val="20"/>
          <w:szCs w:val="20"/>
        </w:rPr>
        <w:t>naCO</w:t>
      </w:r>
      <w:proofErr w:type="spellEnd"/>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5679DE45"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w:t>
      </w:r>
      <w:proofErr w:type="gramStart"/>
      <w:r w:rsidR="00031CE7" w:rsidRPr="004758A9">
        <w:rPr>
          <w:rFonts w:ascii="Times New Roman" w:eastAsia="Times New Roman" w:hAnsi="Times New Roman" w:cs="Times New Roman"/>
          <w:b/>
          <w:color w:val="000000"/>
          <w:sz w:val="20"/>
          <w:szCs w:val="20"/>
        </w:rPr>
        <w:t>O :</w:t>
      </w:r>
      <w:proofErr w:type="gramEnd"/>
      <w:r w:rsidR="00031CE7" w:rsidRPr="004758A9">
        <w:rPr>
          <w:rFonts w:ascii="Times New Roman" w:eastAsia="Times New Roman" w:hAnsi="Times New Roman" w:cs="Times New Roman"/>
          <w:b/>
          <w:color w:val="000000"/>
          <w:sz w:val="20"/>
          <w:szCs w:val="20"/>
        </w:rPr>
        <w:t xml:space="preserve"> C − H : C) (2011) 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 xml:space="preserve">Elemental composition of C8–C30 saturated alcohols, C8–C32 saturated acids, C2 –C11 saturated diacids, C4 unsaturated diacid (maleic and fumaric acid), C4 –C12 carbohydrates (e.g., trehalose, erythritol, arabitol, mannitol, sucrose, galactose, glucose, and fructose), and C5 and C10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0E85D69A" w14:textId="36EC3118" w:rsidR="00184869" w:rsidRDefault="00794E86" w:rsidP="00E60D9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604C4F8" w14:textId="17710FC5" w:rsidR="00ED033C" w:rsidRPr="00ED033C" w:rsidRDefault="00ED033C" w:rsidP="00ED033C">
      <w:r>
        <w:rPr>
          <w:noProof/>
        </w:rPr>
        <w:drawing>
          <wp:inline distT="0" distB="0" distL="0" distR="0" wp14:anchorId="6776B5DB" wp14:editId="35185395">
            <wp:extent cx="5610225" cy="3480607"/>
            <wp:effectExtent l="0" t="0" r="0" b="5715"/>
            <wp:docPr id="1840337160" name="Picture 3"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7160" name="Picture 3" descr="A map of different colo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274" cy="3627673"/>
                    </a:xfrm>
                    <a:prstGeom prst="rect">
                      <a:avLst/>
                    </a:prstGeom>
                  </pic:spPr>
                </pic:pic>
              </a:graphicData>
            </a:graphic>
          </wp:inline>
        </w:drawing>
      </w:r>
    </w:p>
    <w:p w14:paraId="5ED8FED4" w14:textId="794C0824"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2010DD" w:rsidRPr="004758A9">
        <w:rPr>
          <w:rFonts w:ascii="Times New Roman" w:hAnsi="Times New Roman" w:cs="Times New Roman"/>
          <w:b/>
          <w:bCs/>
          <w:sz w:val="20"/>
          <w:szCs w:val="20"/>
        </w:rPr>
        <w:t xml:space="preserve"> </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10B9520A"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 </w:t>
      </w:r>
      <w:r w:rsidR="00E37919" w:rsidRPr="004758A9">
        <w:rPr>
          <w:rFonts w:ascii="Times New Roman" w:hAnsi="Times New Roman" w:cs="Times New Roman"/>
          <w:color w:val="000000" w:themeColor="text1"/>
          <w:sz w:val="20"/>
          <w:szCs w:val="20"/>
        </w:rPr>
        <w:t>upwards to the Iceland Sea</w:t>
      </w:r>
      <w:r w:rsidR="0014135C" w:rsidRPr="004758A9">
        <w:rPr>
          <w:rFonts w:ascii="Times New Roman" w:hAnsi="Times New Roman" w:cs="Times New Roman"/>
          <w:color w:val="000000" w:themeColor="text1"/>
          <w:sz w:val="20"/>
          <w:szCs w:val="20"/>
        </w:rPr>
        <w:t xml:space="preserve"> south 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 xml:space="preserve">where Irminger current 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rPr>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ECCABDA"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w:t>
      </w:r>
      <w:proofErr w:type="spellStart"/>
      <w:r w:rsidR="00E63D6E" w:rsidRPr="004758A9">
        <w:rPr>
          <w:rFonts w:ascii="Times New Roman" w:hAnsi="Times New Roman" w:cs="Times New Roman"/>
          <w:b/>
          <w:bCs/>
          <w:sz w:val="20"/>
          <w:szCs w:val="20"/>
        </w:rPr>
        <w:t>deg</w:t>
      </w:r>
      <w:proofErr w:type="spellEnd"/>
      <w:r w:rsidR="00E63D6E" w:rsidRPr="004758A9">
        <w:rPr>
          <w:rFonts w:ascii="Times New Roman" w:hAnsi="Times New Roman" w:cs="Times New Roman"/>
          <w:b/>
          <w:bCs/>
          <w:sz w:val="20"/>
          <w:szCs w:val="20"/>
        </w:rPr>
        <w:t xml:space="preserve">)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 :blue and red shaded areas correspond to maximum significant crossed-correlations extracted from the autocorrelation function (ACF)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proofErr w:type="spellStart"/>
      <w:r w:rsidR="00A66F64" w:rsidRPr="004758A9">
        <w:rPr>
          <w:rFonts w:ascii="Times New Roman" w:hAnsi="Times New Roman" w:cs="Times New Roman"/>
          <w:i/>
          <w:iCs/>
          <w:color w:val="000000" w:themeColor="text1"/>
          <w:sz w:val="20"/>
          <w:szCs w:val="20"/>
        </w:rPr>
        <w:t>Emiliania</w:t>
      </w:r>
      <w:proofErr w:type="spellEnd"/>
      <w:r w:rsidR="00755272" w:rsidRPr="004758A9">
        <w:rPr>
          <w:rFonts w:ascii="Times New Roman" w:hAnsi="Times New Roman" w:cs="Times New Roman"/>
          <w:i/>
          <w:iCs/>
          <w:color w:val="000000" w:themeColor="text1"/>
          <w:sz w:val="20"/>
          <w:szCs w:val="20"/>
        </w:rPr>
        <w:t xml:space="preserve"> </w:t>
      </w:r>
      <w:proofErr w:type="spellStart"/>
      <w:r w:rsidR="00755272" w:rsidRPr="004758A9">
        <w:rPr>
          <w:rFonts w:ascii="Times New Roman" w:hAnsi="Times New Roman" w:cs="Times New Roman"/>
          <w:i/>
          <w:iCs/>
          <w:color w:val="000000" w:themeColor="text1"/>
          <w:sz w:val="20"/>
          <w:szCs w:val="20"/>
        </w:rPr>
        <w:t>huxleyi</w:t>
      </w:r>
      <w:proofErr w:type="spellEnd"/>
      <w:r w:rsidR="00755272" w:rsidRPr="004758A9">
        <w:rPr>
          <w:rFonts w:ascii="Times New Roman" w:hAnsi="Times New Roman" w:cs="Times New Roman"/>
          <w:i/>
          <w:iCs/>
          <w:color w:val="000000" w:themeColor="text1"/>
          <w:sz w:val="20"/>
          <w:szCs w:val="20"/>
        </w:rPr>
        <w:t xml:space="preserve">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(Edtbauer et 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Phaeocystis</w:t>
      </w:r>
      <w:proofErr w:type="spellEnd"/>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spp</w:t>
      </w:r>
      <w:proofErr w:type="spellEnd"/>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proofErr w:type="spellStart"/>
      <w:r w:rsidR="001D2DC6" w:rsidRPr="004758A9">
        <w:rPr>
          <w:rFonts w:ascii="Times New Roman" w:hAnsi="Times New Roman" w:cs="Times New Roman"/>
          <w:i/>
          <w:iCs/>
          <w:color w:val="000000" w:themeColor="text1"/>
          <w:sz w:val="20"/>
          <w:szCs w:val="20"/>
        </w:rPr>
        <w:t>Synechococcus</w:t>
      </w:r>
      <w:proofErr w:type="spellEnd"/>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proofErr w:type="spellStart"/>
      <w:r w:rsidR="001D2DC6" w:rsidRPr="004758A9">
        <w:rPr>
          <w:rFonts w:ascii="Times New Roman" w:hAnsi="Times New Roman" w:cs="Times New Roman"/>
          <w:i/>
          <w:iCs/>
          <w:color w:val="000000" w:themeColor="text1"/>
          <w:sz w:val="20"/>
          <w:szCs w:val="20"/>
        </w:rPr>
        <w:t>Trichodesmium</w:t>
      </w:r>
      <w:proofErr w:type="spellEnd"/>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0640336D"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significantly different from zero).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Overall, association between OA enriched sea spray time series and phytoplankton groups remains controversial owing to a wide range of governing mechanisms as highlighted by previous studies using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Here, by focusing on the lagged correlations between PMF factors and specific phytoplankton groups rather than bulk-OA and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692A800C"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 as the -5 days lag with PMOA could hint at lipase activity concurring to self-aggregation and formation of free fatty acids during bloom potentially followed by a post-bloom</w:t>
      </w:r>
      <w:r w:rsidR="00E30E5E" w:rsidRPr="004758A9">
        <w:rPr>
          <w:rFonts w:ascii="Times New Roman" w:hAnsi="Times New Roman" w:cs="Times New Roman"/>
          <w:color w:val="000000" w:themeColor="text1"/>
          <w:sz w:val="20"/>
          <w:szCs w:val="20"/>
        </w:rPr>
        <w:t xml:space="preserve"> (lag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 or simply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further closer to the Arctic which have been reported to host rich MSA producing diatoms communities</w:t>
      </w:r>
      <w:r w:rsidR="00E30E5E" w:rsidRPr="004758A9">
        <w:rPr>
          <w:rFonts w:ascii="Times New Roman" w:hAnsi="Times New Roman" w:cs="Times New Roman"/>
          <w:color w:val="000000" w:themeColor="text1"/>
          <w:sz w:val="20"/>
          <w:szCs w:val="20"/>
        </w:rPr>
        <w:t xml:space="preserve"> as opposed to more 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17F88B98"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Greenland blocking</w:t>
      </w:r>
      <w:r w:rsidR="004B5539" w:rsidRPr="004758A9">
        <w:rPr>
          <w:rFonts w:ascii="Times New Roman" w:hAnsi="Times New Roman" w:cs="Times New Roman"/>
          <w:sz w:val="20"/>
          <w:szCs w:val="20"/>
        </w:rPr>
        <w:t xml:space="preserve"> </w:t>
      </w:r>
      <w:r w:rsidRPr="004758A9">
        <w:rPr>
          <w:rFonts w:ascii="Times New Roman" w:hAnsi="Times New Roman" w:cs="Times New Roman"/>
          <w:sz w:val="20"/>
          <w:szCs w:val="20"/>
        </w:rPr>
        <w:t>air masses aging</w:t>
      </w:r>
      <w:r w:rsidR="0045279B" w:rsidRPr="004758A9">
        <w:rPr>
          <w:rFonts w:ascii="Times New Roman" w:hAnsi="Times New Roman" w:cs="Times New Roman"/>
          <w:sz w:val="20"/>
          <w:szCs w:val="20"/>
        </w:rPr>
        <w:t xml:space="preserve"> 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chains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47DBE371"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also show aerosols-phytoplankton ecoregions contributions with MSA-OA 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 </w:t>
      </w:r>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w:t>
      </w:r>
      <w:proofErr w:type="spellStart"/>
      <w:r w:rsidR="00C633D0" w:rsidRPr="004758A9">
        <w:rPr>
          <w:rFonts w:ascii="Times New Roman" w:hAnsi="Times New Roman" w:cs="Times New Roman"/>
          <w:sz w:val="20"/>
          <w:szCs w:val="20"/>
        </w:rPr>
        <w:t>aliphatics</w:t>
      </w:r>
      <w:proofErr w:type="spellEnd"/>
      <w:r w:rsidR="00C633D0" w:rsidRPr="004758A9">
        <w:rPr>
          <w:rFonts w:ascii="Times New Roman" w:hAnsi="Times New Roman" w:cs="Times New Roman"/>
          <w:sz w:val="20"/>
          <w:szCs w:val="20"/>
        </w:rPr>
        <w:t xml:space="preserve">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591BB0FC" w14:textId="751960AB" w:rsidR="00A12793" w:rsidRPr="004758A9" w:rsidRDefault="00A12793" w:rsidP="008A3A83">
      <w:pPr>
        <w:spacing w:line="360" w:lineRule="auto"/>
        <w:jc w:val="both"/>
        <w:rPr>
          <w:rFonts w:ascii="Times New Roman" w:eastAsia="Times New Roman" w:hAnsi="Times New Roman" w:cs="Times New Roman"/>
          <w:b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774B52CE" w14:textId="77777777" w:rsidR="00332300" w:rsidRDefault="00B25BD9" w:rsidP="00332300">
      <w:pPr>
        <w:pStyle w:val="Bibliography"/>
      </w:pPr>
      <w:r w:rsidRPr="004758A9">
        <w:fldChar w:fldCharType="begin"/>
      </w:r>
      <w:r w:rsidR="00332300">
        <w:instrText xml:space="preserve"> ADDIN ZOTERO_BIBL {"uncited":[],"omitted":[],"custom":[]} CSL_BIBLIOGRAPHY </w:instrText>
      </w:r>
      <w:r w:rsidRPr="004758A9">
        <w:fldChar w:fldCharType="separate"/>
      </w:r>
      <w:r w:rsidR="00332300">
        <w:t>Aguilera, A., Distéfano, A., Jauzein, C., Correa-Aragunde, N., Martinez, D., Martin, M. V., and Sueldo, D. J.: Do photosynthetic cells communicate with each other during cell death? From cyanobacteria to vascular plants, Journal of Experimental Botany, 73, 7219–7242, https://doi.org/10.1093/jxb/erac363, 2022.</w:t>
      </w:r>
    </w:p>
    <w:p w14:paraId="1FB48EBE" w14:textId="77777777" w:rsidR="00332300" w:rsidRDefault="00332300" w:rsidP="00332300">
      <w:pPr>
        <w:pStyle w:val="Bibliography"/>
      </w:pPr>
      <w:r>
        <w:t>Aiken, A. C., DeCarlo, P. F., Kroll, J. H., Worsnop, D. R., Huffman, J. A., Docherty, K. S., Ulbrich, I. M., Mohr, C., Kimmel, J. R., Sueper, D., Sun, Y., Zhang, Q., Trimborn, A., Northway, M., Ziemann, P. J., Canagaratna, M. R., Onasch, T. B., Alfarra, M. R., Prevot, A. S. H., Dommen, J., Duplissy, J., Metzger, A., Baltensperger, U., and Jimenez, J. L.: O/C and OM/OC Ratios of Primary, Secondary, and Ambient Organic Aerosols with High-Resolution Time-of-Flight Aerosol Mass Spectrometry, Environ. Sci. Technol., 42, 4478–4485, https://doi.org/10.1021/es703009q, 2008.</w:t>
      </w:r>
    </w:p>
    <w:p w14:paraId="6CD4C3B2" w14:textId="77777777" w:rsidR="00332300" w:rsidRDefault="00332300" w:rsidP="00332300">
      <w:pPr>
        <w:pStyle w:val="Bibliography"/>
      </w:pPr>
      <w:r>
        <w:t>Alsante, A. N., Thornton, D. C. O., and Brooks, S. D.: Ocean Aerobiology, Front. Microbiol., 12, 764178, https://doi.org/10.3389/fmicb.2021.764178, 2021.</w:t>
      </w:r>
    </w:p>
    <w:p w14:paraId="3964781A" w14:textId="77777777" w:rsidR="00332300" w:rsidRDefault="00332300" w:rsidP="00332300">
      <w:pPr>
        <w:pStyle w:val="Bibliography"/>
      </w:pPr>
      <w:r>
        <w:t>Asch, R. G., Stock, C. A., and Sarmiento, J. L.: Climate change impacts on mismatches between phytoplankton blooms and fish spawning phenology, Global Change Biology, 25, 2544–2559, https://doi.org/10.1111/gcb.14650, 2019.</w:t>
      </w:r>
    </w:p>
    <w:p w14:paraId="5E6061C6" w14:textId="77777777" w:rsidR="00332300" w:rsidRDefault="00332300" w:rsidP="00332300">
      <w:pPr>
        <w:pStyle w:val="Bibliography"/>
      </w:pPr>
      <w:r>
        <w:t xml:space="preserve">Baer, S. E., Lomas, M. W., Terpis, K. X., Mouginot, C., and Martiny, A. C.: Stoichiometry of </w:t>
      </w:r>
      <w:r>
        <w:rPr>
          <w:i/>
          <w:iCs/>
        </w:rPr>
        <w:t>Prochlorococcus, Synechococcus</w:t>
      </w:r>
      <w:r>
        <w:t xml:space="preserve"> , and small eukaryotic populations in the western North Atlantic Ocean, Environmental Microbiology, 19, 1568–1583, https://doi.org/10.1111/1462-2920.13672, 2017.</w:t>
      </w:r>
    </w:p>
    <w:p w14:paraId="3293CB16" w14:textId="77777777" w:rsidR="00332300" w:rsidRDefault="00332300" w:rsidP="00332300">
      <w:pPr>
        <w:pStyle w:val="Bibliography"/>
      </w:pPr>
      <w:r>
        <w:t>Bahadur, R., Uplinger, T., Russell, L. M., Sive, B. C., Cliff, S. S., Millet, D. B., Goldstein, A., and Bates, T. S.: Phenol Groups in Northeastern U.S. Submicrometer Aerosol Particles Produced from Seawater Sources, Environ. Sci. Technol., 44, 2542–2548, https://doi.org/10.1021/es9032277, 2010.</w:t>
      </w:r>
    </w:p>
    <w:p w14:paraId="6AE2E2E1" w14:textId="77777777" w:rsidR="00332300" w:rsidRDefault="00332300" w:rsidP="00332300">
      <w:pPr>
        <w:pStyle w:val="Bibliography"/>
      </w:pPr>
      <w:r>
        <w:t>Ban, Z., Hu, X., and Li, J.: Tipping points of marine phytoplankton to multiple environmental stressors, Nat. Clim. Chang., 12, 1045–1051, https://doi.org/10.1038/s41558-022-01489-0, 2022.</w:t>
      </w:r>
    </w:p>
    <w:p w14:paraId="1D26D46A" w14:textId="77777777" w:rsidR="00332300" w:rsidRDefault="00332300" w:rsidP="00332300">
      <w:pPr>
        <w:pStyle w:val="Bibliography"/>
      </w:pPr>
      <w:r>
        <w:t>Bates, T. S., Quinn, P. K., Frossard, A. A., Russell, L. M., Hakala, J., Petäjä, T., Kulmala, M., Covert, D. S., Cappa, C. D., Li, S.-M., Hayden, K. L., Nuaaman, I., McLaren, R., Massoli, P., Canagaratna, M. R., Onasch, T. B., Sueper, D., Worsnop, D. R., and Keene, W. C.: Measurements of ocean derived aerosol off the coast of California: MEASUREMENTS OF OCEAN DERIVED AEROSOL, J. Geophys. Res., 117, n/a-n/a, https://doi.org/10.1029/2012JD017588, 2012.</w:t>
      </w:r>
    </w:p>
    <w:p w14:paraId="75AFB7F4" w14:textId="77777777" w:rsidR="00332300" w:rsidRDefault="00332300" w:rsidP="00332300">
      <w:pPr>
        <w:pStyle w:val="Bibliography"/>
      </w:pPr>
      <w:r>
        <w:t>Becagli, S., Lazzara, L., Marchese, C., Dayan, U., Ascanius, S. E., Cacciani, M., Caiazzo, L., Di Biagio, C., Di Iorio, T., Di Sarra, A., Eriksen, P., Fani, F., Giardi, F., Meloni, D., Muscari, G., Pace, G., Severi, M., Traversi, R., and Udisti, R.: Relationships linking primary production, sea ice melting, and biogenic aerosol in the Arctic, Atmospheric Environment, 136, 1–15, https://doi.org/10.1016/j.atmosenv.2016.04.002, 2016.</w:t>
      </w:r>
    </w:p>
    <w:p w14:paraId="7130F67C" w14:textId="77777777" w:rsidR="00332300" w:rsidRDefault="00332300" w:rsidP="00332300">
      <w:pPr>
        <w:pStyle w:val="Bibliography"/>
      </w:pPr>
      <w:r>
        <w:t>Becagli, S., Amore, A., Caiazzo, L., Iorio, T. D., Sarra, A. D., Lazzara, L., Marchese, C., Meloni, D., Mori, G., Muscari, G., Nuccio, C., Pace, G., Severi, M., and Traversi, R.: Biogenic Aerosol in the Artic from Eight Years of MSA Data from Ny Ålesund (Svalbard Islands) and Thule (Greenland), Atmosphere, 10, 349, https://doi.org/10.3390/atmos10070349, 2019.</w:t>
      </w:r>
    </w:p>
    <w:p w14:paraId="7E6CF425" w14:textId="77777777" w:rsidR="00332300" w:rsidRDefault="00332300" w:rsidP="00332300">
      <w:pPr>
        <w:pStyle w:val="Bibliography"/>
      </w:pPr>
      <w:r>
        <w:t>Bedford, J., Ostle, C., Johns, D. G., Atkinson, A., Best, M., Bresnan, E., Machairopoulou, M., Graves, C. A., Devlin, M., Milligan, A., Pitois, S., Mellor, A., Tett, P., and McQuatters‐Gollop, A.: Lifeform indicators reveal large‐scale shifts in plankton across the North‐West European shelf, Global Change Biology, 26, 3482–3497, https://doi.org/10.1111/gcb.15066, 2020.</w:t>
      </w:r>
    </w:p>
    <w:p w14:paraId="34DF2E72" w14:textId="77777777" w:rsidR="00332300" w:rsidRDefault="00332300" w:rsidP="00332300">
      <w:pPr>
        <w:pStyle w:val="Bibliography"/>
      </w:pPr>
      <w:r>
        <w:t>Behrendt, S., Dimpfl, T., Peter, F. J., and Zimmermann, D. J.: RTransferEntropy — Quantifying information flow between different time series using effective transfer entropy, SoftwareX, 10, 100265, https://doi.org/10.1016/j.softx.2019.100265, 2019.</w:t>
      </w:r>
    </w:p>
    <w:p w14:paraId="7105A0C1" w14:textId="77777777" w:rsidR="00332300" w:rsidRDefault="00332300" w:rsidP="00332300">
      <w:pPr>
        <w:pStyle w:val="Bibliography"/>
      </w:pPr>
      <w:r>
        <w:t>Behrenfeld, M. J., Moore, R. H., Hostetler, C. A., Graff, J., Gaube, P., Russell, L. M., Chen, G., Doney, S. C., Giovannoni, S., Liu, H., Proctor, C., Bolaños, L. M., Baetge, N., Davie-Martin, C., Westberry, T. K., Bates, T. S., Bell, T. G., Bidle, K. D., Boss, E. S., Brooks, S. D., Cairns, B., Carlson, C., Halsey, K., Harvey, E. L., Hu, C., Karp-Boss, L., Kleb, M., Menden-Deuer, S., Morison, F., Quinn, P. K., Scarino, A. J., Anderson, B., Chowdhary, J., Crosbie, E., Ferrare, R., Hair, J. W., Hu, Y., Janz, S., Redemann, J., Saltzman, E., Shook, M., Siegel, D. A., Wisthaler, A., Martin, M. Y., and Ziemba, L.: The North Atlantic Aerosol and Marine Ecosystem Study (NAAMES): Science Motive and Mission Overview, Front. Mar. Sci., 6, 122, https://doi.org/10.3389/fmars.2019.00122, 2019.</w:t>
      </w:r>
    </w:p>
    <w:p w14:paraId="7FF5080B" w14:textId="77777777" w:rsidR="00332300" w:rsidRDefault="00332300" w:rsidP="00332300">
      <w:pPr>
        <w:pStyle w:val="Bibliography"/>
      </w:pPr>
      <w:r>
        <w:t>Bell, T. G., Porter, J. G., Wang, W.-L., Lawler, M. J., Boss, E., Behrenfeld, M. J., and Saltzman, E. S.: Predictability of Seawater DMS During the North Atlantic Aerosol and Marine Ecosystem Study (NAAMES), Front. Mar. Sci., 7, 596763, https://doi.org/10.3389/fmars.2020.596763, 2021.</w:t>
      </w:r>
    </w:p>
    <w:p w14:paraId="7642789E" w14:textId="77777777" w:rsidR="00332300" w:rsidRDefault="00332300" w:rsidP="00332300">
      <w:pPr>
        <w:pStyle w:val="Bibliography"/>
      </w:pPr>
      <w:r>
        <w:t>Benavent, N., Mahajan, A. S., Li, Q., Cuevas, C. A., Schmale, J., Angot, H., Jokinen, T., Quéléver, L. L. J., Blechschmidt, A.-M., Zilker, B., Richter, A., Serna, J. A., Garcia-Nieto, D., Fernandez, R. P., Skov, H., Dumitrascu, A., Simões Pereira, P., Abrahamsson, K., Bucci, S., Duetsch, M., Stohl, A., Beck, I., Laurila, T., Blomquist, B., Howard, D., Archer, S. D., Bariteau, L., Helmig, D., Hueber, J., Jacobi, H.-W., Posman, K., Dada, L., Daellenbach, K. R., and Saiz-Lopez, A.: Substantial contribution of iodine to Arctic ozone destruction, Nat. Geosci., https://doi.org/10.1038/s41561-022-01018-w, 2022.</w:t>
      </w:r>
    </w:p>
    <w:p w14:paraId="6F1A3184" w14:textId="77777777" w:rsidR="00332300" w:rsidRDefault="00332300" w:rsidP="00332300">
      <w:pPr>
        <w:pStyle w:val="Bibliography"/>
      </w:pPr>
      <w:r>
        <w:t>Bian, H., Froyd, K., Murphy, D. M., Dibb, J., Darmenov, A., Chin, M., Colarco, P. R., Da Silva, A., Kucsera, T. L., Schill, G., Yu, H., Bui, P., Dollner, M., Weinzierl, B., and Smirnov, A.: Observationally constrained analysis of sea salt aerosol in the marine atmosphere, Atmos. Chem. Phys., 19, 10773–10785, https://doi.org/10.5194/acp-19-10773-2019, 2019.</w:t>
      </w:r>
    </w:p>
    <w:p w14:paraId="5AEA995A" w14:textId="77777777" w:rsidR="00332300" w:rsidRDefault="00332300" w:rsidP="00332300">
      <w:pPr>
        <w:pStyle w:val="Bibliography"/>
      </w:pPr>
      <w:r>
        <w:t>Bigg, E. K. and Leck, C.: The composition of fragments of bubbles bursting at the ocean surface, J. Geophys. Res., 113, D11209, https://doi.org/10.1029/2007JD009078, 2008.</w:t>
      </w:r>
    </w:p>
    <w:p w14:paraId="7509EA08" w14:textId="77777777" w:rsidR="00332300" w:rsidRDefault="00332300" w:rsidP="00332300">
      <w:pPr>
        <w:pStyle w:val="Bibliography"/>
      </w:pPr>
      <w:r>
        <w:t>Bork, N., Elm, J., Olenius, T., and Vehkamäki, H.: Methane sulfonic acid-enhanced formation of molecular clusters of sulfuric acid and dimethyl amine, Atmos. Chem. Phys., 14, 12023–12030, https://doi.org/10.5194/acp-14-12023-2014, 2014.</w:t>
      </w:r>
    </w:p>
    <w:p w14:paraId="18643B08" w14:textId="77777777" w:rsidR="00332300" w:rsidRDefault="00332300" w:rsidP="00332300">
      <w:pPr>
        <w:pStyle w:val="Bibliography"/>
      </w:pPr>
      <w:r>
        <w:t>Boyd, C. M., Sanchez, J., Xu, L., Eugene, A. J., Nah, T., Tuet, W. Y., Guzman, M. I., and Ng, N. L.: Secondary organic aerosol formation from the β-pinene+NO&amp;lt;sub&amp;gt;3&amp;lt;/sub&amp;gt; system: effect of humidity and peroxy radical fate, Atmos. Chem. Phys., 15, 7497–7522, https://doi.org/10.5194/acp-15-7497-2015, 2015.</w:t>
      </w:r>
    </w:p>
    <w:p w14:paraId="58395AC7" w14:textId="77777777" w:rsidR="00332300" w:rsidRDefault="00332300" w:rsidP="00332300">
      <w:pPr>
        <w:pStyle w:val="Bibliography"/>
      </w:pPr>
      <w:r>
        <w:t>Brüggemann, M., Hayeck, N., and George, C.: Interfacial photochemistry at the ocean surface is a global source of organic vapors and aerosols, Nat Commun, 9, 2101, https://doi.org/10.1038/s41467-018-04528-7, 2018.</w:t>
      </w:r>
    </w:p>
    <w:p w14:paraId="2B5C58F7" w14:textId="77777777" w:rsidR="00332300" w:rsidRDefault="00332300" w:rsidP="00332300">
      <w:pPr>
        <w:pStyle w:val="Bibliography"/>
      </w:pPr>
      <w:r>
        <w:t>Canagaratna, M. R., Jayne, J. T., Jimenez, J. L., Allan, J. D., Alfarra, M. R., Zhang, Q., Onasch, T. B., Drewnick, F., Coe, H., Middlebrook, A., Delia, A., Williams, L. R., Trimborn, A. M., Northway, M. J., DeCarlo, P. F., Kolb, C. E., Davidovits, P., and Worsnop, D. R.: Chemical and microphysical characterization of ambient aerosols with the aerodyne aerosol mass spectrometer, Mass Spectrom. Rev., 26, 185–222, https://doi.org/10.1002/mas.20115, 2007.</w:t>
      </w:r>
    </w:p>
    <w:p w14:paraId="10CDB8F3" w14:textId="77777777" w:rsidR="00332300" w:rsidRDefault="00332300" w:rsidP="00332300">
      <w:pPr>
        <w:pStyle w:val="Bibliography"/>
      </w:pPr>
      <w:r>
        <w:t>Canagaratna, M. R., Jimenez, J. L., Kroll, J. H., Chen, Q., Kessler, S. H., Massoli,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3F3D051D" w14:textId="77777777" w:rsidR="00332300" w:rsidRDefault="00332300" w:rsidP="00332300">
      <w:pPr>
        <w:pStyle w:val="Bibliography"/>
      </w:pPr>
      <w:r>
        <w:t>Canonaco, F., Crippa, M., Slowik, J. G., Baltensperger, U., and Prévôt, A. S. H.: SoFi, an IGOR-based interface for the efficient use of the generalized multilinear engine (ME-2) for the source apportionment: ME-2 application to aerosol mass spectrometer data, Atmos. Meas. Tech., 6, 3649–3661, https://doi.org/10.5194/amt-6-3649-2013, 2013.</w:t>
      </w:r>
    </w:p>
    <w:p w14:paraId="22FA0447" w14:textId="77777777" w:rsidR="00332300" w:rsidRDefault="00332300" w:rsidP="00332300">
      <w:pPr>
        <w:pStyle w:val="Bibliography"/>
      </w:pPr>
      <w:r>
        <w:t>Canonaco, F., Tobler, A., Chen, G., Sosedova, Y., Slowik, J. G., Bozzetti, C., Daellenbach, K. R., El Haddad, I., Crippa, M., Huang, R.-J., Furger, M., Baltensperger, U., and Prévôt, A. S. H.: A new method for long-term source apportionment with time-dependent factor profiles and uncertainty assessment using SoFi Pro: application to 1 year of organic aerosol data, Atmos. Meas. Tech., 14, 923–943, https://doi.org/10.5194/amt-14-923-2021, 2021.</w:t>
      </w:r>
    </w:p>
    <w:p w14:paraId="6C82C9FE" w14:textId="77777777" w:rsidR="00332300" w:rsidRDefault="00332300" w:rsidP="00332300">
      <w:pPr>
        <w:pStyle w:val="Bibliography"/>
      </w:pPr>
      <w:r>
        <w:t>Carslaw, K. S., Gordon, H., Hamilton, D. S., Johnson, J. S., Regayre, L. A., Yoshioka, M., and Pringle, K. J.: Aerosols in the Pre-industrial Atmosphere, Curr Clim Change Rep, 3, 1–15, https://doi.org/10.1007/s40641-017-0061-2, 2017.</w:t>
      </w:r>
    </w:p>
    <w:p w14:paraId="708C09EF" w14:textId="77777777" w:rsidR="00332300" w:rsidRDefault="00332300" w:rsidP="00332300">
      <w:pPr>
        <w:pStyle w:val="Bibliography"/>
      </w:pPr>
      <w:r>
        <w:t>Cavalli, F.: Advances in characterization of size-resolved organic matter in marine aerosol over the North Atlantic, J. Geophys. Res., 109, D24215, https://doi.org/10.1029/2004JD005137, 2004.</w:t>
      </w:r>
    </w:p>
    <w:p w14:paraId="47660EFC" w14:textId="77777777" w:rsidR="00332300" w:rsidRDefault="00332300" w:rsidP="00332300">
      <w:pPr>
        <w:pStyle w:val="Bibliography"/>
      </w:pPr>
      <w:r>
        <w:t>Ceburnis, D., Garbaras, A., Szidat, S., Rinaldi, M., Fahrni, S., Perron, N., Wacker, L., Leinert, S., Remeikis, V., Facchini, M. C., Prevot, A. S. H., Jennings, S. G., Ramonet, M., and O’Dowd, C. D.: Quantification of the carbonaceous matter origin in submicron marine aerosol by &amp;lt;sup&amp;gt;13&amp;lt;/sup&amp;gt;C and &amp;lt;sup&amp;gt;14&amp;lt;/sup&amp;gt;C isotope analysis, Atmos. Chem. Phys., 11, 8593–8606, https://doi.org/10.5194/acp-11-8593-2011, 2011.</w:t>
      </w:r>
    </w:p>
    <w:p w14:paraId="3159A873" w14:textId="77777777" w:rsidR="00332300" w:rsidRDefault="00332300" w:rsidP="00332300">
      <w:pPr>
        <w:pStyle w:val="Bibliography"/>
      </w:pPr>
      <w:r>
        <w:t>Cerfonteyn, M., Groben, R., Vaulot, D., Guðmundsson, K., Vannier, P., Pérez-Hernández, M. D., and Marteinsson, V. Þ.: The distribution and diversity of eukaryotic phytoplankton in the Icelandic marine environment, Sci Rep, 13, 8519, https://doi.org/10.1038/s41598-023-35537-2, 2023.</w:t>
      </w:r>
    </w:p>
    <w:p w14:paraId="57A00184" w14:textId="77777777" w:rsidR="00332300" w:rsidRDefault="00332300" w:rsidP="00332300">
      <w:pPr>
        <w:pStyle w:val="Bibliography"/>
      </w:pPr>
      <w: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30671892" w14:textId="77777777" w:rsidR="00332300" w:rsidRDefault="00332300" w:rsidP="00332300">
      <w:pPr>
        <w:pStyle w:val="Bibliography"/>
      </w:pPr>
      <w:r>
        <w:t>Chen, H., Varner, M. E., Gerber, R. B., and Finlayson-Pitts, B. J.: Reactions of Methanesulfonic Acid with Amines and Ammonia as a Source of New Particles in Air, J. Phys. Chem. B, 120, 1526–1536, https://doi.org/10.1021/acs.jpcb.5b07433, 2016.</w:t>
      </w:r>
    </w:p>
    <w:p w14:paraId="7E2656ED" w14:textId="77777777" w:rsidR="00332300" w:rsidRDefault="00332300" w:rsidP="00332300">
      <w:pPr>
        <w:pStyle w:val="Bibliography"/>
      </w:pPr>
      <w:r>
        <w:t>Choi, J. H., Jang, E., Yoon, Y. J., Park, J. Y., Kim, T. ‐W., Becagli, S., Caiazzo, L., Cappelletti, D., Krejci, R., Eleftheriadis, K., Park, K. ‐T., and Jang, K. S.: Influence of Biogenic Organics on the Chemical Composition of Arctic Aerosols, Global Biogeochemical Cycles, 33, 1238–1250, https://doi.org/10.1029/2019GB006226, 2019.</w:t>
      </w:r>
    </w:p>
    <w:p w14:paraId="1FE1C3A7" w14:textId="77777777" w:rsidR="00332300" w:rsidRDefault="00332300" w:rsidP="00332300">
      <w:pPr>
        <w:pStyle w:val="Bibliography"/>
      </w:pPr>
      <w:r>
        <w:t>Cochran, R. E., Laskina, O., Trueblood, J. V., Estillore, A. D., Morris, H. S., Jayarathne, T., Sultana, C. M., Lee, C., Lin, P., Laskin, J., Laskin, A., Dowling, J. A., Qin, Z., Cappa, C. D., Bertram, T. H., Tivanski, A. V., Stone, E. A., Prather, K. A., and Grassian, V. H.: Molecular Diversity of Sea Spray Aerosol Particles: Impact of Ocean Biology on Particle Composition and Hygroscopicity, Chem, 2, 655–667, https://doi.org/10.1016/j.chempr.2017.03.007, 2017.</w:t>
      </w:r>
    </w:p>
    <w:p w14:paraId="331B9365" w14:textId="77777777" w:rsidR="00332300" w:rsidRDefault="00332300" w:rsidP="00332300">
      <w:pPr>
        <w:pStyle w:val="Bibliography"/>
      </w:pPr>
      <w:r>
        <w:t>Crippa, M., El Haddad, I., Slowik, J. G., DeCarlo, P. F., Mohr, C., Heringa, M. F., Chirico, R., Marchand, N., Sciare, J., Baltensperger, U., and Prévôt, A. S. H.: Identification of marine and continental aerosol sources in Paris using high resolution aerosol mass spectrometry: AEROSOL SOURCES IN PARIS USING HR-TOF-MS, J. Geophys. Res. Atmos., 118, 1950–1963, https://doi.org/10.1002/jgrd.50151, 2013.</w:t>
      </w:r>
    </w:p>
    <w:p w14:paraId="43F2463C" w14:textId="77777777" w:rsidR="00332300" w:rsidRDefault="00332300" w:rsidP="00332300">
      <w:pPr>
        <w:pStyle w:val="Bibliography"/>
      </w:pPr>
      <w:r>
        <w:t>Croft, B., Martin, R. V., Moore, R. H., Ziemba, L. D., Crosbie, E. C., Liu, H., Russell, L. M., Saliba, G., Wisthaler, A., Müller, M., Schiller, A., Galí, M., Chang, R. Y.-W., McDuffie, E. E., Bilsback, K. R., and Pierce, J. R.: Factors controlling marine aerosol size distributions and their climate effects over the northwest Atlantic Ocean region, Atmos. Chem. Phys., 21, 1889–1916, https://doi.org/10.5194/acp-21-1889-2021, 2021.</w:t>
      </w:r>
    </w:p>
    <w:p w14:paraId="407D3CA5" w14:textId="77777777" w:rsidR="00332300" w:rsidRDefault="00332300" w:rsidP="00332300">
      <w:pPr>
        <w:pStyle w:val="Bibliography"/>
      </w:pPr>
      <w:r>
        <w:t>Cubison, M. J., Ortega, A. M., Hayes, P. L., Farmer, D. K., Day, D., Lechner, M. J., Brune, W. H., Apel, E., Diskin, G. S., Fisher, J. A., Fuelberg, H. E., Hecobian, A., Knapp, D. J., Mikoviny, T., Riemer, D., Sachse, G. W., Sessions, W., Weber, R. J., Weinheimer, A. J., Wisthaler, A., and Jimenez, J. L.: Effects of aging on organic aerosol from open biomass burning smoke in aircraft and laboratory studies, Atmos. Chem. Phys., 11, 12049–12064, https://doi.org/10.5194/acp-11-12049-2011, 2011.</w:t>
      </w:r>
    </w:p>
    <w:p w14:paraId="1F8C5F68" w14:textId="77777777" w:rsidR="00332300" w:rsidRDefault="00332300" w:rsidP="00332300">
      <w:pPr>
        <w:pStyle w:val="Bibliography"/>
      </w:pPr>
      <w: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6734EDF9" w14:textId="77777777" w:rsidR="00332300" w:rsidRDefault="00332300" w:rsidP="00332300">
      <w:pPr>
        <w:pStyle w:val="Bibliography"/>
      </w:pPr>
      <w:r>
        <w:t>Dada, L., Angot, H., Beck, I., Baccarini, A., Quéléver, L. L. J., Boyer, M., Laurila, T., Brasseur, Z., Jozef, G., De Boer, G., Shupe, M. D., Henning, S., Bucci, S., Dütsch, M., Stohl, A., Petäjä, T., Daellenbach, K. R., Jokinen, T., and Schmale, J.: A central arctic extreme aerosol event triggered by a warm air-mass intrusion, Nat Commun, 13, 5290, https://doi.org/10.1038/s41467-022-32872-2, 2022.</w:t>
      </w:r>
    </w:p>
    <w:p w14:paraId="749A5773" w14:textId="77777777" w:rsidR="00332300" w:rsidRDefault="00332300" w:rsidP="00332300">
      <w:pPr>
        <w:pStyle w:val="Bibliography"/>
      </w:pPr>
      <w:r>
        <w:t>DeCarlo, P. F., Kimmel, J. R., Trimborn, A., Northway, M. J., Jayne, J. T., Aiken, A. C., Gonin, M., Fuhrer, K., Horvath, T., Docherty, K. S., Worsnop, D. R., and Jimenez, J. L.: Field-Deployable, High-Resolution, Time-of-Flight Aerosol Mass Spectrometer, Anal. Chem., 78, 8281–8289, https://doi.org/10.1021/ac061249n, 2006.</w:t>
      </w:r>
    </w:p>
    <w:p w14:paraId="6019C97E" w14:textId="77777777" w:rsidR="00332300" w:rsidRDefault="00332300" w:rsidP="00332300">
      <w:pPr>
        <w:pStyle w:val="Bibliography"/>
      </w:pPr>
      <w:r>
        <w:t>Decesari, S., Mircea, M., Cavalli, F., Fuzzi, S., Moretti, F., Tagliavini, E., and Facchini, M. C.: Source Attribution of Water-Soluble Organic Aerosol by Nuclear Magnetic Resonance Spectroscopy, Environ. Sci. Technol., 41, 2479–2484, https://doi.org/10.1021/es061711l, 2007.</w:t>
      </w:r>
    </w:p>
    <w:p w14:paraId="5853C435" w14:textId="77777777" w:rsidR="00332300" w:rsidRDefault="00332300" w:rsidP="00332300">
      <w:pPr>
        <w:pStyle w:val="Bibliography"/>
      </w:pPr>
      <w:r>
        <w:t>Derwent, R. G., Simmonds, P. G., and Collins, W. J.: Ozone and carbon monoxide measurements at a remote maritime location, mace head, Ireland, from 1990 to 1992, Atmospheric Environment, 28, 2623–2637, https://doi.org/10.1016/1352-2310(94)90436-7, 1994.</w:t>
      </w:r>
    </w:p>
    <w:p w14:paraId="209B1280" w14:textId="77777777" w:rsidR="00332300" w:rsidRDefault="00332300" w:rsidP="00332300">
      <w:pPr>
        <w:pStyle w:val="Bibliography"/>
      </w:pPr>
      <w:r>
        <w:t>Derwent, R. G., Manning, A. J., Simmonds, P. G., Spain, T. G., and O’Doherty, S.: Long-term trends in ozone in baseline and European regionally-polluted air at Mace Head, Ireland over a 30-year period, Atmospheric Environment, 179, 279–287, https://doi.org/10.1016/j.atmosenv.2018.02.024, 2018.</w:t>
      </w:r>
    </w:p>
    <w:p w14:paraId="78218BE4" w14:textId="77777777" w:rsidR="00332300" w:rsidRDefault="00332300" w:rsidP="00332300">
      <w:pPr>
        <w:pStyle w:val="Bibliography"/>
      </w:pPr>
      <w:r>
        <w:t>Dominutti, P. A., Chevassus, E., Baray, J.-L., Jaffrezo, J.-L., Borbon, A., Colomb, A., Deguillaume, L., El Gdachi, S., Houdier, S., Leriche, M., Metzger, J.-M., Rocco, M., Tulet, P., Sellegri, K., and Freney, E.: Evaluation of the Sources, Precursors, and Processing of Aerosols at a High-Altitude Tropical Site, ACS Earth Space Chem., 6, 2412–2431, https://doi.org/10.1021/acsearthspacechem.2c00149, 2022.</w:t>
      </w:r>
    </w:p>
    <w:p w14:paraId="3A00B066" w14:textId="77777777" w:rsidR="00332300" w:rsidRDefault="00332300" w:rsidP="00332300">
      <w:pPr>
        <w:pStyle w:val="Bibliography"/>
      </w:pPr>
      <w:r>
        <w:t>Drewnick, F., Hings, S. S., Alfarra, M. R., Prevot, A. S. H., and Borrmann, S.: Aerosol quantification with the Aerodyne Aerosol Mass Spectrometer: detection limits and ionizer background effects, Atmos. Meas. Tech., 2, 33–46, https://doi.org/10.5194/amt-2-33-2009, 2009.</w:t>
      </w:r>
    </w:p>
    <w:p w14:paraId="477C1B96" w14:textId="77777777" w:rsidR="00332300" w:rsidRDefault="00332300" w:rsidP="00332300">
      <w:pPr>
        <w:pStyle w:val="Bibliography"/>
      </w:pPr>
      <w:r>
        <w:t>Duplissy, J., DeCarlo, P. F., Dommen, J., Alfarra, M. R., Metzger, A., Barmpadimos, I., Prevot, A. S. H., Weingartner, E., Tritscher, T., Gysel, M., Aiken, A. C., Jimenez, J. L., Canagaratna, M. R., Worsnop, D. R., Collins, D. R., Tomlinson, J., and Baltensperger, U.: Relating hygroscopicity and composition of organic aerosol particulate matter, Atmos. Chem. Phys., 11, 1155–1165, https://doi.org/10.5194/acp-11-1155-2011, 2011.</w:t>
      </w:r>
    </w:p>
    <w:p w14:paraId="7F3B1DDC" w14:textId="77777777" w:rsidR="00332300" w:rsidRDefault="00332300" w:rsidP="00332300">
      <w:pPr>
        <w:pStyle w:val="Bibliography"/>
      </w:pPr>
      <w:r>
        <w:t>Edtbauer, A., Stönner, C., Pfannerstill, E. Y., Berasategui, M., Walter, D., Crowley, J. N., Lelieveld, J., and Williams, J.: A new marine biogenic emission: methane sulfonamide (MSAM), dimethyl sulfide (DMS), and dimethyl sulfone (DMSO&amp;lt;sub&amp;gt;2&amp;lt;/sub&amp;gt;) measured in air over the Arabian Sea, Atmos. Chem. Phys., 20, 6081–6094, https://doi.org/10.5194/acp-20-6081-2020, 2020.</w:t>
      </w:r>
    </w:p>
    <w:p w14:paraId="19F56EFF" w14:textId="77777777" w:rsidR="00332300" w:rsidRDefault="00332300" w:rsidP="00332300">
      <w:pPr>
        <w:pStyle w:val="Bibliography"/>
      </w:pPr>
      <w:r>
        <w:t>Etminan, M., Myhre, G., Highwood, E. J., and Shine, K. P.: Radiative forcing of carbon dioxide, methane, and nitrous oxide: A significant revision of the methane radiative forcing, Geophys. Res. Lett., 43, https://doi.org/10.1002/2016GL071930, 2016.</w:t>
      </w:r>
    </w:p>
    <w:p w14:paraId="77AFD9AA" w14:textId="77777777" w:rsidR="00332300" w:rsidRDefault="00332300" w:rsidP="00332300">
      <w:pPr>
        <w:pStyle w:val="Bibliography"/>
      </w:pPr>
      <w:r>
        <w:t>Facchini, M. C., Rinaldi, M., Decesari, S., Carbone, C., Finessi, E., Mircea, M., Fuzzi, S., Ceburnis, D., Flanagan, R., Nilsson, E. D., de Leeuw, G., Martino, M., Woeltjen, J., and O’Dowd, C. D.: Primary submicron marine aerosol dominated by insoluble organic colloids and aggregates, Geophys. Res. Lett., 35, L17814, https://doi.org/10.1029/2008GL034210, 2008.</w:t>
      </w:r>
    </w:p>
    <w:p w14:paraId="303E5555" w14:textId="77777777" w:rsidR="00332300" w:rsidRDefault="00332300" w:rsidP="00332300">
      <w:pPr>
        <w:pStyle w:val="Bibliography"/>
      </w:pPr>
      <w:r>
        <w:t>Faiola, C. L., Wen, M., and VanReken,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625C5A0B" w14:textId="77777777" w:rsidR="00332300" w:rsidRDefault="00332300" w:rsidP="00332300">
      <w:pPr>
        <w:pStyle w:val="Bibliography"/>
      </w:pPr>
      <w:r>
        <w:t>Flerus, R., Lechtenfeld, O. J., Koch, B. P., McCallister, S. L., Schmitt-Kopplin, P., Benner, R., Kaiser, K., and Kattner, G.: A molecular perspective on the ageing of marine dissolved organic matter, Biogeosciences, 9, 1935–1955, https://doi.org/10.5194/bg-9-1935-2012, 2012.</w:t>
      </w:r>
    </w:p>
    <w:p w14:paraId="0BF752BB" w14:textId="77777777" w:rsidR="00332300" w:rsidRDefault="00332300" w:rsidP="00332300">
      <w:pPr>
        <w:pStyle w:val="Bibliography"/>
      </w:pPr>
      <w:r>
        <w:t>Florou, K., Liangou, A., Kaltsonoudis, C., Louvaris, E., Tasoglou, A., Patoulias, D., Kouvarakis, G., Kalivitis, N., Kourtchev, I., Kalberer, M., Tsagkaraki, M., Mihalopoulos, N., and Pandis, S. N.: Chemical characterization and sources of background aerosols in the eastern Mediterranean, Atmospheric Environment, 324, 120423, https://doi.org/10.1016/j.atmosenv.2024.120423, 2024.</w:t>
      </w:r>
    </w:p>
    <w:p w14:paraId="2A2D97A4" w14:textId="77777777" w:rsidR="00332300" w:rsidRDefault="00332300" w:rsidP="00332300">
      <w:pPr>
        <w:pStyle w:val="Bibliography"/>
      </w:pPr>
      <w:r>
        <w:t>Fossum, K. N., Ovadnevaite, J., Ceburnis, D., Dall’Osto, M., Marullo, S., Bellacicco, M., Simó, R., Liu, D., Flynn, M., Zuend, A., and O’Dowd, C.: Summertime Primary and Secondary Contributions to Southern Ocean Cloud Condensation Nuclei, Sci Rep, 8, 13844, https://doi.org/10.1038/s41598-018-32047-4, 2018.</w:t>
      </w:r>
    </w:p>
    <w:p w14:paraId="321F41E6" w14:textId="77777777" w:rsidR="00332300" w:rsidRDefault="00332300" w:rsidP="00332300">
      <w:pPr>
        <w:pStyle w:val="Bibliography"/>
      </w:pPr>
      <w:r>
        <w:t>Fröhlich, R., Crenn, V., Setyan, A., Belis, C. A., Canonaco, F., Favez, O., Riffault, V., Slowik, J. G., Aas, W., Aijälä, M., Alastuey, A., Artiñano, B., Bonnaire, N., Bozzetti, C., Bressi, M., Carbone, C., Coz, E., Croteau, P. L., Cubison, M. J., Esser-Gietl, J. K., Green, D. C., Gros, V., Heikkinen, L., Herrmann, H., Jayne, J. T., Lunder, C. R., Minguillón, M. C., Močnik, G., O’Dowd, C. D., Ovadnevaite, J., Petralia, E., Poulain, L., Priestman, M., Ripoll, A., Sarda-Estève, R., Wiedensohler, A., Baltensperger, U., Sciare, J., and Prévôt, A. S. H.: ACTRIS ACSM intercomparison – Part 2: Intercomparison of ME-2 organic source apportionment results from 15 individual, co-located aerosol mass spectrometers, Atmos. Meas. Tech., 8, 2555–2576, https://doi.org/10.5194/amt-8-2555-2015, 2015.</w:t>
      </w:r>
    </w:p>
    <w:p w14:paraId="742FEDCB" w14:textId="77777777" w:rsidR="00332300" w:rsidRDefault="00332300" w:rsidP="00332300">
      <w:pPr>
        <w:pStyle w:val="Bibliography"/>
      </w:pPr>
      <w: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6DC26B65" w14:textId="77777777" w:rsidR="00332300" w:rsidRDefault="00332300" w:rsidP="00332300">
      <w:pPr>
        <w:pStyle w:val="Bibliography"/>
      </w:pPr>
      <w:r>
        <w:t>Goldstein, A. H. and Galbally, I. E.: Known and Unexplored Organic Constituents in the Earth’s Atmosphere, Environ. Sci. Technol., 41, 1514–1521, https://doi.org/10.1021/es072476p, 2007.</w:t>
      </w:r>
    </w:p>
    <w:p w14:paraId="569EFC33" w14:textId="77777777" w:rsidR="00332300" w:rsidRDefault="00332300" w:rsidP="00332300">
      <w:pPr>
        <w:pStyle w:val="Bibliography"/>
      </w:pPr>
      <w:r>
        <w:t>Grigas, T., Ovadnevaite, J., Ceburnis, D., Moran, E., McGovern, F. M., Jennings, S. G., and O’Dowd, C.: Sophisticated Clean Air Strategies Required to Mitigate Against Particulate Organic Pollution, Sci Rep, 7, 44737, https://doi.org/10.1038/srep44737, 2017.</w:t>
      </w:r>
    </w:p>
    <w:p w14:paraId="2C3E09C5" w14:textId="77777777" w:rsidR="00332300" w:rsidRDefault="00332300" w:rsidP="00332300">
      <w:pPr>
        <w:pStyle w:val="Bibliography"/>
      </w:pPr>
      <w:r>
        <w:t>Gryspeerdt, E., Povey, A. C., Grainger, R. G., Hasekamp, O., Hsu, N. C., Mulcahy, J. P., Sayer, A. M., and Sorooshian, A.: Uncertainty in aerosol–cloud radiative forcing is driven by clean conditions, Atmos. Chem. Phys., 23, 4115–4122, https://doi.org/10.5194/acp-23-4115-2023, 2023.</w:t>
      </w:r>
    </w:p>
    <w:p w14:paraId="63098ADA" w14:textId="77777777" w:rsidR="00332300" w:rsidRDefault="00332300" w:rsidP="00332300">
      <w:pPr>
        <w:pStyle w:val="Bibliography"/>
      </w:pPr>
      <w:r>
        <w:t>Guo, J., Zhang, J., Yang, K., Liao, H., Zhang, S., Huang, K., Lv, Y., Shao, J., Yu, T., Tong, B., Li, J., Su, T., Yim, S. H. L., Stoffelen, A., Zhai, P., and Xu, X.: Investigation of near-global daytime boundary layer height using high-resolution radiosondes: first results and comparison with ERA5, MERRA-2, JRA-55, and NCEP-2 reanalyses, Atmos. Chem. Phys., 21, 17079–17097, https://doi.org/10.5194/acp-21-17079-2021, 2021.</w:t>
      </w:r>
    </w:p>
    <w:p w14:paraId="0020C78F" w14:textId="77777777" w:rsidR="00332300" w:rsidRDefault="00332300" w:rsidP="00332300">
      <w:pPr>
        <w:pStyle w:val="Bibliography"/>
      </w:pPr>
      <w:r>
        <w:t>Hallquist, M., Wenger, J. C., Baltensperger, U., Rudich, Y., Simpson, D., Claeys, M., Dommen, J., Donahue, N. M., George, C., Goldstein, A. H., Hamilton, J. F., Herrmann, H., Hoffmann, T., Iinuma, Y., Jang, M., Jenkin, M. E., Jimenez, J. L., Kiendler-Scharr, A., Maenhaut, W., McFiggans, G., Mentel, Th. F., Monod, A., Prévôt, A. S. H., Seinfeld, J. H., Surratt, J. D., Szmigielski, R., and Wildt, J.: The formation, properties and impact of secondary organic aerosol: current and emerging issues, Atmos. Chem. Phys., 9, 5155–5236, https://doi.org/10.5194/acp-9-5155-2009, 2009.</w:t>
      </w:r>
    </w:p>
    <w:p w14:paraId="04945DD1" w14:textId="77777777" w:rsidR="00332300" w:rsidRDefault="00332300" w:rsidP="00332300">
      <w:pPr>
        <w:pStyle w:val="Bibliography"/>
      </w:pPr>
      <w:r>
        <w:t>Hátún, H., Lohmann, K., Matei, D., Jungclaus, J. H., Pacariz, S., Bersch, M., Gislason, A., Ólafsson, J., and Reid, P. C.: An inflated subpolar gyre blows life toward the northeastern Atlantic, Progress in Oceanography, 147, 49–66, https://doi.org/10.1016/j.pocean.2016.07.009, 2016.</w:t>
      </w:r>
    </w:p>
    <w:p w14:paraId="4ADFDC7D" w14:textId="77777777" w:rsidR="00332300" w:rsidRDefault="00332300" w:rsidP="00332300">
      <w:pPr>
        <w:pStyle w:val="Bibliography"/>
      </w:pPr>
      <w:r>
        <w:t>Håvik, L. and Våge, K.: Wind‐Driven Coastal Upwelling and Downwelling in the Shelfbreak East Greenland Current, JGR Oceans, 123, 6106–6115, https://doi.org/10.1029/2018JC014273, 2018.</w:t>
      </w:r>
    </w:p>
    <w:p w14:paraId="091A8D27" w14:textId="77777777" w:rsidR="00332300" w:rsidRDefault="00332300" w:rsidP="00332300">
      <w:pPr>
        <w:pStyle w:val="Bibliography"/>
      </w:pPr>
      <w:r>
        <w:t>Heald, C. L., Kroll, J. H., Jimenez, J. L., Docherty, K. S., DeCarlo, P. F., Aiken, A. C., Chen, Q., Martin, S. T., Farmer, D. K., and Artaxo, P.: A simplified description of the evolution of organic aerosol composition in the atmosphere: VAN KREVELEN DIAGRAM OF ORGANIC AEROSOL, Geophys. Res. Lett., 37, https://doi.org/10.1029/2010GL042737, 2010.</w:t>
      </w:r>
    </w:p>
    <w:p w14:paraId="5AA5C76A" w14:textId="77777777" w:rsidR="00332300" w:rsidRDefault="00332300" w:rsidP="00332300">
      <w:pPr>
        <w:pStyle w:val="Bibliography"/>
      </w:pPr>
      <w:r>
        <w:t>Hodshire, A. L., Campuzano-Jost, P., Kodros, J. K., Croft, B., Nault, B. A., Schroder, J. C., Jimenez, J. L., and Pierce, J. R.: The potential role of methanesulfonic acid (MSA) in aerosol formation and growth and the associated radiative forcings, Atmos. Chem. Phys., 19, 3137–3160, https://doi.org/10.5194/acp-19-3137-2019, 2019.</w:t>
      </w:r>
    </w:p>
    <w:p w14:paraId="24E01AD5" w14:textId="77777777" w:rsidR="00332300" w:rsidRDefault="00332300" w:rsidP="00332300">
      <w:pPr>
        <w:pStyle w:val="Bibliography"/>
      </w:pPr>
      <w:r>
        <w:t>Holland, M. M., Louchart, A., Artigas, L. F., Ostle, C., Atkinson, A., Rombouts, I., Graves, C. A., Devlin, M., Heyden, B., Machairopoulou, M., Bresnan, E., Schilder, J., Jakobsen, H. H., Lloyd-Hartley, H., Tett, P., Best, M., Goberville, E., and McQuatters-Gollop, A.: Major declines in NE Atlantic plankton contrast with more stable populations in the rapidly warming North Sea, Science of The Total Environment, 898, 165505, https://doi.org/10.1016/j.scitotenv.2023.165505, 2023.</w:t>
      </w:r>
    </w:p>
    <w:p w14:paraId="44721161" w14:textId="77777777" w:rsidR="00332300" w:rsidRDefault="00332300" w:rsidP="00332300">
      <w:pPr>
        <w:pStyle w:val="Bibliography"/>
      </w:pPr>
      <w:r>
        <w:t>Hu, W. W., Campuzano-Jost, P., Palm, B. B., Day, D. A., Ortega, A. M., Hayes, P. L., Krechmer, J. E., Chen, Q., Kuwata, M., Liu, Y. J., de Sá, S. S., McKinney, K., Martin, S. T., Hu, M., Budisulistiorini, S. H., Riva, M., Surratt, J. D., St. Clair, J. M., Isaacman-Van Wertz, G., Yee, L. D., Goldstein, A. H., Carbone, S., Brito, J., Artaxo, P., de Gouw, J. A., Koss, A., Wisthaler, A., Mikoviny, T., Karl, T., Kaser, L., Jud, W., Hansel, A., Docherty, K. S., Alexander, M. L., Robinson, N. H., Coe, H., Allan, J. D., Canagaratna, M. R., Paulot, F., and Jimenez, J. L.: Characterization of a real-time tracer for isoprene epoxydiols-derived secondary organic aerosol (IEPOX-SOA) from aerosol mass spectrometer measurements, Atmos. Chem. Phys., 15, 11807–11833, https://doi.org/10.5194/acp-15-11807-2015, 2015.</w:t>
      </w:r>
    </w:p>
    <w:p w14:paraId="67119253" w14:textId="77777777" w:rsidR="00332300" w:rsidRDefault="00332300" w:rsidP="00332300">
      <w:pPr>
        <w:pStyle w:val="Bibliography"/>
      </w:pPr>
      <w:r>
        <w:t>Huang, S., Wu, Z., Poulain, L., van Pinxteren, M., Merkel, M., Assmann, D., Herrmann, H., and Wiedensohler, A.: Source apportionment of the organic aerosol over the Atlantic Ocean from 53° N to 53° S: significant contributions from marine emissions and long-range transport, Atmos. Chem. Phys., 18, 18043–18062, https://doi.org/10.5194/acp-18-18043-2018, 2018.</w:t>
      </w:r>
    </w:p>
    <w:p w14:paraId="28275D0F" w14:textId="77777777" w:rsidR="00332300" w:rsidRDefault="00332300" w:rsidP="00332300">
      <w:pPr>
        <w:pStyle w:val="Bibliography"/>
      </w:pPr>
      <w:r>
        <w:t>Huffman, J. A., Jayne, J. T., Drewnick, F., Aiken, A. C., Onasch, T., Worsnop, D. R., and Jimenez, J. L.: Design, Modeling, Optimization, and Experimental Tests of a Particle Beam Width Probe for the Aerodyne Aerosol Mass Spectrometer, Aerosol Science and Technology, 39, 1143–1163, https://doi.org/10.1080/02786820500423782, 2005.</w:t>
      </w:r>
    </w:p>
    <w:p w14:paraId="0929D94D" w14:textId="77777777" w:rsidR="00332300" w:rsidRDefault="00332300" w:rsidP="00332300">
      <w:pPr>
        <w:pStyle w:val="Bibliography"/>
      </w:pPr>
      <w:r>
        <w:t>Jang, J., Park, J., Park, J., Yoon, Y. J., Dall&amp;apos;Osto, M. s., Park, K.-T., Jang, E., Lee, J., Cho, K. H., and Lee, B. Y.: Ocean-Atmosphere Interactions: Different Organic Components Across Pacific and Southern Oceans, SSRN Journal, https://doi.org/10.2139/ssrn.4290253, 2022.</w:t>
      </w:r>
    </w:p>
    <w:p w14:paraId="25821213" w14:textId="77777777" w:rsidR="00332300" w:rsidRDefault="00332300" w:rsidP="00332300">
      <w:pPr>
        <w:pStyle w:val="Bibliography"/>
      </w:pPr>
      <w:r>
        <w:t>Jimenez, J. L., Canagaratna, M. R., Donahue, N. M., Prevot, A. S. H., Zhang, Q., Kroll, J. H., DeCarlo, P. F., Allan, J. D., Coe, H., Ng, N. L., Aiken, A. C., Docherty, K. S., Ulbrich, I. M., Grieshop, A. P., Robinson, A. L., Duplissy, J., Smith, J. D., Wilson, K. R., Lanz, V. A., Hueglin, C., Sun, Y. L., Tian, J., Laaksonen, A., Raatikainen, T., Rautiainen, J., Vaattovaara, P., Ehn, M., Kulmala, M., Tomlinson, J. M., Collins, D. R., Cubison, M. J., E., Dunlea, J., Huffman, J. A., Onasch, T. B., Alfarra, M. R., Williams, P. I., Bower, K., Kondo, Y., Schneider, J., Drewnick, F., Borrmann, S., Weimer, S., Demerjian, K., Salcedo, D., Cottrell, L., Griffin, R., Takami, A., Miyoshi, T., Hatakeyama, S., Shimono, A., Sun, J. Y., Zhang, Y. M., Dzepina, K., Kimmel, J. R., Sueper, D., Jayne, J. T., Herndon, S. C., Trimborn, A. M., Williams, L. R., Wood, E. C., Middlebrook, A. M., Kolb, C. E., Baltensperger, U., and Worsnop, D. R.: Evolution of Organic Aerosols in the Atmosphere, Science, 326, 1525–1529, https://doi.org/10.1126/science.1180353, 2009.</w:t>
      </w:r>
    </w:p>
    <w:p w14:paraId="09FC3819" w14:textId="77777777" w:rsidR="00332300" w:rsidRDefault="00332300" w:rsidP="00332300">
      <w:pPr>
        <w:pStyle w:val="Bibliography"/>
      </w:pPr>
      <w:r>
        <w:t>Kahnert, M. and Kanngießer, F.: Optical properties of marine aerosol: modelling the transition from dry, irregularly shaped crystals to brine-coated, dissolving salt particles, Journal of Quantitative Spectroscopy and Radiative Transfer, 295, 108408, https://doi.org/10.1016/j.jqsrt.2022.108408, 2023.</w:t>
      </w:r>
    </w:p>
    <w:p w14:paraId="2C00DEB7" w14:textId="77777777" w:rsidR="00332300" w:rsidRDefault="00332300" w:rsidP="00332300">
      <w:pPr>
        <w:pStyle w:val="Bibliography"/>
      </w:pPr>
      <w:r>
        <w:t>Karl, M., Leck, C., Coz, E., and Heintzenberg, J.: Marine nanogels as a source of atmospheric nanoparticles in the high Arctic, Geophys. Res. Lett., 40, 3738–3743, https://doi.org/10.1002/grl.50661, 2013.</w:t>
      </w:r>
    </w:p>
    <w:p w14:paraId="386CDED5" w14:textId="77777777" w:rsidR="00332300" w:rsidRDefault="00332300" w:rsidP="00332300">
      <w:pPr>
        <w:pStyle w:val="Bibliography"/>
      </w:pPr>
      <w:r>
        <w:t>Kawamura, K. and Bikkina, S.: A review of dicarboxylic acids and related compounds in atmospheric aerosols: Molecular distributions, sources and transformation, Atmospheric Research, 170, 140–160, https://doi.org/10.1016/j.atmosres.2015.11.018, 2016.</w:t>
      </w:r>
    </w:p>
    <w:p w14:paraId="43AD6EBD" w14:textId="77777777" w:rsidR="00332300" w:rsidRDefault="00332300" w:rsidP="00332300">
      <w:pPr>
        <w:pStyle w:val="Bibliography"/>
      </w:pPr>
      <w:r>
        <w:t>Kirkby, J., Duplissy, J., Sengupta, K., Frege, C., Gordon, H., Williamson, C., Heinritzi, M., Simon, M., Yan, C., Almeida, J., Tröstl, J., Nieminen, T., Ortega, I. K., Wagner, R., Adamov, A., Amorim, A., Bernhammer, A.-K., Bianchi, F., Breitenlechner, M., Brilke, S., Chen, X., Craven, J., Dias, A., Ehrhart, S., Flagan, R. C., Franchin, A., Fuchs, C., Guida, R., Hakala, J., Hoyle, C. R., Jokinen, T., Junninen, H., Kangasluoma, J., Kim, J., Krapf, M., Kürten, A., Laaksonen, A., Lehtipalo, K., Makhmutov, V., Mathot, S., Molteni, U., Onnela, A., Peräkylä, O., Piel, F., Petäjä, T., Praplan, A. P., Pringle, K., Rap, A., Richards, N. A. D., Riipinen, I., Rissanen, M. P., Rondo, L., Sarnela, N., Schobesberger, S., Scott, C. E., Seinfeld, J. H., Sipilä, M., Steiner, G., Stozhkov, Y., Stratmann, F., Tomé, A., Virtanen, A., Vogel, A. L., Wagner, A. C., Wagner, P. E., Weingartner, E., Wimmer, D., Winkler, P. M., Ye, P., Zhang, X., Hansel, A., Dommen, J., Donahue, N. M., Worsnop, D. R., Baltensperger, U., Kulmala, M., Carslaw, K. S., and Curtius, J.: Ion-induced nucleation of pure biogenic particles, Nature, 533, 521–526, https://doi.org/10.1038/nature17953, 2016.</w:t>
      </w:r>
    </w:p>
    <w:p w14:paraId="6F7E2EEF" w14:textId="77777777" w:rsidR="00332300" w:rsidRDefault="00332300" w:rsidP="00332300">
      <w:pPr>
        <w:pStyle w:val="Bibliography"/>
      </w:pPr>
      <w:r>
        <w:t>Kołodziejczyk, A., Pyrcz, P., Pobudkowska, A., Błaziak, K., and Szmigielski, R.: Physicochemical Properties of Pinic, Pinonic, Norpinic, and Norpinonic Acids as Relevant α-Pinene Oxidation Products, J. Phys. Chem. B, 123, 8261–8267, https://doi.org/10.1021/acs.jpcb.9b05211, 2019.</w:t>
      </w:r>
    </w:p>
    <w:p w14:paraId="56DB84B4" w14:textId="77777777" w:rsidR="00332300" w:rsidRDefault="00332300" w:rsidP="00332300">
      <w:pPr>
        <w:pStyle w:val="Bibliography"/>
      </w:pPr>
      <w:r>
        <w:t>Koteska, D., Sanchez Garcia, S., Wagner-Döbler, I., and Schulz, S.: Identification of Volatiles of the Dinoflagellate Prorocentrum cordatum, Marine Drugs, 20, 371, https://doi.org/10.3390/md20060371, 2022.</w:t>
      </w:r>
    </w:p>
    <w:p w14:paraId="3E7ECD39" w14:textId="77777777" w:rsidR="00332300" w:rsidRDefault="00332300" w:rsidP="00332300">
      <w:pPr>
        <w:pStyle w:val="Bibliography"/>
      </w:pPr>
      <w:r>
        <w:t xml:space="preserve">Kroll, J. A., Frandsen, B. N., Kjaergaard, H. G., and Vaida, V.: Atmospheric Hydroxyl Radical Source: Reaction of Triplet SO </w:t>
      </w:r>
      <w:r>
        <w:rPr>
          <w:vertAlign w:val="subscript"/>
        </w:rPr>
        <w:t>2</w:t>
      </w:r>
      <w:r>
        <w:t xml:space="preserve"> and Water, J. Phys. Chem. A, 122, 4465–4469, https://doi.org/10.1021/acs.jpca.8b03524, 2018.</w:t>
      </w:r>
    </w:p>
    <w:p w14:paraId="2193E9C3" w14:textId="77777777" w:rsidR="00332300" w:rsidRDefault="00332300" w:rsidP="00332300">
      <w:pPr>
        <w:pStyle w:val="Bibliography"/>
      </w:pPr>
      <w:r>
        <w:t>Landwehr, S., Volpi, M., Haumann, F. A., Robinson, C. M., Thurnherr, I., Ferracci, V., Baccarini, A., Thomas, J., Gorodetskaya, I., Tatzelt, C., Henning, S., Modini, R. L., Forrer, H. J., Lin, Y., Cassar, N., Simó, R., Hassler, C., Moallemi, A., Fawcett, S. E., Harris, N., Airs, R., Derkani, M. H., Alberello, A., Toffoli, A., Chen, G., Rodríguez-Ros, P., Zamanillo, M., Cortés-Greus, P., Xue, L., Bolas, C. G., Leonard, K. C., Perez-Cruz, F., Walton, D., and Schmale, J.: Exploring the coupled ocean and atmosphere system with a data science approach applied to observations from the Antarctic Circumnavigation Expedition, Earth Syst. Dynam., 12, 1295–1369, https://doi.org/10.5194/esd-12-1295-2021, 2021.</w:t>
      </w:r>
    </w:p>
    <w:p w14:paraId="427BA074" w14:textId="77777777" w:rsidR="00332300" w:rsidRDefault="00332300" w:rsidP="00332300">
      <w:pPr>
        <w:pStyle w:val="Bibliography"/>
      </w:pPr>
      <w:r>
        <w:t>Laskin, A., Laskin, J., and Nizkorodov, S. A.: Mass spectrometric approaches for chemical characterisation of atmospheric aerosols: critical review of the most recent advances, Environ. Chem., 9, 163, https://doi.org/10.1071/EN12052, 2012.</w:t>
      </w:r>
    </w:p>
    <w:p w14:paraId="1BC747FA" w14:textId="77777777" w:rsidR="00332300" w:rsidRDefault="00332300" w:rsidP="00332300">
      <w:pPr>
        <w:pStyle w:val="Bibliography"/>
      </w:pPr>
      <w:r>
        <w:t>Lawler, M. J., Schill, G. P., Brock, C. A., Froyd, K. D., Williamson, C., Kupc, A., and Murphy, D. M.: Sea Spray Aerosol Over the Remote Oceans Has Low Organic Content, AGU Advances, 5, e2024AV001215, https://doi.org/10.1029/2024AV001215, 2024.</w:t>
      </w:r>
    </w:p>
    <w:p w14:paraId="47210063" w14:textId="77777777" w:rsidR="00332300" w:rsidRDefault="00332300" w:rsidP="00332300">
      <w:pPr>
        <w:pStyle w:val="Bibliography"/>
      </w:pPr>
      <w:r>
        <w:t>Lee, H. D., Morris, H. S., Laskina, O., Sultana, C. M., Lee, C., Jayarathne, T., Cox, J. L., Wang, X., Hasenecz, E. S., DeMott, P. J., Bertram, T. H., Cappa, C. D., Stone, E. A., Prather, K. A., Grassian, V. H., and Tivanski, A. V.: Organic Enrichment, Physical Phase State, and Surface Tension Depression of Nascent Core–Shell Sea Spray Aerosols during Two Phytoplankton Blooms, ACS Earth Space Chem., 4, 650–660, https://doi.org/10.1021/acsearthspacechem.0c00032, 2020.</w:t>
      </w:r>
    </w:p>
    <w:p w14:paraId="5818A324" w14:textId="77777777" w:rsidR="00332300" w:rsidRDefault="00332300" w:rsidP="00332300">
      <w:pPr>
        <w:pStyle w:val="Bibliography"/>
      </w:pPr>
      <w:r>
        <w:t>Lehahn, Y., Koren, I., Schatz, D., Frada, M., Sheyn, U., Boss, E., Efrati, S., Rudich, Y., Trainic,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4437795D" w14:textId="77777777" w:rsidR="00332300" w:rsidRDefault="00332300" w:rsidP="00332300">
      <w:pPr>
        <w:pStyle w:val="Bibliography"/>
      </w:pPr>
      <w:r>
        <w:t>Lewis, S. L., Saliba, G., Russell, L. M., Quinn, P. K., Bates, T. S., and Behrenfeld, M. J.: Seasonal Differences in Submicron Marine Aerosol Particle Organic Composition in the North Atlantic, Front. Mar. Sci., 8, 720208, https://doi.org/10.3389/fmars.2021.720208, 2021.</w:t>
      </w:r>
    </w:p>
    <w:p w14:paraId="1F37C419" w14:textId="77777777" w:rsidR="00332300" w:rsidRDefault="00332300" w:rsidP="00332300">
      <w:pPr>
        <w:pStyle w:val="Bibliography"/>
      </w:pPr>
      <w:r>
        <w:t>Li, Y., Bai, B., Dykema, J., Shin, N., Lambe, A. T., Chen, Q., Kuwata, M., Ng, N. L., Keutsch, F. N., and Liu, P.: Predicting Real Refractive Index of Organic Aerosols From Elemental Composition, Geophysical Research Letters, 50, e2023GL103446, https://doi.org/10.1029/2023GL103446, 2023.</w:t>
      </w:r>
    </w:p>
    <w:p w14:paraId="396AA85B" w14:textId="77777777" w:rsidR="00332300" w:rsidRDefault="00332300" w:rsidP="00332300">
      <w:pPr>
        <w:pStyle w:val="Bibliography"/>
      </w:pPr>
      <w:r>
        <w:t>Lin, C., Ceburnis, D., Hellebust, S., Buckley, P., Wenger, J., Canonaco, F., Prévôt, A. S. H., Huang, R.-J., O’Dowd, C., and Ovadnevaite, J.: Characterization of Primary Organic Aerosol from Domestic Wood, Peat, and Coal Burning in Ireland, Environ. Sci. Technol., 51, 10624–10632, https://doi.org/10.1021/acs.est.7b01926, 2017.</w:t>
      </w:r>
    </w:p>
    <w:p w14:paraId="4BC98A84" w14:textId="77777777" w:rsidR="00332300" w:rsidRDefault="00332300" w:rsidP="00332300">
      <w:pPr>
        <w:pStyle w:val="Bibliography"/>
      </w:pPr>
      <w:r>
        <w:t>Lin, C., Ceburnis,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0DD3D388" w14:textId="77777777" w:rsidR="00332300" w:rsidRDefault="00332300" w:rsidP="00332300">
      <w:pPr>
        <w:pStyle w:val="Bibliography"/>
      </w:pPr>
      <w:r>
        <w:t>Liu, Y., Ma, C., and Sun, J.: Integrated FT-ICR MS and metabolome reveals diatom-derived organic matter by bacterial transformation under warming and acidification, iScience, 26, 106812, https://doi.org/10.1016/j.isci.2023.106812, 2023.</w:t>
      </w:r>
    </w:p>
    <w:p w14:paraId="1266B943" w14:textId="77777777" w:rsidR="00332300" w:rsidRDefault="00332300" w:rsidP="00332300">
      <w:pPr>
        <w:pStyle w:val="Bibliography"/>
      </w:pPr>
      <w:r>
        <w:t>Malloy, Q. G. J., Li Qi, Warren, B., Cocker Iii, D. R., Erupe, M. E., and Silva, P. J.: Secondary organic aerosol formation from primary aliphatic amines with NO&amp;lt;sub&amp;gt;3&amp;lt;/sub&amp;gt; radical, Atmos. Chem. Phys., 9, 2051–2060, https://doi.org/10.5194/acp-9-2051-2009, 2009.</w:t>
      </w:r>
    </w:p>
    <w:p w14:paraId="09DE034E" w14:textId="77777777" w:rsidR="00332300" w:rsidRDefault="00332300" w:rsidP="00332300">
      <w:pPr>
        <w:pStyle w:val="Bibliography"/>
      </w:pPr>
      <w:r>
        <w:t>Mansour, K., Decesari, S., Facchini, M. C., Belosi, F., Paglione, M., Sandrini, S., Bellacicco, M., Marullo, S., Santoleri, R., Ovadnevaite, J., Ceburnis, D., O’Dowd, C., Roberts, G., Sanchez, K., and Rinaldi, M.: Linking Marine Biological Activity to Aerosol Chemical Composition and Cloud‐Relevant Properties Over the North Atlantic Ocean, J. Geophys. Res. Atmos., 125, https://doi.org/10.1029/2019JD032246, 2020.</w:t>
      </w:r>
    </w:p>
    <w:p w14:paraId="25317126" w14:textId="77777777" w:rsidR="00332300" w:rsidRDefault="00332300" w:rsidP="00332300">
      <w:pPr>
        <w:pStyle w:val="Bibliography"/>
      </w:pPr>
      <w:r>
        <w:t>Mansour, K., Decesari, S., Ceburnis, D., Ovadnevaite, J., and Rinaldi, M.: Machine learning for prediction of daily sea surface dimethylsulfide concentration and emission flux over the North Atlantic Ocean (1998–2021), Science of The Total Environment, 871, 162123, https://doi.org/10.1016/j.scitotenv.2023.162123, 2023.</w:t>
      </w:r>
    </w:p>
    <w:p w14:paraId="74CE7FEA" w14:textId="77777777" w:rsidR="00332300" w:rsidRDefault="00332300" w:rsidP="00332300">
      <w:pPr>
        <w:pStyle w:val="Bibliography"/>
      </w:pPr>
      <w:r>
        <w:t>Mansour, K., Decesari, S., Ceburnis, D., Ovadnevaite, J., Russell, L. M., Paglione, M., Poulain, L., Huang, S., O’Dowd, C., and Rinaldi, M.: IPB-MSA&amp;SO</w:t>
      </w:r>
      <w:r>
        <w:rPr>
          <w:vertAlign w:val="subscript"/>
        </w:rPr>
        <w:t>4</w:t>
      </w:r>
      <w:r>
        <w:t> : a daily 0.25° resolution dataset of in situ-produced biogenic methanesulfonic acid and sulfate over the North Atlantic during 1998–2022 based on machine learning, Earth Syst. Sci. Data, 16, 2717–2740, https://doi.org/10.5194/essd-16-2717-2024, 2024.</w:t>
      </w:r>
    </w:p>
    <w:p w14:paraId="310E2E4B" w14:textId="77777777" w:rsidR="00332300" w:rsidRDefault="00332300" w:rsidP="00332300">
      <w:pPr>
        <w:pStyle w:val="Bibliography"/>
      </w:pPr>
      <w:r>
        <w:t>Marais, E. A., Jacob, D. J., Jimenez, J. L., Campuzano-Jost, P., Day, D. A., Hu, W., Krechmer,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SO&amp;lt;sub&amp;gt;2&amp;lt;/sub&amp;gt; emission controls, Atmos. Chem. Phys., 16, 1603–1618, https://doi.org/10.5194/acp-16-1603-2016, 2016.</w:t>
      </w:r>
    </w:p>
    <w:p w14:paraId="0812B782" w14:textId="77777777" w:rsidR="00332300" w:rsidRDefault="00332300" w:rsidP="00332300">
      <w:pPr>
        <w:pStyle w:val="Bibliography"/>
      </w:pPr>
      <w:r>
        <w:t>Markuszewski, P., Nilsson, E. D., Zinke, J., Mårtensson, E. M., Salter, M., Makuch, P., Kitowska, M., Niedźwiecka-Wróbel, I., Drozdowska, V., Lis, D., Petelski, T., Ferrero, L., and Piskozub, J.: Multi-year gradient measurements of sea spray fluxes over the Baltic Sea and the North Atlantic Ocean, https://doi.org/10.5194/egusphere-2024-1254, 3 June 2024.</w:t>
      </w:r>
    </w:p>
    <w:p w14:paraId="5116BBE9" w14:textId="77777777" w:rsidR="00332300" w:rsidRDefault="00332300" w:rsidP="00332300">
      <w:pPr>
        <w:pStyle w:val="Bibliography"/>
      </w:pPr>
      <w:r>
        <w:t>Mayer, K. J., Wang, X., Santander, M. V., Mitts, B. A., Sauer, J. S., Sultana, C. M., Cappa, C. D., and Prather, K. A.: Secondary Marine Aerosol Plays a Dominant Role over Primary Sea Spray Aerosol in Cloud Formation, ACS Cent. Sci., 6, 2259–2266, https://doi.org/10.1021/acscentsci.0c00793, 2020.</w:t>
      </w:r>
    </w:p>
    <w:p w14:paraId="7033B0A2" w14:textId="77777777" w:rsidR="00332300" w:rsidRDefault="00332300" w:rsidP="00332300">
      <w:pPr>
        <w:pStyle w:val="Bibliography"/>
      </w:pPr>
      <w:r>
        <w:t>Maykut, N. N., Lewtas, J., Kim, E., and Larson, T. V.: Source Apportionment of PM</w:t>
      </w:r>
      <w:r>
        <w:rPr>
          <w:vertAlign w:val="subscript"/>
        </w:rPr>
        <w:t>2.5</w:t>
      </w:r>
      <w:r>
        <w:t xml:space="preserve"> at an Urban IMPROVE Site in Seattle, Washington, Environ. Sci. Technol., 37, 5135–5142, https://doi.org/10.1021/es030370y, 2003.</w:t>
      </w:r>
    </w:p>
    <w:p w14:paraId="0A0C32A3" w14:textId="77777777" w:rsidR="00332300" w:rsidRDefault="00332300" w:rsidP="00332300">
      <w:pPr>
        <w:pStyle w:val="Bibliography"/>
      </w:pPr>
      <w:r>
        <w:t>McNeill, V. F.: Aqueous Organic Chemistry in the Atmosphere: Sources and Chemical Processing of Organic Aerosols, Environ. Sci. Technol., 49, 1237–1244, https://doi.org/10.1021/es5043707, 2015.</w:t>
      </w:r>
    </w:p>
    <w:p w14:paraId="10FF4D64" w14:textId="77777777" w:rsidR="00332300" w:rsidRDefault="00332300" w:rsidP="00332300">
      <w:pPr>
        <w:pStyle w:val="Bibliography"/>
      </w:pPr>
      <w:r>
        <w:t>Meador, T. B., Goldenstein, N. I., Gogou, A., Herut, B., Psarra, S., Tsagaraki, T. M., and Hinrichs, K.-U.: Planktonic Lipidome Responses to Aeolian Dust Input in Low-Biomass Oligotrophic Marine Mesocosms, Front. Mar. Sci., 4, 113, https://doi.org/10.3389/fmars.2017.00113, 2017.</w:t>
      </w:r>
    </w:p>
    <w:p w14:paraId="2D48B551" w14:textId="77777777" w:rsidR="00332300" w:rsidRDefault="00332300" w:rsidP="00332300">
      <w:pPr>
        <w:pStyle w:val="Bibliography"/>
      </w:pPr>
      <w: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5960C2E9" w14:textId="77777777" w:rsidR="00332300" w:rsidRDefault="00332300" w:rsidP="00332300">
      <w:pPr>
        <w:pStyle w:val="Bibliography"/>
      </w:pPr>
      <w:r>
        <w:t>Miyazaki, Y., Sawano, M., and Kawamura, K.: Low-molecular-weight hydroxyacids in marine atmospheric aerosol: evidence of a marine microbial origin, Biogeosciences, 11, 4407–4414, https://doi.org/10.5194/bg-11-4407-2014, 2014.</w:t>
      </w:r>
    </w:p>
    <w:p w14:paraId="7022405B" w14:textId="77777777" w:rsidR="00332300" w:rsidRDefault="00332300" w:rsidP="00332300">
      <w:pPr>
        <w:pStyle w:val="Bibliography"/>
      </w:pPr>
      <w:r>
        <w:t>Mohr, C., DeCarlo, P. F., Heringa, M. F., Chirico, R., Slowik, J. G., Richter, R., Reche, C., Alastuey, A., Querol, X., Seco, R., Peñuelas, J., Jiménez, J. L., Crippa, M., Zimmermann, R., Baltensperger, U., and Prévôt, A. S. H.: Identification and quantification of organic aerosol from cooking and other sources in Barcelona using aerosol mass spectrometer data, Atmos. Chem. Phys., 12, 1649–1665, https://doi.org/10.5194/acp-12-1649-2012, 2012.</w:t>
      </w:r>
    </w:p>
    <w:p w14:paraId="6D0BC97C" w14:textId="77777777" w:rsidR="00332300" w:rsidRDefault="00332300" w:rsidP="00332300">
      <w:pPr>
        <w:pStyle w:val="Bibliography"/>
      </w:pPr>
      <w:r>
        <w:t>Moschos, V., Dzepina, K., Bhattu, D., Lamkaddam, H., Casotto, R., Daellenbach, K. R., Canonaco, F., Rai, P., Aas, W., Becagli, S., Calzolai, G., Eleftheriadis, K., Moffett, C. E., Schnelle-Kreis, J., Severi, M., Sharma, S., Skov, H., Vestenius, M., Zhang, W., Hakola, H., Hellén, H., Huang, L., Jaffrezo, J.-L., Massling, A., Nøjgaard, J. K., Petäjä, T., Popovicheva, O., Sheesley, R. J., Traversi, R., Yttri, K. E., Schmale, J., Prévôt, A. S. H., Baltensperger, U., and El Haddad, I.: Equal abundance of summertime natural and wintertime anthropogenic Arctic organic aerosols, Nat. Geosci., https://doi.org/10.1038/s41561-021-00891-1, 2022.</w:t>
      </w:r>
    </w:p>
    <w:p w14:paraId="783D7F92" w14:textId="77777777" w:rsidR="00332300" w:rsidRDefault="00332300" w:rsidP="00332300">
      <w:pPr>
        <w:pStyle w:val="Bibliography"/>
      </w:pPr>
      <w:r>
        <w:t>Mungall, E. L., Wong, J. P. S., and Abbatt, J. P. D.: Heterogeneous Oxidation of Particulate Methanesulfonic Acid by the Hydroxyl Radical: Kinetics and Atmospheric Implications, ACS Earth Space Chem., 2, 48–55, https://doi.org/10.1021/acsearthspacechem.7b00114, 2018.</w:t>
      </w:r>
    </w:p>
    <w:p w14:paraId="6A540909" w14:textId="77777777" w:rsidR="00332300" w:rsidRDefault="00332300" w:rsidP="00332300">
      <w:pPr>
        <w:pStyle w:val="Bibliography"/>
      </w:pPr>
      <w:r>
        <w:t>Mutshinda, C. M., Finkel, Z. V., and Irwin, A. J.: Large shifts in diatom and dinoflagellate biomass in the North Atlantic over six decades, https://doi.org/10.1101/2024.07.02.601152, 4 July 2024.</w:t>
      </w:r>
    </w:p>
    <w:p w14:paraId="34EB87FF" w14:textId="77777777" w:rsidR="00332300" w:rsidRDefault="00332300" w:rsidP="00332300">
      <w:pPr>
        <w:pStyle w:val="Bibliography"/>
      </w:pPr>
      <w:r>
        <w:t>Narayanaswamy, B. E., Renaud, P. E., Duineveld, G. C. A., Berge, J., Lavaleye, M. S. S., Reiss, H., and Brattegard, T.: Biodiversity Trends along the Western European Margin, PLoS ONE, 5, e14295, https://doi.org/10.1371/journal.pone.0014295, 2010.</w:t>
      </w:r>
    </w:p>
    <w:p w14:paraId="4ACD006D" w14:textId="77777777" w:rsidR="00332300" w:rsidRDefault="00332300" w:rsidP="00332300">
      <w:pPr>
        <w:pStyle w:val="Bibliography"/>
      </w:pPr>
      <w: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359637AE" w14:textId="77777777" w:rsidR="00332300" w:rsidRDefault="00332300" w:rsidP="00332300">
      <w:pPr>
        <w:pStyle w:val="Bibliography"/>
      </w:pPr>
      <w:r>
        <w:t>Ng, N. L., Canagaratna, M. R., Jimenez, J. L., Chhabra, P. S., Seinfeld, J. H., and Worsnop, D. R.: Changes in organic aerosol composition with aging inferred from aerosol mass spectra, Atmospheric Chemistry and Physics, 11, 6465–6474, https://doi.org/10.5194/acp-11-6465-2011, 2011.</w:t>
      </w:r>
    </w:p>
    <w:p w14:paraId="5EE2DF22" w14:textId="77777777" w:rsidR="00332300" w:rsidRDefault="00332300" w:rsidP="00332300">
      <w:pPr>
        <w:pStyle w:val="Bibliography"/>
      </w:pPr>
      <w:r>
        <w:t>Nielsen, I. E., Skov, H., Massling, A., Eriksson, A. C., Dall’Osto, M., Junninen, H., Sarnela, N., Lange, R., Collier, S., Zhang, Q., Cappa, C. D., and Nøjgaard, J. K.: Biogenic and anthropogenic sources of aerosols at the High Arctic site Villum Research Station, Atmos. Chem. Phys., 19, 10239–10256, https://doi.org/10.5194/acp-19-10239-2019, 2019.</w:t>
      </w:r>
    </w:p>
    <w:p w14:paraId="4096FBC9" w14:textId="77777777" w:rsidR="00332300" w:rsidRDefault="00332300" w:rsidP="00332300">
      <w:pPr>
        <w:pStyle w:val="Bibliography"/>
      </w:pPr>
      <w:r>
        <w:t>Nøjgaard, J. K., Peker, L., Pernov, J. B., Johnson, M. S., Bossi, R., Massling, A., Lange, R., Nielsen, I. E., Prevot, A. S. H., Eriksson, A. C., Canonaco, F., and Skov, H.: A local marine source of atmospheric particles in the High Arctic, Atmospheric Environment, 285, 119241, https://doi.org/10.1016/j.atmosenv.2022.119241, 2022.</w:t>
      </w:r>
    </w:p>
    <w:p w14:paraId="7B461F17" w14:textId="77777777" w:rsidR="00332300" w:rsidRDefault="00332300" w:rsidP="00332300">
      <w:pPr>
        <w:pStyle w:val="Bibliography"/>
      </w:pPr>
      <w:r>
        <w:t>Nursanto, F. R., Meinen, R., Holzinger, R., Krol, M. C., Liu, X., Dusek, U., Henzing,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4C23A3B9" w14:textId="77777777" w:rsidR="00332300" w:rsidRDefault="00332300" w:rsidP="00332300">
      <w:pPr>
        <w:pStyle w:val="Bibliography"/>
      </w:pPr>
      <w:r>
        <w:t>O’Dowd, C., Ceburnis, D., Ovadnevaite, J., Vaishya, A., Rinaldi, M., and Facchini, M. C.: Do anthropogenic, continental or coastal aerosol sources impact on a marine aerosol signature at Mace Head?, Atmos. Chem. Phys., 14, 10687–10704, https://doi.org/10.5194/acp-14-10687-2014, 2014.</w:t>
      </w:r>
    </w:p>
    <w:p w14:paraId="0E4CDF7B" w14:textId="77777777" w:rsidR="00332300" w:rsidRDefault="00332300" w:rsidP="00332300">
      <w:pPr>
        <w:pStyle w:val="Bibliography"/>
      </w:pPr>
      <w:r>
        <w:t>O’Dowd, C., Ceburnis, D., Ovadnevaite, J., Bialek, J., Stengel, D. B., Zacharias, M., Nitschke, U., Connan, S., Rinaldi, M., Fuzzi, S., Decesari, S., Cristina Facchini, M., Marullo, S., Santoleri, R., Dell’Anno, A., Corinaldesi, C., Tangherlini, M., and Danovaro, R.: Connecting marine productivity to sea-spray via nanoscale biological processes: Phytoplankton Dance or Death Disco?, Sci Rep, 5, 14883, https://doi.org/10.1038/srep14883, 2015.</w:t>
      </w:r>
    </w:p>
    <w:p w14:paraId="36261B0C" w14:textId="77777777" w:rsidR="00332300" w:rsidRDefault="00332300" w:rsidP="00332300">
      <w:pPr>
        <w:pStyle w:val="Bibliography"/>
      </w:pPr>
      <w:r>
        <w:t>O’Dowd, C. D., Facchini, M. C., Cavalli, F., Ceburnis, D., Mircea, M., Decesari, S., Fuzzi, S., Yoon, Y. J., and Putaud, J.-P.: Biogenically driven organic contribution to marine aerosol, Nature, 431, 676–680, https://doi.org/10.1038/nature02959, 2004.</w:t>
      </w:r>
    </w:p>
    <w:p w14:paraId="6EE85906" w14:textId="77777777" w:rsidR="00332300" w:rsidRDefault="00332300" w:rsidP="00332300">
      <w:pPr>
        <w:pStyle w:val="Bibliography"/>
      </w:pPr>
      <w:r>
        <w:t>Ovadnevaite, J., O’Dowd, C., Dall’Osto, M., Ceburnis, D., Worsnop, D. R., and Berresheim, H.: Detecting high contributions of primary organic matter to marine aerosol: A case study: PRIMARY ORGANIC MARINE AEROSOL, Geophys. Res. Lett., 38, n/a-n/a, https://doi.org/10.1029/2010GL046083, 2011a.</w:t>
      </w:r>
    </w:p>
    <w:p w14:paraId="62AC27D3" w14:textId="77777777" w:rsidR="00332300" w:rsidRDefault="00332300" w:rsidP="00332300">
      <w:pPr>
        <w:pStyle w:val="Bibliography"/>
      </w:pPr>
      <w:r>
        <w:t>Ovadnevaite, J., Ceburnis, D., Martucci, G., Bialek, J., Monahan, C., Rinaldi, M., Facchini, M. C., Berresheim, H., Worsnop, D. R., and O’Dowd, C.: Primary marine organic aerosol: A dichotomy of low hygroscopicity and high CCN activity: MARINE AEROSOL-CLOUD INTERACTIONS, Geophys. Res. Lett., 38, n/a-n/a, https://doi.org/10.1029/2011GL048869, 2011b.</w:t>
      </w:r>
    </w:p>
    <w:p w14:paraId="0180B22E" w14:textId="77777777" w:rsidR="00332300" w:rsidRDefault="00332300" w:rsidP="00332300">
      <w:pPr>
        <w:pStyle w:val="Bibliography"/>
      </w:pPr>
      <w:r>
        <w:t>Ovadnevaite, J., Ceburnis, D., Canagaratna, M., Berresheim, H., Bialek, J., Martucci, G., Worsnop, D. R., and O’Dowd, C.: On the effect of wind speed on submicron sea salt mass concentrations and source fluxes: EFFECT OF WIND SPEED ON SEA SALT, J. Geophys. Res., 117, n/a-n/a, https://doi.org/10.1029/2011JD017379, 2012.</w:t>
      </w:r>
    </w:p>
    <w:p w14:paraId="41405119" w14:textId="77777777" w:rsidR="00332300" w:rsidRDefault="00332300" w:rsidP="00332300">
      <w:pPr>
        <w:pStyle w:val="Bibliography"/>
      </w:pPr>
      <w:r>
        <w:t>Ovadnevaite, J., Manders, A., de Leeuw, G., Ceburnis, D., Monahan, C., Partanen, A.-I., Korhonen, H., and O’Dowd, C. D.: A sea spray aerosol flux parameterization encapsulating wave state, Atmos. Chem. Phys., 14, 1837–1852, https://doi.org/10.5194/acp-14-1837-2014, 2014a.</w:t>
      </w:r>
    </w:p>
    <w:p w14:paraId="5B740360" w14:textId="77777777" w:rsidR="00332300" w:rsidRDefault="00332300" w:rsidP="00332300">
      <w:pPr>
        <w:pStyle w:val="Bibliography"/>
      </w:pPr>
      <w:r>
        <w:t>Ovadnevaite, J., Ceburnis, D., Leinert, S., Dall’Osto, M., Canagaratna, M., O’Doherty, S., Berresheim, H., and O’Dowd, C.: Submicron NE Atlantic marine aerosol chemical composition and abundance: Seasonal trends and air mass categorization: Seasonal Trends of Marine Aerosol, J. Geophys. Res. Atmos., 119, 11,850-11,863, https://doi.org/10.1002/2013JD021330, 2014b.</w:t>
      </w:r>
    </w:p>
    <w:p w14:paraId="0CB25045" w14:textId="77777777" w:rsidR="00332300" w:rsidRDefault="00332300" w:rsidP="00332300">
      <w:pPr>
        <w:pStyle w:val="Bibliography"/>
      </w:pPr>
      <w:r>
        <w:t>Ovadnevaite, J., Zuend, A., Laaksonen, A., Sanchez, K. J., Roberts, G., Ceburnis, D., Decesari, S., Rinaldi, M., Hodas, N., Facchini, M. C., Seinfeld, J. H., and O’ Dowd, C.: Surface tension prevails over solute effect in organic-influenced cloud droplet activation, Nature, 546, 637–641, https://doi.org/10.1038/nature22806, 2017.</w:t>
      </w:r>
    </w:p>
    <w:p w14:paraId="2FBE2B1A" w14:textId="77777777" w:rsidR="00332300" w:rsidRDefault="00332300" w:rsidP="00332300">
      <w:pPr>
        <w:pStyle w:val="Bibliography"/>
      </w:pPr>
      <w:r>
        <w:t>Oziel, L., Baudena, A., Ardyna, M., Massicotte, P., Randelhoff, A., Sallée, J.-B., Ingvaldsen, R. B., Devred, E., and Babin, M.: Faster Atlantic currents drive poleward expansion of temperate phytoplankton in the Arctic Ocean, Nat Commun, 11, 1705, https://doi.org/10.1038/s41467-020-15485-5, 2020.</w:t>
      </w:r>
    </w:p>
    <w:p w14:paraId="2D885B97" w14:textId="77777777" w:rsidR="00332300" w:rsidRDefault="00332300" w:rsidP="00332300">
      <w:pPr>
        <w:pStyle w:val="Bibliography"/>
      </w:pPr>
      <w:r>
        <w:t xml:space="preserve">Paatero, P.: The Multilinear Engine—A Table-Driven, Least Squares Program for Solving Multilinear Problems, Including the </w:t>
      </w:r>
      <w:r>
        <w:rPr>
          <w:i/>
          <w:iCs/>
        </w:rPr>
        <w:t>n</w:t>
      </w:r>
      <w:r>
        <w:t xml:space="preserve"> -Way Parallel Factor Analysis Model, Journal of Computational and Graphical Statistics, 8, 854–888, https://doi.org/10.1080/10618600.1999.10474853, 1999.</w:t>
      </w:r>
    </w:p>
    <w:p w14:paraId="632E6CD8" w14:textId="77777777" w:rsidR="00332300" w:rsidRDefault="00332300" w:rsidP="00332300">
      <w:pPr>
        <w:pStyle w:val="Bibliography"/>
      </w:pPr>
      <w:r>
        <w:t>Paatero, P. and Tapper, U.: Positive matrix factorization: A non-negative factor model with optimal utilization of error estimates of data values, Environmetrics, 5, 111–126, https://doi.org/10.1002/env.3170050203, 1994.</w:t>
      </w:r>
    </w:p>
    <w:p w14:paraId="07129521" w14:textId="77777777" w:rsidR="00332300" w:rsidRDefault="00332300" w:rsidP="00332300">
      <w:pPr>
        <w:pStyle w:val="Bibliography"/>
      </w:pPr>
      <w:r>
        <w:t>Paglione, M., Beddows, D. C. S., Jones, A., Lachlan-Cope, T., Rinaldi, M., Decesari, S., Manarini, F., Russo, M., Mansour, K., Harrison, R. M., Mazzanti, A., Tagliavini, E., and Dall’Osto, M.: Simultaneous organic aerosol source apportionment at two Antarctic sites reveals large-scale and ecoregion-specific components, Atmos. Chem. Phys., 24, 6305–6322, https://doi.org/10.5194/acp-24-6305-2024, 2024.</w:t>
      </w:r>
    </w:p>
    <w:p w14:paraId="6EEFD3B9" w14:textId="77777777" w:rsidR="00332300" w:rsidRDefault="00332300" w:rsidP="00332300">
      <w:pPr>
        <w:pStyle w:val="Bibliography"/>
      </w:pPr>
      <w:r>
        <w:t>Park, J., Jang, J., Yoon, Y. J., Kang, S., Kang, H., Park, K., Cho, K. H., Kim, J.-H., Dall’Osto, M., and Lee, B. Y.: When river water meets seawater: Insights into primary marine aerosol production, Science of The Total Environment, 807, 150866, https://doi.org/10.1016/j.scitotenv.2021.150866, 2022.</w:t>
      </w:r>
    </w:p>
    <w:p w14:paraId="019A5E04" w14:textId="77777777" w:rsidR="00332300" w:rsidRDefault="00332300" w:rsidP="00332300">
      <w:pPr>
        <w:pStyle w:val="Bibliography"/>
      </w:pPr>
      <w:r>
        <w:t>Peltola, M., Rose, C., Trueblood, J. V., Gray, S., Harvey, M., and Sellegri, K.: Chemical precursors of new particle formation in coastal New Zealand, Aerosols/Field Measurements/Troposphere/Chemistry (chemical composition and reactions), https://doi.org/10.5194/acp-2022-307, 2022.</w:t>
      </w:r>
    </w:p>
    <w:p w14:paraId="1A157208" w14:textId="77777777" w:rsidR="00332300" w:rsidRDefault="00332300" w:rsidP="00332300">
      <w:pPr>
        <w:pStyle w:val="Bibliography"/>
      </w:pPr>
      <w:r>
        <w:t>Pettersen, C., Henderson, S. A., Mattingly, K. S., Bennartz, R., and Breeden, M. L.: The Critical Role of Euro‐Atlantic Blocking in Promoting Snowfall in Central Greenland, JGR Atmospheres, 127, e2021JD035776, https://doi.org/10.1029/2021JD035776, 2022.</w:t>
      </w:r>
    </w:p>
    <w:p w14:paraId="43C467B0" w14:textId="77777777" w:rsidR="00332300" w:rsidRDefault="00332300" w:rsidP="00332300">
      <w:pPr>
        <w:pStyle w:val="Bibliography"/>
      </w:pPr>
      <w:r>
        <w:t>van Pinxteren, M., Robinson, T.-B., Zeppenfeld, S., Gong, X., Bahlmann, E., Fomba,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60CA948E" w14:textId="77777777" w:rsidR="00332300" w:rsidRDefault="00332300" w:rsidP="00332300">
      <w:pPr>
        <w:pStyle w:val="Bibliography"/>
      </w:pPr>
      <w:r>
        <w:t>Preece, J. R., Mote, T. L., Cohen, J., Wachowicz, L. J., Knox, J. A., Tedesco, M., and Kooperman, G. J.: Summer atmospheric circulation over Greenland in response to Arctic amplification and diminished spring snow cover, Nat Commun, 14, 3759, https://doi.org/10.1038/s41467-023-39466-6, 2023.</w:t>
      </w:r>
    </w:p>
    <w:p w14:paraId="56B1E400" w14:textId="77777777" w:rsidR="00332300" w:rsidRDefault="00332300" w:rsidP="00332300">
      <w:pPr>
        <w:pStyle w:val="Bibliography"/>
      </w:pPr>
      <w:r>
        <w:t>Quinn, P. K., Coffman, D. J., Johnson, J. E., Upchurch, L. M., and Bates, T. S.: Small fraction of marine cloud condensation nuclei made up of sea spray aerosol, Nature Geosci, 10, 674–679, https://doi.org/10.1038/ngeo3003, 2017.</w:t>
      </w:r>
    </w:p>
    <w:p w14:paraId="0184BABB" w14:textId="77777777" w:rsidR="00332300" w:rsidRDefault="00332300" w:rsidP="00332300">
      <w:pPr>
        <w:pStyle w:val="Bibliography"/>
      </w:pPr>
      <w:r>
        <w:t>Radoman, N., Christiansen, S., Johansson, J., Hawkes, J., Bilde, M., Cousins, I. T., and Salter, M.: Probing the impact of a phytoplankton bloom on the chemistry of nascent sea spray aerosol using high-resolution mass spectrometry, Environ. Sci.: Atmos., 10.1039.D2EA00028H, https://doi.org/10.1039/D2EA00028H, 2022.</w:t>
      </w:r>
    </w:p>
    <w:p w14:paraId="5BFC4C88" w14:textId="77777777" w:rsidR="00332300" w:rsidRDefault="00332300" w:rsidP="00332300">
      <w:pPr>
        <w:pStyle w:val="Bibliography"/>
      </w:pPr>
      <w:r>
        <w:t>Rahmstorf, S., Box, J. E., Feulner, G., Mann, M. E., Robinson, A., Rutherford, S., and Schaffernicht, E. J.: Exceptional twentieth-century slowdown in Atlantic Ocean overturning circulation, Nature Clim Change, 5, 475–480, https://doi.org/10.1038/nclimate2554, 2015.</w:t>
      </w:r>
    </w:p>
    <w:p w14:paraId="7910EAE0" w14:textId="77777777" w:rsidR="00332300" w:rsidRDefault="00332300" w:rsidP="00332300">
      <w:pPr>
        <w:pStyle w:val="Bibliography"/>
      </w:pPr>
      <w:r>
        <w:t>Rapf, R. J., Dooley, M. R., Kappes, K., Perkins, R. J., and Vaida, V.: pH Dependence of the Aqueous Photochemistry of α-Keto Acids, J. Phys. Chem. A, 121, 8368–8379, https://doi.org/10.1021/acs.jpca.7b08192, 2017.</w:t>
      </w:r>
    </w:p>
    <w:p w14:paraId="190F8724" w14:textId="77777777" w:rsidR="00332300" w:rsidRDefault="00332300" w:rsidP="00332300">
      <w:pPr>
        <w:pStyle w:val="Bibliography"/>
      </w:pPr>
      <w:r>
        <w:t xml:space="preserve">Rinaldi, M., Fuzzi, S., Decesari, S., Marullo, S., Santoleri, R., Provenzale, A., Von Hardenberg, J., Ceburnis, D., Vaishya, A., O’Dowd, C. D., and Facchini, M. C.: Is chlorophyll‐ </w:t>
      </w:r>
      <w:r>
        <w:rPr>
          <w:i/>
          <w:iCs/>
        </w:rPr>
        <w:t>a</w:t>
      </w:r>
      <w:r>
        <w:t xml:space="preserve"> the best surrogate for organic matter enrichment in submicron primary marine aerosol?, JGR Atmospheres, 118, 4964–4973, https://doi.org/10.1002/jgrd.50417, 2013.</w:t>
      </w:r>
    </w:p>
    <w:p w14:paraId="03C03BFC" w14:textId="77777777" w:rsidR="00332300" w:rsidRDefault="00332300" w:rsidP="00332300">
      <w:pPr>
        <w:pStyle w:val="Bibliography"/>
      </w:pPr>
      <w:r>
        <w:t>Rinaldi, M., Paglione, M., Decesari, S., Harrison, R. M., Beddows, D. C. S., Ovadnevaite, J., Ceburnis, D., O’Dowd, C. D., Simó, R., and Dall’Osto, M.: Contribution of Water-Soluble Organic Matter from Multiple Marine Geographic Eco-Regions to Aerosols around Antarctica, Environ. Sci. Technol., 54, 7807–7817, https://doi.org/10.1021/acs.est.0c00695, 2020.</w:t>
      </w:r>
    </w:p>
    <w:p w14:paraId="00C9E61A" w14:textId="77777777" w:rsidR="00332300" w:rsidRDefault="00332300" w:rsidP="00332300">
      <w:pPr>
        <w:pStyle w:val="Bibliography"/>
      </w:pPr>
      <w:r>
        <w:t>Robinson, N. H., Hamilton, J. F., Allan, J. D., Langford, B., Oram, D. E., Chen, Q., Docherty, K., Farmer, D. K., Jimenez, J. L., Ward, M. W., Hewitt, C. N., Barley, M. H., Jenkin, M. E., Rickard, A. R., Martin, S. T., McFiggans, G., and Coe, H.: Evidence for a significant proportion of Secondary Organic Aerosol from isoprene above a maritime tropical forest, Atmos. Chem. Phys., 11, 1039–1050, https://doi.org/10.5194/acp-11-1039-2011, 2011.</w:t>
      </w:r>
    </w:p>
    <w:p w14:paraId="5C8D25B9" w14:textId="77777777" w:rsidR="00332300" w:rsidRDefault="00332300" w:rsidP="00332300">
      <w:pPr>
        <w:pStyle w:val="Bibliography"/>
      </w:pPr>
      <w:r>
        <w:t>Rosenfeld, D., Zhu, Y., Wang, M., Zheng, Y., Goren, T., and Yu, S.: Aerosol-driven droplet concentrations dominate coverage and water of oceanic low-level clouds, Science, 363, eaav0566, https://doi.org/10.1126/science.aav0566, 2019.</w:t>
      </w:r>
    </w:p>
    <w:p w14:paraId="2DECFF7A" w14:textId="77777777" w:rsidR="00332300" w:rsidRDefault="00332300" w:rsidP="00332300">
      <w:pPr>
        <w:pStyle w:val="Bibliography"/>
      </w:pPr>
      <w:r>
        <w:t>Rousseaux, C. S., Hirata, T., and Gregg, W. W.: Satellite views of global phytoplankton community distributions using an empirical algorithm and a numerical model, https://doi.org/10.5194/bgd-10-1083-2013, 24 January 2013.</w:t>
      </w:r>
    </w:p>
    <w:p w14:paraId="7811C562" w14:textId="77777777" w:rsidR="00332300" w:rsidRDefault="00332300" w:rsidP="00332300">
      <w:pPr>
        <w:pStyle w:val="Bibliography"/>
      </w:pPr>
      <w:r>
        <w:t>Russell, L. M., Bahadur, R., and Ziemann, P. J.: Identifying organic aerosol sources by comparing functional group composition in chamber and atmospheric particles, Proc. Natl. Acad. Sci. U.S.A., 108, 3516–3521, https://doi.org/10.1073/pnas.1006461108, 2011.</w:t>
      </w:r>
    </w:p>
    <w:p w14:paraId="5CCE272D" w14:textId="77777777" w:rsidR="00332300" w:rsidRDefault="00332300" w:rsidP="00332300">
      <w:pPr>
        <w:pStyle w:val="Bibliography"/>
      </w:pPr>
      <w:r>
        <w:t>S. Gerard Jennings, Christoph Kleefeld, Colin D. OʼDowd, Carsten Junker, T. Gerard Spain, Phillip OʼBrien, Aodhaghan F. Roddy, and and Thomas C. OʼConnor: Mace Head Atmospheric Research Station — characterization of aerosol radiative parameters, BOREAL ENVIRONMENT RESEARCH 8, 2003.</w:t>
      </w:r>
    </w:p>
    <w:p w14:paraId="6BC1DCCF" w14:textId="77777777" w:rsidR="00332300" w:rsidRDefault="00332300" w:rsidP="00332300">
      <w:pPr>
        <w:pStyle w:val="Bibliography"/>
      </w:pPr>
      <w:r>
        <w:t>Saha, M. and Fink, P.: Algal volatiles – the overlooked chemical language of aquatic primary producers, Biological Reviews, 97, 2162–2173, https://doi.org/10.1111/brv.12887, 2022.</w:t>
      </w:r>
    </w:p>
    <w:p w14:paraId="0740EDE2" w14:textId="77777777" w:rsidR="00332300" w:rsidRDefault="00332300" w:rsidP="00332300">
      <w:pPr>
        <w:pStyle w:val="Bibliography"/>
      </w:pPr>
      <w:r>
        <w:t>Saliba, G., Chen, C.-L., Lewis, S., Russell, L. M., Rivellini, L.-H., Lee, A. K. Y., Quinn, P. K., Bates, T. S., Haëntjens, N., Boss, E. S., Karp-Boss, L., Baetge, N., Carlson, C. A., and Behrenfeld, M. J.: Factors driving the seasonal and hourly variability of sea-spray aerosol number in the North Atlantic, Proc Natl Acad Sci USA, 116, 20309–20314, https://doi.org/10.1073/pnas.1907574116, 2019.</w:t>
      </w:r>
    </w:p>
    <w:p w14:paraId="60F2B42B" w14:textId="77777777" w:rsidR="00332300" w:rsidRDefault="00332300" w:rsidP="00332300">
      <w:pPr>
        <w:pStyle w:val="Bibliography"/>
      </w:pPr>
      <w:r>
        <w:t>Sanchez, K. J., Zhang, B., Liu, H., Brown, M. D., Crosbie, E. C., Gallo, F., Hair, J. W., Hostetler, C. A., Jordan, C. E., Robinson, C. E., Scarino, A. J., Shingler, T. J., Shook, M. A., Thornhill, K. L., Wiggins, E. B., Winstead, E. L., Ziemba, L. D., Saliba, G., Lewis, S. L., Russell, L. M., Quinn, P. K., Bates, T. S., Porter, J., Bell, T. G., Gaube, P., Saltzman, E. S., Behrenfeld, M. J., and Moore, R. H.: North Atlantic Ocean SST-gradient-driven variations in aerosol and cloud evolution along Lagrangian cold-air outbreak trajectories, Atmos. Chem. Phys., 22, 2795–2815, https://doi.org/10.5194/acp-22-2795-2022, 2022.</w:t>
      </w:r>
    </w:p>
    <w:p w14:paraId="59F6B0E2" w14:textId="77777777" w:rsidR="00332300" w:rsidRDefault="00332300" w:rsidP="00332300">
      <w:pPr>
        <w:pStyle w:val="Bibliography"/>
      </w:pPr>
      <w:r>
        <w:t>Sanders, R. N. C., Jones, D. C., Josey, S. A., Sinha, B., and Forget, G.: Causes of the 2015 North Atlantic cold anomaly in a global state estimate, Ocean Sci., 18, 953–978, https://doi.org/10.5194/os-18-953-2022, 2022.</w:t>
      </w:r>
    </w:p>
    <w:p w14:paraId="67ECB114" w14:textId="77777777" w:rsidR="00332300" w:rsidRDefault="00332300" w:rsidP="00332300">
      <w:pPr>
        <w:pStyle w:val="Bibliography"/>
      </w:pPr>
      <w:r>
        <w:t>Schmale, J., Schneider, J., Nemitz, E., Tang, Y. S., Dragosits, U., Blackall, T. D., Trathan, P. N., Phillips, G. J., Sutton, M., and Braban, C. F.: Sub-Antarctic marine aerosol: dominant contributions from biogenic sources, Atmos. Chem. Phys., 13, 8669–8694, https://doi.org/10.5194/acp-13-8669-2013, 2013.</w:t>
      </w:r>
    </w:p>
    <w:p w14:paraId="7E524A71" w14:textId="77777777" w:rsidR="00332300" w:rsidRDefault="00332300" w:rsidP="00332300">
      <w:pPr>
        <w:pStyle w:val="Bibliography"/>
      </w:pPr>
      <w:r>
        <w:t>Schneider, J., Freutel, F., Zorn, S. R., Chen, Q., Farmer, D. K., Jimenez, J. L., Martin, S. T., Artaxo, P., Wiedensohler, A., and Borrmann, S.: Mass-spectrometric identification of primary biological particle markers and application to pristine submicron aerosol measurements in Amazonia, Atmos. Chem. Phys., 11, 11415–11429, https://doi.org/10.5194/acp-11-11415-2011, 2011.</w:t>
      </w:r>
    </w:p>
    <w:p w14:paraId="35FECCC2" w14:textId="77777777" w:rsidR="00332300" w:rsidRDefault="00332300" w:rsidP="00332300">
      <w:pPr>
        <w:pStyle w:val="Bibliography"/>
      </w:pPr>
      <w:r>
        <w:t>Seidel, M., Vemulapalli, S. P. B., Mathieu, D., and Dittmar, T.: Marine Dissolved Organic Matter Shares Thousands of Molecular Formulae Yet Differs Structurally across Major Water Masses, Environ. Sci. Technol., 56, 3758–3769, https://doi.org/10.1021/acs.est.1c04566, 2022.</w:t>
      </w:r>
    </w:p>
    <w:p w14:paraId="0B020420" w14:textId="77777777" w:rsidR="00332300" w:rsidRDefault="00332300" w:rsidP="00332300">
      <w:pPr>
        <w:pStyle w:val="Bibliography"/>
      </w:pPr>
      <w:r>
        <w:t>Sellegri, K., Nicosia, A., Freney, E., Uitz, J., Thyssen, M., Grégori, G., Engel, A., Zäncker, B., Haëntjens, N., Mas, S., Picard, D., Saint-Macary, A., Peltola, M., Rose, C., Trueblood, J., Lefevre, D., D’Anna, B., Desboeufs, K., Meskhidze, N., Guieu, C., and Law, C. S.: Surface ocean microbiota determine cloud precursors, Sci Rep, 11, 281, https://doi.org/10.1038/s41598-020-78097-5, 2021.</w:t>
      </w:r>
    </w:p>
    <w:p w14:paraId="6764E456" w14:textId="77777777" w:rsidR="00332300" w:rsidRDefault="00332300" w:rsidP="00332300">
      <w:pPr>
        <w:pStyle w:val="Bibliography"/>
      </w:pPr>
      <w:r>
        <w:t>Sellegri, K., Harvey, M., Peltola, M., Saint-Macary, A., Barthelmeß, T., Rocco, M., Moore, K. A., Cristi, A., Peyrin, F., Barr, N., Labonnote, L., Marriner, A., McGregor, J., Safi, K., Deppeler, S., Archer, S., Dunne, E., Harnwell, J., Delanoe, J., Freney, E., Rose, C., Bazantay, C., Planche, C., Saiz-Lopez, A., Quintanilla-López, J. E., Lebrón-Aguilar, R., Rinaldi, M., Banson, S., Joseph, R., Lupascu, A., Jourdan, O., Mioche, G., Colomb, A., Olivares, G., Querel, R., McDonald, A., Plank, G., Bukosa, B., Dillon, W., Pelon, J., Baray, J.-L., Tridon, F., Donnadieu, F., Szczap, F., Engel, A., DeMott, P. J., and Law, C. S.: Sea2Cloud: From Biogenic Emission Fluxes to Cloud Properties in the Southwest Pacific, Bulletin of the American Meteorological Society, 104, E1017–E1043, https://doi.org/10.1175/BAMS-D-21-0063.1, 2023.</w:t>
      </w:r>
    </w:p>
    <w:p w14:paraId="2498B799" w14:textId="77777777" w:rsidR="00332300" w:rsidRDefault="00332300" w:rsidP="00332300">
      <w:pPr>
        <w:pStyle w:val="Bibliography"/>
      </w:pPr>
      <w:r>
        <w:t>Semper, S., Våge, K., Pickart, R. S., Jónsson, S., and Valdimarsson, H.: Evolution and Transformation of the North Icelandic Irminger Current Along the North Iceland Shelf, JGR Oceans, 127, e2021JC017700, https://doi.org/10.1029/2021JC017700, 2022.</w:t>
      </w:r>
    </w:p>
    <w:p w14:paraId="11C821D5" w14:textId="77777777" w:rsidR="00332300" w:rsidRDefault="00332300" w:rsidP="00332300">
      <w:pPr>
        <w:pStyle w:val="Bibliography"/>
      </w:pPr>
      <w:r>
        <w:t>Simon, H., Bhave, P. V., Swall, J. L., Frank, N. H., and Malm, W. C.: Determining the spatial and seasonal variability in OM/OC ratios across the US using multiple regression, Atmos. Chem. Phys., 11, 2933–2949, https://doi.org/10.5194/acp-11-2933-2011, 2011.</w:t>
      </w:r>
    </w:p>
    <w:p w14:paraId="45C6932A" w14:textId="77777777" w:rsidR="00332300" w:rsidRDefault="00332300" w:rsidP="00332300">
      <w:pPr>
        <w:pStyle w:val="Bibliography"/>
      </w:pPr>
      <w:r>
        <w:t>Slowik, J. G., Vlasenko, A., McGuire, M., Evans, G. J., and Abbatt, J. P. D.: Simultaneous factor analysis of organic particle and gas mass spectra: AMS and PTR-MS measurements at an urban site, Atmos. Chem. Phys., 10, 1969–1988, https://doi.org/10.5194/acp-10-1969-2010, 2010.</w:t>
      </w:r>
    </w:p>
    <w:p w14:paraId="6E08813B" w14:textId="77777777" w:rsidR="00332300" w:rsidRDefault="00332300" w:rsidP="00332300">
      <w:pPr>
        <w:pStyle w:val="Bibliography"/>
      </w:pPr>
      <w:r>
        <w:t>Stein, A. F., Draxler, R. R., Rolph, G. D., Stunder, B. J. B., Cohen, M. D., and Ngan, F.: NOAA’s HYSPLIT Atmospheric Transport and Dispersion Modeling System, Bulletin of the American Meteorological Society, 96, 2059–2077, https://doi.org/10.1175/BAMS-D-14-00110.1, 2015.</w:t>
      </w:r>
    </w:p>
    <w:p w14:paraId="57529F81" w14:textId="77777777" w:rsidR="00332300" w:rsidRDefault="00332300" w:rsidP="00332300">
      <w:pPr>
        <w:pStyle w:val="Bibliography"/>
      </w:pPr>
      <w:r>
        <w:t>Tong, Y., Qi, L., Stefenelli, G., Wang, D. S., Canonaco, F., Baltensperger, U., Prévôt,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17BE076F" w14:textId="77777777" w:rsidR="00332300" w:rsidRDefault="00332300" w:rsidP="00332300">
      <w:pPr>
        <w:pStyle w:val="Bibliography"/>
      </w:pPr>
      <w:r>
        <w:t>Ulbrich, I. M., Canagaratna, M. R., Zhang, Q., Worsnop, D. R., and Jimenez, J. L.: Interpretation of organic components from Positive Matrix Factorization of aerosol mass spectrometric data, Atmos. Chem. Phys., 9, 2891–2918, https://doi.org/10.5194/acp-9-2891-2009, 2009.</w:t>
      </w:r>
    </w:p>
    <w:p w14:paraId="702FF28E" w14:textId="77777777" w:rsidR="00332300" w:rsidRDefault="00332300" w:rsidP="00332300">
      <w:pPr>
        <w:pStyle w:val="Bibliography"/>
      </w:pPr>
      <w:r>
        <w:t>Van Alstyne, K. and Houser, L.: Dimethylsulfide release during macroinvertebrate grazing and its role as an activated chemical defense, Mar. Ecol. Prog. Ser., 250, 175–181, https://doi.org/10.3354/meps250175, 2003.</w:t>
      </w:r>
    </w:p>
    <w:p w14:paraId="7A792B7E" w14:textId="77777777" w:rsidR="00332300" w:rsidRDefault="00332300" w:rsidP="00332300">
      <w:pPr>
        <w:pStyle w:val="Bibliography"/>
      </w:pPr>
      <w:r>
        <w:t>Veron, F.: Ocean Spray, Annu. Rev. Fluid Mech., 47, 507–538, https://doi.org/10.1146/annurev-fluid-010814-014651, 2015.</w:t>
      </w:r>
    </w:p>
    <w:p w14:paraId="15866EFF" w14:textId="77777777" w:rsidR="00332300" w:rsidRDefault="00332300" w:rsidP="00332300">
      <w:pPr>
        <w:pStyle w:val="Bibliography"/>
      </w:pPr>
      <w:r>
        <w:t>Villermaux, E., Wang, X., and Deike, L.: Bubbles spray aerosols: Certitudes and mysteries, PNAS Nexus, 1, pgac261, https://doi.org/10.1093/pnasnexus/pgac261, 2022.</w:t>
      </w:r>
    </w:p>
    <w:p w14:paraId="615CE79B" w14:textId="77777777" w:rsidR="00332300" w:rsidRDefault="00332300" w:rsidP="00332300">
      <w:pPr>
        <w:pStyle w:val="Bibliography"/>
      </w:pPr>
      <w:r>
        <w:t>Wang, Y., Zheng, X., Dong, X., Xi, B., Wu, P., Logan, T., and Yung, Y. L.: Impacts of long-range transport of aerosols on marine-boundary-layer clouds in the eastern North Atlantic, Atmos. Chem. Phys., 20, 14741–14755, https://doi.org/10.5194/acp-20-14741-2020, 2020.</w:t>
      </w:r>
    </w:p>
    <w:p w14:paraId="442DFD46" w14:textId="77777777" w:rsidR="00332300" w:rsidRDefault="00332300" w:rsidP="00332300">
      <w:pPr>
        <w:pStyle w:val="Bibliography"/>
      </w:pPr>
      <w:r>
        <w:t>Willis, M. D., Köllner, F., Burkart, J., Bozem, H., Thomas, J. L., Schneider, J., Aliabadi, A. A., Hoor, P. M., Schulz, H., Herber, A. B., Leaitch, W. R., and Abbatt, J. P. D.: Evidence for marine biogenic influence on summertime Arctic aerosol, Geophys. Res. Lett., 44, 6460–6470, https://doi.org/10.1002/2017GL073359, 2017.</w:t>
      </w:r>
    </w:p>
    <w:p w14:paraId="335A49B6" w14:textId="77777777" w:rsidR="00332300" w:rsidRDefault="00332300" w:rsidP="00332300">
      <w:pPr>
        <w:pStyle w:val="Bibliography"/>
      </w:pPr>
      <w:r>
        <w:t>Willoughby, A., Wozniak, A., and Hatcher, P.: Detailed Source-Specific Molecular Composition of Ambient Aerosol Organic Matter Using Ultrahigh Resolution Mass Spectrometry and 1H NMR, Atmosphere, 7, 79, https://doi.org/10.3390/atmos7060079, 2016.</w:t>
      </w:r>
    </w:p>
    <w:p w14:paraId="29CA9872" w14:textId="77777777" w:rsidR="00332300" w:rsidRDefault="00332300" w:rsidP="00332300">
      <w:pPr>
        <w:pStyle w:val="Bibliography"/>
      </w:pPr>
      <w:r>
        <w:t>Wolf, K. K. E., Hoppe, C. J. M., Rehder, L., Schaum, E., John, U., and Rost, B.: Heatwave responses of Arctic phytoplankton communities are driven by combined impacts of warming and cooling, Sci. Adv., 10, eadl5904, https://doi.org/10.1126/sciadv.adl5904, 2024.</w:t>
      </w:r>
    </w:p>
    <w:p w14:paraId="5C471246" w14:textId="77777777" w:rsidR="00332300" w:rsidRDefault="00332300" w:rsidP="00332300">
      <w:pPr>
        <w:pStyle w:val="Bibliography"/>
      </w:pPr>
      <w:r>
        <w:t>Xu, W., Lambe, A., Silva, P., Hu, W., Onasch, T., Williams, L., Croteau, P., Zhang, X., Renbaum-Wolff, L., Fortner, E., Jimenez, J. L., Jayne, J., Worsnop, D., and Canagaratna, M.: Laboratory evaluation of species-dependent relative ionization efficiencies in the Aerodyne Aerosol Mass Spectrometer, null, 52, 626–641, https://doi.org/10.1080/02786826.2018.1439570, 2018.</w:t>
      </w:r>
    </w:p>
    <w:p w14:paraId="2D94DE7F" w14:textId="77777777" w:rsidR="00332300" w:rsidRDefault="00332300" w:rsidP="00332300">
      <w:pPr>
        <w:pStyle w:val="Bibliography"/>
      </w:pPr>
      <w:r>
        <w:t>Xu, W., Ovadnevaite, J., Fossum, K. N., Lin, C., Huang, R.-J., O’Dowd, C., and Ceburnis, D.: Aerosol hygroscopicity and its link to chemical composition in the coastal atmosphere of Mace Head: marine and continental air masses, Atmos. Chem. Phys., 20, 3777–3791, https://doi.org/10.5194/acp-20-3777-2020, 2020.</w:t>
      </w:r>
    </w:p>
    <w:p w14:paraId="43288A86" w14:textId="77777777" w:rsidR="00332300" w:rsidRDefault="00332300" w:rsidP="00332300">
      <w:pPr>
        <w:pStyle w:val="Bibliography"/>
      </w:pPr>
      <w:r>
        <w:t>Xu, W., Fossum, K. N., Ovadnevaite, J., Lin, C., Huang, R.-J., O’Dowd, C., and Ceburnis, D.: The impact of aerosol size-dependent hygroscopicity and mixing state on the cloud condensation nuclei potential over the north-east Atlantic, Atmos. Chem. Phys., 21, 8655–8675, https://doi.org/10.5194/acp-21-8655-2021, 2021.</w:t>
      </w:r>
    </w:p>
    <w:p w14:paraId="05570F19" w14:textId="77777777" w:rsidR="00332300" w:rsidRDefault="00332300" w:rsidP="00332300">
      <w:pPr>
        <w:pStyle w:val="Bibliography"/>
      </w:pPr>
      <w:r>
        <w:t>Yazdani, A., Dudani, N., Takahama, S., Bertrand, A., Prévôt, A. S. H., El Haddad, I., and Dillner, A. M.: Fragment ion–functional group relationships in organic aerosols using aerosol mass spectrometry and mid-infrared spectroscopy, Atmos. Meas. Tech., 15, 2857–2874, https://doi.org/10.5194/amt-15-2857-2022, 2022.</w:t>
      </w:r>
    </w:p>
    <w:p w14:paraId="77EAF271" w14:textId="77777777" w:rsidR="00332300" w:rsidRDefault="00332300" w:rsidP="00332300">
      <w:pPr>
        <w:pStyle w:val="Bibliography"/>
      </w:pPr>
      <w:r>
        <w:t>Zeppenfeld, S., Van Pinxteren, M., Hartmann, M., Zeising,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B63DA61" w14:textId="77777777" w:rsidR="00332300" w:rsidRDefault="00332300" w:rsidP="00332300">
      <w:pPr>
        <w:pStyle w:val="Bibliography"/>
      </w:pPr>
      <w:r>
        <w:t>Zhang, Q., Jimenez, J. L., Canagaratna, M. R., Ulbrich, I. M., Ng, N. L., Worsnop, D. R., and Sun, Y.: Understanding atmospheric organic aerosols via factor analysis of aerosol mass spectrometry: a review, Anal Bioanal Chem, 401, 3045–3067, https://doi.org/10.1007/s00216-011-5355-y, 2011.</w:t>
      </w:r>
    </w:p>
    <w:p w14:paraId="10BD8280" w14:textId="77777777" w:rsidR="00332300" w:rsidRDefault="00332300" w:rsidP="00332300">
      <w:pPr>
        <w:pStyle w:val="Bibliography"/>
      </w:pPr>
      <w:r>
        <w:t>Zhao, Z., He, Q., Lu, Z., Zhao, Q., and Wang, J.: Analysis of Atmospheric CO2 and CO at Akedala Atmospheric Background Observation Station, a Regional Station in Northwestern China, IJERPH, 19, 6948, https://doi.org/10.3390/ijerph19116948, 2022.</w:t>
      </w:r>
    </w:p>
    <w:p w14:paraId="51441202" w14:textId="77777777" w:rsidR="00332300" w:rsidRDefault="00332300" w:rsidP="00332300">
      <w:pPr>
        <w:pStyle w:val="Bibliography"/>
      </w:pPr>
      <w:r>
        <w:t>Zheng, G., Wang, Y., Wood, R., Jensen, M. P., Kuang, C., McCoy, I. L., Matthews, A., Mei, F., Tomlinson, J. M., Shilling, J. E., Zawadowicz, M. A., Crosbie, E., Moore, R., Ziemba, L., Andreae, M. O., and Wang, J.: New particle formation in the remote marine boundary layer, Nat Commun, 12, 527, https://doi.org/10.1038/s41467-020-20773-1, 2021.</w:t>
      </w:r>
    </w:p>
    <w:p w14:paraId="00B52059" w14:textId="63E712B4"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4758A9">
        <w:rPr>
          <w:rFonts w:ascii="Times New Roman" w:hAnsi="Times New Roman" w:cs="Times New Roman"/>
          <w:sz w:val="20"/>
          <w:szCs w:val="20"/>
        </w:rPr>
        <w:fldChar w:fldCharType="end"/>
      </w:r>
    </w:p>
    <w:sectPr w:rsidR="007D39B4" w:rsidRPr="002E0350" w:rsidSect="00E8202A">
      <w:footerReference w:type="default" r:id="rId18"/>
      <w:pgSz w:w="11906" w:h="16838" w:code="9"/>
      <w:pgMar w:top="1418" w:right="1418" w:bottom="1418" w:left="1418" w:header="709" w:footer="709" w:gutter="0"/>
      <w:lnNumType w:countBy="5"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9" w:author="CHEVASSUS, Emmanuel" w:date="2024-12-11T13:29:00Z" w:initials="EC">
    <w:p w14:paraId="7BEF7417" w14:textId="77777777" w:rsidR="00540AF4" w:rsidRDefault="00540AF4" w:rsidP="00540AF4">
      <w:pPr>
        <w:pStyle w:val="CommentText"/>
      </w:pPr>
      <w:r>
        <w:rPr>
          <w:rStyle w:val="CommentReference"/>
        </w:rPr>
        <w:annotationRef/>
      </w:r>
      <w:r>
        <w:t xml:space="preserve">Initial sentence in the preprint was </w:t>
      </w:r>
      <w:r>
        <w:br/>
      </w:r>
      <w:r>
        <w:br/>
        <w:t xml:space="preserve">Finally mean wind speed was 6.6 ± 3.1 ms -1 only being below the whitecap threshold of 4 m s -1 (O'Dowd et al., 2014) for 23% of the time hinting at strong sea spray influences.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BEF74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B778C6" w16cex:dateUtc="2024-12-1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BEF7417" w16cid:durableId="56B778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D971A" w14:textId="77777777" w:rsidR="00576E74" w:rsidRPr="004758A9" w:rsidRDefault="00576E74" w:rsidP="007202CA">
      <w:pPr>
        <w:spacing w:after="0" w:line="240" w:lineRule="auto"/>
      </w:pPr>
      <w:r w:rsidRPr="004758A9">
        <w:separator/>
      </w:r>
    </w:p>
  </w:endnote>
  <w:endnote w:type="continuationSeparator" w:id="0">
    <w:p w14:paraId="2EF4FDF3" w14:textId="77777777" w:rsidR="00576E74" w:rsidRPr="004758A9" w:rsidRDefault="00576E74"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3315205"/>
      <w:docPartObj>
        <w:docPartGallery w:val="Page Numbers (Bottom of Page)"/>
        <w:docPartUnique/>
      </w:docPartObj>
    </w:sdtPr>
    <w:sdtContent>
      <w:p w14:paraId="537CDAF5" w14:textId="09CAD7C6" w:rsidR="002A3363" w:rsidRPr="004758A9" w:rsidRDefault="002A3363" w:rsidP="007202CA">
        <w:pPr>
          <w:pStyle w:val="Footer"/>
          <w:jc w:val="right"/>
        </w:pPr>
        <w:r w:rsidRPr="004758A9">
          <w:fldChar w:fldCharType="begin"/>
        </w:r>
        <w:r w:rsidRPr="004758A9">
          <w:instrText xml:space="preserve"> PAGE   \* MERGEFORMAT </w:instrText>
        </w:r>
        <w:r w:rsidRPr="004758A9">
          <w:fldChar w:fldCharType="separate"/>
        </w:r>
        <w:r w:rsidR="00A52867" w:rsidRPr="004758A9">
          <w:t>23</w:t>
        </w:r>
        <w:r w:rsidRPr="004758A9">
          <w:fldChar w:fldCharType="end"/>
        </w:r>
      </w:p>
    </w:sdtContent>
  </w:sdt>
  <w:p w14:paraId="2F068A3B" w14:textId="77777777" w:rsidR="002A3363" w:rsidRPr="004758A9" w:rsidRDefault="002A3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56DE28" w14:textId="77777777" w:rsidR="00576E74" w:rsidRPr="004758A9" w:rsidRDefault="00576E74" w:rsidP="007202CA">
      <w:pPr>
        <w:spacing w:after="0" w:line="240" w:lineRule="auto"/>
      </w:pPr>
      <w:r w:rsidRPr="004758A9">
        <w:separator/>
      </w:r>
    </w:p>
  </w:footnote>
  <w:footnote w:type="continuationSeparator" w:id="0">
    <w:p w14:paraId="4E7209FC" w14:textId="77777777" w:rsidR="00576E74" w:rsidRPr="004758A9" w:rsidRDefault="00576E74"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9915662">
    <w:abstractNumId w:val="1"/>
  </w:num>
  <w:num w:numId="2" w16cid:durableId="473913212">
    <w:abstractNumId w:val="2"/>
  </w:num>
  <w:num w:numId="3" w16cid:durableId="2085255715">
    <w:abstractNumId w:val="0"/>
  </w:num>
  <w:num w:numId="4" w16cid:durableId="189997760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EVASSUS, Emmanuel">
    <w15:presenceInfo w15:providerId="AD" w15:userId="S::E.CHEVASSUS1@universityofgalway.ie::1543e1cf-0d9c-44fc-a70f-318b48dc4340"/>
  </w15:person>
  <w15:person w15:author="Ovadnevaite, Jurgita">
    <w15:presenceInfo w15:providerId="AD" w15:userId="S::0108702s@universityofgalway.ie::ab150415-b659-41ed-ab7b-dcb3fde43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trackRevisions/>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E0A"/>
    <w:rsid w:val="000B45F8"/>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291"/>
    <w:rsid w:val="001B78C2"/>
    <w:rsid w:val="001C0CEB"/>
    <w:rsid w:val="001C22F1"/>
    <w:rsid w:val="001C24A9"/>
    <w:rsid w:val="001C331D"/>
    <w:rsid w:val="001C53E5"/>
    <w:rsid w:val="001C7BA9"/>
    <w:rsid w:val="001C7C3B"/>
    <w:rsid w:val="001D13D2"/>
    <w:rsid w:val="001D2911"/>
    <w:rsid w:val="001D2DC6"/>
    <w:rsid w:val="001D4364"/>
    <w:rsid w:val="001D5160"/>
    <w:rsid w:val="001D7E14"/>
    <w:rsid w:val="001E18A1"/>
    <w:rsid w:val="001E1E6C"/>
    <w:rsid w:val="001E3657"/>
    <w:rsid w:val="001E39DB"/>
    <w:rsid w:val="001E662A"/>
    <w:rsid w:val="001F2467"/>
    <w:rsid w:val="001F2717"/>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7BD"/>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51B0"/>
    <w:rsid w:val="003F599B"/>
    <w:rsid w:val="003F6076"/>
    <w:rsid w:val="003F60A2"/>
    <w:rsid w:val="003F636C"/>
    <w:rsid w:val="00402AEF"/>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14"/>
    <w:rsid w:val="00435BCA"/>
    <w:rsid w:val="00435F3B"/>
    <w:rsid w:val="00437622"/>
    <w:rsid w:val="00437A7A"/>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C23"/>
    <w:rsid w:val="00511D19"/>
    <w:rsid w:val="00513400"/>
    <w:rsid w:val="00513D68"/>
    <w:rsid w:val="00514B3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7C1"/>
    <w:rsid w:val="0053690D"/>
    <w:rsid w:val="00536BA8"/>
    <w:rsid w:val="00540AF4"/>
    <w:rsid w:val="00541228"/>
    <w:rsid w:val="00541B71"/>
    <w:rsid w:val="00543763"/>
    <w:rsid w:val="00544017"/>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DA0"/>
    <w:rsid w:val="005635FA"/>
    <w:rsid w:val="005643B6"/>
    <w:rsid w:val="00565507"/>
    <w:rsid w:val="00565EDD"/>
    <w:rsid w:val="005736AF"/>
    <w:rsid w:val="00573F2C"/>
    <w:rsid w:val="00574C54"/>
    <w:rsid w:val="00576BFE"/>
    <w:rsid w:val="00576E74"/>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561F"/>
    <w:rsid w:val="0066578C"/>
    <w:rsid w:val="00665913"/>
    <w:rsid w:val="0066730B"/>
    <w:rsid w:val="00667646"/>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1F28"/>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5A02"/>
    <w:rsid w:val="00895A0C"/>
    <w:rsid w:val="00895B79"/>
    <w:rsid w:val="008965BB"/>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1F8B"/>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55C9"/>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97"/>
    <w:rsid w:val="00E05E20"/>
    <w:rsid w:val="00E06E9D"/>
    <w:rsid w:val="00E0746D"/>
    <w:rsid w:val="00E07FAF"/>
    <w:rsid w:val="00E104EE"/>
    <w:rsid w:val="00E105B2"/>
    <w:rsid w:val="00E129ED"/>
    <w:rsid w:val="00E13499"/>
    <w:rsid w:val="00E146E3"/>
    <w:rsid w:val="00E14A11"/>
    <w:rsid w:val="00E14C7D"/>
    <w:rsid w:val="00E1540F"/>
    <w:rsid w:val="00E15993"/>
    <w:rsid w:val="00E15BD7"/>
    <w:rsid w:val="00E171A2"/>
    <w:rsid w:val="00E207A5"/>
    <w:rsid w:val="00E20C1D"/>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255A"/>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2F7E"/>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40B"/>
    <w:rsid w:val="00EC4C64"/>
    <w:rsid w:val="00EC4FFC"/>
    <w:rsid w:val="00EC6082"/>
    <w:rsid w:val="00ED033C"/>
    <w:rsid w:val="00ED19FB"/>
    <w:rsid w:val="00ED221F"/>
    <w:rsid w:val="00ED2B42"/>
    <w:rsid w:val="00ED2C62"/>
    <w:rsid w:val="00ED33BD"/>
    <w:rsid w:val="00ED45CC"/>
    <w:rsid w:val="00ED5AAA"/>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5379"/>
    <w:rsid w:val="00F46A89"/>
    <w:rsid w:val="00F47E63"/>
    <w:rsid w:val="00F51174"/>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73A9"/>
    <w:rsid w:val="00FB7E47"/>
    <w:rsid w:val="00FB7FF1"/>
    <w:rsid w:val="00FC1063"/>
    <w:rsid w:val="00FC12F1"/>
    <w:rsid w:val="00FC1756"/>
    <w:rsid w:val="00FC17D2"/>
    <w:rsid w:val="00FC25D4"/>
    <w:rsid w:val="00FC2FD2"/>
    <w:rsid w:val="00FC3086"/>
    <w:rsid w:val="00FC4120"/>
    <w:rsid w:val="00FC56DB"/>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F4E15FA7-A285-4A4A-B706-0C8BD2392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4709-C037-48B8-84D9-F7CF6444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35</Pages>
  <Words>92709</Words>
  <Characters>528443</Characters>
  <Application>Microsoft Office Word</Application>
  <DocSecurity>0</DocSecurity>
  <Lines>4403</Lines>
  <Paragraphs>1239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Ovadnevaite, Jurgita</cp:lastModifiedBy>
  <cp:revision>6</cp:revision>
  <cp:lastPrinted>2024-12-05T15:32:00Z</cp:lastPrinted>
  <dcterms:created xsi:type="dcterms:W3CDTF">2024-12-11T13:30:00Z</dcterms:created>
  <dcterms:modified xsi:type="dcterms:W3CDTF">2024-12-11T19:18:00Z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id="FdOWZ9L8"/&gt;&lt;style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