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02AFA0D7"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1" w:author="CHEVASSUS, Emmanuel" w:date="2024-12-11T21:25:00Z" w16du:dateUtc="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613391B3"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2" w:author="CHEVASSUS, Emmanuel" w:date="2024-12-11T22:02:00Z" w16du:dateUtc="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w:t>
      </w:r>
      <w:proofErr w:type="spellStart"/>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onic</w:t>
      </w:r>
      <w:proofErr w:type="spellEnd"/>
      <w:r w:rsidR="00420890" w:rsidRPr="004758A9">
        <w:rPr>
          <w:rFonts w:ascii="Times New Roman" w:eastAsia="Times New Roman" w:hAnsi="Times New Roman" w:cs="Times New Roman"/>
          <w:sz w:val="20"/>
          <w:szCs w:val="20"/>
        </w:rPr>
        <w:t xml:space="preserve">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ins w:id="3" w:author="CHEVASSUS, Emmanuel" w:date="2024-12-11T13:24:00Z" w16du:dateUtc="2024-12-11T13:24:00Z">
        <w:r w:rsidR="00540AF4" w:rsidRPr="00540AF4">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Elemental ratios (O:C-H:C couple) were found for each of these factors; PMOA (0.66-1.16), MO-OOA (0.78-1.39), MSA-OA (O.66-1.39) and Peat-OA (0.43-1.34) and overall hint at aliphatic and lignin-like compounds</w:t>
        </w:r>
        <w:r w:rsidR="00540AF4" w:rsidRPr="00C93043">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eventually contributing to more oxidised organic aerosols formation</w:t>
        </w:r>
      </w:ins>
      <w:r w:rsidR="00C93043">
        <w:rPr>
          <w:rFonts w:ascii="Times New Roman" w:eastAsia="Times New Roman" w:hAnsi="Times New Roman" w:cs="Times New Roman"/>
          <w:sz w:val="20"/>
          <w:szCs w:val="20"/>
        </w:rPr>
        <w:t>.</w:t>
      </w:r>
      <w:r w:rsidR="008D1596" w:rsidRPr="004758A9">
        <w:rPr>
          <w:rFonts w:ascii="Times New Roman" w:eastAsia="Times New Roman" w:hAnsi="Times New Roman" w:cs="Times New Roman"/>
          <w:sz w:val="20"/>
          <w:szCs w:val="20"/>
        </w:rPr>
        <w:t xml:space="preserve"> The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4" w:name="_Hlk160095935"/>
      <w:bookmarkStart w:id="5"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4"/>
    <w:p w14:paraId="55767C75" w14:textId="007684BE"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ins w:id="6" w:author="CHEVASSUS, Emmanuel" w:date="2024-12-11T21:30:00Z" w16du:dateUtc="2024-12-11T21:30:00Z">
        <w:r w:rsidR="003F4457">
          <w:rPr>
            <w:rFonts w:ascii="Times New Roman" w:hAnsi="Times New Roman" w:cs="Times New Roman"/>
            <w:sz w:val="20"/>
            <w:szCs w:val="20"/>
          </w:rPr>
          <w:t>O</w:t>
        </w:r>
      </w:ins>
      <w:del w:id="7" w:author="CHEVASSUS, Emmanuel" w:date="2024-12-11T21:30:00Z" w16du:dateUtc="2024-12-11T21:30:00Z">
        <w:r w:rsidR="003F4457" w:rsidDel="003F4457">
          <w:rPr>
            <w:rFonts w:ascii="Times New Roman" w:hAnsi="Times New Roman" w:cs="Times New Roman"/>
            <w:sz w:val="20"/>
            <w:szCs w:val="20"/>
          </w:rPr>
          <w:delText>o</w:delText>
        </w:r>
      </w:del>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proofErr w:type="spellStart"/>
      <w:ins w:id="8" w:author="CHEVASSUS, Emmanuel" w:date="2024-12-11T21:31:00Z" w16du:dateUtc="2024-12-11T21:31:00Z">
        <w:r w:rsidR="003F4457">
          <w:rPr>
            <w:rFonts w:ascii="Times New Roman" w:hAnsi="Times New Roman" w:cs="Times New Roman"/>
            <w:sz w:val="20"/>
            <w:szCs w:val="20"/>
          </w:rPr>
          <w:t>Ocean´s</w:t>
        </w:r>
      </w:ins>
      <w:del w:id="9" w:author="CHEVASSUS, Emmanuel" w:date="2024-12-11T21:31:00Z" w16du:dateUtc="2024-12-11T21:31:00Z">
        <w:r w:rsidR="003F4457" w:rsidDel="003F4457">
          <w:rPr>
            <w:rFonts w:ascii="Times New Roman" w:hAnsi="Times New Roman" w:cs="Times New Roman"/>
            <w:sz w:val="20"/>
            <w:szCs w:val="20"/>
          </w:rPr>
          <w:delText xml:space="preserve">ocean </w:delText>
        </w:r>
      </w:del>
      <w:r w:rsidR="00CC4C0E" w:rsidRPr="004758A9">
        <w:rPr>
          <w:rFonts w:ascii="Times New Roman" w:hAnsi="Times New Roman" w:cs="Times New Roman"/>
          <w:sz w:val="20"/>
          <w:szCs w:val="20"/>
        </w:rPr>
        <w:t>biology</w:t>
      </w:r>
      <w:proofErr w:type="spellEnd"/>
      <w:r w:rsidR="00CC4C0E" w:rsidRPr="004758A9">
        <w:rPr>
          <w:rFonts w:ascii="Times New Roman" w:hAnsi="Times New Roman" w:cs="Times New Roman"/>
          <w:sz w:val="20"/>
          <w:szCs w:val="20"/>
        </w:rPr>
        <w:t xml:space="preserve">,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10" w:author="CHEVASSUS, Emmanuel" w:date="2024-12-11T21:32:00Z" w16du:dateUtc="2024-12-11T21:32:00Z">
        <w:r w:rsidR="003F4457" w:rsidDel="003F4457">
          <w:rPr>
            <w:rFonts w:ascii="Times New Roman" w:hAnsi="Times New Roman" w:cs="Times New Roman"/>
            <w:sz w:val="20"/>
            <w:szCs w:val="20"/>
          </w:rPr>
          <w:delText>However, a</w:delText>
        </w:r>
      </w:del>
      <w:ins w:id="11" w:author="CHEVASSUS, Emmanuel" w:date="2024-12-11T21:32:00Z" w16du:dateUtc="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w:t>
      </w:r>
      <w:proofErr w:type="spellStart"/>
      <w:r w:rsidR="00001419" w:rsidRPr="00001419">
        <w:rPr>
          <w:rFonts w:ascii="Times New Roman" w:hAnsi="Times New Roman" w:cs="Times New Roman"/>
          <w:sz w:val="20"/>
        </w:rPr>
        <w:t>Carslaw</w:t>
      </w:r>
      <w:proofErr w:type="spellEnd"/>
      <w:r w:rsidR="00001419" w:rsidRPr="00001419">
        <w:rPr>
          <w:rFonts w:ascii="Times New Roman" w:hAnsi="Times New Roman" w:cs="Times New Roman"/>
          <w:sz w:val="20"/>
        </w:rPr>
        <w:t xml:space="preserve">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12" w:author="CHEVASSUS, Emmanuel" w:date="2024-12-11T21:36:00Z" w16du:dateUtc="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w:t>
        </w:r>
        <w:proofErr w:type="spellStart"/>
        <w:r w:rsidR="003F4457" w:rsidRPr="008619DE">
          <w:rPr>
            <w:rFonts w:ascii="Times New Roman" w:hAnsi="Times New Roman" w:cs="Times New Roman"/>
            <w:sz w:val="20"/>
          </w:rPr>
          <w:t>Etminan</w:t>
        </w:r>
        <w:proofErr w:type="spellEnd"/>
        <w:r w:rsidR="003F4457" w:rsidRPr="008619DE">
          <w:rPr>
            <w:rFonts w:ascii="Times New Roman" w:hAnsi="Times New Roman" w:cs="Times New Roman"/>
            <w:sz w:val="20"/>
          </w:rPr>
          <w:t xml:space="preserve">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13" w:author="CHEVASSUS, Emmanuel" w:date="2024-12-11T21:39:00Z" w16du:dateUtc="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 xml:space="preserve">(Bian et al., 2019; </w:t>
        </w:r>
        <w:proofErr w:type="spellStart"/>
        <w:r w:rsidR="003F4457" w:rsidRPr="003A795A">
          <w:rPr>
            <w:rFonts w:ascii="Times New Roman" w:hAnsi="Times New Roman" w:cs="Times New Roman"/>
            <w:sz w:val="20"/>
          </w:rPr>
          <w:t>Kahnert</w:t>
        </w:r>
        <w:proofErr w:type="spellEnd"/>
        <w:r w:rsidR="003F4457" w:rsidRPr="003A795A">
          <w:rPr>
            <w:rFonts w:ascii="Times New Roman" w:hAnsi="Times New Roman" w:cs="Times New Roman"/>
            <w:sz w:val="20"/>
          </w:rPr>
          <w:t xml:space="preserve"> and </w:t>
        </w:r>
        <w:proofErr w:type="spellStart"/>
        <w:r w:rsidR="003F4457" w:rsidRPr="003A795A">
          <w:rPr>
            <w:rFonts w:ascii="Times New Roman" w:hAnsi="Times New Roman" w:cs="Times New Roman"/>
            <w:sz w:val="20"/>
          </w:rPr>
          <w:t>Kanngießer</w:t>
        </w:r>
        <w:proofErr w:type="spellEnd"/>
        <w:r w:rsidR="003F4457" w:rsidRPr="003A795A">
          <w:rPr>
            <w:rFonts w:ascii="Times New Roman" w:hAnsi="Times New Roman" w:cs="Times New Roman"/>
            <w:sz w:val="20"/>
          </w:rPr>
          <w:t>,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416A2576"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14" w:author="CHEVASSUS, Emmanuel" w:date="2024-12-11T21:40:00Z" w16du:dateUtc="2024-12-11T21:40:00Z">
        <w:r w:rsidR="003F4457">
          <w:rPr>
            <w:rFonts w:ascii="Times New Roman" w:hAnsi="Times New Roman" w:cs="Times New Roman"/>
            <w:sz w:val="20"/>
            <w:szCs w:val="20"/>
          </w:rPr>
          <w:t xml:space="preserve">are </w:t>
        </w:r>
        <w:proofErr w:type="spellStart"/>
        <w:r w:rsidR="003F4457">
          <w:rPr>
            <w:rFonts w:ascii="Times New Roman" w:hAnsi="Times New Roman" w:cs="Times New Roman"/>
            <w:sz w:val="20"/>
            <w:szCs w:val="20"/>
          </w:rPr>
          <w:t>part</w:t>
        </w:r>
      </w:ins>
      <w:del w:id="15" w:author="CHEVASSUS, Emmanuel" w:date="2024-12-11T21:40:00Z" w16du:dateUtc="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of</w:t>
      </w:r>
      <w:proofErr w:type="spellEnd"/>
      <w:r w:rsidR="000B377A">
        <w:rPr>
          <w:rFonts w:ascii="Times New Roman" w:hAnsi="Times New Roman" w:cs="Times New Roman"/>
          <w:sz w:val="20"/>
          <w:szCs w:val="20"/>
        </w:rPr>
        <w:t xml:space="preserve">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16" w:author="CHEVASSUS, Emmanuel" w:date="2024-12-11T21:41:00Z" w16du:dateUtc="2024-12-11T21:41:00Z">
        <w:r w:rsidR="00F815AF">
          <w:rPr>
            <w:rFonts w:ascii="Times New Roman" w:hAnsi="Times New Roman" w:cs="Times New Roman"/>
            <w:sz w:val="20"/>
            <w:szCs w:val="20"/>
          </w:rPr>
          <w:t xml:space="preserve">wave breaking </w:t>
        </w:r>
      </w:ins>
      <w:del w:id="17" w:author="CHEVASSUS, Emmanuel" w:date="2024-12-11T21:41:00Z" w16du:dateUtc="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 xml:space="preserve">(Ovadnevaite et al. 2014; Veron 2015; </w:t>
      </w:r>
      <w:proofErr w:type="spellStart"/>
      <w:r w:rsidR="00474BA9" w:rsidRPr="004758A9">
        <w:rPr>
          <w:rFonts w:ascii="Times New Roman" w:hAnsi="Times New Roman" w:cs="Times New Roman"/>
          <w:sz w:val="20"/>
        </w:rPr>
        <w:t>Villermaux</w:t>
      </w:r>
      <w:proofErr w:type="spellEnd"/>
      <w:r w:rsidR="00474BA9" w:rsidRPr="004758A9">
        <w:rPr>
          <w:rFonts w:ascii="Times New Roman" w:hAnsi="Times New Roman" w:cs="Times New Roman"/>
          <w:sz w:val="20"/>
        </w:rPr>
        <w:t xml:space="preserve"> et al. 2022)</w:t>
      </w:r>
      <w:r w:rsidR="00474BA9" w:rsidRPr="004758A9">
        <w:rPr>
          <w:rFonts w:ascii="Times New Roman" w:hAnsi="Times New Roman" w:cs="Times New Roman"/>
          <w:sz w:val="20"/>
          <w:szCs w:val="20"/>
        </w:rPr>
        <w:fldChar w:fldCharType="end"/>
      </w:r>
      <w:del w:id="18" w:author="CHEVASSUS, Emmanuel" w:date="2024-12-11T21:42:00Z" w16du:dateUtc="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19" w:author="CHEVASSUS, Emmanuel" w:date="2024-12-11T21:42:00Z" w16du:dateUtc="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matter</w:t>
        </w:r>
        <w:r w:rsidR="00F815AF">
          <w:rPr>
            <w:rFonts w:ascii="Times New Roman" w:hAnsi="Times New Roman" w:cs="Times New Roman"/>
            <w:sz w:val="20"/>
            <w:szCs w:val="20"/>
          </w:rPr>
          <w:t xml:space="preserve">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w:t>
      </w:r>
      <w:proofErr w:type="spellStart"/>
      <w:r w:rsidR="00063756" w:rsidRPr="00063756">
        <w:rPr>
          <w:rFonts w:ascii="Times New Roman" w:hAnsi="Times New Roman" w:cs="Times New Roman"/>
          <w:sz w:val="20"/>
        </w:rPr>
        <w:t>Ceburnis</w:t>
      </w:r>
      <w:proofErr w:type="spellEnd"/>
      <w:r w:rsidR="00063756" w:rsidRPr="00063756">
        <w:rPr>
          <w:rFonts w:ascii="Times New Roman" w:hAnsi="Times New Roman" w:cs="Times New Roman"/>
          <w:sz w:val="20"/>
        </w:rPr>
        <w:t xml:space="preserve">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w:t>
      </w:r>
      <w:proofErr w:type="spellStart"/>
      <w:r w:rsidR="00E85435" w:rsidRPr="00E85435">
        <w:rPr>
          <w:rFonts w:ascii="Times New Roman" w:hAnsi="Times New Roman" w:cs="Times New Roman"/>
          <w:sz w:val="20"/>
        </w:rPr>
        <w:t>Behrenfeld</w:t>
      </w:r>
      <w:proofErr w:type="spellEnd"/>
      <w:r w:rsidR="00E85435" w:rsidRPr="00E85435">
        <w:rPr>
          <w:rFonts w:ascii="Times New Roman" w:hAnsi="Times New Roman" w:cs="Times New Roman"/>
          <w:sz w:val="20"/>
        </w:rPr>
        <w:t xml:space="preserve">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w:t>
      </w:r>
      <w:proofErr w:type="spellStart"/>
      <w:r w:rsidR="00A06F91" w:rsidRPr="00A06F91">
        <w:rPr>
          <w:rFonts w:ascii="Times New Roman" w:hAnsi="Times New Roman" w:cs="Times New Roman"/>
          <w:sz w:val="20"/>
          <w:lang w:val="en-IE"/>
        </w:rPr>
        <w:t>Markuszewski</w:t>
      </w:r>
      <w:proofErr w:type="spellEnd"/>
      <w:r w:rsidR="00A06F91" w:rsidRPr="00A06F91">
        <w:rPr>
          <w:rFonts w:ascii="Times New Roman" w:hAnsi="Times New Roman" w:cs="Times New Roman"/>
          <w:sz w:val="20"/>
          <w:lang w:val="en-IE"/>
        </w:rPr>
        <w:t xml:space="preserve"> et al., 2024; </w:t>
      </w:r>
      <w:proofErr w:type="spellStart"/>
      <w:r w:rsidR="00A06F91" w:rsidRPr="00A06F91">
        <w:rPr>
          <w:rFonts w:ascii="Times New Roman" w:hAnsi="Times New Roman" w:cs="Times New Roman"/>
          <w:sz w:val="20"/>
          <w:lang w:val="en-IE"/>
        </w:rPr>
        <w:t>Sellegri</w:t>
      </w:r>
      <w:proofErr w:type="spellEnd"/>
      <w:r w:rsidR="00A06F91" w:rsidRPr="00A06F91">
        <w:rPr>
          <w:rFonts w:ascii="Times New Roman" w:hAnsi="Times New Roman" w:cs="Times New Roman"/>
          <w:sz w:val="20"/>
          <w:lang w:val="en-IE"/>
        </w:rPr>
        <w:t xml:space="preserve">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 xml:space="preserve">(Lee et al., 2020; Ovadnevaite et al., 2017; </w:t>
      </w:r>
      <w:proofErr w:type="spellStart"/>
      <w:r w:rsidR="00E85435" w:rsidRPr="00E85435">
        <w:rPr>
          <w:rFonts w:ascii="Times New Roman" w:hAnsi="Times New Roman" w:cs="Times New Roman"/>
          <w:sz w:val="20"/>
        </w:rPr>
        <w:t>Sellegri</w:t>
      </w:r>
      <w:proofErr w:type="spellEnd"/>
      <w:r w:rsidR="00E85435" w:rsidRPr="00E85435">
        <w:rPr>
          <w:rFonts w:ascii="Times New Roman" w:hAnsi="Times New Roman" w:cs="Times New Roman"/>
          <w:sz w:val="20"/>
        </w:rPr>
        <w:t xml:space="preserve">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1314A43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ins w:id="20" w:author="CHEVASSUS, Emmanuel" w:date="2024-12-11T21:44:00Z" w16du:dateUtc="2024-12-11T21:44:00Z">
        <w:r w:rsidR="00F815AF">
          <w:rPr>
            <w:rFonts w:ascii="Times New Roman" w:hAnsi="Times New Roman" w:cs="Times New Roman"/>
            <w:sz w:val="20"/>
            <w:szCs w:val="20"/>
          </w:rPr>
          <w:t>C</w:t>
        </w:r>
      </w:ins>
      <w:del w:id="21" w:author="CHEVASSUS, Emmanuel" w:date="2024-12-11T21:44:00Z" w16du:dateUtc="2024-12-11T21:44:00Z">
        <w:r w:rsidR="00F815AF" w:rsidDel="00F815AF">
          <w:rPr>
            <w:rFonts w:ascii="Times New Roman" w:hAnsi="Times New Roman" w:cs="Times New Roman"/>
            <w:sz w:val="20"/>
            <w:szCs w:val="20"/>
          </w:rPr>
          <w:delText>c</w:delText>
        </w:r>
      </w:del>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 xml:space="preserve">(Bedford et al., 2020; Holland et al., 2023; </w:t>
      </w:r>
      <w:proofErr w:type="spellStart"/>
      <w:r w:rsidR="00FB258E" w:rsidRPr="00FB258E">
        <w:rPr>
          <w:rFonts w:ascii="Times New Roman" w:hAnsi="Times New Roman" w:cs="Times New Roman"/>
          <w:sz w:val="20"/>
        </w:rPr>
        <w:t>Mutshinda</w:t>
      </w:r>
      <w:proofErr w:type="spellEnd"/>
      <w:r w:rsidR="00FB258E" w:rsidRPr="00FB258E">
        <w:rPr>
          <w:rFonts w:ascii="Times New Roman" w:hAnsi="Times New Roman" w:cs="Times New Roman"/>
          <w:sz w:val="20"/>
        </w:rPr>
        <w:t xml:space="preserve">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6DB887BC" w14:textId="044733BC" w:rsidR="00061D40" w:rsidDel="0051141D" w:rsidRDefault="00D10EAE" w:rsidP="00F815AF">
      <w:pPr>
        <w:spacing w:line="360" w:lineRule="auto"/>
        <w:rPr>
          <w:del w:id="22" w:author="CHEVASSUS, Emmanuel" w:date="2024-12-11T22:01:00Z" w16du:dateUtc="2024-12-11T22:01:00Z"/>
          <w:rFonts w:ascii="Times New Roman" w:hAnsi="Times New Roman" w:cs="Times New Roman"/>
          <w:sz w:val="20"/>
          <w:szCs w:val="20"/>
          <w:lang w:val="en-IE"/>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 xml:space="preserve">-to-particle </w:t>
      </w:r>
      <w:r w:rsidRPr="004758A9">
        <w:rPr>
          <w:rFonts w:ascii="Times New Roman" w:hAnsi="Times New Roman" w:cs="Times New Roman"/>
          <w:sz w:val="20"/>
          <w:szCs w:val="20"/>
        </w:rPr>
        <w:lastRenderedPageBreak/>
        <w:t>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w:t>
      </w:r>
      <w:proofErr w:type="spellStart"/>
      <w:r w:rsidR="00B44CF3" w:rsidRPr="004758A9">
        <w:rPr>
          <w:rFonts w:ascii="Times New Roman" w:hAnsi="Times New Roman" w:cs="Times New Roman"/>
          <w:sz w:val="20"/>
          <w:szCs w:val="20"/>
        </w:rPr>
        <w:t>biogels</w:t>
      </w:r>
      <w:proofErr w:type="spellEnd"/>
      <w:r w:rsidR="00B44CF3" w:rsidRPr="004758A9">
        <w:rPr>
          <w:rFonts w:ascii="Times New Roman" w:hAnsi="Times New Roman" w:cs="Times New Roman"/>
          <w:sz w:val="20"/>
          <w:szCs w:val="20"/>
        </w:rPr>
        <w:t xml:space="preserve">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 xml:space="preserve">(Goldstein and </w:t>
      </w:r>
      <w:proofErr w:type="spellStart"/>
      <w:r w:rsidR="00001419" w:rsidRPr="00001419">
        <w:rPr>
          <w:rFonts w:ascii="Times New Roman" w:hAnsi="Times New Roman" w:cs="Times New Roman"/>
          <w:sz w:val="20"/>
        </w:rPr>
        <w:t>Galbally</w:t>
      </w:r>
      <w:proofErr w:type="spellEnd"/>
      <w:r w:rsidR="00001419" w:rsidRPr="00001419">
        <w:rPr>
          <w:rFonts w:ascii="Times New Roman" w:hAnsi="Times New Roman" w:cs="Times New Roman"/>
          <w:sz w:val="20"/>
        </w:rPr>
        <w:t>,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23"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xml:space="preserve">. 2006; Laskin, and </w:t>
      </w:r>
      <w:proofErr w:type="spellStart"/>
      <w:r w:rsidR="00F639F9" w:rsidRPr="004758A9">
        <w:rPr>
          <w:rFonts w:ascii="Times New Roman" w:hAnsi="Times New Roman" w:cs="Times New Roman"/>
          <w:sz w:val="20"/>
          <w:szCs w:val="20"/>
        </w:rPr>
        <w:t>Nizkorodov</w:t>
      </w:r>
      <w:proofErr w:type="spellEnd"/>
      <w:r w:rsidR="00F639F9" w:rsidRPr="004758A9">
        <w:rPr>
          <w:rFonts w:ascii="Times New Roman" w:hAnsi="Times New Roman" w:cs="Times New Roman"/>
          <w:sz w:val="20"/>
          <w:szCs w:val="20"/>
        </w:rPr>
        <w:t xml:space="preserve">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del w:id="24" w:author="CHEVASSUS, Emmanuel" w:date="2024-12-11T21:46:00Z" w16du:dateUtc="2024-12-11T21:46:00Z">
        <w:r w:rsidR="00F815AF"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R="00F815AF"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3D64649" w:rsidR="00F815AF" w:rsidRPr="00F815AF" w:rsidDel="00F815AF" w:rsidRDefault="0051141D" w:rsidP="00F815AF">
      <w:pPr>
        <w:spacing w:line="360" w:lineRule="auto"/>
        <w:rPr>
          <w:del w:id="25" w:author="CHEVASSUS, Emmanuel" w:date="2024-12-11T21:47:00Z" w16du:dateUtc="2024-12-11T21:47:00Z"/>
          <w:rFonts w:ascii="Times New Roman" w:hAnsi="Times New Roman" w:cs="Times New Roman"/>
          <w:sz w:val="20"/>
          <w:szCs w:val="20"/>
        </w:rPr>
      </w:pPr>
      <w:del w:id="26" w:author="CHEVASSUS, Emmanuel" w:date="2024-12-11T22:01:00Z" w16du:dateUtc="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27" w:author="CHEVASSUS, Emmanuel" w:date="2024-12-11T21:46:00Z" w16du:dateUtc="2024-12-11T21:46:00Z">
        <w:r w:rsidR="00F815AF"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w:t>
        </w:r>
        <w:proofErr w:type="spellStart"/>
        <w:r w:rsidR="00F815AF" w:rsidRPr="00F35864">
          <w:rPr>
            <w:rFonts w:ascii="Times New Roman" w:hAnsi="Times New Roman" w:cs="Times New Roman"/>
            <w:sz w:val="20"/>
          </w:rPr>
          <w:t>Becagli</w:t>
        </w:r>
        <w:proofErr w:type="spellEnd"/>
        <w:r w:rsidR="00F815AF" w:rsidRPr="00F35864">
          <w:rPr>
            <w:rFonts w:ascii="Times New Roman" w:hAnsi="Times New Roman" w:cs="Times New Roman"/>
            <w:sz w:val="20"/>
          </w:rPr>
          <w:t xml:space="preserve">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aerosols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 xml:space="preserve">Kawamura and </w:t>
        </w:r>
        <w:proofErr w:type="spellStart"/>
        <w:r w:rsidR="00F815AF" w:rsidRPr="00F35864">
          <w:rPr>
            <w:rFonts w:ascii="Times New Roman" w:hAnsi="Times New Roman" w:cs="Times New Roman"/>
            <w:sz w:val="20"/>
          </w:rPr>
          <w:t>Bikkina</w:t>
        </w:r>
        <w:proofErr w:type="spellEnd"/>
        <w:r w:rsidR="00F815AF" w:rsidRPr="00F35864">
          <w:rPr>
            <w:rFonts w:ascii="Times New Roman" w:hAnsi="Times New Roman" w:cs="Times New Roman"/>
            <w:sz w:val="20"/>
          </w:rPr>
          <w:t>,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which are a complex mixture resulting from unsaturated fatty acids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440F2D">
          <w:rPr>
            <w:rFonts w:ascii="Times New Roman" w:hAnsi="Times New Roman" w:cs="Times New Roman"/>
            <w:sz w:val="20"/>
            <w:szCs w:val="20"/>
            <w:lang w:val="de-D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440F2D">
          <w:rPr>
            <w:rFonts w:ascii="Times New Roman" w:hAnsi="Times New Roman" w:cs="Times New Roman"/>
            <w:sz w:val="20"/>
            <w:lang w:val="de-DE"/>
          </w:rPr>
          <w:t>(Lin et al., 2019; O’Dowd et al., 2014; Xu et al., 2020)</w:t>
        </w:r>
        <w:r w:rsidR="00F815AF">
          <w:rPr>
            <w:rFonts w:ascii="Times New Roman" w:hAnsi="Times New Roman" w:cs="Times New Roman"/>
            <w:sz w:val="20"/>
            <w:szCs w:val="20"/>
          </w:rPr>
          <w:fldChar w:fldCharType="end"/>
        </w:r>
        <w:r w:rsidR="00F815AF" w:rsidRPr="00440F2D">
          <w:rPr>
            <w:rFonts w:ascii="Times New Roman" w:hAnsi="Times New Roman" w:cs="Times New Roman"/>
            <w:sz w:val="20"/>
            <w:szCs w:val="20"/>
            <w:lang w:val="de-DE"/>
          </w:rPr>
          <w:t xml:space="preserve">. </w:t>
        </w:r>
      </w:ins>
    </w:p>
    <w:p w14:paraId="55BB1060" w14:textId="77777777" w:rsidR="00540AF4" w:rsidRPr="00F555EE" w:rsidRDefault="00540AF4" w:rsidP="00540AF4">
      <w:pPr>
        <w:pBdr>
          <w:top w:val="nil"/>
          <w:left w:val="nil"/>
          <w:bottom w:val="nil"/>
          <w:right w:val="nil"/>
          <w:between w:val="nil"/>
        </w:pBdr>
        <w:spacing w:line="360" w:lineRule="auto"/>
        <w:rPr>
          <w:ins w:id="28" w:author="CHEVASSUS, Emmanuel" w:date="2024-12-11T13:25:00Z" w16du:dateUtc="2024-12-11T13:25:00Z"/>
          <w:rFonts w:ascii="Times New Roman" w:hAnsi="Times New Roman" w:cs="Times New Roman"/>
          <w:sz w:val="20"/>
          <w:szCs w:val="20"/>
        </w:rPr>
      </w:pPr>
      <w:ins w:id="29" w:author="CHEVASSUS, Emmanuel" w:date="2024-12-11T13:25:00Z" w16du:dateUtc="2024-12-11T13:25: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his source apportionment is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1999; </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and successfully used on a wide range of different instruments; HR-</w:t>
        </w:r>
        <w:proofErr w:type="spellStart"/>
        <w:r>
          <w:rPr>
            <w:rFonts w:ascii="Times New Roman" w:hAnsi="Times New Roman" w:cs="Times New Roman"/>
            <w:sz w:val="20"/>
            <w:szCs w:val="20"/>
          </w:rPr>
          <w:t>Tof</w:t>
        </w:r>
        <w:proofErr w:type="spellEnd"/>
        <w:r>
          <w:rPr>
            <w:rFonts w:ascii="Times New Roman" w:hAnsi="Times New Roman" w:cs="Times New Roman"/>
            <w:sz w:val="20"/>
            <w:szCs w:val="20"/>
          </w:rPr>
          <w:t xml:space="preserve">-AMS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proofErr w:type="spellStart"/>
        <w:r w:rsidRPr="008F72B4">
          <w:rPr>
            <w:rFonts w:ascii="Times New Roman" w:hAnsi="Times New Roman" w:cs="Times New Roman"/>
            <w:sz w:val="20"/>
          </w:rPr>
          <w:t>Nursanto</w:t>
        </w:r>
        <w:proofErr w:type="spellEnd"/>
        <w:r w:rsidRPr="008F72B4">
          <w:rPr>
            <w:rFonts w:ascii="Times New Roman" w:hAnsi="Times New Roman" w:cs="Times New Roman"/>
            <w:sz w:val="20"/>
          </w:rPr>
          <w:t xml:space="preserve">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as many other matrices-based measurements. Despite its versatility, the PMF approach has some limitations, </w:t>
        </w:r>
        <w:r>
          <w:rPr>
            <w:rFonts w:ascii="Times New Roman" w:hAnsi="Times New Roman" w:cs="Times New Roman"/>
            <w:sz w:val="20"/>
            <w:szCs w:val="20"/>
            <w:lang w:val="en-IE"/>
          </w:rPr>
          <w:t xml:space="preserve">namely PMF assumes that factor profiles remain constant over time which may oversimply the inherent true variability of ambient aerosols and error matrices must be carefully quantified which can be somewhat ambiguous depending on the instrument. </w:t>
        </w:r>
        <w:r>
          <w:rPr>
            <w:rFonts w:ascii="Times New Roman" w:hAnsi="Times New Roman" w:cs="Times New Roman"/>
            <w:sz w:val="20"/>
            <w:szCs w:val="20"/>
          </w:rPr>
          <w:t>Briefly,</w:t>
        </w:r>
        <w:r w:rsidRPr="004567C0">
          <w:rPr>
            <w:rFonts w:ascii="Times New Roman" w:hAnsi="Times New Roman" w:cs="Times New Roman"/>
            <w:sz w:val="20"/>
            <w:szCs w:val="20"/>
          </w:rPr>
          <w:t xml:space="preserve"> PMF consists in deconvoluting an input </w:t>
        </w:r>
        <w:r>
          <w:rPr>
            <w:rFonts w:ascii="Times New Roman" w:hAnsi="Times New Roman" w:cs="Times New Roman"/>
            <w:sz w:val="20"/>
            <w:szCs w:val="20"/>
          </w:rPr>
          <w:t xml:space="preserve">time series </w:t>
        </w:r>
        <w:r w:rsidRPr="004567C0">
          <w:rPr>
            <w:rFonts w:ascii="Times New Roman" w:hAnsi="Times New Roman" w:cs="Times New Roman"/>
            <w:sz w:val="20"/>
            <w:szCs w:val="20"/>
          </w:rPr>
          <w:t>data matrix</w:t>
        </w:r>
        <w:r>
          <w:rPr>
            <w:rFonts w:ascii="Times New Roman" w:hAnsi="Times New Roman" w:cs="Times New Roman"/>
            <w:sz w:val="20"/>
            <w:szCs w:val="20"/>
          </w:rPr>
          <w:t xml:space="preserve"> of any measurements (along with its known error matrix) into a </w:t>
        </w:r>
        <w:r>
          <w:rPr>
            <w:rFonts w:ascii="Times New Roman" w:hAnsi="Times New Roman" w:cs="Times New Roman"/>
            <w:sz w:val="20"/>
            <w:szCs w:val="20"/>
          </w:rPr>
          <w:lastRenderedPageBreak/>
          <w:t xml:space="preserve">matrix of physically meaningful mass spectra factors, a corresponding time series matrix (with the same number of factors) and a model errors residuals matrix.  </w:t>
        </w:r>
      </w:ins>
    </w:p>
    <w:p w14:paraId="46AF453B" w14:textId="58423FC2" w:rsidR="00F555EE" w:rsidRPr="00F815AF" w:rsidRDefault="001B687E" w:rsidP="006D22EE">
      <w:pPr>
        <w:spacing w:line="360" w:lineRule="auto"/>
        <w:rPr>
          <w:rFonts w:ascii="Times New Roman" w:hAnsi="Times New Roman" w:cs="Times New Roman"/>
          <w:sz w:val="20"/>
          <w:szCs w:val="20"/>
        </w:rPr>
      </w:pPr>
      <w:r>
        <w:rPr>
          <w:rFonts w:ascii="Times New Roman" w:hAnsi="Times New Roman" w:cs="Times New Roman"/>
          <w:sz w:val="20"/>
          <w:szCs w:val="20"/>
        </w:rPr>
        <w:t>Finally, the effects from</w:t>
      </w:r>
      <w:ins w:id="30" w:author="CHEVASSUS, Emmanuel" w:date="2024-12-11T21:48:00Z" w16du:dateUtc="2024-12-11T21:48:00Z">
        <w:r w:rsidR="00F815AF">
          <w:rPr>
            <w:rFonts w:ascii="Times New Roman" w:hAnsi="Times New Roman" w:cs="Times New Roman"/>
            <w:sz w:val="20"/>
            <w:szCs w:val="20"/>
          </w:rPr>
          <w:t xml:space="preserve"> </w:t>
        </w:r>
        <w:proofErr w:type="spellStart"/>
        <w:r w:rsidR="00F815AF">
          <w:rPr>
            <w:rFonts w:ascii="Times New Roman" w:hAnsi="Times New Roman" w:cs="Times New Roman"/>
            <w:sz w:val="20"/>
            <w:szCs w:val="20"/>
          </w:rPr>
          <w:t>Oceans´</w:t>
        </w:r>
      </w:ins>
      <w:del w:id="31" w:author="CHEVASSUS, Emmanuel" w:date="2024-12-11T21:48:00Z" w16du:dateUtc="2024-12-11T21:48:00Z">
        <w:r w:rsidR="00F815AF" w:rsidDel="00F815AF">
          <w:rPr>
            <w:rFonts w:ascii="Times New Roman" w:hAnsi="Times New Roman" w:cs="Times New Roman"/>
            <w:sz w:val="20"/>
            <w:szCs w:val="20"/>
          </w:rPr>
          <w:delText xml:space="preserve"> ocean </w:delText>
        </w:r>
      </w:del>
      <w:r w:rsidR="00717EAE" w:rsidRPr="004758A9">
        <w:rPr>
          <w:rFonts w:ascii="Times New Roman" w:hAnsi="Times New Roman" w:cs="Times New Roman"/>
          <w:sz w:val="20"/>
          <w:szCs w:val="20"/>
        </w:rPr>
        <w:t>biology</w:t>
      </w:r>
      <w:proofErr w:type="spellEnd"/>
      <w:r w:rsidR="00717EAE" w:rsidRPr="004758A9">
        <w:rPr>
          <w:rFonts w:ascii="Times New Roman" w:hAnsi="Times New Roman" w:cs="Times New Roman"/>
          <w:sz w:val="20"/>
          <w:szCs w:val="20"/>
        </w:rPr>
        <w:t xml:space="preserve">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ins w:id="32" w:author="CHEVASSUS, Emmanuel" w:date="2024-12-11T21:48:00Z" w16du:dateUtc="2024-12-11T21:48:00Z">
        <w:r w:rsidR="00F815AF">
          <w:rPr>
            <w:rFonts w:ascii="Times New Roman" w:hAnsi="Times New Roman" w:cs="Times New Roman"/>
            <w:sz w:val="20"/>
            <w:szCs w:val="20"/>
          </w:rPr>
          <w:t>C</w:t>
        </w:r>
      </w:ins>
      <w:del w:id="33" w:author="CHEVASSUS, Emmanuel" w:date="2024-12-11T21:48:00Z" w16du:dateUtc="2024-12-11T21:48:00Z">
        <w:r w:rsidR="00F815AF" w:rsidDel="00F815AF">
          <w:rPr>
            <w:rFonts w:ascii="Times New Roman" w:hAnsi="Times New Roman" w:cs="Times New Roman"/>
            <w:sz w:val="20"/>
            <w:szCs w:val="20"/>
          </w:rPr>
          <w:delText>c</w:delText>
        </w:r>
      </w:del>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w:t>
      </w:r>
      <w:proofErr w:type="spellStart"/>
      <w:r w:rsidR="00001419" w:rsidRPr="00001419">
        <w:rPr>
          <w:rFonts w:ascii="Times New Roman" w:hAnsi="Times New Roman" w:cs="Times New Roman"/>
          <w:sz w:val="20"/>
        </w:rPr>
        <w:t>Sellegri</w:t>
      </w:r>
      <w:proofErr w:type="spellEnd"/>
      <w:r w:rsidR="00001419" w:rsidRPr="00001419">
        <w:rPr>
          <w:rFonts w:ascii="Times New Roman" w:hAnsi="Times New Roman" w:cs="Times New Roman"/>
          <w:sz w:val="20"/>
        </w:rPr>
        <w:t xml:space="preserve">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23"/>
    </w:p>
    <w:bookmarkEnd w:id="5"/>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EC3FC2A"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ins w:id="34" w:author="CHEVASSUS, Emmanuel" w:date="2024-12-11T21:50:00Z" w16du:dateUtc="2024-12-11T21:50:00Z">
        <w:r w:rsidR="00F815AF">
          <w:rPr>
            <w:rFonts w:ascii="Times New Roman" w:hAnsi="Times New Roman" w:cs="Times New Roman"/>
            <w:sz w:val="20"/>
            <w:szCs w:val="20"/>
          </w:rPr>
          <w:t>O</w:t>
        </w:r>
      </w:ins>
      <w:del w:id="35" w:author="CHEVASSUS, Emmanuel" w:date="2024-12-11T21:50:00Z" w16du:dateUtc="2024-12-11T21:50:00Z">
        <w:r w:rsidR="00F815AF" w:rsidDel="00F815AF">
          <w:rPr>
            <w:rFonts w:ascii="Times New Roman" w:hAnsi="Times New Roman" w:cs="Times New Roman"/>
            <w:sz w:val="20"/>
            <w:szCs w:val="20"/>
          </w:rPr>
          <w:delText>o</w:delText>
        </w:r>
      </w:del>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36"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36"/>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70123A3B"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Ambient submicron</w:t>
      </w:r>
      <w:r w:rsidR="004E4AAC" w:rsidRPr="004758A9">
        <w:rPr>
          <w:rFonts w:ascii="Times New Roman" w:hAnsi="Times New Roman" w:cs="Times New Roman"/>
          <w:sz w:val="20"/>
          <w:szCs w:val="20"/>
        </w:rPr>
        <w:t xml:space="preserve"> non-refractory</w:t>
      </w:r>
      <w:r w:rsidRPr="004758A9">
        <w:rPr>
          <w:rFonts w:ascii="Times New Roman" w:hAnsi="Times New Roman" w:cs="Times New Roman"/>
          <w:sz w:val="20"/>
          <w:szCs w:val="20"/>
        </w:rPr>
        <w:t xml:space="preserve"> aerosol major </w:t>
      </w:r>
      <w:r w:rsidR="00550FF9" w:rsidRPr="004758A9">
        <w:rPr>
          <w:rFonts w:ascii="Times New Roman" w:hAnsi="Times New Roman" w:cs="Times New Roman"/>
          <w:sz w:val="20"/>
          <w:szCs w:val="20"/>
        </w:rPr>
        <w:t>species</w:t>
      </w:r>
      <w:r w:rsidR="00847BB3">
        <w:rPr>
          <w:rFonts w:ascii="Times New Roman" w:hAnsi="Times New Roman" w:cs="Times New Roman"/>
          <w:sz w:val="20"/>
          <w:szCs w:val="20"/>
        </w:rPr>
        <w:t xml:space="preserve"> </w:t>
      </w:r>
      <w:ins w:id="37" w:author="CHEVASSUS, Emmanuel" w:date="2024-12-11T13:31:00Z" w16du:dateUtc="2024-12-11T13:31:00Z">
        <w:r w:rsidR="00C955C9">
          <w:rPr>
            <w:rFonts w:ascii="Times New Roman" w:hAnsi="Times New Roman" w:cs="Times New Roman"/>
            <w:sz w:val="20"/>
            <w:szCs w:val="20"/>
          </w:rPr>
          <w:t xml:space="preserve">in the aerodynamic vacuum size range of 35 nm to 1.5 </w:t>
        </w:r>
        <w:proofErr w:type="spellStart"/>
        <w:r w:rsidR="00C955C9" w:rsidRPr="00847BB3">
          <w:rPr>
            <w:rFonts w:ascii="Times New Roman" w:hAnsi="Times New Roman" w:cs="Times New Roman"/>
            <w:sz w:val="20"/>
            <w:szCs w:val="20"/>
          </w:rPr>
          <w:t>μ</w:t>
        </w:r>
        <w:r w:rsidR="00C955C9">
          <w:rPr>
            <w:rFonts w:ascii="Times New Roman" w:hAnsi="Times New Roman" w:cs="Times New Roman"/>
            <w:sz w:val="20"/>
            <w:szCs w:val="20"/>
          </w:rPr>
          <w:t>m</w:t>
        </w:r>
        <w:proofErr w:type="spellEnd"/>
        <w:r w:rsidR="00C955C9">
          <w:rPr>
            <w:rFonts w:ascii="Times New Roman" w:hAnsi="Times New Roman" w:cs="Times New Roman"/>
            <w:sz w:val="20"/>
            <w:szCs w:val="20"/>
          </w:rPr>
          <w:t xml:space="preserve"> </w:t>
        </w:r>
        <w:r w:rsidR="00C955C9">
          <w:rPr>
            <w:rFonts w:ascii="Times New Roman" w:hAnsi="Times New Roman" w:cs="Times New Roman"/>
            <w:sz w:val="20"/>
            <w:szCs w:val="20"/>
          </w:rPr>
          <w:fldChar w:fldCharType="begin"/>
        </w:r>
        <w:r w:rsidR="00C955C9">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C955C9">
          <w:rPr>
            <w:rFonts w:ascii="Times New Roman" w:hAnsi="Times New Roman" w:cs="Times New Roman"/>
            <w:sz w:val="20"/>
            <w:szCs w:val="20"/>
          </w:rPr>
          <w:fldChar w:fldCharType="separate"/>
        </w:r>
        <w:r w:rsidR="00C955C9" w:rsidRPr="00847BB3">
          <w:rPr>
            <w:rFonts w:ascii="Times New Roman" w:hAnsi="Times New Roman" w:cs="Times New Roman"/>
            <w:sz w:val="20"/>
          </w:rPr>
          <w:t>(DeCarlo et al., 2006)</w:t>
        </w:r>
        <w:r w:rsidR="00C955C9">
          <w:rPr>
            <w:rFonts w:ascii="Times New Roman" w:hAnsi="Times New Roman" w:cs="Times New Roman"/>
            <w:sz w:val="20"/>
            <w:szCs w:val="20"/>
          </w:rPr>
          <w:fldChar w:fldCharType="end"/>
        </w:r>
        <w:r w:rsidR="00C955C9">
          <w:rPr>
            <w:rFonts w:ascii="Times New Roman" w:hAnsi="Times New Roman" w:cs="Times New Roman"/>
            <w:sz w:val="20"/>
            <w:szCs w:val="20"/>
          </w:rPr>
          <w:t xml:space="preserve"> </w:t>
        </w:r>
      </w:ins>
      <w:r w:rsidR="00550FF9" w:rsidRPr="004758A9">
        <w:rPr>
          <w:rFonts w:ascii="Times New Roman" w:hAnsi="Times New Roman" w:cs="Times New Roman"/>
          <w:sz w:val="20"/>
          <w:szCs w:val="20"/>
        </w:rPr>
        <w:t>were</w:t>
      </w:r>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Pr="004758A9">
        <w:rPr>
          <w:rFonts w:ascii="Times New Roman" w:hAnsi="Times New Roman" w:cs="Times New Roman"/>
          <w:sz w:val="20"/>
          <w:szCs w:val="20"/>
        </w:rPr>
        <w:t>. 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w:t>
      </w:r>
      <w:proofErr w:type="spellStart"/>
      <w:r w:rsidRPr="004758A9">
        <w:rPr>
          <w:rFonts w:ascii="Times New Roman" w:hAnsi="Times New Roman" w:cs="Times New Roman"/>
          <w:sz w:val="20"/>
          <w:szCs w:val="20"/>
        </w:rPr>
        <w:t>Δm</w:t>
      </w:r>
      <w:proofErr w:type="spellEnd"/>
      <w:r w:rsidRPr="004758A9">
        <w:rPr>
          <w:rFonts w:ascii="Times New Roman" w:hAnsi="Times New Roman" w:cs="Times New Roman"/>
          <w:sz w:val="20"/>
          <w:szCs w:val="20"/>
        </w:rPr>
        <w:t>)</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w:t>
      </w:r>
      <w:proofErr w:type="spellStart"/>
      <w:r w:rsidRPr="004758A9">
        <w:rPr>
          <w:rFonts w:ascii="Times New Roman" w:hAnsi="Times New Roman" w:cs="Times New Roman"/>
          <w:sz w:val="20"/>
          <w:szCs w:val="20"/>
        </w:rPr>
        <w:t>SeQUential</w:t>
      </w:r>
      <w:proofErr w:type="spellEnd"/>
      <w:r w:rsidRPr="004758A9">
        <w:rPr>
          <w:rFonts w:ascii="Times New Roman" w:hAnsi="Times New Roman" w:cs="Times New Roman"/>
          <w:sz w:val="20"/>
          <w:szCs w:val="20"/>
        </w:rPr>
        <w:t xml:space="preserve"> Igor data </w:t>
      </w:r>
      <w:proofErr w:type="spellStart"/>
      <w:r w:rsidRPr="004758A9">
        <w:rPr>
          <w:rFonts w:ascii="Times New Roman" w:hAnsi="Times New Roman" w:cs="Times New Roman"/>
          <w:sz w:val="20"/>
          <w:szCs w:val="20"/>
        </w:rPr>
        <w:t>RetRiEvaL</w:t>
      </w:r>
      <w:proofErr w:type="spellEnd"/>
      <w:r w:rsidRPr="004758A9">
        <w:rPr>
          <w:rFonts w:ascii="Times New Roman" w:hAnsi="Times New Roman" w:cs="Times New Roman"/>
          <w:sz w:val="20"/>
          <w:szCs w:val="20"/>
        </w:rPr>
        <w:t>)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38"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Sea salt was estimated based on a scaling factor of 51 </w:t>
      </w:r>
      <w:r w:rsidRPr="004758A9">
        <w:rPr>
          <w:rFonts w:ascii="Times New Roman" w:hAnsi="Times New Roman" w:cs="Times New Roman"/>
          <w:sz w:val="20"/>
          <w:szCs w:val="20"/>
        </w:rPr>
        <w:lastRenderedPageBreak/>
        <w:t>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38"/>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39" w:name="_Hlk118896502"/>
      <w:bookmarkStart w:id="40" w:name="_Hlk145932626"/>
      <w:r w:rsidRPr="004758A9">
        <w:rPr>
          <w:rFonts w:ascii="Times New Roman" w:hAnsi="Times New Roman" w:cs="Times New Roman"/>
          <w:sz w:val="20"/>
          <w:szCs w:val="20"/>
        </w:rPr>
        <w:t xml:space="preserve">Based on their elemental composition (C, O, H, N, S), ions were then grouped into chemical families: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bookmarkStart w:id="41" w:name="_Hlk145927277"/>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 1), </w:t>
      </w:r>
      <w:bookmarkStart w:id="42" w:name="_Hlk145927255"/>
      <w:bookmarkEnd w:id="41"/>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&gt; 1), </w:t>
      </w:r>
      <w:bookmarkEnd w:id="42"/>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 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&gt;1),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proofErr w:type="spellEnd"/>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39"/>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measured by a multi-angle absorption photometer (MAAP, </w:t>
      </w:r>
      <w:proofErr w:type="spellStart"/>
      <w:r w:rsidRPr="004758A9">
        <w:rPr>
          <w:rFonts w:ascii="Times New Roman" w:hAnsi="Times New Roman" w:cs="Times New Roman"/>
          <w:sz w:val="20"/>
          <w:szCs w:val="20"/>
        </w:rPr>
        <w:t>Thermo</w:t>
      </w:r>
      <w:proofErr w:type="spellEnd"/>
      <w:r w:rsidRPr="004758A9">
        <w:rPr>
          <w:rFonts w:ascii="Times New Roman" w:hAnsi="Times New Roman" w:cs="Times New Roman"/>
          <w:sz w:val="20"/>
          <w:szCs w:val="20"/>
        </w:rPr>
        <w:t xml:space="preserve">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proofErr w:type="spellStart"/>
      <w:r w:rsidRPr="004758A9">
        <w:rPr>
          <w:rFonts w:ascii="Times New Roman" w:hAnsi="Times New Roman" w:cs="Times New Roman"/>
          <w:i/>
          <w:iCs/>
          <w:sz w:val="20"/>
          <w:szCs w:val="20"/>
        </w:rPr>
        <w:t>worldMet</w:t>
      </w:r>
      <w:proofErr w:type="spellEnd"/>
      <w:r w:rsidRPr="004758A9">
        <w:rPr>
          <w:rFonts w:ascii="Times New Roman" w:hAnsi="Times New Roman" w:cs="Times New Roman"/>
          <w:sz w:val="20"/>
          <w:szCs w:val="20"/>
        </w:rPr>
        <w:t xml:space="preserve"> R package (station ID: 039630-99999) from the NOAA ISD website (https://www.ncdc.noaa.gov/isd).</w:t>
      </w:r>
    </w:p>
    <w:bookmarkEnd w:id="40"/>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43"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 xml:space="preserve">of multiple ions sharing the same nominal mass, thereby allowing for a more exact characterisation of the temporal fluctuations of different ion families (e.g.,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w:t>
      </w:r>
      <w:proofErr w:type="gramStart"/>
      <w:r w:rsidR="0087214F" w:rsidRPr="004758A9">
        <w:rPr>
          <w:rFonts w:ascii="Times New Roman" w:hAnsi="Times New Roman" w:cs="Times New Roman"/>
          <w:sz w:val="20"/>
          <w:szCs w:val="20"/>
        </w:rPr>
        <w:t>as a result of</w:t>
      </w:r>
      <w:proofErr w:type="gramEnd"/>
      <w:r w:rsidR="0087214F" w:rsidRPr="004758A9">
        <w:rPr>
          <w:rFonts w:ascii="Times New Roman" w:hAnsi="Times New Roman" w:cs="Times New Roman"/>
          <w:sz w:val="20"/>
          <w:szCs w:val="20"/>
        </w:rPr>
        <w:t xml:space="preserve">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w:t>
      </w:r>
      <w:proofErr w:type="spellStart"/>
      <w:r w:rsidR="00417EC9" w:rsidRPr="004758A9">
        <w:rPr>
          <w:rFonts w:ascii="Times New Roman" w:eastAsia="Times New Roman" w:hAnsi="Times New Roman" w:cs="Times New Roman"/>
          <w:sz w:val="20"/>
          <w:szCs w:val="20"/>
          <w:lang w:eastAsia="en-GB"/>
        </w:rPr>
        <w:t>Fpeaks</w:t>
      </w:r>
      <w:proofErr w:type="spellEnd"/>
      <w:r w:rsidR="00417EC9" w:rsidRPr="004758A9">
        <w:rPr>
          <w:rFonts w:ascii="Times New Roman" w:eastAsia="Times New Roman" w:hAnsi="Times New Roman" w:cs="Times New Roman"/>
          <w:sz w:val="20"/>
          <w:szCs w:val="20"/>
          <w:lang w:eastAsia="en-GB"/>
        </w:rPr>
        <w:t xml:space="preserve">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lastRenderedPageBreak/>
        <w:t>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43"/>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0AA18526"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Air masses back trajectories analysis was performed using the Hybrid Single Particle </w:t>
      </w:r>
      <w:proofErr w:type="spellStart"/>
      <w:r w:rsidRPr="004758A9">
        <w:rPr>
          <w:rFonts w:ascii="Times New Roman" w:hAnsi="Times New Roman" w:cs="Times New Roman"/>
          <w:sz w:val="20"/>
          <w:szCs w:val="20"/>
        </w:rPr>
        <w:t>Lagrangian</w:t>
      </w:r>
      <w:proofErr w:type="spellEnd"/>
      <w:r w:rsidRPr="004758A9">
        <w:rPr>
          <w:rFonts w:ascii="Times New Roman" w:hAnsi="Times New Roman" w:cs="Times New Roman"/>
          <w:sz w:val="20"/>
          <w:szCs w:val="20"/>
        </w:rPr>
        <w:t xml:space="preserve">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proofErr w:type="spellStart"/>
      <w:ins w:id="44" w:author="CHEVASSUS, Emmanuel" w:date="2024-12-11T21:55:00Z" w16du:dateUtc="2024-12-11T21:55:00Z">
        <w:r w:rsidR="00A745F3">
          <w:rPr>
            <w:rFonts w:ascii="Times New Roman" w:hAnsi="Times New Roman" w:cs="Times New Roman"/>
            <w:sz w:val="20"/>
            <w:szCs w:val="20"/>
          </w:rPr>
          <w:t>arrival</w:t>
        </w:r>
      </w:ins>
      <w:del w:id="45" w:author="CHEVASSUS, Emmanuel" w:date="2024-12-11T21:55:00Z" w16du:dateUtc="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w:t>
      </w:r>
      <w:proofErr w:type="spellEnd"/>
      <w:r w:rsidR="0025603D" w:rsidRPr="004758A9">
        <w:rPr>
          <w:rFonts w:ascii="Times New Roman" w:hAnsi="Times New Roman" w:cs="Times New Roman"/>
          <w:sz w:val="20"/>
          <w:szCs w:val="20"/>
        </w:rPr>
        <w:t xml:space="preserve">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46"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47" w:author="CHEVASSUS, Emmanuel" w:date="2024-12-11T13:27:00Z" w16du:dateUtc="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proofErr w:type="spellStart"/>
      <w:r w:rsidRPr="004758A9">
        <w:rPr>
          <w:rFonts w:ascii="Times New Roman" w:hAnsi="Times New Roman" w:cs="Times New Roman"/>
          <w:i/>
          <w:iCs/>
          <w:sz w:val="20"/>
          <w:szCs w:val="20"/>
        </w:rPr>
        <w:t>rnaturalearth</w:t>
      </w:r>
      <w:proofErr w:type="spellEnd"/>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w:t>
      </w:r>
      <w:proofErr w:type="spellStart"/>
      <w:r w:rsidRPr="00605BB0">
        <w:rPr>
          <w:rFonts w:ascii="Times New Roman" w:hAnsi="Times New Roman" w:cs="Times New Roman"/>
          <w:sz w:val="20"/>
          <w:szCs w:val="20"/>
        </w:rPr>
        <w:t>RTransferEntropy</w:t>
      </w:r>
      <w:proofErr w:type="spellEnd"/>
      <w:r w:rsidRPr="00605BB0">
        <w:rPr>
          <w:rFonts w:ascii="Times New Roman" w:hAnsi="Times New Roman" w:cs="Times New Roman"/>
          <w:sz w:val="20"/>
          <w:szCs w:val="20"/>
        </w:rPr>
        <w:t xml:space="preserve">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w:t>
      </w:r>
      <w:proofErr w:type="spellStart"/>
      <w:r w:rsidRPr="00605BB0">
        <w:rPr>
          <w:rFonts w:ascii="Times New Roman" w:hAnsi="Times New Roman" w:cs="Times New Roman"/>
          <w:sz w:val="20"/>
          <w:szCs w:val="20"/>
        </w:rPr>
        <w:t>eTE</w:t>
      </w:r>
      <w:proofErr w:type="spellEnd"/>
      <w:r w:rsidRPr="00605BB0">
        <w:rPr>
          <w:rFonts w:ascii="Times New Roman" w:hAnsi="Times New Roman" w:cs="Times New Roman"/>
          <w:sz w:val="20"/>
          <w:szCs w:val="20"/>
        </w:rPr>
        <w:t xml:space="preserve">) is used to correct for sampling bias, ensuring the validity of the results. Statistical significance is assessed with a bootstrapped Markov chain, where a p-value of less than 0.05 indicates a significant information transfer between X and Y. The reader is </w:t>
      </w:r>
      <w:proofErr w:type="gramStart"/>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back</w:t>
      </w:r>
      <w:proofErr w:type="gramEnd"/>
      <w:r w:rsidR="00AD68EC">
        <w:rPr>
          <w:rFonts w:ascii="Times New Roman" w:hAnsi="Times New Roman" w:cs="Times New Roman"/>
          <w:sz w:val="20"/>
          <w:szCs w:val="20"/>
        </w:rPr>
        <w:t xml:space="preserve">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lastRenderedPageBreak/>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46"/>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proofErr w:type="spellStart"/>
      <w:r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w:t>
      </w:r>
      <w:proofErr w:type="spellStart"/>
      <w:r w:rsidR="003A6B81"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 xml:space="preserve">bulk submicron aerosol mass was 1.2 </w:t>
      </w:r>
      <w:proofErr w:type="spellStart"/>
      <w:r w:rsidRPr="004758A9">
        <w:rPr>
          <w:rFonts w:ascii="Times New Roman" w:hAnsi="Times New Roman" w:cs="Times New Roman"/>
          <w:color w:val="000000" w:themeColor="text1"/>
          <w:sz w:val="20"/>
          <w:szCs w:val="20"/>
        </w:rPr>
        <w:t>μg</w:t>
      </w:r>
      <w:proofErr w:type="spellEnd"/>
      <w:r w:rsidRPr="004758A9">
        <w:rPr>
          <w:rFonts w:ascii="Times New Roman" w:hAnsi="Times New Roman" w:cs="Times New Roman"/>
          <w:color w:val="000000" w:themeColor="text1"/>
          <w:sz w:val="20"/>
          <w:szCs w:val="20"/>
        </w:rPr>
        <w:t xml:space="preserve">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lastRenderedPageBreak/>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xml:space="preserve">, indicate a limited presence of amino acids (below detection limit) from usual sources such as the North Atlantic oligotrophic gyre, </w:t>
      </w:r>
      <w:proofErr w:type="spellStart"/>
      <w:r w:rsidR="00FB2DC1" w:rsidRPr="004758A9">
        <w:rPr>
          <w:rFonts w:ascii="Times New Roman" w:hAnsi="Times New Roman" w:cs="Times New Roman"/>
          <w:bCs/>
          <w:color w:val="000000" w:themeColor="text1"/>
          <w:sz w:val="20"/>
          <w:szCs w:val="20"/>
        </w:rPr>
        <w:t>ornithogenic</w:t>
      </w:r>
      <w:proofErr w:type="spellEnd"/>
      <w:r w:rsidR="00FB2DC1" w:rsidRPr="004758A9">
        <w:rPr>
          <w:rFonts w:ascii="Times New Roman" w:hAnsi="Times New Roman" w:cs="Times New Roman"/>
          <w:bCs/>
          <w:color w:val="000000" w:themeColor="text1"/>
          <w:sz w:val="20"/>
          <w:szCs w:val="20"/>
        </w:rPr>
        <w:t xml:space="preserve">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pristine conditions (eBC levels below 0.015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xml:space="preserve">% of the time, and moderately polluted conditions (eBC levels between 0.05 and 0.3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6F66498A"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48" w:author="CHEVASSUS, Emmanuel" w:date="2024-12-11T13:27:00Z" w16du:dateUtc="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commentRangeStart w:id="49"/>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ins>
      <w:commentRangeEnd w:id="49"/>
      <w:ins w:id="50" w:author="CHEVASSUS, Emmanuel" w:date="2024-12-11T13:29:00Z" w16du:dateUtc="2024-12-11T13:29:00Z">
        <w:r w:rsidR="00540AF4">
          <w:rPr>
            <w:rStyle w:val="CommentReference"/>
            <w:rFonts w:ascii="Calibri" w:eastAsia="Calibri" w:hAnsi="Calibri" w:cs="Calibri"/>
            <w:lang w:eastAsia="en-GB"/>
          </w:rPr>
          <w:commentReference w:id="49"/>
        </w:r>
      </w:ins>
      <w:ins w:id="51" w:author="CHEVASSUS, Emmanuel" w:date="2024-12-11T13:27:00Z" w16du:dateUtc="2024-12-11T13:27:00Z">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w:t>
      </w:r>
      <w:r w:rsidRPr="004758A9">
        <w:rPr>
          <w:rFonts w:ascii="Times New Roman" w:hAnsi="Times New Roman" w:cs="Times New Roman"/>
          <w:sz w:val="20"/>
          <w:szCs w:val="20"/>
        </w:rPr>
        <w:lastRenderedPageBreak/>
        <w:t xml:space="preserve">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 xml:space="preserve">contributions from </w:t>
      </w:r>
      <w:proofErr w:type="spellStart"/>
      <w:r w:rsidR="00EE642B" w:rsidRPr="004758A9">
        <w:rPr>
          <w:rFonts w:ascii="Times New Roman" w:hAnsi="Times New Roman" w:cs="Times New Roman"/>
          <w:sz w:val="20"/>
          <w:szCs w:val="20"/>
        </w:rPr>
        <w:t>aliphatics</w:t>
      </w:r>
      <w:proofErr w:type="spellEnd"/>
      <w:r w:rsidR="00EE642B" w:rsidRPr="004758A9">
        <w:rPr>
          <w:rFonts w:ascii="Times New Roman" w:hAnsi="Times New Roman" w:cs="Times New Roman"/>
          <w:sz w:val="20"/>
          <w:szCs w:val="20"/>
        </w:rPr>
        <w:t xml:space="preserve">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proofErr w:type="spellEnd"/>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proofErr w:type="spellEnd"/>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w:t>
      </w:r>
      <w:proofErr w:type="spellStart"/>
      <w:r w:rsidR="00496300" w:rsidRPr="00496300">
        <w:rPr>
          <w:rFonts w:ascii="Times New Roman" w:eastAsia="Times New Roman" w:hAnsi="Times New Roman" w:cs="Times New Roman"/>
          <w:b/>
          <w:color w:val="000000"/>
          <w:sz w:val="20"/>
          <w:szCs w:val="20"/>
        </w:rPr>
        <w:t>μg</w:t>
      </w:r>
      <w:proofErr w:type="spellEnd"/>
      <w:r w:rsidR="00496300" w:rsidRPr="00496300">
        <w:rPr>
          <w:rFonts w:ascii="Times New Roman" w:eastAsia="Times New Roman" w:hAnsi="Times New Roman" w:cs="Times New Roman"/>
          <w:b/>
          <w:color w:val="000000"/>
          <w:sz w:val="20"/>
          <w:szCs w:val="20"/>
        </w:rPr>
        <w:t xml:space="preserve">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5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proofErr w:type="spellStart"/>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proofErr w:type="spellEnd"/>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w:t>
      </w:r>
      <w:proofErr w:type="spellStart"/>
      <w:r w:rsidR="00FF3CAD" w:rsidRPr="004758A9">
        <w:rPr>
          <w:rFonts w:ascii="Times New Roman" w:hAnsi="Times New Roman" w:cs="Times New Roman"/>
          <w:sz w:val="20"/>
          <w:szCs w:val="20"/>
        </w:rPr>
        <w:t>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proofErr w:type="spellEnd"/>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In contrast, </w:t>
      </w:r>
      <w:proofErr w:type="spellStart"/>
      <w:r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proofErr w:type="spellEnd"/>
      <w:r w:rsidRPr="004758A9">
        <w:rPr>
          <w:rFonts w:ascii="Times New Roman" w:hAnsi="Times New Roman" w:cs="Times New Roman"/>
          <w:color w:val="000000" w:themeColor="text1"/>
          <w:sz w:val="20"/>
          <w:szCs w:val="20"/>
        </w:rPr>
        <w:t xml:space="preserve"> (</w:t>
      </w:r>
      <w:proofErr w:type="spellStart"/>
      <w:r w:rsidRPr="004758A9">
        <w:rPr>
          <w:rFonts w:ascii="Times New Roman" w:hAnsi="Times New Roman" w:cs="Times New Roman"/>
          <w:color w:val="000000" w:themeColor="text1"/>
          <w:sz w:val="20"/>
          <w:szCs w:val="20"/>
        </w:rPr>
        <w:t>aliphatics</w:t>
      </w:r>
      <w:proofErr w:type="spellEnd"/>
      <w:r w:rsidRPr="004758A9">
        <w:rPr>
          <w:rFonts w:ascii="Times New Roman" w:hAnsi="Times New Roman" w:cs="Times New Roman"/>
          <w:color w:val="000000" w:themeColor="text1"/>
          <w:sz w:val="20"/>
          <w:szCs w:val="20"/>
        </w:rPr>
        <w:t>)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 xml:space="preserve">such as organic acids (e.g., </w:t>
      </w:r>
      <w:proofErr w:type="spellStart"/>
      <w:r w:rsidR="00513D68" w:rsidRPr="004758A9">
        <w:rPr>
          <w:rFonts w:ascii="Times New Roman" w:hAnsi="Times New Roman" w:cs="Times New Roman"/>
          <w:color w:val="000000" w:themeColor="text1"/>
          <w:sz w:val="20"/>
          <w:szCs w:val="20"/>
        </w:rPr>
        <w:t>mesotartaric</w:t>
      </w:r>
      <w:proofErr w:type="spellEnd"/>
      <w:r w:rsidR="00513D68" w:rsidRPr="004758A9">
        <w:rPr>
          <w:rFonts w:ascii="Times New Roman" w:hAnsi="Times New Roman" w:cs="Times New Roman"/>
          <w:color w:val="000000" w:themeColor="text1"/>
          <w:sz w:val="20"/>
          <w:szCs w:val="20"/>
        </w:rPr>
        <w:t xml:space="preserve">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w:t>
      </w:r>
      <w:proofErr w:type="spellStart"/>
      <w:r w:rsidR="00513D68" w:rsidRPr="004758A9">
        <w:rPr>
          <w:rFonts w:ascii="Times New Roman" w:hAnsi="Times New Roman" w:cs="Times New Roman"/>
          <w:color w:val="000000" w:themeColor="text1"/>
          <w:sz w:val="20"/>
          <w:szCs w:val="20"/>
        </w:rPr>
        <w:t>dicarbonyls</w:t>
      </w:r>
      <w:proofErr w:type="spellEnd"/>
      <w:r w:rsidR="00513D68" w:rsidRPr="004758A9">
        <w:rPr>
          <w:rFonts w:ascii="Times New Roman" w:hAnsi="Times New Roman" w:cs="Times New Roman"/>
          <w:color w:val="000000" w:themeColor="text1"/>
          <w:sz w:val="20"/>
          <w:szCs w:val="20"/>
        </w:rPr>
        <w:t xml:space="preserve"> (e.g., glyoxal)</w:t>
      </w:r>
      <w:bookmarkStart w:id="5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53"/>
    </w:p>
    <w:bookmarkEnd w:id="52"/>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 xml:space="preserve">In other words, there is a significant directional information flow between the </w:t>
      </w:r>
      <w:proofErr w:type="gramStart"/>
      <w:r w:rsidR="003F0E5F" w:rsidRPr="004758A9">
        <w:rPr>
          <w:rFonts w:ascii="Times New Roman" w:hAnsi="Times New Roman" w:cs="Times New Roman"/>
          <w:color w:val="000000" w:themeColor="text1"/>
          <w:sz w:val="20"/>
          <w:szCs w:val="20"/>
        </w:rPr>
        <w:t>two time</w:t>
      </w:r>
      <w:proofErr w:type="gramEnd"/>
      <w:r w:rsidR="003F0E5F" w:rsidRPr="004758A9">
        <w:rPr>
          <w:rFonts w:ascii="Times New Roman" w:hAnsi="Times New Roman" w:cs="Times New Roman"/>
          <w:color w:val="000000" w:themeColor="text1"/>
          <w:sz w:val="20"/>
          <w:szCs w:val="20"/>
        </w:rPr>
        <w:t xml:space="preserv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 xml:space="preserve">3.2.2 </w:t>
      </w:r>
      <w:proofErr w:type="spellStart"/>
      <w:r w:rsidRPr="004758A9">
        <w:rPr>
          <w:rFonts w:ascii="Times New Roman" w:eastAsiaTheme="minorEastAsia" w:hAnsi="Times New Roman" w:cs="Times New Roman"/>
          <w:b/>
          <w:bCs/>
          <w:color w:val="000000" w:themeColor="text1"/>
          <w:sz w:val="20"/>
          <w:szCs w:val="20"/>
        </w:rPr>
        <w:t>Methanesulphonic</w:t>
      </w:r>
      <w:proofErr w:type="spellEnd"/>
      <w:r w:rsidRPr="004758A9">
        <w:rPr>
          <w:rFonts w:ascii="Times New Roman" w:eastAsiaTheme="minorEastAsia" w:hAnsi="Times New Roman" w:cs="Times New Roman"/>
          <w:b/>
          <w:bCs/>
          <w:color w:val="000000" w:themeColor="text1"/>
          <w:sz w:val="20"/>
          <w:szCs w:val="20"/>
        </w:rPr>
        <w:t xml:space="preserve">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proofErr w:type="spellEnd"/>
      <w:r w:rsidR="00A12D07" w:rsidRPr="004758A9">
        <w:rPr>
          <w:rFonts w:ascii="Times New Roman" w:hAnsi="Times New Roman" w:cs="Times New Roman"/>
          <w:sz w:val="20"/>
          <w:szCs w:val="20"/>
        </w:rPr>
        <w:t xml:space="preserve"> and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proofErr w:type="spellEnd"/>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 xml:space="preserve">53.4% of the total mass spectra fraction followed by </w:t>
      </w:r>
      <w:proofErr w:type="spellStart"/>
      <w:r w:rsidR="00A12D07" w:rsidRPr="004758A9">
        <w:rPr>
          <w:rFonts w:ascii="Times New Roman" w:hAnsi="Times New Roman" w:cs="Times New Roman"/>
          <w:sz w:val="20"/>
          <w:szCs w:val="20"/>
        </w:rPr>
        <w:t>aliphatics</w:t>
      </w:r>
      <w:proofErr w:type="spellEnd"/>
      <w:r w:rsidR="00A12D07" w:rsidRPr="004758A9">
        <w:rPr>
          <w:rFonts w:ascii="Times New Roman" w:hAnsi="Times New Roman" w:cs="Times New Roman"/>
          <w:sz w:val="20"/>
          <w:szCs w:val="20"/>
        </w:rPr>
        <w:t xml:space="preserve"> (pure Hydrocarbon‐like,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The excellent correlation (R=0.82) between this factor and the </w:t>
      </w:r>
      <w:proofErr w:type="spellStart"/>
      <w:r w:rsidR="008C34E4" w:rsidRPr="004758A9">
        <w:rPr>
          <w:rFonts w:ascii="Times New Roman" w:hAnsi="Times New Roman" w:cs="Times New Roman"/>
          <w:sz w:val="20"/>
          <w:szCs w:val="20"/>
        </w:rPr>
        <w:t>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proofErr w:type="spellEnd"/>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w:t>
      </w:r>
      <w:proofErr w:type="spellStart"/>
      <w:r w:rsidR="008C34E4" w:rsidRPr="004758A9">
        <w:rPr>
          <w:rFonts w:ascii="Times New Roman" w:hAnsi="Times New Roman" w:cs="Times New Roman"/>
          <w:sz w:val="20"/>
          <w:szCs w:val="20"/>
        </w:rPr>
        <w:t>organosulphurs</w:t>
      </w:r>
      <w:proofErr w:type="spellEnd"/>
      <w:r w:rsidR="008C34E4" w:rsidRPr="004758A9">
        <w:rPr>
          <w:rFonts w:ascii="Times New Roman" w:hAnsi="Times New Roman" w:cs="Times New Roman"/>
          <w:sz w:val="20"/>
          <w:szCs w:val="20"/>
        </w:rPr>
        <w:t xml:space="preserve">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MSA-OA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 xml:space="preserve">he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attributed to methyl </w:t>
      </w:r>
      <w:proofErr w:type="spellStart"/>
      <w:r w:rsidR="008C34E4" w:rsidRPr="004758A9">
        <w:rPr>
          <w:rFonts w:ascii="Times New Roman" w:hAnsi="Times New Roman" w:cs="Times New Roman"/>
          <w:sz w:val="20"/>
          <w:szCs w:val="20"/>
        </w:rPr>
        <w:t>jasmonate</w:t>
      </w:r>
      <w:proofErr w:type="spellEnd"/>
      <w:r w:rsidR="008C34E4" w:rsidRPr="004758A9">
        <w:rPr>
          <w:rFonts w:ascii="Times New Roman" w:hAnsi="Times New Roman" w:cs="Times New Roman"/>
          <w:sz w:val="20"/>
          <w:szCs w:val="20"/>
        </w:rPr>
        <w:t xml:space="preserv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Overall, 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54" w:author="CHEVASSUS, Emmanuel" w:date="2024-12-11T13:29:00Z" w16du:dateUtc="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55"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proofErr w:type="spellEnd"/>
      <w:r w:rsidR="00B120DE" w:rsidRPr="004758A9">
        <w:rPr>
          <w:rFonts w:ascii="Times New Roman" w:hAnsi="Times New Roman" w:cs="Times New Roman"/>
          <w:sz w:val="20"/>
          <w:szCs w:val="20"/>
        </w:rPr>
        <w:t xml:space="preserve"> and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proofErr w:type="spellEnd"/>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w:t>
      </w:r>
      <w:proofErr w:type="spellStart"/>
      <w:r w:rsidR="00B120DE" w:rsidRPr="004758A9">
        <w:rPr>
          <w:rFonts w:ascii="Times New Roman" w:hAnsi="Times New Roman" w:cs="Times New Roman"/>
          <w:sz w:val="20"/>
          <w:szCs w:val="20"/>
        </w:rPr>
        <w:t>aliphatics</w:t>
      </w:r>
      <w:proofErr w:type="spellEnd"/>
      <w:r w:rsidR="00B120DE" w:rsidRPr="004758A9">
        <w:rPr>
          <w:rFonts w:ascii="Times New Roman" w:hAnsi="Times New Roman" w:cs="Times New Roman"/>
          <w:sz w:val="20"/>
          <w:szCs w:val="20"/>
        </w:rPr>
        <w:t xml:space="preserve"> (pure Hydrocarbon‐like,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proofErr w:type="spellEnd"/>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w:t>
      </w:r>
      <w:proofErr w:type="spellStart"/>
      <w:r w:rsidR="00D32648" w:rsidRPr="004758A9">
        <w:rPr>
          <w:rFonts w:ascii="Times New Roman" w:hAnsi="Times New Roman" w:cs="Times New Roman"/>
          <w:sz w:val="20"/>
          <w:szCs w:val="20"/>
        </w:rPr>
        <w:t>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w</w:t>
      </w:r>
      <w:proofErr w:type="spellEnd"/>
      <w:r w:rsidR="00D32648" w:rsidRPr="004758A9">
        <w:rPr>
          <w:rFonts w:ascii="Times New Roman" w:hAnsi="Times New Roman" w:cs="Times New Roman"/>
          <w:sz w:val="20"/>
          <w:szCs w:val="20"/>
          <w:vertAlign w:val="subscript"/>
        </w:rPr>
        <w:t xml:space="preserve"> </w:t>
      </w:r>
      <w:r w:rsidR="00D32648" w:rsidRPr="004758A9">
        <w:rPr>
          <w:rFonts w:ascii="Times New Roman" w:hAnsi="Times New Roman" w:cs="Times New Roman"/>
          <w:sz w:val="20"/>
          <w:szCs w:val="20"/>
        </w:rPr>
        <w:t xml:space="preserve">(w=1) family features ions series (m/z 55.02, 69.03, 83.05, etc…) related to alkenyl groups, </w:t>
      </w:r>
      <w:proofErr w:type="spellStart"/>
      <w:r w:rsidR="00D32648" w:rsidRPr="004758A9">
        <w:rPr>
          <w:rFonts w:ascii="Times New Roman" w:hAnsi="Times New Roman" w:cs="Times New Roman"/>
          <w:sz w:val="20"/>
          <w:szCs w:val="20"/>
        </w:rPr>
        <w:t>diunsaturates</w:t>
      </w:r>
      <w:proofErr w:type="spellEnd"/>
      <w:r w:rsidR="00D32648" w:rsidRPr="004758A9">
        <w:rPr>
          <w:rFonts w:ascii="Times New Roman" w:hAnsi="Times New Roman" w:cs="Times New Roman"/>
          <w:sz w:val="20"/>
          <w:szCs w:val="20"/>
        </w:rPr>
        <w:t xml:space="preserve">,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proofErr w:type="spellStart"/>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y</w:t>
      </w:r>
      <w:proofErr w:type="spellEnd"/>
      <w:r w:rsidR="00E55B36" w:rsidRPr="004758A9">
        <w:rPr>
          <w:rFonts w:ascii="Times New Roman" w:hAnsi="Times New Roman" w:cs="Times New Roman"/>
          <w:sz w:val="20"/>
          <w:szCs w:val="20"/>
          <w:vertAlign w:val="subscript"/>
        </w:rPr>
        <w:t xml:space="preserve">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w:t>
      </w:r>
      <w:proofErr w:type="spellStart"/>
      <w:r w:rsidR="00340FD4" w:rsidRPr="004758A9">
        <w:rPr>
          <w:rFonts w:ascii="Times New Roman" w:hAnsi="Times New Roman" w:cs="Times New Roman"/>
          <w:sz w:val="20"/>
          <w:szCs w:val="20"/>
        </w:rPr>
        <w:t>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proofErr w:type="spellEnd"/>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 xml:space="preserve">The </w:t>
      </w:r>
      <w:proofErr w:type="spellStart"/>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proofErr w:type="spellEnd"/>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165884AC"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alkenes and oxygenated functional groups (</w:t>
      </w:r>
      <w:proofErr w:type="spellStart"/>
      <w:r w:rsidR="00EA7121" w:rsidRPr="004758A9">
        <w:rPr>
          <w:rFonts w:ascii="Times New Roman" w:hAnsi="Times New Roman" w:cs="Times New Roman"/>
          <w:sz w:val="20"/>
          <w:szCs w:val="20"/>
        </w:rPr>
        <w:t>ie</w:t>
      </w:r>
      <w:proofErr w:type="spellEnd"/>
      <w:r w:rsidR="00EA7121" w:rsidRPr="004758A9">
        <w:rPr>
          <w:rFonts w:ascii="Times New Roman" w:hAnsi="Times New Roman" w:cs="Times New Roman"/>
          <w:sz w:val="20"/>
          <w:szCs w:val="20"/>
        </w:rPr>
        <w:t xml:space="preserv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56" w:author="CHEVASSUS, Emmanuel" w:date="2024-12-11T13:30:00Z" w16du:dateUtc="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55"/>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5"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w:t>
      </w:r>
      <w:proofErr w:type="spellStart"/>
      <w:r w:rsidR="001C0CEB" w:rsidRPr="004758A9">
        <w:rPr>
          <w:rFonts w:ascii="Times New Roman" w:eastAsia="Times New Roman" w:hAnsi="Times New Roman" w:cs="Times New Roman"/>
          <w:bCs/>
          <w:color w:val="000000" w:themeColor="text1"/>
          <w:sz w:val="20"/>
          <w:szCs w:val="20"/>
        </w:rPr>
        <w:t>e.g</w:t>
      </w:r>
      <w:proofErr w:type="spellEnd"/>
      <w:r w:rsidR="001C0CEB" w:rsidRPr="004758A9">
        <w:rPr>
          <w:rFonts w:ascii="Times New Roman" w:eastAsia="Times New Roman" w:hAnsi="Times New Roman" w:cs="Times New Roman"/>
          <w:bCs/>
          <w:color w:val="000000" w:themeColor="text1"/>
          <w:sz w:val="20"/>
          <w:szCs w:val="20"/>
        </w:rPr>
        <w:t xml:space="preserve">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w:t>
      </w:r>
      <w:proofErr w:type="spellStart"/>
      <w:r w:rsidR="00B35986" w:rsidRPr="004758A9">
        <w:rPr>
          <w:rFonts w:ascii="Times New Roman" w:eastAsia="Times New Roman" w:hAnsi="Times New Roman" w:cs="Times New Roman"/>
          <w:bCs/>
          <w:color w:val="000000" w:themeColor="text1"/>
          <w:sz w:val="20"/>
          <w:szCs w:val="20"/>
        </w:rPr>
        <w:t>Cov</w:t>
      </w:r>
      <w:proofErr w:type="spellEnd"/>
      <w:r w:rsidR="00B35986" w:rsidRPr="004758A9">
        <w:rPr>
          <w:rFonts w:ascii="Times New Roman" w:eastAsia="Times New Roman" w:hAnsi="Times New Roman" w:cs="Times New Roman"/>
          <w:bCs/>
          <w:color w:val="000000" w:themeColor="text1"/>
          <w:sz w:val="20"/>
          <w:szCs w:val="20"/>
        </w:rPr>
        <w:t>[X,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w:t>
      </w:r>
      <w:proofErr w:type="spellStart"/>
      <w:r w:rsidR="00CD5506" w:rsidRPr="004758A9">
        <w:rPr>
          <w:rFonts w:ascii="Times New Roman" w:eastAsia="Times New Roman" w:hAnsi="Times New Roman" w:cs="Times New Roman"/>
          <w:bCs/>
          <w:color w:val="000000" w:themeColor="text1"/>
          <w:sz w:val="20"/>
          <w:szCs w:val="20"/>
        </w:rPr>
        <w:t>naCO</w:t>
      </w:r>
      <w:proofErr w:type="spellEnd"/>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w:t>
      </w:r>
      <w:r w:rsidR="004A753B" w:rsidRPr="004758A9">
        <w:rPr>
          <w:rFonts w:ascii="Times New Roman" w:eastAsia="Times New Roman" w:hAnsi="Times New Roman" w:cs="Times New Roman"/>
          <w:b/>
          <w:color w:val="000000"/>
          <w:sz w:val="20"/>
          <w:szCs w:val="20"/>
        </w:rPr>
        <w:lastRenderedPageBreak/>
        <w:t xml:space="preserve">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14B687F6">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w:t>
      </w:r>
      <w:proofErr w:type="spellStart"/>
      <w:r w:rsidR="00E63D6E" w:rsidRPr="004758A9">
        <w:rPr>
          <w:rFonts w:ascii="Times New Roman" w:hAnsi="Times New Roman" w:cs="Times New Roman"/>
          <w:b/>
          <w:bCs/>
          <w:sz w:val="20"/>
          <w:szCs w:val="20"/>
        </w:rPr>
        <w:t>deg</w:t>
      </w:r>
      <w:proofErr w:type="spellEnd"/>
      <w:r w:rsidR="00E63D6E" w:rsidRPr="004758A9">
        <w:rPr>
          <w:rFonts w:ascii="Times New Roman" w:hAnsi="Times New Roman" w:cs="Times New Roman"/>
          <w:b/>
          <w:bCs/>
          <w:sz w:val="20"/>
          <w:szCs w:val="20"/>
        </w:rPr>
        <w:t xml:space="preserve">)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proofErr w:type="spellStart"/>
      <w:r w:rsidR="00A66F64" w:rsidRPr="004758A9">
        <w:rPr>
          <w:rFonts w:ascii="Times New Roman" w:hAnsi="Times New Roman" w:cs="Times New Roman"/>
          <w:i/>
          <w:iCs/>
          <w:color w:val="000000" w:themeColor="text1"/>
          <w:sz w:val="20"/>
          <w:szCs w:val="20"/>
        </w:rPr>
        <w:t>Emiliania</w:t>
      </w:r>
      <w:proofErr w:type="spellEnd"/>
      <w:r w:rsidR="00755272" w:rsidRPr="004758A9">
        <w:rPr>
          <w:rFonts w:ascii="Times New Roman" w:hAnsi="Times New Roman" w:cs="Times New Roman"/>
          <w:i/>
          <w:iCs/>
          <w:color w:val="000000" w:themeColor="text1"/>
          <w:sz w:val="20"/>
          <w:szCs w:val="20"/>
        </w:rPr>
        <w:t xml:space="preserve"> </w:t>
      </w:r>
      <w:proofErr w:type="spellStart"/>
      <w:r w:rsidR="00755272" w:rsidRPr="004758A9">
        <w:rPr>
          <w:rFonts w:ascii="Times New Roman" w:hAnsi="Times New Roman" w:cs="Times New Roman"/>
          <w:i/>
          <w:iCs/>
          <w:color w:val="000000" w:themeColor="text1"/>
          <w:sz w:val="20"/>
          <w:szCs w:val="20"/>
        </w:rPr>
        <w:t>huxleyi</w:t>
      </w:r>
      <w:proofErr w:type="spellEnd"/>
      <w:r w:rsidR="00755272" w:rsidRPr="004758A9">
        <w:rPr>
          <w:rFonts w:ascii="Times New Roman" w:hAnsi="Times New Roman" w:cs="Times New Roman"/>
          <w:i/>
          <w:iCs/>
          <w:color w:val="000000" w:themeColor="text1"/>
          <w:sz w:val="20"/>
          <w:szCs w:val="20"/>
        </w:rPr>
        <w:t xml:space="preserve">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Phaeocystis</w:t>
      </w:r>
      <w:proofErr w:type="spellEnd"/>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spp</w:t>
      </w:r>
      <w:proofErr w:type="spellEnd"/>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proofErr w:type="spellStart"/>
      <w:r w:rsidR="001D2DC6" w:rsidRPr="004758A9">
        <w:rPr>
          <w:rFonts w:ascii="Times New Roman" w:hAnsi="Times New Roman" w:cs="Times New Roman"/>
          <w:i/>
          <w:iCs/>
          <w:color w:val="000000" w:themeColor="text1"/>
          <w:sz w:val="20"/>
          <w:szCs w:val="20"/>
        </w:rPr>
        <w:t>Synechococcus</w:t>
      </w:r>
      <w:proofErr w:type="spellEnd"/>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proofErr w:type="spellStart"/>
      <w:r w:rsidR="001D2DC6" w:rsidRPr="004758A9">
        <w:rPr>
          <w:rFonts w:ascii="Times New Roman" w:hAnsi="Times New Roman" w:cs="Times New Roman"/>
          <w:i/>
          <w:iCs/>
          <w:color w:val="000000" w:themeColor="text1"/>
          <w:sz w:val="20"/>
          <w:szCs w:val="20"/>
        </w:rPr>
        <w:t>Trichodesmium</w:t>
      </w:r>
      <w:proofErr w:type="spellEnd"/>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Overall, association between OA enriched sea spray time series and phytoplankton groups remains controversial owing to a wide range of governing mechanisms as highlighted by previous studies using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Here, by focusing on the lagged correlations between PMF factors and specific phytoplankton groups rather than bulk-OA and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w:t>
      </w:r>
      <w:proofErr w:type="spellStart"/>
      <w:r w:rsidR="00C633D0" w:rsidRPr="004758A9">
        <w:rPr>
          <w:rFonts w:ascii="Times New Roman" w:hAnsi="Times New Roman" w:cs="Times New Roman"/>
          <w:sz w:val="20"/>
          <w:szCs w:val="20"/>
        </w:rPr>
        <w:t>aliphatics</w:t>
      </w:r>
      <w:proofErr w:type="spellEnd"/>
      <w:r w:rsidR="00C633D0" w:rsidRPr="004758A9">
        <w:rPr>
          <w:rFonts w:ascii="Times New Roman" w:hAnsi="Times New Roman" w:cs="Times New Roman"/>
          <w:sz w:val="20"/>
          <w:szCs w:val="20"/>
        </w:rPr>
        <w:t xml:space="preserve">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lastRenderedPageBreak/>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774B52CE" w14:textId="77777777" w:rsidR="00332300" w:rsidRDefault="00B25BD9" w:rsidP="00332300">
      <w:pPr>
        <w:pStyle w:val="Bibliography"/>
      </w:pPr>
      <w:r w:rsidRPr="004758A9">
        <w:fldChar w:fldCharType="begin"/>
      </w:r>
      <w:r w:rsidR="00332300">
        <w:instrText xml:space="preserve"> ADDIN ZOTERO_BIBL {"uncited":[],"omitted":[],"custom":[]} CSL_BIBLIOGRAPHY </w:instrText>
      </w:r>
      <w:r w:rsidRPr="004758A9">
        <w:fldChar w:fldCharType="separate"/>
      </w:r>
      <w:r w:rsidR="00332300">
        <w:t xml:space="preserve">Aguilera, A., </w:t>
      </w:r>
      <w:proofErr w:type="spellStart"/>
      <w:r w:rsidR="00332300">
        <w:t>Distéfano</w:t>
      </w:r>
      <w:proofErr w:type="spellEnd"/>
      <w:r w:rsidR="00332300">
        <w:t xml:space="preserve">, A., </w:t>
      </w:r>
      <w:proofErr w:type="spellStart"/>
      <w:r w:rsidR="00332300">
        <w:t>Jauzein</w:t>
      </w:r>
      <w:proofErr w:type="spellEnd"/>
      <w:r w:rsidR="00332300">
        <w:t>, C., Correa-</w:t>
      </w:r>
      <w:proofErr w:type="spellStart"/>
      <w:r w:rsidR="00332300">
        <w:t>Aragunde</w:t>
      </w:r>
      <w:proofErr w:type="spellEnd"/>
      <w:r w:rsidR="00332300">
        <w:t>, N., Martinez, D., Martin, M. V., and Sueldo, D. J.: Do photosynthetic cells communicate with each other during cell death? From cyanobacteria to vascular plants, Journal of Experimental Botany, 73, 7219–7242, https://doi.org/10.1093/jxb/erac363, 2022.</w:t>
      </w:r>
    </w:p>
    <w:p w14:paraId="1FB48EBE" w14:textId="77777777" w:rsidR="00332300" w:rsidRDefault="00332300" w:rsidP="00332300">
      <w:pPr>
        <w:pStyle w:val="Bibliography"/>
      </w:pPr>
      <w:r>
        <w:t xml:space="preserve">Aiken, A. C., DeCarlo, P. F., Kroll, J. H., Worsnop, D. R., Huffman, J. A., Docherty, K. S., Ulbrich, I. M., Mohr, C., Kimmel, J. R., Sueper, D., Sun, Y., Zhang, Q., Trimborn, A., Northway, M., Ziemann, P. J., Canagaratna, M. R., Onasch, T. B., </w:t>
      </w:r>
      <w:proofErr w:type="spellStart"/>
      <w:r>
        <w:t>Alfarra</w:t>
      </w:r>
      <w:proofErr w:type="spellEnd"/>
      <w:r>
        <w:t xml:space="preserve">, M. R., Prevot, A. S. H., Dommen, J., </w:t>
      </w:r>
      <w:proofErr w:type="spellStart"/>
      <w:r>
        <w:t>Duplissy</w:t>
      </w:r>
      <w:proofErr w:type="spellEnd"/>
      <w:r>
        <w:t xml:space="preserve">, J., Metzger, A., </w:t>
      </w:r>
      <w:proofErr w:type="spellStart"/>
      <w:r>
        <w:t>Baltensperger</w:t>
      </w:r>
      <w:proofErr w:type="spellEnd"/>
      <w:r>
        <w:t>, U., and Jimenez, J. L.: O/C and OM/OC Ratios of Primary, Secondary, and Ambient Organic Aerosols with High-Resolution Time-of-Flight Aerosol Mass Spectrometry, Environ. Sci. Technol., 42, 4478–4485, https://doi.org/10.1021/es703009q, 2008.</w:t>
      </w:r>
    </w:p>
    <w:p w14:paraId="6CD4C3B2" w14:textId="77777777" w:rsidR="00332300" w:rsidRDefault="00332300" w:rsidP="00332300">
      <w:pPr>
        <w:pStyle w:val="Bibliography"/>
      </w:pPr>
      <w:proofErr w:type="spellStart"/>
      <w:r>
        <w:t>Alsante</w:t>
      </w:r>
      <w:proofErr w:type="spellEnd"/>
      <w:r>
        <w:t xml:space="preserve">, A. N., Thornton, D. C. O., and Brooks, S. D.: Ocean Aerobiology, Front. </w:t>
      </w:r>
      <w:proofErr w:type="spellStart"/>
      <w:r>
        <w:t>Microbiol</w:t>
      </w:r>
      <w:proofErr w:type="spellEnd"/>
      <w:r>
        <w:t>., 12, 764178, https://doi.org/10.3389/fmicb.2021.764178, 2021.</w:t>
      </w:r>
    </w:p>
    <w:p w14:paraId="3964781A" w14:textId="77777777" w:rsidR="00332300" w:rsidRDefault="00332300" w:rsidP="00332300">
      <w:pPr>
        <w:pStyle w:val="Bibliography"/>
      </w:pPr>
      <w:r>
        <w:t>Asch, R. G., Stock, C. A., and Sarmiento, J. L.: Climate change impacts on mismatches between phytoplankton blooms and fish spawning phenology, Global Change Biology, 25, 2544–2559, https://doi.org/10.1111/gcb.14650, 2019.</w:t>
      </w:r>
    </w:p>
    <w:p w14:paraId="5E6061C6" w14:textId="77777777" w:rsidR="00332300" w:rsidRDefault="00332300" w:rsidP="00332300">
      <w:pPr>
        <w:pStyle w:val="Bibliography"/>
      </w:pPr>
      <w:r>
        <w:t xml:space="preserve">Baer, S. E., Lomas, M. W., </w:t>
      </w:r>
      <w:proofErr w:type="spellStart"/>
      <w:r>
        <w:t>Terpis</w:t>
      </w:r>
      <w:proofErr w:type="spellEnd"/>
      <w:r>
        <w:t xml:space="preserve">, K. X., </w:t>
      </w:r>
      <w:proofErr w:type="spellStart"/>
      <w:r>
        <w:t>Mouginot</w:t>
      </w:r>
      <w:proofErr w:type="spellEnd"/>
      <w:r>
        <w:t xml:space="preserve">, C., and Martiny, A. C.: Stoichiometry of </w:t>
      </w:r>
      <w:r>
        <w:rPr>
          <w:i/>
          <w:iCs/>
        </w:rPr>
        <w:t xml:space="preserve">Prochlorococcus, </w:t>
      </w:r>
      <w:proofErr w:type="spellStart"/>
      <w:proofErr w:type="gramStart"/>
      <w:r>
        <w:rPr>
          <w:i/>
          <w:iCs/>
        </w:rPr>
        <w:t>Synechococcus</w:t>
      </w:r>
      <w:proofErr w:type="spellEnd"/>
      <w:r>
        <w:t xml:space="preserve"> ,</w:t>
      </w:r>
      <w:proofErr w:type="gramEnd"/>
      <w:r>
        <w:t xml:space="preserve"> and small eukaryotic populations in the western North Atlantic Ocean, Environmental Microbiology, 19, 1568–1583, https://doi.org/10.1111/1462-2920.13672, 2017.</w:t>
      </w:r>
    </w:p>
    <w:p w14:paraId="3293CB16" w14:textId="77777777" w:rsidR="00332300" w:rsidRDefault="00332300" w:rsidP="00332300">
      <w:pPr>
        <w:pStyle w:val="Bibliography"/>
      </w:pPr>
      <w:r>
        <w:t xml:space="preserve">Bahadur, R., Uplinger, T., Russell, L. M., Sive, B. C., Cliff, S. S., Millet, D. B., Goldstein, A., and Bates, T. S.: Phenol Groups in Northeastern U.S. </w:t>
      </w:r>
      <w:proofErr w:type="spellStart"/>
      <w:r>
        <w:t>Submicrometer</w:t>
      </w:r>
      <w:proofErr w:type="spellEnd"/>
      <w:r>
        <w:t xml:space="preserve"> Aerosol Particles Produced from Seawater Sources, Environ. Sci. Technol., 44, 2542–2548, https://doi.org/10.1021/es9032277, 2010.</w:t>
      </w:r>
    </w:p>
    <w:p w14:paraId="6AE2E2E1" w14:textId="77777777" w:rsidR="00332300" w:rsidRDefault="00332300" w:rsidP="00332300">
      <w:pPr>
        <w:pStyle w:val="Bibliography"/>
      </w:pPr>
      <w:r>
        <w:t>Ban, Z., Hu, X., and Li, J.: Tipping points of marine phytoplankton to multiple environmental stressors, Nat. Clim. Chang., 12, 1045–1051, https://doi.org/10.1038/s41558-022-01489-0, 2022.</w:t>
      </w:r>
    </w:p>
    <w:p w14:paraId="1D26D46A" w14:textId="77777777" w:rsidR="00332300" w:rsidRDefault="00332300" w:rsidP="00332300">
      <w:pPr>
        <w:pStyle w:val="Bibliography"/>
      </w:pPr>
      <w:r>
        <w:t xml:space="preserve">Bates, T. S., Quinn, P. K., Frossard, A. A., Russell, L. M., Hakala, J., </w:t>
      </w:r>
      <w:proofErr w:type="spellStart"/>
      <w:r>
        <w:t>Petäjä</w:t>
      </w:r>
      <w:proofErr w:type="spellEnd"/>
      <w:r>
        <w:t xml:space="preserve">, T., Kulmala, M., Covert, D. S., Cappa, C. D., Li, S.-M., Hayden, K. L., </w:t>
      </w:r>
      <w:proofErr w:type="spellStart"/>
      <w:r>
        <w:t>Nuaaman</w:t>
      </w:r>
      <w:proofErr w:type="spellEnd"/>
      <w:r>
        <w:t xml:space="preserve">, I., McLaren, R., </w:t>
      </w:r>
      <w:proofErr w:type="spellStart"/>
      <w:r>
        <w:t>Massoli</w:t>
      </w:r>
      <w:proofErr w:type="spellEnd"/>
      <w:r>
        <w:t xml:space="preserve">, P., Canagaratna, M. R., Onasch, T. B., Sueper, D., Worsnop, D. R., and Keene, W. C.: Measurements of ocean derived aerosol off the coast of California: MEASUREMENTS OF OCEAN DERIVED AEROSOL, J. </w:t>
      </w:r>
      <w:proofErr w:type="spellStart"/>
      <w:r>
        <w:t>Geophys</w:t>
      </w:r>
      <w:proofErr w:type="spellEnd"/>
      <w:r>
        <w:t>. Res., 117, n/a-n/a, https://doi.org/10.1029/2012JD017588, 2012.</w:t>
      </w:r>
    </w:p>
    <w:p w14:paraId="75AFB7F4" w14:textId="77777777" w:rsidR="00332300" w:rsidRDefault="00332300" w:rsidP="00332300">
      <w:pPr>
        <w:pStyle w:val="Bibliography"/>
      </w:pPr>
      <w:proofErr w:type="spellStart"/>
      <w:r>
        <w:t>Becagli</w:t>
      </w:r>
      <w:proofErr w:type="spellEnd"/>
      <w:r>
        <w:t xml:space="preserve">, S., Lazzara, L., Marchese, C., Dayan, U., Ascanius, S. E., </w:t>
      </w:r>
      <w:proofErr w:type="spellStart"/>
      <w:r>
        <w:t>Cacciani</w:t>
      </w:r>
      <w:proofErr w:type="spellEnd"/>
      <w:r>
        <w:t xml:space="preserve">, M., Caiazzo, L., Di Biagio, C., Di Iorio, T., Di Sarra, A., Eriksen, P., Fani, F., </w:t>
      </w:r>
      <w:proofErr w:type="spellStart"/>
      <w:r>
        <w:t>Giardi</w:t>
      </w:r>
      <w:proofErr w:type="spellEnd"/>
      <w:r>
        <w:t xml:space="preserve">, F., Meloni, D., Muscari, G., Pace, G., Severi, M., </w:t>
      </w:r>
      <w:r>
        <w:lastRenderedPageBreak/>
        <w:t xml:space="preserve">Traversi, R., and </w:t>
      </w:r>
      <w:proofErr w:type="spellStart"/>
      <w:r>
        <w:t>Udisti</w:t>
      </w:r>
      <w:proofErr w:type="spellEnd"/>
      <w:r>
        <w:t>, R.: Relationships linking primary production, sea ice melting, and biogenic aerosol in the Arctic, Atmospheric Environment, 136, 1–15, https://doi.org/10.1016/j.atmosenv.2016.04.002, 2016.</w:t>
      </w:r>
    </w:p>
    <w:p w14:paraId="7130F67C" w14:textId="77777777" w:rsidR="00332300" w:rsidRDefault="00332300" w:rsidP="00332300">
      <w:pPr>
        <w:pStyle w:val="Bibliography"/>
      </w:pPr>
      <w:proofErr w:type="spellStart"/>
      <w:r>
        <w:t>Becagli</w:t>
      </w:r>
      <w:proofErr w:type="spellEnd"/>
      <w:r>
        <w:t xml:space="preserve">, S., Amore, A., Caiazzo, L., Iorio, T. D., Sarra, A. D., Lazzara, L., Marchese, C., Meloni, D., Mori, G., Muscari, G., Nuccio, C., Pace, G., Severi, M., and Traversi, R.: Biogenic Aerosol in the Artic from Eight Years of MSA Data from Ny </w:t>
      </w:r>
      <w:proofErr w:type="spellStart"/>
      <w:r>
        <w:t>Ålesund</w:t>
      </w:r>
      <w:proofErr w:type="spellEnd"/>
      <w:r>
        <w:t xml:space="preserve"> (Svalbard Islands) and Thule (Greenland), Atmosphere, 10, 349, https://doi.org/10.3390/atmos10070349, 2019.</w:t>
      </w:r>
    </w:p>
    <w:p w14:paraId="7E6CF425" w14:textId="77777777" w:rsidR="00332300" w:rsidRDefault="00332300" w:rsidP="00332300">
      <w:pPr>
        <w:pStyle w:val="Bibliography"/>
      </w:pPr>
      <w:r>
        <w:t xml:space="preserve">Bedford, J., </w:t>
      </w:r>
      <w:proofErr w:type="spellStart"/>
      <w:r>
        <w:t>Ostle</w:t>
      </w:r>
      <w:proofErr w:type="spellEnd"/>
      <w:r>
        <w:t xml:space="preserve">, C., Johns, D. G., Atkinson, A., Best, M., Bresnan, E., </w:t>
      </w:r>
      <w:proofErr w:type="spellStart"/>
      <w:r>
        <w:t>Machairopoulou</w:t>
      </w:r>
      <w:proofErr w:type="spellEnd"/>
      <w:r>
        <w:t xml:space="preserve">, M., Graves, C. A., Devlin, M., Milligan, A., </w:t>
      </w:r>
      <w:proofErr w:type="spellStart"/>
      <w:r>
        <w:t>Pitois</w:t>
      </w:r>
      <w:proofErr w:type="spellEnd"/>
      <w:r>
        <w:t>, S., Mellor, A., Tett, P., and McQuatters‐Gollop, A.: Lifeform indicators reveal large‐scale shifts in plankton across the North‐West European shelf, Global Change Biology, 26, 3482–3497, https://doi.org/10.1111/gcb.15066, 2020.</w:t>
      </w:r>
    </w:p>
    <w:p w14:paraId="34DF2E72" w14:textId="77777777" w:rsidR="00332300" w:rsidRDefault="00332300" w:rsidP="00332300">
      <w:pPr>
        <w:pStyle w:val="Bibliography"/>
      </w:pPr>
      <w:r>
        <w:t xml:space="preserve">Behrendt, S., Dimpfl, T., Peter, F. J., and Zimmermann, D. J.: </w:t>
      </w:r>
      <w:proofErr w:type="spellStart"/>
      <w:r>
        <w:t>RTransferEntropy</w:t>
      </w:r>
      <w:proofErr w:type="spellEnd"/>
      <w:r>
        <w:t xml:space="preserve"> — Quantifying information flow between different time series using effective transfer entropy, </w:t>
      </w:r>
      <w:proofErr w:type="spellStart"/>
      <w:r>
        <w:t>SoftwareX</w:t>
      </w:r>
      <w:proofErr w:type="spellEnd"/>
      <w:r>
        <w:t>, 10, 100265, https://doi.org/10.1016/j.softx.2019.100265, 2019.</w:t>
      </w:r>
    </w:p>
    <w:p w14:paraId="7105A0C1" w14:textId="77777777" w:rsidR="00332300" w:rsidRDefault="00332300" w:rsidP="00332300">
      <w:pPr>
        <w:pStyle w:val="Bibliography"/>
      </w:pPr>
      <w:proofErr w:type="spellStart"/>
      <w:r>
        <w:t>Behrenfeld</w:t>
      </w:r>
      <w:proofErr w:type="spellEnd"/>
      <w:r>
        <w:t xml:space="preserve">, M. J., Moore, R. H., Hostetler, C. A., Graff, J., </w:t>
      </w:r>
      <w:proofErr w:type="spellStart"/>
      <w:r>
        <w:t>Gaube</w:t>
      </w:r>
      <w:proofErr w:type="spellEnd"/>
      <w:r>
        <w:t xml:space="preserve">, P., Russell, L. M., Chen, G., Doney, S. C., Giovannoni, S., Liu, H., Proctor, C., Bolaños, L. M., </w:t>
      </w:r>
      <w:proofErr w:type="spellStart"/>
      <w:r>
        <w:t>Baetge</w:t>
      </w:r>
      <w:proofErr w:type="spellEnd"/>
      <w:r>
        <w:t>, N., Davie-Martin, C., Westberry, T. K., Bates, T. S., Bell, T. G., Bidle, K. D., Boss, E. S., Brooks, S. D., Cairns, B., Carlson, C., Halsey, K., Harvey, E. L., Hu, C., Karp-Boss, L., Kleb, M., Menden-</w:t>
      </w:r>
      <w:proofErr w:type="spellStart"/>
      <w:r>
        <w:t>Deuer</w:t>
      </w:r>
      <w:proofErr w:type="spellEnd"/>
      <w:r>
        <w:t xml:space="preserve">, S., Morison, F., Quinn, P. K., </w:t>
      </w:r>
      <w:proofErr w:type="spellStart"/>
      <w:r>
        <w:t>Scarino</w:t>
      </w:r>
      <w:proofErr w:type="spellEnd"/>
      <w:r>
        <w:t xml:space="preserve">, A. J., Anderson, B., Chowdhary, J., Crosbie, E., Ferrare, R., Hair, J. W., Hu, Y., Janz, S., Redemann, J., Saltzman, E., Shook, M., Siegel, D. A., </w:t>
      </w:r>
      <w:proofErr w:type="spellStart"/>
      <w:r>
        <w:t>Wisthaler</w:t>
      </w:r>
      <w:proofErr w:type="spellEnd"/>
      <w:r>
        <w:t>, A., Martin, M. Y., and Ziemba, L.: The North Atlantic Aerosol and Marine Ecosystem Study (NAAMES): Science Motive and Mission Overview, Front. Mar. Sci., 6, 122, https://doi.org/10.3389/fmars.2019.00122, 2019.</w:t>
      </w:r>
    </w:p>
    <w:p w14:paraId="7FF5080B" w14:textId="77777777" w:rsidR="00332300" w:rsidRDefault="00332300" w:rsidP="00332300">
      <w:pPr>
        <w:pStyle w:val="Bibliography"/>
      </w:pPr>
      <w:r>
        <w:t xml:space="preserve">Bell, T. G., Porter, J. G., Wang, W.-L., Lawler, M. J., Boss, E., </w:t>
      </w:r>
      <w:proofErr w:type="spellStart"/>
      <w:r>
        <w:t>Behrenfeld</w:t>
      </w:r>
      <w:proofErr w:type="spellEnd"/>
      <w:r>
        <w:t>, M. J., and Saltzman, E. S.: Predictability of Seawater DMS During the North Atlantic Aerosol and Marine Ecosystem Study (NAAMES), Front. Mar. Sci., 7, 596763, https://doi.org/10.3389/fmars.2020.596763, 2021.</w:t>
      </w:r>
    </w:p>
    <w:p w14:paraId="7642789E" w14:textId="77777777" w:rsidR="00332300" w:rsidRDefault="00332300" w:rsidP="00332300">
      <w:pPr>
        <w:pStyle w:val="Bibliography"/>
      </w:pPr>
      <w:proofErr w:type="spellStart"/>
      <w:r>
        <w:t>Benavent</w:t>
      </w:r>
      <w:proofErr w:type="spellEnd"/>
      <w:r>
        <w:t xml:space="preserve">, N., Mahajan, A. S., Li, Q., Cuevas, C. A., Schmale, J., </w:t>
      </w:r>
      <w:proofErr w:type="spellStart"/>
      <w:r>
        <w:t>Angot</w:t>
      </w:r>
      <w:proofErr w:type="spellEnd"/>
      <w:r>
        <w:t xml:space="preserve">, H., Jokinen, T., </w:t>
      </w:r>
      <w:proofErr w:type="spellStart"/>
      <w:r>
        <w:t>Quéléver</w:t>
      </w:r>
      <w:proofErr w:type="spellEnd"/>
      <w:r>
        <w:t xml:space="preserve">, L. L. J., Blechschmidt, A.-M., Zilker, B., Richter, A., Serna, J. A., Garcia-Nieto, D., Fernandez, R. P., Skov, H., Dumitrascu, A., Simões Pereira, P., Abrahamsson, K., Bucci, S., Duetsch, M., Stohl, A., Beck, I., Laurila, T., Blomquist, B., Howard, D., Archer, S. D., Bariteau, L., Helmig, D., Hueber, J., Jacobi, H.-W., </w:t>
      </w:r>
      <w:proofErr w:type="spellStart"/>
      <w:r>
        <w:t>Posman</w:t>
      </w:r>
      <w:proofErr w:type="spellEnd"/>
      <w:r>
        <w:t xml:space="preserve">, K., Dada, L., </w:t>
      </w:r>
      <w:proofErr w:type="spellStart"/>
      <w:r>
        <w:t>Daellenbach</w:t>
      </w:r>
      <w:proofErr w:type="spellEnd"/>
      <w:r>
        <w:t xml:space="preserve">, K. R., and Saiz-Lopez, A.: Substantial contribution of iodine to Arctic ozone destruction, Nat. </w:t>
      </w:r>
      <w:proofErr w:type="spellStart"/>
      <w:r>
        <w:t>Geosci</w:t>
      </w:r>
      <w:proofErr w:type="spellEnd"/>
      <w:r>
        <w:t>., https://doi.org/10.1038/s41561-022-01018-w, 2022.</w:t>
      </w:r>
    </w:p>
    <w:p w14:paraId="6F1A3184" w14:textId="77777777" w:rsidR="00332300" w:rsidRDefault="00332300" w:rsidP="00332300">
      <w:pPr>
        <w:pStyle w:val="Bibliography"/>
      </w:pPr>
      <w:r>
        <w:t xml:space="preserve">Bian, H., Froyd, K., Murphy, D. M., Dibb, J., </w:t>
      </w:r>
      <w:proofErr w:type="spellStart"/>
      <w:r>
        <w:t>Darmenov</w:t>
      </w:r>
      <w:proofErr w:type="spellEnd"/>
      <w:r>
        <w:t xml:space="preserve">, A., Chin, M., </w:t>
      </w:r>
      <w:proofErr w:type="spellStart"/>
      <w:r>
        <w:t>Colarco</w:t>
      </w:r>
      <w:proofErr w:type="spellEnd"/>
      <w:r>
        <w:t xml:space="preserve">, P. R., Da Silva, A., Kucsera, T. L., Schill, G., Yu, H., Bui, P., </w:t>
      </w:r>
      <w:proofErr w:type="spellStart"/>
      <w:r>
        <w:t>Dollner</w:t>
      </w:r>
      <w:proofErr w:type="spellEnd"/>
      <w:r>
        <w:t>, M., Weinzierl, B., and Smirnov, A.: Observationally constrained analysis of sea salt aerosol in the marine atmosphere, Atmos. Chem. Phys., 19, 10773–10785, https://doi.org/10.5194/acp-19-10773-2019, 2019.</w:t>
      </w:r>
    </w:p>
    <w:p w14:paraId="5AEA995A" w14:textId="77777777" w:rsidR="00332300" w:rsidRDefault="00332300" w:rsidP="00332300">
      <w:pPr>
        <w:pStyle w:val="Bibliography"/>
      </w:pPr>
      <w:r>
        <w:t xml:space="preserve">Bigg, E. K. and Leck, C.: The composition of fragments of bubbles bursting at the ocean surface, J. </w:t>
      </w:r>
      <w:proofErr w:type="spellStart"/>
      <w:r>
        <w:t>Geophys</w:t>
      </w:r>
      <w:proofErr w:type="spellEnd"/>
      <w:r>
        <w:t>. Res., 113, D11209, https://doi.org/10.1029/2007JD009078, 2008.</w:t>
      </w:r>
    </w:p>
    <w:p w14:paraId="7509EA08" w14:textId="77777777" w:rsidR="00332300" w:rsidRDefault="00332300" w:rsidP="00332300">
      <w:pPr>
        <w:pStyle w:val="Bibliography"/>
      </w:pPr>
      <w:r>
        <w:t xml:space="preserve">Bork, N., Elm, J., Olenius, T., and </w:t>
      </w:r>
      <w:proofErr w:type="spellStart"/>
      <w:r>
        <w:t>Vehkamäki</w:t>
      </w:r>
      <w:proofErr w:type="spellEnd"/>
      <w:r>
        <w:t>, H.: Methane sulfonic acid-enhanced formation of molecular clusters of sulfuric acid and dimethyl amine, Atmos. Chem. Phys., 14, 12023–12030, https://doi.org/10.5194/acp-14-12023-2014, 2014.</w:t>
      </w:r>
    </w:p>
    <w:p w14:paraId="18643B08" w14:textId="77777777" w:rsidR="00332300" w:rsidRDefault="00332300" w:rsidP="00332300">
      <w:pPr>
        <w:pStyle w:val="Bibliography"/>
      </w:pPr>
      <w:r>
        <w:t xml:space="preserve">Boyd, C. M., Sanchez, J., Xu, L., Eugene, A. J., Nah, T., </w:t>
      </w:r>
      <w:proofErr w:type="spellStart"/>
      <w:r>
        <w:t>Tuet</w:t>
      </w:r>
      <w:proofErr w:type="spellEnd"/>
      <w:r>
        <w:t>, W. Y., Guzman, M. I., and Ng, N. L.: Secondary organic aerosol formation from the β-pinene+NO&amp;lt;sub&amp;gt;3&amp;lt;/</w:t>
      </w:r>
      <w:proofErr w:type="spellStart"/>
      <w:r>
        <w:t>sub&amp;gt</w:t>
      </w:r>
      <w:proofErr w:type="spellEnd"/>
      <w:r>
        <w:t xml:space="preserve">; system: effect </w:t>
      </w:r>
      <w:r>
        <w:lastRenderedPageBreak/>
        <w:t xml:space="preserve">of humidity and </w:t>
      </w:r>
      <w:proofErr w:type="spellStart"/>
      <w:r>
        <w:t>peroxy</w:t>
      </w:r>
      <w:proofErr w:type="spellEnd"/>
      <w:r>
        <w:t xml:space="preserve"> radical fate, Atmos. Chem. Phys., 15, 7497–7522, https://doi.org/10.5194/acp-15-7497-2015, 2015.</w:t>
      </w:r>
    </w:p>
    <w:p w14:paraId="58395AC7" w14:textId="77777777" w:rsidR="00332300" w:rsidRDefault="00332300" w:rsidP="00332300">
      <w:pPr>
        <w:pStyle w:val="Bibliography"/>
      </w:pPr>
      <w:r>
        <w:t xml:space="preserve">Brüggemann, M., </w:t>
      </w:r>
      <w:proofErr w:type="spellStart"/>
      <w:r>
        <w:t>Hayeck</w:t>
      </w:r>
      <w:proofErr w:type="spellEnd"/>
      <w:r>
        <w:t xml:space="preserve">, N., and George, C.: Interfacial photochemistry at the ocean surface is a global source of organic </w:t>
      </w:r>
      <w:proofErr w:type="spellStart"/>
      <w:r>
        <w:t>vapors</w:t>
      </w:r>
      <w:proofErr w:type="spellEnd"/>
      <w:r>
        <w:t xml:space="preserve"> and aerosols, Nat Commun, 9, 2101, https://doi.org/10.1038/s41467-018-04528-7, 2018.</w:t>
      </w:r>
    </w:p>
    <w:p w14:paraId="2B5C58F7" w14:textId="77777777" w:rsidR="00332300" w:rsidRDefault="00332300" w:rsidP="00332300">
      <w:pPr>
        <w:pStyle w:val="Bibliography"/>
      </w:pPr>
      <w:r>
        <w:t xml:space="preserve">Canagaratna, M. R., Jayne, J. T., Jimenez, J. L., Allan, J. D., </w:t>
      </w:r>
      <w:proofErr w:type="spellStart"/>
      <w:r>
        <w:t>Alfarra</w:t>
      </w:r>
      <w:proofErr w:type="spellEnd"/>
      <w:r>
        <w:t xml:space="preserve">, M. R., Zhang, Q., Onasch, T. B., </w:t>
      </w:r>
      <w:proofErr w:type="spellStart"/>
      <w:r>
        <w:t>Drewnick</w:t>
      </w:r>
      <w:proofErr w:type="spellEnd"/>
      <w:r>
        <w:t xml:space="preserve">, F., Coe, H., Middlebrook, A., Delia, A., Williams, L. R., Trimborn, A. M., Northway, M. J., DeCarlo, P. F., Kolb, C. E., Davidovits, P., and Worsnop, D. R.: Chemical and microphysical characterization of ambient aerosols with the aerodyne aerosol mass spectrometer, Mass </w:t>
      </w:r>
      <w:proofErr w:type="spellStart"/>
      <w:r>
        <w:t>Spectrom</w:t>
      </w:r>
      <w:proofErr w:type="spellEnd"/>
      <w:r>
        <w:t>. Rev., 26, 185–222, https://doi.org/10.1002/mas.20115, 2007.</w:t>
      </w:r>
    </w:p>
    <w:p w14:paraId="10CDB8F3" w14:textId="77777777" w:rsidR="00332300" w:rsidRDefault="00332300" w:rsidP="00332300">
      <w:pPr>
        <w:pStyle w:val="Bibliography"/>
      </w:pPr>
      <w:r>
        <w:t xml:space="preserve">Canagaratna, M. R., Jimenez, J. L., Kroll, J. H., Chen, Q., Kessler, S. H., </w:t>
      </w:r>
      <w:proofErr w:type="spellStart"/>
      <w:r>
        <w:t>Massoli</w:t>
      </w:r>
      <w:proofErr w:type="spellEnd"/>
      <w:r>
        <w:t>,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3F3D051D" w14:textId="77777777" w:rsidR="00332300" w:rsidRDefault="00332300" w:rsidP="00332300">
      <w:pPr>
        <w:pStyle w:val="Bibliography"/>
      </w:pPr>
      <w:proofErr w:type="spellStart"/>
      <w:r>
        <w:t>Canonaco</w:t>
      </w:r>
      <w:proofErr w:type="spellEnd"/>
      <w:r>
        <w:t xml:space="preserve">, F., Crippa, M., Slowik, J. G., </w:t>
      </w:r>
      <w:proofErr w:type="spellStart"/>
      <w:r>
        <w:t>Baltensperger</w:t>
      </w:r>
      <w:proofErr w:type="spellEnd"/>
      <w:r>
        <w:t xml:space="preserve">, U., and </w:t>
      </w:r>
      <w:proofErr w:type="spellStart"/>
      <w:r>
        <w:t>Prévôt</w:t>
      </w:r>
      <w:proofErr w:type="spellEnd"/>
      <w:r>
        <w:t>, A. S. H.: SoFi, an IGOR-based interface for the efficient use of the generalized multilinear engine (ME-2) for the source apportionment: ME-2 application to aerosol mass spectrometer data, Atmos. Meas. Tech., 6, 3649–3661, https://doi.org/10.5194/amt-6-3649-2013, 2013.</w:t>
      </w:r>
    </w:p>
    <w:p w14:paraId="22FA0447" w14:textId="77777777" w:rsidR="00332300" w:rsidRDefault="00332300" w:rsidP="00332300">
      <w:pPr>
        <w:pStyle w:val="Bibliography"/>
      </w:pPr>
      <w:proofErr w:type="spellStart"/>
      <w:r>
        <w:t>Canonaco</w:t>
      </w:r>
      <w:proofErr w:type="spellEnd"/>
      <w:r>
        <w:t xml:space="preserve">, F., Tobler, A., Chen, G., </w:t>
      </w:r>
      <w:proofErr w:type="spellStart"/>
      <w:r>
        <w:t>Sosedova</w:t>
      </w:r>
      <w:proofErr w:type="spellEnd"/>
      <w:r>
        <w:t xml:space="preserve">, Y., Slowik, J. G., Bozzetti, C., </w:t>
      </w:r>
      <w:proofErr w:type="spellStart"/>
      <w:r>
        <w:t>Daellenbach</w:t>
      </w:r>
      <w:proofErr w:type="spellEnd"/>
      <w:r>
        <w:t xml:space="preserve">, K. R., El Haddad, I., Crippa, M., Huang, R.-J., </w:t>
      </w:r>
      <w:proofErr w:type="spellStart"/>
      <w:r>
        <w:t>Furger</w:t>
      </w:r>
      <w:proofErr w:type="spellEnd"/>
      <w:r>
        <w:t xml:space="preserve">, M., </w:t>
      </w:r>
      <w:proofErr w:type="spellStart"/>
      <w:r>
        <w:t>Baltensperger</w:t>
      </w:r>
      <w:proofErr w:type="spellEnd"/>
      <w:r>
        <w:t xml:space="preserve">, U., and </w:t>
      </w:r>
      <w:proofErr w:type="spellStart"/>
      <w:r>
        <w:t>Prévôt</w:t>
      </w:r>
      <w:proofErr w:type="spellEnd"/>
      <w:r>
        <w:t>, A. S. H.: A new method for long-term source apportionment with time-dependent factor profiles and uncertainty assessment using SoFi Pro: application to 1 year of organic aerosol data, Atmos. Meas. Tech., 14, 923–943, https://doi.org/10.5194/amt-14-923-2021, 2021.</w:t>
      </w:r>
    </w:p>
    <w:p w14:paraId="6C82C9FE" w14:textId="77777777" w:rsidR="00332300" w:rsidRDefault="00332300" w:rsidP="00332300">
      <w:pPr>
        <w:pStyle w:val="Bibliography"/>
      </w:pPr>
      <w:proofErr w:type="spellStart"/>
      <w:r>
        <w:t>Carslaw</w:t>
      </w:r>
      <w:proofErr w:type="spellEnd"/>
      <w:r>
        <w:t xml:space="preserve">, K. S., Gordon, H., Hamilton, D. S., Johnson, J. S., </w:t>
      </w:r>
      <w:proofErr w:type="spellStart"/>
      <w:r>
        <w:t>Regayre</w:t>
      </w:r>
      <w:proofErr w:type="spellEnd"/>
      <w:r>
        <w:t>, L. A., Yoshioka, M., and Pringle, K. J.: Aerosols in the Pre-industrial Atmosphere, Curr Clim Change Rep, 3, 1–15, https://doi.org/10.1007/s40641-017-0061-2, 2017.</w:t>
      </w:r>
    </w:p>
    <w:p w14:paraId="708C09EF" w14:textId="77777777" w:rsidR="00332300" w:rsidRDefault="00332300" w:rsidP="00332300">
      <w:pPr>
        <w:pStyle w:val="Bibliography"/>
      </w:pPr>
      <w:r>
        <w:t xml:space="preserve">Cavalli, F.: Advances in characterization of size-resolved organic matter in marine aerosol over the North Atlantic, J. </w:t>
      </w:r>
      <w:proofErr w:type="spellStart"/>
      <w:r>
        <w:t>Geophys</w:t>
      </w:r>
      <w:proofErr w:type="spellEnd"/>
      <w:r>
        <w:t>. Res., 109, D24215, https://doi.org/10.1029/2004JD005137, 2004.</w:t>
      </w:r>
    </w:p>
    <w:p w14:paraId="47660EFC" w14:textId="77777777" w:rsidR="00332300" w:rsidRDefault="00332300" w:rsidP="00332300">
      <w:pPr>
        <w:pStyle w:val="Bibliography"/>
      </w:pPr>
      <w:proofErr w:type="spellStart"/>
      <w:r>
        <w:t>Ceburnis</w:t>
      </w:r>
      <w:proofErr w:type="spellEnd"/>
      <w:r>
        <w:t xml:space="preserve">, D., </w:t>
      </w:r>
      <w:proofErr w:type="spellStart"/>
      <w:r>
        <w:t>Garbaras</w:t>
      </w:r>
      <w:proofErr w:type="spellEnd"/>
      <w:r>
        <w:t xml:space="preserve">, A., </w:t>
      </w:r>
      <w:proofErr w:type="spellStart"/>
      <w:r>
        <w:t>Szidat</w:t>
      </w:r>
      <w:proofErr w:type="spellEnd"/>
      <w:r>
        <w:t xml:space="preserve">, S., Rinaldi, M., Fahrni, S., Perron, N., Wacker, L., Leinert, S., </w:t>
      </w:r>
      <w:proofErr w:type="spellStart"/>
      <w:r>
        <w:t>Remeikis</w:t>
      </w:r>
      <w:proofErr w:type="spellEnd"/>
      <w:r>
        <w:t xml:space="preserve">, V., Facchini, M. C., Prevot, A. S. H., Jennings, S. G., </w:t>
      </w:r>
      <w:proofErr w:type="spellStart"/>
      <w:r>
        <w:t>Ramonet</w:t>
      </w:r>
      <w:proofErr w:type="spellEnd"/>
      <w:r>
        <w:t>, M., and O’Dowd, C. D.: Quantification of the carbonaceous matter origin in submicron marine aerosol by &amp;lt;sup&amp;gt;13&amp;lt;/</w:t>
      </w:r>
      <w:proofErr w:type="spellStart"/>
      <w:r>
        <w:t>sup&amp;gt;C</w:t>
      </w:r>
      <w:proofErr w:type="spellEnd"/>
      <w:r>
        <w:t xml:space="preserve"> and &amp;lt;sup&amp;gt;14&amp;lt;/</w:t>
      </w:r>
      <w:proofErr w:type="spellStart"/>
      <w:r>
        <w:t>sup&amp;gt;C</w:t>
      </w:r>
      <w:proofErr w:type="spellEnd"/>
      <w:r>
        <w:t xml:space="preserve"> isotope analysis, Atmos. Chem. Phys., 11, 8593–8606, https://doi.org/10.5194/acp-11-8593-2011, 2011.</w:t>
      </w:r>
    </w:p>
    <w:p w14:paraId="3159A873" w14:textId="77777777" w:rsidR="00332300" w:rsidRDefault="00332300" w:rsidP="00332300">
      <w:pPr>
        <w:pStyle w:val="Bibliography"/>
      </w:pPr>
      <w:proofErr w:type="spellStart"/>
      <w:r>
        <w:t>Cerfonteyn</w:t>
      </w:r>
      <w:proofErr w:type="spellEnd"/>
      <w:r>
        <w:t xml:space="preserve">, M., Groben, R., </w:t>
      </w:r>
      <w:proofErr w:type="spellStart"/>
      <w:r>
        <w:t>Vaulot</w:t>
      </w:r>
      <w:proofErr w:type="spellEnd"/>
      <w:r>
        <w:t>, D., Guðmundsson, K., Vannier, P., Pérez-Hernández, M. D., and Marteinsson, V. Þ.: The distribution and diversity of eukaryotic phytoplankton in the Icelandic marine environment, Sci Rep, 13, 8519, https://doi.org/10.1038/s41598-023-35537-2, 2023.</w:t>
      </w:r>
    </w:p>
    <w:p w14:paraId="57A00184" w14:textId="77777777" w:rsidR="00332300" w:rsidRDefault="00332300" w:rsidP="00332300">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30671892" w14:textId="77777777" w:rsidR="00332300" w:rsidRDefault="00332300" w:rsidP="00332300">
      <w:pPr>
        <w:pStyle w:val="Bibliography"/>
      </w:pPr>
      <w:r>
        <w:lastRenderedPageBreak/>
        <w:t>Chen, H., Varner, M. E., Gerber, R. B., and Finlayson-Pitts, B. J.: Reactions of Methanesulfonic Acid with Amines and Ammonia as a Source of New Particles in Air, J. Phys. Chem. B, 120, 1526–1536, https://doi.org/10.1021/acs.jpcb.5b07433, 2016.</w:t>
      </w:r>
    </w:p>
    <w:p w14:paraId="7E2656ED" w14:textId="77777777" w:rsidR="00332300" w:rsidRDefault="00332300" w:rsidP="00332300">
      <w:pPr>
        <w:pStyle w:val="Bibliography"/>
      </w:pPr>
      <w:r>
        <w:t xml:space="preserve">Choi, J. H., Jang, E., Yoon, Y. J., Park, J. Y., Kim, T. ‐W., </w:t>
      </w:r>
      <w:proofErr w:type="spellStart"/>
      <w:r>
        <w:t>Becagli</w:t>
      </w:r>
      <w:proofErr w:type="spellEnd"/>
      <w:r>
        <w:t>, S., Caiazzo, L., Cappelletti, D., Krejci, R., Eleftheriadis, K., Park, K. ‐T., and Jang, K. S.: Influence of Biogenic Organics on the Chemical Composition of Arctic Aerosols, Global Biogeochemical Cycles, 33, 1238–1250, https://doi.org/10.1029/2019GB006226, 2019.</w:t>
      </w:r>
    </w:p>
    <w:p w14:paraId="1FE1C3A7" w14:textId="77777777" w:rsidR="00332300" w:rsidRDefault="00332300" w:rsidP="00332300">
      <w:pPr>
        <w:pStyle w:val="Bibliography"/>
      </w:pPr>
      <w:r>
        <w:t xml:space="preserve">Cochran, R. E., </w:t>
      </w:r>
      <w:proofErr w:type="spellStart"/>
      <w:r>
        <w:t>Laskina</w:t>
      </w:r>
      <w:proofErr w:type="spellEnd"/>
      <w:r>
        <w:t xml:space="preserve">, O., Trueblood, J. V., Estillore, A. D., Morris, H. S., Jayarathne, T., Sultana, C. M., Lee, C., Lin, P., Laskin, J., Laskin, A., Dowling, J. A., Qin, Z., Cappa, C. D., Bertram, T. H., </w:t>
      </w:r>
      <w:proofErr w:type="spellStart"/>
      <w:r>
        <w:t>Tivanski</w:t>
      </w:r>
      <w:proofErr w:type="spellEnd"/>
      <w:r>
        <w:t xml:space="preserve">, A. V., Stone, E. A., Prather, K. A., and </w:t>
      </w:r>
      <w:proofErr w:type="spellStart"/>
      <w:r>
        <w:t>Grassian</w:t>
      </w:r>
      <w:proofErr w:type="spellEnd"/>
      <w:r>
        <w:t>, V. H.: Molecular Diversity of Sea Spray Aerosol Particles: Impact of Ocean Biology on Particle Composition and Hygroscopicity, Chem, 2, 655–667, https://doi.org/10.1016/j.chempr.2017.03.007, 2017.</w:t>
      </w:r>
    </w:p>
    <w:p w14:paraId="331B9365" w14:textId="77777777" w:rsidR="00332300" w:rsidRDefault="00332300" w:rsidP="00332300">
      <w:pPr>
        <w:pStyle w:val="Bibliography"/>
      </w:pPr>
      <w:r>
        <w:t xml:space="preserve">Crippa, M., El Haddad, I., Slowik, J. G., DeCarlo, P. F., Mohr, C., </w:t>
      </w:r>
      <w:proofErr w:type="spellStart"/>
      <w:r>
        <w:t>Heringa</w:t>
      </w:r>
      <w:proofErr w:type="spellEnd"/>
      <w:r>
        <w:t xml:space="preserve">, M. F., Chirico, R., Marchand, N., </w:t>
      </w:r>
      <w:proofErr w:type="spellStart"/>
      <w:r>
        <w:t>Sciare</w:t>
      </w:r>
      <w:proofErr w:type="spellEnd"/>
      <w:r>
        <w:t xml:space="preserve">, J., </w:t>
      </w:r>
      <w:proofErr w:type="spellStart"/>
      <w:r>
        <w:t>Baltensperger</w:t>
      </w:r>
      <w:proofErr w:type="spellEnd"/>
      <w:r>
        <w:t xml:space="preserve">, U., and </w:t>
      </w:r>
      <w:proofErr w:type="spellStart"/>
      <w:r>
        <w:t>Prévôt</w:t>
      </w:r>
      <w:proofErr w:type="spellEnd"/>
      <w:r>
        <w:t xml:space="preserve">, A. S. H.: Identification of marine and continental aerosol sources in Paris using high resolution aerosol mass spectrometry: AEROSOL SOURCES IN PARIS USING HR-TOF-MS, J. </w:t>
      </w:r>
      <w:proofErr w:type="spellStart"/>
      <w:r>
        <w:t>Geophys</w:t>
      </w:r>
      <w:proofErr w:type="spellEnd"/>
      <w:r>
        <w:t>. Res. Atmos., 118, 1950–1963, https://doi.org/10.1002/jgrd.50151, 2013.</w:t>
      </w:r>
    </w:p>
    <w:p w14:paraId="43F2463C" w14:textId="77777777" w:rsidR="00332300" w:rsidRDefault="00332300" w:rsidP="00332300">
      <w:pPr>
        <w:pStyle w:val="Bibliography"/>
      </w:pPr>
      <w:r>
        <w:t xml:space="preserve">Croft, B., Martin, R. V., Moore, R. H., Ziemba, L. D., Crosbie, E. C., Liu, H., Russell, L. M., Saliba, G., </w:t>
      </w:r>
      <w:proofErr w:type="spellStart"/>
      <w:r>
        <w:t>Wisthaler</w:t>
      </w:r>
      <w:proofErr w:type="spellEnd"/>
      <w:r>
        <w:t xml:space="preserve">, A., Müller, M., Schiller, A., </w:t>
      </w:r>
      <w:proofErr w:type="spellStart"/>
      <w:r>
        <w:t>Galí</w:t>
      </w:r>
      <w:proofErr w:type="spellEnd"/>
      <w:r>
        <w:t xml:space="preserve">, M., Chang, R. Y.-W., McDuffie, E. E., </w:t>
      </w:r>
      <w:proofErr w:type="spellStart"/>
      <w:r>
        <w:t>Bilsback</w:t>
      </w:r>
      <w:proofErr w:type="spellEnd"/>
      <w:r>
        <w:t>, K. R., and Pierce, J. R.: Factors controlling marine aerosol size distributions and their climate effects over the northwest Atlantic Ocean region, Atmos. Chem. Phys., 21, 1889–1916, https://doi.org/10.5194/acp-21-1889-2021, 2021.</w:t>
      </w:r>
    </w:p>
    <w:p w14:paraId="407D3CA5" w14:textId="77777777" w:rsidR="00332300" w:rsidRDefault="00332300" w:rsidP="00332300">
      <w:pPr>
        <w:pStyle w:val="Bibliography"/>
      </w:pPr>
      <w:proofErr w:type="spellStart"/>
      <w:r>
        <w:t>Cubison</w:t>
      </w:r>
      <w:proofErr w:type="spellEnd"/>
      <w:r>
        <w:t xml:space="preserve">, M. J., Ortega, A. M., Hayes, P. L., Farmer, D. K., Day, D., Lechner, M. J., Brune, W. H., Apel, E., Diskin, G. S., Fisher, J. A., </w:t>
      </w:r>
      <w:proofErr w:type="spellStart"/>
      <w:r>
        <w:t>Fuelberg</w:t>
      </w:r>
      <w:proofErr w:type="spellEnd"/>
      <w:r>
        <w:t xml:space="preserve">, H. E., </w:t>
      </w:r>
      <w:proofErr w:type="spellStart"/>
      <w:r>
        <w:t>Hecobian</w:t>
      </w:r>
      <w:proofErr w:type="spellEnd"/>
      <w:r>
        <w:t xml:space="preserve">, A., Knapp, D. J., </w:t>
      </w:r>
      <w:proofErr w:type="spellStart"/>
      <w:r>
        <w:t>Mikoviny</w:t>
      </w:r>
      <w:proofErr w:type="spellEnd"/>
      <w:r>
        <w:t xml:space="preserve">, T., Riemer, D., Sachse, G. W., Sessions, W., Weber, R. J., Weinheimer, A. J., </w:t>
      </w:r>
      <w:proofErr w:type="spellStart"/>
      <w:r>
        <w:t>Wisthaler</w:t>
      </w:r>
      <w:proofErr w:type="spellEnd"/>
      <w:r>
        <w:t>, A., and Jimenez, J. L.: Effects of aging on organic aerosol from open biomass burning smoke in aircraft and laboratory studies, Atmos. Chem. Phys., 11, 12049–12064, https://doi.org/10.5194/acp-11-12049-2011, 2011.</w:t>
      </w:r>
    </w:p>
    <w:p w14:paraId="1F8C5F68" w14:textId="77777777" w:rsidR="00332300" w:rsidRDefault="00332300" w:rsidP="00332300">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6734EDF9" w14:textId="77777777" w:rsidR="00332300" w:rsidRDefault="00332300" w:rsidP="00332300">
      <w:pPr>
        <w:pStyle w:val="Bibliography"/>
      </w:pPr>
      <w:r>
        <w:t xml:space="preserve">Dada, L., </w:t>
      </w:r>
      <w:proofErr w:type="spellStart"/>
      <w:r>
        <w:t>Angot</w:t>
      </w:r>
      <w:proofErr w:type="spellEnd"/>
      <w:r>
        <w:t xml:space="preserve">, H., Beck, I., Baccarini, A., </w:t>
      </w:r>
      <w:proofErr w:type="spellStart"/>
      <w:r>
        <w:t>Quéléver</w:t>
      </w:r>
      <w:proofErr w:type="spellEnd"/>
      <w:r>
        <w:t xml:space="preserve">, L. L. J., Boyer, M., Laurila, T., Brasseur, Z., Jozef, G., De Boer, G., Shupe, M. D., Henning, S., Bucci, S., Dütsch, M., Stohl, A., </w:t>
      </w:r>
      <w:proofErr w:type="spellStart"/>
      <w:r>
        <w:t>Petäjä</w:t>
      </w:r>
      <w:proofErr w:type="spellEnd"/>
      <w:r>
        <w:t xml:space="preserve">, T., </w:t>
      </w:r>
      <w:proofErr w:type="spellStart"/>
      <w:r>
        <w:t>Daellenbach</w:t>
      </w:r>
      <w:proofErr w:type="spellEnd"/>
      <w:r>
        <w:t>, K. R., Jokinen, T., and Schmale, J.: A central arctic extreme aerosol event triggered by a warm air-mass intrusion, Nat Commun, 13, 5290, https://doi.org/10.1038/s41467-022-32872-2, 2022.</w:t>
      </w:r>
    </w:p>
    <w:p w14:paraId="749A5773" w14:textId="77777777" w:rsidR="00332300" w:rsidRDefault="00332300" w:rsidP="00332300">
      <w:pPr>
        <w:pStyle w:val="Bibliography"/>
      </w:pPr>
      <w:r>
        <w:t xml:space="preserve">DeCarlo, P. F., Kimmel, J. R., Trimborn, A., Northway, M. J., Jayne, J. T., Aiken, A. C., </w:t>
      </w:r>
      <w:proofErr w:type="spellStart"/>
      <w:r>
        <w:t>Gonin</w:t>
      </w:r>
      <w:proofErr w:type="spellEnd"/>
      <w:r>
        <w:t>, M., Fuhrer, K., Horvath, T., Docherty, K. S., Worsnop, D. R., and Jimenez, J. L.: Field-Deployable, High-Resolution, Time-of-Flight Aerosol Mass Spectrometer, Anal. Chem., 78, 8281–8289, https://doi.org/10.1021/ac061249n, 2006.</w:t>
      </w:r>
    </w:p>
    <w:p w14:paraId="6019C97E" w14:textId="77777777" w:rsidR="00332300" w:rsidRDefault="00332300" w:rsidP="00332300">
      <w:pPr>
        <w:pStyle w:val="Bibliography"/>
      </w:pPr>
      <w:proofErr w:type="spellStart"/>
      <w:r>
        <w:t>Decesari</w:t>
      </w:r>
      <w:proofErr w:type="spellEnd"/>
      <w:r>
        <w:t xml:space="preserve">, S., Mircea, M., Cavalli, F., Fuzzi, S., Moretti, F., </w:t>
      </w:r>
      <w:proofErr w:type="spellStart"/>
      <w:r>
        <w:t>Tagliavini</w:t>
      </w:r>
      <w:proofErr w:type="spellEnd"/>
      <w:r>
        <w:t>, E., and Facchini, M. C.: Source Attribution of Water-Soluble Organic Aerosol by Nuclear Magnetic Resonance Spectroscopy, Environ. Sci. Technol., 41, 2479–2484, https://doi.org/10.1021/es061711l, 2007.</w:t>
      </w:r>
    </w:p>
    <w:p w14:paraId="5853C435" w14:textId="77777777" w:rsidR="00332300" w:rsidRDefault="00332300" w:rsidP="00332300">
      <w:pPr>
        <w:pStyle w:val="Bibliography"/>
      </w:pPr>
      <w:r>
        <w:lastRenderedPageBreak/>
        <w:t>Derwent, R. G., Simmonds, P. G., and Collins, W. J.: Ozone and carbon monoxide measurements at a remote maritime location, mace head, Ireland, from 1990 to 1992, Atmospheric Environment, 28, 2623–2637, https://doi.org/10.1016/1352-2310(94)90436-7, 1994.</w:t>
      </w:r>
    </w:p>
    <w:p w14:paraId="209B1280" w14:textId="77777777" w:rsidR="00332300" w:rsidRDefault="00332300" w:rsidP="00332300">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78218BE4" w14:textId="77777777" w:rsidR="00332300" w:rsidRDefault="00332300" w:rsidP="00332300">
      <w:pPr>
        <w:pStyle w:val="Bibliography"/>
      </w:pPr>
      <w:proofErr w:type="spellStart"/>
      <w:r>
        <w:t>Dominutti</w:t>
      </w:r>
      <w:proofErr w:type="spellEnd"/>
      <w:r>
        <w:t xml:space="preserve">, P. A., </w:t>
      </w:r>
      <w:proofErr w:type="spellStart"/>
      <w:r>
        <w:t>Chevassus,</w:t>
      </w:r>
      <w:proofErr w:type="spellEnd"/>
      <w:r>
        <w:t xml:space="preserve"> E., Baray, J.-L., </w:t>
      </w:r>
      <w:proofErr w:type="spellStart"/>
      <w:r>
        <w:t>Jaffrezo</w:t>
      </w:r>
      <w:proofErr w:type="spellEnd"/>
      <w:r>
        <w:t xml:space="preserve">, J.-L., Borbon, A., Colomb, A., </w:t>
      </w:r>
      <w:proofErr w:type="spellStart"/>
      <w:r>
        <w:t>Deguillaume</w:t>
      </w:r>
      <w:proofErr w:type="spellEnd"/>
      <w:r>
        <w:t xml:space="preserve">, L., El </w:t>
      </w:r>
      <w:proofErr w:type="spellStart"/>
      <w:r>
        <w:t>Gdachi</w:t>
      </w:r>
      <w:proofErr w:type="spellEnd"/>
      <w:r>
        <w:t xml:space="preserve">, S., </w:t>
      </w:r>
      <w:proofErr w:type="spellStart"/>
      <w:r>
        <w:t>Houdier</w:t>
      </w:r>
      <w:proofErr w:type="spellEnd"/>
      <w:r>
        <w:t xml:space="preserve">, S., Leriche, M., Metzger, J.-M., Rocco, M., </w:t>
      </w:r>
      <w:proofErr w:type="spellStart"/>
      <w:r>
        <w:t>Tulet</w:t>
      </w:r>
      <w:proofErr w:type="spellEnd"/>
      <w:r>
        <w:t xml:space="preserve">, P., </w:t>
      </w:r>
      <w:proofErr w:type="spellStart"/>
      <w:r>
        <w:t>Sellegri</w:t>
      </w:r>
      <w:proofErr w:type="spellEnd"/>
      <w:r>
        <w:t xml:space="preserve">, K., and </w:t>
      </w:r>
      <w:proofErr w:type="spellStart"/>
      <w:r>
        <w:t>Freney</w:t>
      </w:r>
      <w:proofErr w:type="spellEnd"/>
      <w:r>
        <w:t>, E.: Evaluation of the Sources, Precursors, and Processing of Aerosols at a High-Altitude Tropical Site, ACS Earth Space Chem., 6, 2412–2431, https://doi.org/10.1021/acsearthspacechem.2c00149, 2022.</w:t>
      </w:r>
    </w:p>
    <w:p w14:paraId="3A00B066" w14:textId="77777777" w:rsidR="00332300" w:rsidRDefault="00332300" w:rsidP="00332300">
      <w:pPr>
        <w:pStyle w:val="Bibliography"/>
      </w:pPr>
      <w:proofErr w:type="spellStart"/>
      <w:r>
        <w:t>Drewnick</w:t>
      </w:r>
      <w:proofErr w:type="spellEnd"/>
      <w:r>
        <w:t xml:space="preserve">, F., Hings, S. S., </w:t>
      </w:r>
      <w:proofErr w:type="spellStart"/>
      <w:r>
        <w:t>Alfarra</w:t>
      </w:r>
      <w:proofErr w:type="spellEnd"/>
      <w:r>
        <w:t>, M. R., Prevot, A. S. H., and Borrmann, S.: Aerosol quantification with the Aerodyne Aerosol Mass Spectrometer: detection limits and ionizer background effects, Atmos. Meas. Tech., 2, 33–46, https://doi.org/10.5194/amt-2-33-2009, 2009.</w:t>
      </w:r>
    </w:p>
    <w:p w14:paraId="477C1B96" w14:textId="77777777" w:rsidR="00332300" w:rsidRDefault="00332300" w:rsidP="00332300">
      <w:pPr>
        <w:pStyle w:val="Bibliography"/>
      </w:pPr>
      <w:proofErr w:type="spellStart"/>
      <w:r>
        <w:t>Duplissy</w:t>
      </w:r>
      <w:proofErr w:type="spellEnd"/>
      <w:r>
        <w:t xml:space="preserve">, J., DeCarlo, P. F., Dommen, J., </w:t>
      </w:r>
      <w:proofErr w:type="spellStart"/>
      <w:r>
        <w:t>Alfarra</w:t>
      </w:r>
      <w:proofErr w:type="spellEnd"/>
      <w:r>
        <w:t xml:space="preserve">, M. R., Metzger, A., </w:t>
      </w:r>
      <w:proofErr w:type="spellStart"/>
      <w:r>
        <w:t>Barmpadimos</w:t>
      </w:r>
      <w:proofErr w:type="spellEnd"/>
      <w:r>
        <w:t xml:space="preserve">, I., Prevot, A. S. H., Weingartner, E., </w:t>
      </w:r>
      <w:proofErr w:type="spellStart"/>
      <w:r>
        <w:t>Tritscher</w:t>
      </w:r>
      <w:proofErr w:type="spellEnd"/>
      <w:r>
        <w:t xml:space="preserve">, T., Gysel, M., Aiken, A. C., Jimenez, J. L., Canagaratna, M. R., Worsnop, D. R., Collins, D. R., Tomlinson, J., and </w:t>
      </w:r>
      <w:proofErr w:type="spellStart"/>
      <w:r>
        <w:t>Baltensperger</w:t>
      </w:r>
      <w:proofErr w:type="spellEnd"/>
      <w:r>
        <w:t>, U.: Relating hygroscopicity and composition of organic aerosol particulate matter, Atmos. Chem. Phys., 11, 1155–1165, https://doi.org/10.5194/acp-11-1155-2011, 2011.</w:t>
      </w:r>
    </w:p>
    <w:p w14:paraId="7F3B1DDC" w14:textId="77777777" w:rsidR="00332300" w:rsidRDefault="00332300" w:rsidP="00332300">
      <w:pPr>
        <w:pStyle w:val="Bibliography"/>
      </w:pPr>
      <w:proofErr w:type="spellStart"/>
      <w:r>
        <w:t>Edtbauer</w:t>
      </w:r>
      <w:proofErr w:type="spellEnd"/>
      <w:r>
        <w:t xml:space="preserve">, A., </w:t>
      </w:r>
      <w:proofErr w:type="spellStart"/>
      <w:r>
        <w:t>Stönner</w:t>
      </w:r>
      <w:proofErr w:type="spellEnd"/>
      <w:r>
        <w:t xml:space="preserve">, C., </w:t>
      </w:r>
      <w:proofErr w:type="spellStart"/>
      <w:r>
        <w:t>Pfannerstill</w:t>
      </w:r>
      <w:proofErr w:type="spellEnd"/>
      <w:r>
        <w:t xml:space="preserve">, E. Y., </w:t>
      </w:r>
      <w:proofErr w:type="spellStart"/>
      <w:r>
        <w:t>Berasategui</w:t>
      </w:r>
      <w:proofErr w:type="spellEnd"/>
      <w:r>
        <w:t xml:space="preserve">, M., Walter, D., Crowley, J. N., </w:t>
      </w:r>
      <w:proofErr w:type="spellStart"/>
      <w:r>
        <w:t>Lelieveld</w:t>
      </w:r>
      <w:proofErr w:type="spellEnd"/>
      <w:r>
        <w:t xml:space="preserve">, J., and Williams, J.: A new marine biogenic emission: methane </w:t>
      </w:r>
      <w:proofErr w:type="spellStart"/>
      <w:r>
        <w:t>sulfonamide</w:t>
      </w:r>
      <w:proofErr w:type="spellEnd"/>
      <w:r>
        <w:t xml:space="preserve"> (MSAM), dimethyl </w:t>
      </w:r>
      <w:proofErr w:type="spellStart"/>
      <w:r>
        <w:t>sulfide</w:t>
      </w:r>
      <w:proofErr w:type="spellEnd"/>
      <w:r>
        <w:t xml:space="preserve"> (DMS), and dimethyl sulfone (DMSO&amp;lt;sub&amp;gt;2&amp;lt;/</w:t>
      </w:r>
      <w:proofErr w:type="spellStart"/>
      <w:r>
        <w:t>sub&amp;gt</w:t>
      </w:r>
      <w:proofErr w:type="spellEnd"/>
      <w:r>
        <w:t>;) measured in air over the Arabian Sea, Atmos. Chem. Phys., 20, 6081–6094, https://doi.org/10.5194/acp-20-6081-2020, 2020.</w:t>
      </w:r>
    </w:p>
    <w:p w14:paraId="19F56EFF" w14:textId="77777777" w:rsidR="00332300" w:rsidRDefault="00332300" w:rsidP="00332300">
      <w:pPr>
        <w:pStyle w:val="Bibliography"/>
      </w:pPr>
      <w:proofErr w:type="spellStart"/>
      <w:r>
        <w:t>Etminan</w:t>
      </w:r>
      <w:proofErr w:type="spellEnd"/>
      <w:r>
        <w:t xml:space="preserve">, M., Myhre, G., Highwood, E. J., and Shine, K. P.: Radiative forcing of carbon dioxide, methane, and nitrous oxide: A significant revision of the methane radiative forcing, </w:t>
      </w:r>
      <w:proofErr w:type="spellStart"/>
      <w:r>
        <w:t>Geophys</w:t>
      </w:r>
      <w:proofErr w:type="spellEnd"/>
      <w:r>
        <w:t>. Res. Lett., 43, https://doi.org/10.1002/2016GL071930, 2016.</w:t>
      </w:r>
    </w:p>
    <w:p w14:paraId="77AFD9AA" w14:textId="77777777" w:rsidR="00332300" w:rsidRDefault="00332300" w:rsidP="00332300">
      <w:pPr>
        <w:pStyle w:val="Bibliography"/>
      </w:pPr>
      <w:r>
        <w:t xml:space="preserve">Facchini, M. C., Rinaldi, M., </w:t>
      </w:r>
      <w:proofErr w:type="spellStart"/>
      <w:r>
        <w:t>Decesari</w:t>
      </w:r>
      <w:proofErr w:type="spellEnd"/>
      <w:r>
        <w:t xml:space="preserve">, S., Carbone, C., </w:t>
      </w:r>
      <w:proofErr w:type="spellStart"/>
      <w:r>
        <w:t>Finessi</w:t>
      </w:r>
      <w:proofErr w:type="spellEnd"/>
      <w:r>
        <w:t xml:space="preserve">, E., Mircea, M., Fuzzi, S., </w:t>
      </w:r>
      <w:proofErr w:type="spellStart"/>
      <w:r>
        <w:t>Ceburnis</w:t>
      </w:r>
      <w:proofErr w:type="spellEnd"/>
      <w:r>
        <w:t xml:space="preserve">, D., Flanagan, R., Nilsson, E. D., de Leeuw, G., Martino, M., </w:t>
      </w:r>
      <w:proofErr w:type="spellStart"/>
      <w:r>
        <w:t>Woeltjen</w:t>
      </w:r>
      <w:proofErr w:type="spellEnd"/>
      <w:r>
        <w:t xml:space="preserve">, J., and O’Dowd, C. D.: Primary submicron marine aerosol dominated by insoluble organic colloids and aggregates, </w:t>
      </w:r>
      <w:proofErr w:type="spellStart"/>
      <w:r>
        <w:t>Geophys</w:t>
      </w:r>
      <w:proofErr w:type="spellEnd"/>
      <w:r>
        <w:t>. Res. Lett., 35, L17814, https://doi.org/10.1029/2008GL034210, 2008.</w:t>
      </w:r>
    </w:p>
    <w:p w14:paraId="303E5555" w14:textId="77777777" w:rsidR="00332300" w:rsidRDefault="00332300" w:rsidP="00332300">
      <w:pPr>
        <w:pStyle w:val="Bibliography"/>
      </w:pPr>
      <w:r>
        <w:t xml:space="preserve">Faiola, C. L., Wen, M., and </w:t>
      </w:r>
      <w:proofErr w:type="spellStart"/>
      <w:r>
        <w:t>VanReken</w:t>
      </w:r>
      <w:proofErr w:type="spellEnd"/>
      <w:r>
        <w:t>,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625C5A0B" w14:textId="77777777" w:rsidR="00332300" w:rsidRDefault="00332300" w:rsidP="00332300">
      <w:pPr>
        <w:pStyle w:val="Bibliography"/>
      </w:pPr>
      <w:proofErr w:type="spellStart"/>
      <w:r>
        <w:t>Flerus</w:t>
      </w:r>
      <w:proofErr w:type="spellEnd"/>
      <w:r>
        <w:t xml:space="preserve">, R., </w:t>
      </w:r>
      <w:proofErr w:type="spellStart"/>
      <w:r>
        <w:t>Lechtenfeld</w:t>
      </w:r>
      <w:proofErr w:type="spellEnd"/>
      <w:r>
        <w:t xml:space="preserve">, O. J., Koch, B. P., McCallister, S. L., Schmitt-Kopplin, P., Benner, R., Kaiser, K., and Kattner, G.: A molecular perspective on the ageing of marine dissolved organic matter, </w:t>
      </w:r>
      <w:proofErr w:type="spellStart"/>
      <w:r>
        <w:t>Biogeosciences</w:t>
      </w:r>
      <w:proofErr w:type="spellEnd"/>
      <w:r>
        <w:t>, 9, 1935–1955, https://doi.org/10.5194/bg-9-1935-2012, 2012.</w:t>
      </w:r>
    </w:p>
    <w:p w14:paraId="0BF752BB" w14:textId="77777777" w:rsidR="00332300" w:rsidRDefault="00332300" w:rsidP="00332300">
      <w:pPr>
        <w:pStyle w:val="Bibliography"/>
      </w:pPr>
      <w:r>
        <w:t xml:space="preserve">Florou, K., </w:t>
      </w:r>
      <w:proofErr w:type="spellStart"/>
      <w:r>
        <w:t>Liangou</w:t>
      </w:r>
      <w:proofErr w:type="spellEnd"/>
      <w:r>
        <w:t xml:space="preserve">, A., </w:t>
      </w:r>
      <w:proofErr w:type="spellStart"/>
      <w:r>
        <w:t>Kaltsonoudis</w:t>
      </w:r>
      <w:proofErr w:type="spellEnd"/>
      <w:r>
        <w:t xml:space="preserve">, C., </w:t>
      </w:r>
      <w:proofErr w:type="spellStart"/>
      <w:r>
        <w:t>Louvaris</w:t>
      </w:r>
      <w:proofErr w:type="spellEnd"/>
      <w:r>
        <w:t xml:space="preserve">, E., </w:t>
      </w:r>
      <w:proofErr w:type="spellStart"/>
      <w:r>
        <w:t>Tasoglou</w:t>
      </w:r>
      <w:proofErr w:type="spellEnd"/>
      <w:r>
        <w:t xml:space="preserve">, A., </w:t>
      </w:r>
      <w:proofErr w:type="spellStart"/>
      <w:r>
        <w:t>Patoulias</w:t>
      </w:r>
      <w:proofErr w:type="spellEnd"/>
      <w:r>
        <w:t xml:space="preserve">, D., </w:t>
      </w:r>
      <w:proofErr w:type="spellStart"/>
      <w:r>
        <w:t>Kouvarakis</w:t>
      </w:r>
      <w:proofErr w:type="spellEnd"/>
      <w:r>
        <w:t xml:space="preserve">, G., </w:t>
      </w:r>
      <w:proofErr w:type="spellStart"/>
      <w:r>
        <w:t>Kalivitis</w:t>
      </w:r>
      <w:proofErr w:type="spellEnd"/>
      <w:r>
        <w:t xml:space="preserve">, N., </w:t>
      </w:r>
      <w:proofErr w:type="spellStart"/>
      <w:r>
        <w:t>Kourtchev</w:t>
      </w:r>
      <w:proofErr w:type="spellEnd"/>
      <w:r>
        <w:t xml:space="preserve">, I., Kalberer, M., Tsagkaraki, M., Mihalopoulos, N., and </w:t>
      </w:r>
      <w:proofErr w:type="spellStart"/>
      <w:r>
        <w:t>Pandis</w:t>
      </w:r>
      <w:proofErr w:type="spellEnd"/>
      <w:r>
        <w:t>, S. N.: Chemical characterization and sources of background aerosols in the eastern Mediterranean, Atmospheric Environment, 324, 120423, https://doi.org/10.1016/j.atmosenv.2024.120423, 2024.</w:t>
      </w:r>
    </w:p>
    <w:p w14:paraId="2A2D97A4" w14:textId="77777777" w:rsidR="00332300" w:rsidRDefault="00332300" w:rsidP="00332300">
      <w:pPr>
        <w:pStyle w:val="Bibliography"/>
      </w:pPr>
      <w:r>
        <w:t xml:space="preserve">Fossum, K. N., Ovadnevaite, J., </w:t>
      </w:r>
      <w:proofErr w:type="spellStart"/>
      <w:r>
        <w:t>Ceburnis</w:t>
      </w:r>
      <w:proofErr w:type="spellEnd"/>
      <w:r>
        <w:t xml:space="preserve">, D., </w:t>
      </w:r>
      <w:proofErr w:type="spellStart"/>
      <w:r>
        <w:t>Dall’Osto</w:t>
      </w:r>
      <w:proofErr w:type="spellEnd"/>
      <w:r>
        <w:t xml:space="preserve">, M., Marullo, S., </w:t>
      </w:r>
      <w:proofErr w:type="spellStart"/>
      <w:r>
        <w:t>Bellacicco</w:t>
      </w:r>
      <w:proofErr w:type="spellEnd"/>
      <w:r>
        <w:t xml:space="preserve">, M., Simó, R., Liu, D., Flynn, M., </w:t>
      </w:r>
      <w:proofErr w:type="spellStart"/>
      <w:r>
        <w:t>Zuend</w:t>
      </w:r>
      <w:proofErr w:type="spellEnd"/>
      <w:r>
        <w:t xml:space="preserve">, A., and O’Dowd, C.: Summertime Primary and Secondary Contributions to Southern </w:t>
      </w:r>
      <w:r>
        <w:lastRenderedPageBreak/>
        <w:t>Ocean Cloud Condensation Nuclei, Sci Rep, 8, 13844, https://doi.org/10.1038/s41598-018-32047-4, 2018.</w:t>
      </w:r>
    </w:p>
    <w:p w14:paraId="321F41E6" w14:textId="77777777" w:rsidR="00332300" w:rsidRDefault="00332300" w:rsidP="00332300">
      <w:pPr>
        <w:pStyle w:val="Bibliography"/>
      </w:pPr>
      <w:r>
        <w:t xml:space="preserve">Fröhlich, R., Crenn, V., </w:t>
      </w:r>
      <w:proofErr w:type="spellStart"/>
      <w:r>
        <w:t>Setyan</w:t>
      </w:r>
      <w:proofErr w:type="spellEnd"/>
      <w:r>
        <w:t xml:space="preserve">, A., Belis, C. A., </w:t>
      </w:r>
      <w:proofErr w:type="spellStart"/>
      <w:r>
        <w:t>Canonaco</w:t>
      </w:r>
      <w:proofErr w:type="spellEnd"/>
      <w:r>
        <w:t xml:space="preserve">, F., Favez, O., </w:t>
      </w:r>
      <w:proofErr w:type="spellStart"/>
      <w:r>
        <w:t>Riffault</w:t>
      </w:r>
      <w:proofErr w:type="spellEnd"/>
      <w:r>
        <w:t xml:space="preserve">, V., Slowik, J. G., Aas, W., </w:t>
      </w:r>
      <w:proofErr w:type="spellStart"/>
      <w:r>
        <w:t>Aijälä</w:t>
      </w:r>
      <w:proofErr w:type="spellEnd"/>
      <w:r>
        <w:t xml:space="preserve">, M., </w:t>
      </w:r>
      <w:proofErr w:type="spellStart"/>
      <w:r>
        <w:t>Alastuey</w:t>
      </w:r>
      <w:proofErr w:type="spellEnd"/>
      <w:r>
        <w:t xml:space="preserve">, A., </w:t>
      </w:r>
      <w:proofErr w:type="spellStart"/>
      <w:r>
        <w:t>Artiñano</w:t>
      </w:r>
      <w:proofErr w:type="spellEnd"/>
      <w:r>
        <w:t xml:space="preserve">, B., Bonnaire, N., Bozzetti, C., Bressi, M., Carbone, C., Coz, E., Croteau, P. L., </w:t>
      </w:r>
      <w:proofErr w:type="spellStart"/>
      <w:r>
        <w:t>Cubison</w:t>
      </w:r>
      <w:proofErr w:type="spellEnd"/>
      <w:r>
        <w:t xml:space="preserve">, M. J., Esser-Gietl, J. K., Green, D. C., Gros, V., Heikkinen, L., Herrmann, H., Jayne, J. T., Lunder, C. R., </w:t>
      </w:r>
      <w:proofErr w:type="spellStart"/>
      <w:r>
        <w:t>Minguillón</w:t>
      </w:r>
      <w:proofErr w:type="spellEnd"/>
      <w:r>
        <w:t xml:space="preserve">, M. C., Močnik, G., O’Dowd, C. D., Ovadnevaite, J., Petralia, E., Poulain, L., Priestman, M., Ripoll, A., Sarda-Estève, R., </w:t>
      </w:r>
      <w:proofErr w:type="spellStart"/>
      <w:r>
        <w:t>Wiedensohler</w:t>
      </w:r>
      <w:proofErr w:type="spellEnd"/>
      <w:r>
        <w:t xml:space="preserve">, A., </w:t>
      </w:r>
      <w:proofErr w:type="spellStart"/>
      <w:r>
        <w:t>Baltensperger</w:t>
      </w:r>
      <w:proofErr w:type="spellEnd"/>
      <w:r>
        <w:t xml:space="preserve">, U., </w:t>
      </w:r>
      <w:proofErr w:type="spellStart"/>
      <w:r>
        <w:t>Sciare</w:t>
      </w:r>
      <w:proofErr w:type="spellEnd"/>
      <w:r>
        <w:t xml:space="preserve">, J., and </w:t>
      </w:r>
      <w:proofErr w:type="spellStart"/>
      <w:r>
        <w:t>Prévôt</w:t>
      </w:r>
      <w:proofErr w:type="spellEnd"/>
      <w:r>
        <w:t>, A. S. H.: ACTRIS ACSM intercomparison – Part 2: Intercomparison of ME-2 organic source apportionment results from 15 individual, co-located aerosol mass spectrometers, Atmos. Meas. Tech., 8, 2555–2576, https://doi.org/10.5194/amt-8-2555-2015, 2015.</w:t>
      </w:r>
    </w:p>
    <w:p w14:paraId="742FEDCB" w14:textId="77777777" w:rsidR="00332300" w:rsidRDefault="00332300" w:rsidP="00332300">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6DC26B65" w14:textId="77777777" w:rsidR="00332300" w:rsidRDefault="00332300" w:rsidP="00332300">
      <w:pPr>
        <w:pStyle w:val="Bibliography"/>
      </w:pPr>
      <w:r>
        <w:t xml:space="preserve">Goldstein, A. H. and </w:t>
      </w:r>
      <w:proofErr w:type="spellStart"/>
      <w:r>
        <w:t>Galbally</w:t>
      </w:r>
      <w:proofErr w:type="spellEnd"/>
      <w:r>
        <w:t>, I. E.: Known and Unexplored Organic Constituents in the Earth’s Atmosphere, Environ. Sci. Technol., 41, 1514–1521, https://doi.org/10.1021/es072476p, 2007.</w:t>
      </w:r>
    </w:p>
    <w:p w14:paraId="569EFC33" w14:textId="77777777" w:rsidR="00332300" w:rsidRDefault="00332300" w:rsidP="00332300">
      <w:pPr>
        <w:pStyle w:val="Bibliography"/>
      </w:pPr>
      <w:r>
        <w:t xml:space="preserve">Grigas, T., Ovadnevaite, J., </w:t>
      </w:r>
      <w:proofErr w:type="spellStart"/>
      <w:r>
        <w:t>Ceburnis</w:t>
      </w:r>
      <w:proofErr w:type="spellEnd"/>
      <w:r>
        <w:t>, D., Moran, E., McGovern, F. M., Jennings, S. G., and O’Dowd, C.: Sophisticated Clean Air Strategies Required to Mitigate Against Particulate Organic Pollution, Sci Rep, 7, 44737, https://doi.org/10.1038/srep44737, 2017.</w:t>
      </w:r>
    </w:p>
    <w:p w14:paraId="2C3E09C5" w14:textId="77777777" w:rsidR="00332300" w:rsidRDefault="00332300" w:rsidP="00332300">
      <w:pPr>
        <w:pStyle w:val="Bibliography"/>
      </w:pPr>
      <w:proofErr w:type="spellStart"/>
      <w:r>
        <w:t>Gryspeerdt</w:t>
      </w:r>
      <w:proofErr w:type="spellEnd"/>
      <w:r>
        <w:t xml:space="preserve">, E., Povey, A. C., Grainger, R. G., </w:t>
      </w:r>
      <w:proofErr w:type="spellStart"/>
      <w:r>
        <w:t>Hasekamp</w:t>
      </w:r>
      <w:proofErr w:type="spellEnd"/>
      <w:r>
        <w:t xml:space="preserve">, O., Hsu, N. C., Mulcahy, J. P., Sayer, A. M., and </w:t>
      </w:r>
      <w:proofErr w:type="spellStart"/>
      <w:r>
        <w:t>Sorooshian</w:t>
      </w:r>
      <w:proofErr w:type="spellEnd"/>
      <w:r>
        <w:t>, A.: Uncertainty in aerosol–cloud radiative forcing is driven by clean conditions, Atmos. Chem. Phys., 23, 4115–4122, https://doi.org/10.5194/acp-23-4115-2023, 2023.</w:t>
      </w:r>
    </w:p>
    <w:p w14:paraId="63098ADA" w14:textId="77777777" w:rsidR="00332300" w:rsidRDefault="00332300" w:rsidP="00332300">
      <w:pPr>
        <w:pStyle w:val="Bibliography"/>
      </w:pPr>
      <w:r>
        <w:t xml:space="preserve">Guo, J., Zhang, J., Yang, K., Liao, H., Zhang, S., Huang, K., </w:t>
      </w:r>
      <w:proofErr w:type="spellStart"/>
      <w:r>
        <w:t>Lv</w:t>
      </w:r>
      <w:proofErr w:type="spellEnd"/>
      <w:r>
        <w:t xml:space="preserve">, Y., Shao, J., Yu, T., Tong, B., Li, J., Su, T., Yim, S. H. L., </w:t>
      </w:r>
      <w:proofErr w:type="spellStart"/>
      <w:r>
        <w:t>Stoffelen</w:t>
      </w:r>
      <w:proofErr w:type="spellEnd"/>
      <w:r>
        <w:t>, A., Zhai, P., and Xu, X.: Investigation of near-global daytime boundary layer height using high-resolution radiosondes: first results and comparison with ERA5, MERRA-2, JRA-55, and NCEP-2 reanalyses, Atmos. Chem. Phys., 21, 17079–17097, https://doi.org/10.5194/acp-21-17079-2021, 2021.</w:t>
      </w:r>
    </w:p>
    <w:p w14:paraId="0020C78F" w14:textId="77777777" w:rsidR="00332300" w:rsidRDefault="00332300" w:rsidP="00332300">
      <w:pPr>
        <w:pStyle w:val="Bibliography"/>
      </w:pPr>
      <w:r>
        <w:t xml:space="preserve">Hallquist, M., Wenger, J. C., </w:t>
      </w:r>
      <w:proofErr w:type="spellStart"/>
      <w:r>
        <w:t>Baltensperger</w:t>
      </w:r>
      <w:proofErr w:type="spellEnd"/>
      <w:r>
        <w:t xml:space="preserve">, U., Rudich, Y., Simpson, D., Claeys, M., Dommen, J., Donahue, N. M., George, C., Goldstein, A. H., Hamilton, J. F., Herrmann, H., Hoffmann, T., Iinuma, Y., Jang, M., Jenkin, M. E., Jimenez, J. L., </w:t>
      </w:r>
      <w:proofErr w:type="spellStart"/>
      <w:r>
        <w:t>Kiendler</w:t>
      </w:r>
      <w:proofErr w:type="spellEnd"/>
      <w:r>
        <w:t xml:space="preserve">-Scharr, A., </w:t>
      </w:r>
      <w:proofErr w:type="spellStart"/>
      <w:r>
        <w:t>Maenhaut</w:t>
      </w:r>
      <w:proofErr w:type="spellEnd"/>
      <w:r>
        <w:t xml:space="preserve">, W., </w:t>
      </w:r>
      <w:proofErr w:type="spellStart"/>
      <w:r>
        <w:t>McFiggans</w:t>
      </w:r>
      <w:proofErr w:type="spellEnd"/>
      <w:r>
        <w:t xml:space="preserve">, G., Mentel, Th. F., Monod, A., </w:t>
      </w:r>
      <w:proofErr w:type="spellStart"/>
      <w:r>
        <w:t>Prévôt</w:t>
      </w:r>
      <w:proofErr w:type="spellEnd"/>
      <w:r>
        <w:t>, A. S. H., Seinfeld, J. H., Surratt, J. D., Szmigielski, R., and Wildt, J.: The formation, properties and impact of secondary organic aerosol: current and emerging issues, Atmos. Chem. Phys., 9, 5155–5236, https://doi.org/10.5194/acp-9-5155-2009, 2009.</w:t>
      </w:r>
    </w:p>
    <w:p w14:paraId="04945DD1" w14:textId="77777777" w:rsidR="00332300" w:rsidRDefault="00332300" w:rsidP="00332300">
      <w:pPr>
        <w:pStyle w:val="Bibliography"/>
      </w:pPr>
      <w:proofErr w:type="spellStart"/>
      <w:r>
        <w:t>Hátún</w:t>
      </w:r>
      <w:proofErr w:type="spellEnd"/>
      <w:r>
        <w:t xml:space="preserve">, H., Lohmann, K., Matei, D., Jungclaus, J. H., </w:t>
      </w:r>
      <w:proofErr w:type="spellStart"/>
      <w:r>
        <w:t>Pacariz</w:t>
      </w:r>
      <w:proofErr w:type="spellEnd"/>
      <w:r>
        <w:t>, S., Bersch, M., Gislason, A., Ólafsson, J., and Reid, P. C.: An inflated subpolar gyre blows life toward the northeastern Atlantic, Progress in Oceanography, 147, 49–66, https://doi.org/10.1016/j.pocean.2016.07.009, 2016.</w:t>
      </w:r>
    </w:p>
    <w:p w14:paraId="4ADFDC7D" w14:textId="77777777" w:rsidR="00332300" w:rsidRDefault="00332300" w:rsidP="00332300">
      <w:pPr>
        <w:pStyle w:val="Bibliography"/>
      </w:pPr>
      <w:r>
        <w:t xml:space="preserve">Håvik, L. and Våge, K.: Wind‐Driven Coastal Upwelling and Downwelling in the </w:t>
      </w:r>
      <w:proofErr w:type="spellStart"/>
      <w:r>
        <w:t>Shelfbreak</w:t>
      </w:r>
      <w:proofErr w:type="spellEnd"/>
      <w:r>
        <w:t xml:space="preserve"> East Greenland Current, JGR Oceans, 123, 6106–6115, https://doi.org/10.1029/2018JC014273, 2018.</w:t>
      </w:r>
    </w:p>
    <w:p w14:paraId="091A8D27" w14:textId="77777777" w:rsidR="00332300" w:rsidRDefault="00332300" w:rsidP="00332300">
      <w:pPr>
        <w:pStyle w:val="Bibliography"/>
      </w:pPr>
      <w:r>
        <w:t xml:space="preserve">Heald, C. L., Kroll, J. H., Jimenez, J. L., Docherty, K. S., DeCarlo, P. F., Aiken, A. C., Chen, Q., Martin, S. T., Farmer, D. K., and </w:t>
      </w:r>
      <w:proofErr w:type="spellStart"/>
      <w:r>
        <w:t>Artaxo</w:t>
      </w:r>
      <w:proofErr w:type="spellEnd"/>
      <w:r>
        <w:t xml:space="preserve">, P.: A simplified description of the evolution of organic aerosol composition in the atmosphere: VAN KREVELEN DIAGRAM OF ORGANIC AEROSOL, </w:t>
      </w:r>
      <w:proofErr w:type="spellStart"/>
      <w:r>
        <w:t>Geophys</w:t>
      </w:r>
      <w:proofErr w:type="spellEnd"/>
      <w:r>
        <w:t>. Res. Lett., 37, https://doi.org/10.1029/2010GL042737, 2010.</w:t>
      </w:r>
    </w:p>
    <w:p w14:paraId="5AA5C76A" w14:textId="77777777" w:rsidR="00332300" w:rsidRDefault="00332300" w:rsidP="00332300">
      <w:pPr>
        <w:pStyle w:val="Bibliography"/>
      </w:pPr>
      <w:r>
        <w:lastRenderedPageBreak/>
        <w:t xml:space="preserve">Hodshire, A. L., Campuzano-Jost, P., </w:t>
      </w:r>
      <w:proofErr w:type="spellStart"/>
      <w:r>
        <w:t>Kodros</w:t>
      </w:r>
      <w:proofErr w:type="spellEnd"/>
      <w:r>
        <w:t>, J. K., Croft, B., Nault, B. A., Schroder, J. C., Jimenez, J. L., and Pierce, J. R.: The potential role of methanesulfonic acid (MSA) in aerosol formation and growth and the associated radiative forcings, Atmos. Chem. Phys., 19, 3137–3160, https://doi.org/10.5194/acp-19-3137-2019, 2019.</w:t>
      </w:r>
    </w:p>
    <w:p w14:paraId="24E01AD5" w14:textId="77777777" w:rsidR="00332300" w:rsidRDefault="00332300" w:rsidP="00332300">
      <w:pPr>
        <w:pStyle w:val="Bibliography"/>
      </w:pPr>
      <w:r>
        <w:t xml:space="preserve">Holland, M. M., Louchart, A., Artigas, L. F., </w:t>
      </w:r>
      <w:proofErr w:type="spellStart"/>
      <w:r>
        <w:t>Ostle</w:t>
      </w:r>
      <w:proofErr w:type="spellEnd"/>
      <w:r>
        <w:t xml:space="preserve">, C., Atkinson, A., </w:t>
      </w:r>
      <w:proofErr w:type="spellStart"/>
      <w:r>
        <w:t>Rombouts</w:t>
      </w:r>
      <w:proofErr w:type="spellEnd"/>
      <w:r>
        <w:t xml:space="preserve">, I., Graves, C. A., Devlin, M., Heyden, B., </w:t>
      </w:r>
      <w:proofErr w:type="spellStart"/>
      <w:r>
        <w:t>Machairopoulou</w:t>
      </w:r>
      <w:proofErr w:type="spellEnd"/>
      <w:r>
        <w:t xml:space="preserve">, M., Bresnan, E., Schilder, J., Jakobsen, H. H., Lloyd-Hartley, H., Tett, P., Best, M., </w:t>
      </w:r>
      <w:proofErr w:type="spellStart"/>
      <w:r>
        <w:t>Goberville</w:t>
      </w:r>
      <w:proofErr w:type="spellEnd"/>
      <w:r>
        <w:t>, E., and McQuatters-Gollop, A.: Major declines in NE Atlantic plankton contrast with more stable populations in the rapidly warming North Sea, Science of The Total Environment, 898, 165505, https://doi.org/10.1016/j.scitotenv.2023.165505, 2023.</w:t>
      </w:r>
    </w:p>
    <w:p w14:paraId="44721161" w14:textId="77777777" w:rsidR="00332300" w:rsidRDefault="00332300" w:rsidP="00332300">
      <w:pPr>
        <w:pStyle w:val="Bibliography"/>
      </w:pPr>
      <w:r>
        <w:t xml:space="preserve">Hu, W. W., Campuzano-Jost, P., Palm, B. B., Day, D. A., Ortega, A. M., Hayes, P. L., </w:t>
      </w:r>
      <w:proofErr w:type="spellStart"/>
      <w:r>
        <w:t>Krechmer</w:t>
      </w:r>
      <w:proofErr w:type="spellEnd"/>
      <w:r>
        <w:t xml:space="preserve">, J. E., Chen, Q., Kuwata, M., Liu, Y. J., de Sá, S. S., McKinney, K., Martin, S. T., Hu, M., </w:t>
      </w:r>
      <w:proofErr w:type="spellStart"/>
      <w:r>
        <w:t>Budisulistiorini</w:t>
      </w:r>
      <w:proofErr w:type="spellEnd"/>
      <w:r>
        <w:t xml:space="preserve">, S. H., Riva, M., Surratt, J. D., St. Clair, J. M., Isaacman-Van Wertz, G., Yee, L. D., Goldstein, A. H., Carbone, S., Brito, J., </w:t>
      </w:r>
      <w:proofErr w:type="spellStart"/>
      <w:r>
        <w:t>Artaxo</w:t>
      </w:r>
      <w:proofErr w:type="spellEnd"/>
      <w:r>
        <w:t xml:space="preserve">, P., de Gouw, J. A., Koss, A., </w:t>
      </w:r>
      <w:proofErr w:type="spellStart"/>
      <w:r>
        <w:t>Wisthaler</w:t>
      </w:r>
      <w:proofErr w:type="spellEnd"/>
      <w:r>
        <w:t xml:space="preserve">, A., </w:t>
      </w:r>
      <w:proofErr w:type="spellStart"/>
      <w:r>
        <w:t>Mikoviny</w:t>
      </w:r>
      <w:proofErr w:type="spellEnd"/>
      <w:r>
        <w:t xml:space="preserve">, T., Karl, T., Kaser, L., Jud, W., Hansel, A., Docherty, K. S., Alexander, M. L., Robinson, N. H., Coe, H., Allan, J. D., Canagaratna, M. R., </w:t>
      </w:r>
      <w:proofErr w:type="spellStart"/>
      <w:r>
        <w:t>Paulot</w:t>
      </w:r>
      <w:proofErr w:type="spellEnd"/>
      <w:r>
        <w:t xml:space="preserve">, F., and Jimenez, J. L.: Characterization of a real-time tracer for isoprene </w:t>
      </w:r>
      <w:proofErr w:type="spellStart"/>
      <w:r>
        <w:t>epoxydiols</w:t>
      </w:r>
      <w:proofErr w:type="spellEnd"/>
      <w:r>
        <w:t>-derived secondary organic aerosol (IEPOX-SOA) from aerosol mass spectrometer measurements, Atmos. Chem. Phys., 15, 11807–11833, https://doi.org/10.5194/acp-15-11807-2015, 2015.</w:t>
      </w:r>
    </w:p>
    <w:p w14:paraId="67119253" w14:textId="77777777" w:rsidR="00332300" w:rsidRDefault="00332300" w:rsidP="00332300">
      <w:pPr>
        <w:pStyle w:val="Bibliography"/>
      </w:pPr>
      <w:r>
        <w:t xml:space="preserve">Huang, S., Wu, Z., Poulain, L., van </w:t>
      </w:r>
      <w:proofErr w:type="spellStart"/>
      <w:r>
        <w:t>Pinxteren</w:t>
      </w:r>
      <w:proofErr w:type="spellEnd"/>
      <w:r>
        <w:t xml:space="preserve">, M., Merkel, M., Assmann, D., Herrmann, H., and </w:t>
      </w:r>
      <w:proofErr w:type="spellStart"/>
      <w:r>
        <w:t>Wiedensohler</w:t>
      </w:r>
      <w:proofErr w:type="spellEnd"/>
      <w:r>
        <w:t>, A.: Source apportionment of the organic aerosol over the Atlantic Ocean from 53° N to 53° S: significant contributions from marine emissions and long-range transport, Atmos. Chem. Phys., 18, 18043–18062, https://doi.org/10.5194/acp-18-18043-2018, 2018.</w:t>
      </w:r>
    </w:p>
    <w:p w14:paraId="28275D0F" w14:textId="77777777" w:rsidR="00332300" w:rsidRDefault="00332300" w:rsidP="00332300">
      <w:pPr>
        <w:pStyle w:val="Bibliography"/>
      </w:pPr>
      <w:r>
        <w:t xml:space="preserve">Huffman, J. A., Jayne, J. T., </w:t>
      </w:r>
      <w:proofErr w:type="spellStart"/>
      <w:r>
        <w:t>Drewnick</w:t>
      </w:r>
      <w:proofErr w:type="spellEnd"/>
      <w:r>
        <w:t xml:space="preserve">, F., Aiken, A. C., Onasch, T., Worsnop, D. R., and Jimenez, J. L.: Design, </w:t>
      </w:r>
      <w:proofErr w:type="spellStart"/>
      <w:r>
        <w:t>Modeling</w:t>
      </w:r>
      <w:proofErr w:type="spellEnd"/>
      <w:r>
        <w:t>, Optimization, and Experimental Tests of a Particle Beam Width Probe for the Aerodyne Aerosol Mass Spectrometer, Aerosol Science and Technology, 39, 1143–1163, https://doi.org/10.1080/02786820500423782, 2005.</w:t>
      </w:r>
    </w:p>
    <w:p w14:paraId="0929D94D" w14:textId="77777777" w:rsidR="00332300" w:rsidRDefault="00332300" w:rsidP="00332300">
      <w:pPr>
        <w:pStyle w:val="Bibliography"/>
      </w:pPr>
      <w:r>
        <w:t xml:space="preserve">Jang, J., Park, J., Park, J., Yoon, Y. J., </w:t>
      </w:r>
      <w:proofErr w:type="spellStart"/>
      <w:r>
        <w:t>Dall&amp;</w:t>
      </w:r>
      <w:proofErr w:type="gramStart"/>
      <w:r>
        <w:t>apos;Osto</w:t>
      </w:r>
      <w:proofErr w:type="spellEnd"/>
      <w:proofErr w:type="gramEnd"/>
      <w:r>
        <w:t>, M. s., Park, K.-T., Jang, E., Lee, J., Cho, K. H., and Lee, B. Y.: Ocean-Atmosphere Interactions: Different Organic Components Across Pacific and Southern Oceans, SSRN Journal, https://doi.org/10.2139/ssrn.4290253, 2022.</w:t>
      </w:r>
    </w:p>
    <w:p w14:paraId="25821213" w14:textId="77777777" w:rsidR="00332300" w:rsidRDefault="00332300" w:rsidP="00332300">
      <w:pPr>
        <w:pStyle w:val="Bibliography"/>
      </w:pPr>
      <w:r>
        <w:t xml:space="preserve">Jimenez, J. L., Canagaratna, M. R., Donahue, N. M., Prevot, A. S. H., Zhang, Q., Kroll, J. H., DeCarlo, P. F., Allan, J. D., Coe, H., Ng, N. L., Aiken, A. C., Docherty, K. S., Ulbrich, I. M., Grieshop, A. P., Robinson, A. L., </w:t>
      </w:r>
      <w:proofErr w:type="spellStart"/>
      <w:r>
        <w:t>Duplissy</w:t>
      </w:r>
      <w:proofErr w:type="spellEnd"/>
      <w:r>
        <w:t xml:space="preserve">, J., Smith, J. D., Wilson, K. R., Lanz, V. A., </w:t>
      </w:r>
      <w:proofErr w:type="spellStart"/>
      <w:r>
        <w:t>Hueglin</w:t>
      </w:r>
      <w:proofErr w:type="spellEnd"/>
      <w:r>
        <w:t xml:space="preserve">, C., Sun, Y. L., Tian, J., Laaksonen, A., Raatikainen, T., Rautiainen, J., </w:t>
      </w:r>
      <w:proofErr w:type="spellStart"/>
      <w:r>
        <w:t>Vaattovaara</w:t>
      </w:r>
      <w:proofErr w:type="spellEnd"/>
      <w:r>
        <w:t xml:space="preserve">, P., Ehn, M., Kulmala, M., Tomlinson, J. M., Collins, D. R., </w:t>
      </w:r>
      <w:proofErr w:type="spellStart"/>
      <w:r>
        <w:t>Cubison</w:t>
      </w:r>
      <w:proofErr w:type="spellEnd"/>
      <w:r>
        <w:t xml:space="preserve">, M. J., E., Dunlea, J., Huffman, J. A., Onasch, T. B., </w:t>
      </w:r>
      <w:proofErr w:type="spellStart"/>
      <w:r>
        <w:t>Alfarra</w:t>
      </w:r>
      <w:proofErr w:type="spellEnd"/>
      <w:r>
        <w:t xml:space="preserve">, M. R., Williams, P. I., Bower, K., Kondo, Y., Schneider, J., </w:t>
      </w:r>
      <w:proofErr w:type="spellStart"/>
      <w:r>
        <w:t>Drewnick</w:t>
      </w:r>
      <w:proofErr w:type="spellEnd"/>
      <w:r>
        <w:t xml:space="preserve">, F., Borrmann, S., Weimer, S., Demerjian, K., Salcedo, D., Cottrell, L., Griffin, R., Takami, A., Miyoshi, T., Hatakeyama, S., Shimono, A., Sun, J. Y., Zhang, Y. M., </w:t>
      </w:r>
      <w:proofErr w:type="spellStart"/>
      <w:r>
        <w:t>Dzepina</w:t>
      </w:r>
      <w:proofErr w:type="spellEnd"/>
      <w:r>
        <w:t xml:space="preserve">, K., Kimmel, J. R., Sueper, D., Jayne, J. T., Herndon, S. C., Trimborn, A. M., Williams, L. R., Wood, E. C., Middlebrook, A. M., Kolb, C. E., </w:t>
      </w:r>
      <w:proofErr w:type="spellStart"/>
      <w:r>
        <w:t>Baltensperger</w:t>
      </w:r>
      <w:proofErr w:type="spellEnd"/>
      <w:r>
        <w:t>, U., and Worsnop, D. R.: Evolution of Organic Aerosols in the Atmosphere, Science, 326, 1525–1529, https://doi.org/10.1126/science.1180353, 2009.</w:t>
      </w:r>
    </w:p>
    <w:p w14:paraId="09FC3819" w14:textId="77777777" w:rsidR="00332300" w:rsidRDefault="00332300" w:rsidP="00332300">
      <w:pPr>
        <w:pStyle w:val="Bibliography"/>
      </w:pPr>
      <w:proofErr w:type="spellStart"/>
      <w:r>
        <w:t>Kahnert</w:t>
      </w:r>
      <w:proofErr w:type="spellEnd"/>
      <w:r>
        <w:t xml:space="preserve">, M. and </w:t>
      </w:r>
      <w:proofErr w:type="spellStart"/>
      <w:r>
        <w:t>Kanngießer</w:t>
      </w:r>
      <w:proofErr w:type="spellEnd"/>
      <w:r>
        <w:t>, F.: Optical properties of marine aerosol: modelling the transition from dry, irregularly shaped crystals to brine-coated, dissolving salt particles, Journal of Quantitative Spectroscopy and Radiative Transfer, 295, 108408, https://doi.org/10.1016/j.jqsrt.2022.108408, 2023.</w:t>
      </w:r>
    </w:p>
    <w:p w14:paraId="2C00DEB7" w14:textId="77777777" w:rsidR="00332300" w:rsidRDefault="00332300" w:rsidP="00332300">
      <w:pPr>
        <w:pStyle w:val="Bibliography"/>
      </w:pPr>
      <w:r>
        <w:lastRenderedPageBreak/>
        <w:t xml:space="preserve">Karl, M., Leck, C., Coz, E., and </w:t>
      </w:r>
      <w:proofErr w:type="spellStart"/>
      <w:r>
        <w:t>Heintzenberg</w:t>
      </w:r>
      <w:proofErr w:type="spellEnd"/>
      <w:r>
        <w:t xml:space="preserve">, J.: Marine nanogels as a source of atmospheric nanoparticles in the high Arctic, </w:t>
      </w:r>
      <w:proofErr w:type="spellStart"/>
      <w:r>
        <w:t>Geophys</w:t>
      </w:r>
      <w:proofErr w:type="spellEnd"/>
      <w:r>
        <w:t>. Res. Lett., 40, 3738–3743, https://doi.org/10.1002/grl.50661, 2013.</w:t>
      </w:r>
    </w:p>
    <w:p w14:paraId="386CDED5" w14:textId="77777777" w:rsidR="00332300" w:rsidRDefault="00332300" w:rsidP="00332300">
      <w:pPr>
        <w:pStyle w:val="Bibliography"/>
      </w:pPr>
      <w:r>
        <w:t xml:space="preserve">Kawamura, K. and </w:t>
      </w:r>
      <w:proofErr w:type="spellStart"/>
      <w:r>
        <w:t>Bikkina</w:t>
      </w:r>
      <w:proofErr w:type="spellEnd"/>
      <w:r>
        <w:t>, S.: A review of dicarboxylic acids and related compounds in atmospheric aerosols: Molecular distributions, sources and transformation, Atmospheric Research, 170, 140–160, https://doi.org/10.1016/j.atmosres.2015.11.018, 2016.</w:t>
      </w:r>
    </w:p>
    <w:p w14:paraId="43AD6EBD" w14:textId="77777777" w:rsidR="00332300" w:rsidRDefault="00332300" w:rsidP="00332300">
      <w:pPr>
        <w:pStyle w:val="Bibliography"/>
      </w:pPr>
      <w:r>
        <w:t xml:space="preserve">Kirkby, J., </w:t>
      </w:r>
      <w:proofErr w:type="spellStart"/>
      <w:r>
        <w:t>Duplissy</w:t>
      </w:r>
      <w:proofErr w:type="spellEnd"/>
      <w:r>
        <w:t xml:space="preserve">, J., Sengupta, K., Frege, C., Gordon, H., Williamson, C., </w:t>
      </w:r>
      <w:proofErr w:type="spellStart"/>
      <w:r>
        <w:t>Heinritzi</w:t>
      </w:r>
      <w:proofErr w:type="spellEnd"/>
      <w:r>
        <w:t xml:space="preserve">, M., Simon, M., Yan, C., Almeida, J., </w:t>
      </w:r>
      <w:proofErr w:type="spellStart"/>
      <w:r>
        <w:t>Tröstl</w:t>
      </w:r>
      <w:proofErr w:type="spellEnd"/>
      <w:r>
        <w:t xml:space="preserve">, J., Nieminen, T., Ortega, I. K., Wagner, R., Adamov, A., Amorim, A., Bernhammer, A.-K., Bianchi, F., </w:t>
      </w:r>
      <w:proofErr w:type="spellStart"/>
      <w:r>
        <w:t>Breitenlechner</w:t>
      </w:r>
      <w:proofErr w:type="spellEnd"/>
      <w:r>
        <w:t xml:space="preserve">, M., </w:t>
      </w:r>
      <w:proofErr w:type="spellStart"/>
      <w:r>
        <w:t>Brilke</w:t>
      </w:r>
      <w:proofErr w:type="spellEnd"/>
      <w:r>
        <w:t xml:space="preserve">, S., Chen, X., Craven, J., Dias, A., Ehrhart, S., </w:t>
      </w:r>
      <w:proofErr w:type="spellStart"/>
      <w:r>
        <w:t>Flagan</w:t>
      </w:r>
      <w:proofErr w:type="spellEnd"/>
      <w:r>
        <w:t xml:space="preserve">, R. C., Franchin, A., Fuchs, C., Guida, R., Hakala, J., Hoyle, C. R., Jokinen, T., </w:t>
      </w:r>
      <w:proofErr w:type="spellStart"/>
      <w:r>
        <w:t>Junninen</w:t>
      </w:r>
      <w:proofErr w:type="spellEnd"/>
      <w:r>
        <w:t xml:space="preserve">, H., </w:t>
      </w:r>
      <w:proofErr w:type="spellStart"/>
      <w:r>
        <w:t>Kangasluoma</w:t>
      </w:r>
      <w:proofErr w:type="spellEnd"/>
      <w:r>
        <w:t xml:space="preserve">, J., Kim, J., Krapf, M., </w:t>
      </w:r>
      <w:proofErr w:type="spellStart"/>
      <w:r>
        <w:t>Kürten</w:t>
      </w:r>
      <w:proofErr w:type="spellEnd"/>
      <w:r>
        <w:t xml:space="preserve">, A., Laaksonen, A., </w:t>
      </w:r>
      <w:proofErr w:type="spellStart"/>
      <w:r>
        <w:t>Lehtipalo</w:t>
      </w:r>
      <w:proofErr w:type="spellEnd"/>
      <w:r>
        <w:t xml:space="preserve">, K., Makhmutov, V., Mathot, S., Molteni, U., </w:t>
      </w:r>
      <w:proofErr w:type="spellStart"/>
      <w:r>
        <w:t>Onnela</w:t>
      </w:r>
      <w:proofErr w:type="spellEnd"/>
      <w:r>
        <w:t xml:space="preserve">, A., </w:t>
      </w:r>
      <w:proofErr w:type="spellStart"/>
      <w:r>
        <w:t>Peräkylä</w:t>
      </w:r>
      <w:proofErr w:type="spellEnd"/>
      <w:r>
        <w:t xml:space="preserve">, O., Piel, F., </w:t>
      </w:r>
      <w:proofErr w:type="spellStart"/>
      <w:r>
        <w:t>Petäjä</w:t>
      </w:r>
      <w:proofErr w:type="spellEnd"/>
      <w:r>
        <w:t xml:space="preserve">, T., </w:t>
      </w:r>
      <w:proofErr w:type="spellStart"/>
      <w:r>
        <w:t>Praplan</w:t>
      </w:r>
      <w:proofErr w:type="spellEnd"/>
      <w:r>
        <w:t xml:space="preserve">, A. P., Pringle, K., Rap, A., Richards, N. A. D., </w:t>
      </w:r>
      <w:proofErr w:type="spellStart"/>
      <w:r>
        <w:t>Riipinen</w:t>
      </w:r>
      <w:proofErr w:type="spellEnd"/>
      <w:r>
        <w:t xml:space="preserve">, I., Rissanen, M. P., Rondo, L., </w:t>
      </w:r>
      <w:proofErr w:type="spellStart"/>
      <w:r>
        <w:t>Sarnela</w:t>
      </w:r>
      <w:proofErr w:type="spellEnd"/>
      <w:r>
        <w:t xml:space="preserve">, N., </w:t>
      </w:r>
      <w:proofErr w:type="spellStart"/>
      <w:r>
        <w:t>Schobesberger</w:t>
      </w:r>
      <w:proofErr w:type="spellEnd"/>
      <w:r>
        <w:t xml:space="preserve">, S., Scott, C. E., Seinfeld, J. H., Sipilä, M., Steiner, G., </w:t>
      </w:r>
      <w:proofErr w:type="spellStart"/>
      <w:r>
        <w:t>Stozhkov</w:t>
      </w:r>
      <w:proofErr w:type="spellEnd"/>
      <w:r>
        <w:t xml:space="preserve">, Y., Stratmann, F., Tomé, A., Virtanen, A., Vogel, A. L., Wagner, A. C., Wagner, P. E., Weingartner, E., Wimmer, D., Winkler, P. M., Ye, P., Zhang, X., Hansel, A., Dommen, J., Donahue, N. M., Worsnop, D. R., </w:t>
      </w:r>
      <w:proofErr w:type="spellStart"/>
      <w:r>
        <w:t>Baltensperger</w:t>
      </w:r>
      <w:proofErr w:type="spellEnd"/>
      <w:r>
        <w:t xml:space="preserve">, U., Kulmala, M., </w:t>
      </w:r>
      <w:proofErr w:type="spellStart"/>
      <w:r>
        <w:t>Carslaw</w:t>
      </w:r>
      <w:proofErr w:type="spellEnd"/>
      <w:r>
        <w:t>, K. S., and Curtius, J.: Ion-induced nucleation of pure biogenic particles, Nature, 533, 521–526, https://doi.org/10.1038/nature17953, 2016.</w:t>
      </w:r>
    </w:p>
    <w:p w14:paraId="6F7E2EEF" w14:textId="77777777" w:rsidR="00332300" w:rsidRDefault="00332300" w:rsidP="00332300">
      <w:pPr>
        <w:pStyle w:val="Bibliography"/>
      </w:pPr>
      <w:proofErr w:type="spellStart"/>
      <w:r>
        <w:t>Kołodziejczyk</w:t>
      </w:r>
      <w:proofErr w:type="spellEnd"/>
      <w:r>
        <w:t xml:space="preserve">, A., </w:t>
      </w:r>
      <w:proofErr w:type="spellStart"/>
      <w:r>
        <w:t>Pyrcz</w:t>
      </w:r>
      <w:proofErr w:type="spellEnd"/>
      <w:r>
        <w:t xml:space="preserve">, P., </w:t>
      </w:r>
      <w:proofErr w:type="spellStart"/>
      <w:r>
        <w:t>Pobudkowska</w:t>
      </w:r>
      <w:proofErr w:type="spellEnd"/>
      <w:r>
        <w:t xml:space="preserve">, A., </w:t>
      </w:r>
      <w:proofErr w:type="spellStart"/>
      <w:r>
        <w:t>Błaziak</w:t>
      </w:r>
      <w:proofErr w:type="spellEnd"/>
      <w:r>
        <w:t xml:space="preserve">, K., and Szmigielski, R.: Physicochemical Properties of </w:t>
      </w:r>
      <w:proofErr w:type="spellStart"/>
      <w:r>
        <w:t>Pinic</w:t>
      </w:r>
      <w:proofErr w:type="spellEnd"/>
      <w:r>
        <w:t xml:space="preserve">, Pinonic, </w:t>
      </w:r>
      <w:proofErr w:type="spellStart"/>
      <w:r>
        <w:t>Norpinic</w:t>
      </w:r>
      <w:proofErr w:type="spellEnd"/>
      <w:r>
        <w:t xml:space="preserve">, and </w:t>
      </w:r>
      <w:proofErr w:type="spellStart"/>
      <w:r>
        <w:t>Norpinonic</w:t>
      </w:r>
      <w:proofErr w:type="spellEnd"/>
      <w:r>
        <w:t xml:space="preserve"> Acids as Relevant α-Pinene Oxidation Products, J. Phys. Chem. B, 123, 8261–8267, https://doi.org/10.1021/acs.jpcb.9b05211, 2019.</w:t>
      </w:r>
    </w:p>
    <w:p w14:paraId="56DB84B4" w14:textId="77777777" w:rsidR="00332300" w:rsidRDefault="00332300" w:rsidP="00332300">
      <w:pPr>
        <w:pStyle w:val="Bibliography"/>
      </w:pPr>
      <w:proofErr w:type="spellStart"/>
      <w:r>
        <w:t>Koteska</w:t>
      </w:r>
      <w:proofErr w:type="spellEnd"/>
      <w:r>
        <w:t>, D., Sanchez Garcia, S., Wagner-</w:t>
      </w:r>
      <w:proofErr w:type="spellStart"/>
      <w:r>
        <w:t>Döbler</w:t>
      </w:r>
      <w:proofErr w:type="spellEnd"/>
      <w:r>
        <w:t xml:space="preserve">, I., and Schulz, S.: Identification of Volatiles of the Dinoflagellate </w:t>
      </w:r>
      <w:proofErr w:type="spellStart"/>
      <w:r>
        <w:t>Prorocentrum</w:t>
      </w:r>
      <w:proofErr w:type="spellEnd"/>
      <w:r>
        <w:t xml:space="preserve"> </w:t>
      </w:r>
      <w:proofErr w:type="spellStart"/>
      <w:r>
        <w:t>cordatum</w:t>
      </w:r>
      <w:proofErr w:type="spellEnd"/>
      <w:r>
        <w:t>, Marine Drugs, 20, 371, https://doi.org/10.3390/md20060371, 2022.</w:t>
      </w:r>
    </w:p>
    <w:p w14:paraId="3E7ECD39" w14:textId="77777777" w:rsidR="00332300" w:rsidRDefault="00332300" w:rsidP="00332300">
      <w:pPr>
        <w:pStyle w:val="Bibliography"/>
      </w:pPr>
      <w:r>
        <w:t xml:space="preserve">Kroll, J. A., Frandsen, B. N., </w:t>
      </w:r>
      <w:proofErr w:type="spellStart"/>
      <w:r>
        <w:t>Kjaergaard</w:t>
      </w:r>
      <w:proofErr w:type="spellEnd"/>
      <w:r>
        <w:t xml:space="preserve">, H. G., and Vaida, V.: Atmospheric Hydroxyl Radical Source: Reaction of Triplet SO </w:t>
      </w:r>
      <w:r>
        <w:rPr>
          <w:vertAlign w:val="subscript"/>
        </w:rPr>
        <w:t>2</w:t>
      </w:r>
      <w:r>
        <w:t xml:space="preserve"> and Water, J. Phys. Chem. A, 122, 4465–4469, https://doi.org/10.1021/acs.jpca.8b03524, 2018.</w:t>
      </w:r>
    </w:p>
    <w:p w14:paraId="2193E9C3" w14:textId="77777777" w:rsidR="00332300" w:rsidRDefault="00332300" w:rsidP="00332300">
      <w:pPr>
        <w:pStyle w:val="Bibliography"/>
      </w:pPr>
      <w:r>
        <w:t xml:space="preserve">Landwehr, S., Volpi, M., Haumann, F. A., Robinson, C. M., </w:t>
      </w:r>
      <w:proofErr w:type="spellStart"/>
      <w:r>
        <w:t>Thurnherr</w:t>
      </w:r>
      <w:proofErr w:type="spellEnd"/>
      <w:r>
        <w:t xml:space="preserve">, I., Ferracci, V., Baccarini, A., Thomas, J., </w:t>
      </w:r>
      <w:proofErr w:type="spellStart"/>
      <w:r>
        <w:t>Gorodetskaya</w:t>
      </w:r>
      <w:proofErr w:type="spellEnd"/>
      <w:r>
        <w:t xml:space="preserve">, I., </w:t>
      </w:r>
      <w:proofErr w:type="spellStart"/>
      <w:r>
        <w:t>Tatzelt</w:t>
      </w:r>
      <w:proofErr w:type="spellEnd"/>
      <w:r>
        <w:t xml:space="preserve">, C., Henning, S., Modini, R. L., Forrer, H. J., Lin, Y., Cassar, N., Simó, R., Hassler, C., </w:t>
      </w:r>
      <w:proofErr w:type="spellStart"/>
      <w:r>
        <w:t>Moallemi</w:t>
      </w:r>
      <w:proofErr w:type="spellEnd"/>
      <w:r>
        <w:t xml:space="preserve">, A., Fawcett, S. E., Harris, N., Airs, R., </w:t>
      </w:r>
      <w:proofErr w:type="spellStart"/>
      <w:r>
        <w:t>Derkani</w:t>
      </w:r>
      <w:proofErr w:type="spellEnd"/>
      <w:r>
        <w:t xml:space="preserve">, M. H., </w:t>
      </w:r>
      <w:proofErr w:type="spellStart"/>
      <w:r>
        <w:t>Alberello</w:t>
      </w:r>
      <w:proofErr w:type="spellEnd"/>
      <w:r>
        <w:t xml:space="preserve">, A., Toffoli, A., Chen, G., Rodríguez-Ros, P., </w:t>
      </w:r>
      <w:proofErr w:type="spellStart"/>
      <w:r>
        <w:t>Zamanillo</w:t>
      </w:r>
      <w:proofErr w:type="spellEnd"/>
      <w:r>
        <w:t>, M., Cortés-</w:t>
      </w:r>
      <w:proofErr w:type="spellStart"/>
      <w:r>
        <w:t>Greus</w:t>
      </w:r>
      <w:proofErr w:type="spellEnd"/>
      <w:r>
        <w:t xml:space="preserve">, P., Xue, L., Bolas, C. G., Leonard, K. C., Perez-Cruz, F., Walton, D., and Schmale, J.: Exploring the coupled ocean and atmosphere system with a data science approach applied to observations from the Antarctic Circumnavigation Expedition, Earth Syst. </w:t>
      </w:r>
      <w:proofErr w:type="spellStart"/>
      <w:r>
        <w:t>Dynam</w:t>
      </w:r>
      <w:proofErr w:type="spellEnd"/>
      <w:r>
        <w:t>., 12, 1295–1369, https://doi.org/10.5194/esd-12-1295-2021, 2021.</w:t>
      </w:r>
    </w:p>
    <w:p w14:paraId="427BA074" w14:textId="77777777" w:rsidR="00332300" w:rsidRDefault="00332300" w:rsidP="00332300">
      <w:pPr>
        <w:pStyle w:val="Bibliography"/>
      </w:pPr>
      <w:r>
        <w:t xml:space="preserve">Laskin, A., Laskin, J., and </w:t>
      </w:r>
      <w:proofErr w:type="spellStart"/>
      <w:r>
        <w:t>Nizkorodov</w:t>
      </w:r>
      <w:proofErr w:type="spellEnd"/>
      <w:r>
        <w:t>, S. A.: Mass spectrometric approaches for chemical characterisation of atmospheric aerosols: critical review of the most recent advances, Environ. Chem., 9, 163, https://doi.org/10.1071/EN12052, 2012.</w:t>
      </w:r>
    </w:p>
    <w:p w14:paraId="1BC747FA" w14:textId="77777777" w:rsidR="00332300" w:rsidRDefault="00332300" w:rsidP="00332300">
      <w:pPr>
        <w:pStyle w:val="Bibliography"/>
      </w:pPr>
      <w:r>
        <w:t xml:space="preserve">Lawler, M. J., Schill, G. P., Brock, C. A., Froyd, K. D., Williamson, C., </w:t>
      </w:r>
      <w:proofErr w:type="spellStart"/>
      <w:r>
        <w:t>Kupc</w:t>
      </w:r>
      <w:proofErr w:type="spellEnd"/>
      <w:r>
        <w:t>, A., and Murphy, D. M.: Sea Spray Aerosol Over the Remote Oceans Has Low Organic Content, AGU Advances, 5, e2024AV001215, https://doi.org/10.1029/2024AV001215, 2024.</w:t>
      </w:r>
    </w:p>
    <w:p w14:paraId="47210063" w14:textId="77777777" w:rsidR="00332300" w:rsidRDefault="00332300" w:rsidP="00332300">
      <w:pPr>
        <w:pStyle w:val="Bibliography"/>
      </w:pPr>
      <w:r>
        <w:t xml:space="preserve">Lee, H. D., Morris, H. S., </w:t>
      </w:r>
      <w:proofErr w:type="spellStart"/>
      <w:r>
        <w:t>Laskina</w:t>
      </w:r>
      <w:proofErr w:type="spellEnd"/>
      <w:r>
        <w:t xml:space="preserve">, O., Sultana, C. M., Lee, C., Jayarathne, T., Cox, J. L., Wang, X., Hasenecz, E. S., DeMott, P. J., Bertram, T. H., Cappa, C. D., Stone, E. A., Prather, K. A., </w:t>
      </w:r>
      <w:proofErr w:type="spellStart"/>
      <w:r>
        <w:t>Grassian</w:t>
      </w:r>
      <w:proofErr w:type="spellEnd"/>
      <w:r>
        <w:t xml:space="preserve">, V. H., and </w:t>
      </w:r>
      <w:proofErr w:type="spellStart"/>
      <w:r>
        <w:t>Tivanski</w:t>
      </w:r>
      <w:proofErr w:type="spellEnd"/>
      <w:r>
        <w:t xml:space="preserve">, A. V.: Organic Enrichment, Physical Phase State, and Surface Tension Depression of </w:t>
      </w:r>
      <w:r>
        <w:lastRenderedPageBreak/>
        <w:t>Nascent Core–Shell Sea Spray Aerosols during Two Phytoplankton Blooms, ACS Earth Space Chem., 4, 650–660, https://doi.org/10.1021/acsearthspacechem.0c00032, 2020.</w:t>
      </w:r>
    </w:p>
    <w:p w14:paraId="5818A324" w14:textId="77777777" w:rsidR="00332300" w:rsidRDefault="00332300" w:rsidP="00332300">
      <w:pPr>
        <w:pStyle w:val="Bibliography"/>
      </w:pPr>
      <w:proofErr w:type="spellStart"/>
      <w:r>
        <w:t>Lehahn</w:t>
      </w:r>
      <w:proofErr w:type="spellEnd"/>
      <w:r>
        <w:t xml:space="preserve">, Y., Koren, I., Schatz, D., Frada, M., </w:t>
      </w:r>
      <w:proofErr w:type="spellStart"/>
      <w:r>
        <w:t>Sheyn</w:t>
      </w:r>
      <w:proofErr w:type="spellEnd"/>
      <w:r>
        <w:t xml:space="preserve">, U., Boss, E., Efrati, S., Rudich, Y., </w:t>
      </w:r>
      <w:proofErr w:type="spellStart"/>
      <w:r>
        <w:t>Trainic</w:t>
      </w:r>
      <w:proofErr w:type="spellEnd"/>
      <w:r>
        <w:t>,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437795D" w14:textId="77777777" w:rsidR="00332300" w:rsidRDefault="00332300" w:rsidP="00332300">
      <w:pPr>
        <w:pStyle w:val="Bibliography"/>
      </w:pPr>
      <w:r>
        <w:t xml:space="preserve">Lewis, S. L., Saliba, G., Russell, L. M., Quinn, P. K., Bates, T. S., and </w:t>
      </w:r>
      <w:proofErr w:type="spellStart"/>
      <w:r>
        <w:t>Behrenfeld</w:t>
      </w:r>
      <w:proofErr w:type="spellEnd"/>
      <w:r>
        <w:t>, M. J.: Seasonal Differences in Submicron Marine Aerosol Particle Organic Composition in the North Atlantic, Front. Mar. Sci., 8, 720208, https://doi.org/10.3389/fmars.2021.720208, 2021.</w:t>
      </w:r>
    </w:p>
    <w:p w14:paraId="1F37C419" w14:textId="77777777" w:rsidR="00332300" w:rsidRDefault="00332300" w:rsidP="00332300">
      <w:pPr>
        <w:pStyle w:val="Bibliography"/>
      </w:pPr>
      <w:r>
        <w:t xml:space="preserve">Li, Y., Bai, B., Dykema, J., Shin, N., Lambe, A. T., Chen, Q., Kuwata, M., Ng, N. L., </w:t>
      </w:r>
      <w:proofErr w:type="spellStart"/>
      <w:r>
        <w:t>Keutsch</w:t>
      </w:r>
      <w:proofErr w:type="spellEnd"/>
      <w:r>
        <w:t xml:space="preserve">, F. N., and Liu, P.: Predicting Real Refractive Index of Organic Aerosols </w:t>
      </w:r>
      <w:proofErr w:type="gramStart"/>
      <w:r>
        <w:t>From</w:t>
      </w:r>
      <w:proofErr w:type="gramEnd"/>
      <w:r>
        <w:t xml:space="preserve"> Elemental Composition, Geophysical Research Letters, 50, e2023GL103446, https://doi.org/10.1029/2023GL103446, 2023.</w:t>
      </w:r>
    </w:p>
    <w:p w14:paraId="396AA85B" w14:textId="77777777" w:rsidR="00332300" w:rsidRDefault="00332300" w:rsidP="00332300">
      <w:pPr>
        <w:pStyle w:val="Bibliography"/>
      </w:pPr>
      <w:r>
        <w:t xml:space="preserve">Lin, C., </w:t>
      </w:r>
      <w:proofErr w:type="spellStart"/>
      <w:r>
        <w:t>Ceburnis</w:t>
      </w:r>
      <w:proofErr w:type="spellEnd"/>
      <w:r>
        <w:t xml:space="preserve">, D., Hellebust, S., Buckley, P., Wenger, J., </w:t>
      </w:r>
      <w:proofErr w:type="spellStart"/>
      <w:r>
        <w:t>Canonaco</w:t>
      </w:r>
      <w:proofErr w:type="spellEnd"/>
      <w:r>
        <w:t xml:space="preserve">, F., </w:t>
      </w:r>
      <w:proofErr w:type="spellStart"/>
      <w:r>
        <w:t>Prévôt</w:t>
      </w:r>
      <w:proofErr w:type="spellEnd"/>
      <w:r>
        <w:t>, A. S. H., Huang, R.-J., O’Dowd, C., and Ovadnevaite, J.: Characterization of Primary Organic Aerosol from Domestic Wood, Peat, and Coal Burning in Ireland, Environ. Sci. Technol., 51, 10624–10632, https://doi.org/10.1021/acs.est.7b01926, 2017.</w:t>
      </w:r>
    </w:p>
    <w:p w14:paraId="4BC98A84" w14:textId="77777777" w:rsidR="00332300" w:rsidRDefault="00332300" w:rsidP="00332300">
      <w:pPr>
        <w:pStyle w:val="Bibliography"/>
      </w:pPr>
      <w:r>
        <w:t xml:space="preserve">Lin, C., </w:t>
      </w:r>
      <w:proofErr w:type="spellStart"/>
      <w:r>
        <w:t>Ceburnis</w:t>
      </w:r>
      <w:proofErr w:type="spellEnd"/>
      <w:r>
        <w:t>,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0DD3D388" w14:textId="77777777" w:rsidR="00332300" w:rsidRDefault="00332300" w:rsidP="00332300">
      <w:pPr>
        <w:pStyle w:val="Bibliography"/>
      </w:pPr>
      <w:r>
        <w:t xml:space="preserve">Liu, Y., Ma, C., and Sun, J.: Integrated FT-ICR MS and metabolome reveals diatom-derived organic matter by bacterial transformation under warming and acidification, </w:t>
      </w:r>
      <w:proofErr w:type="spellStart"/>
      <w:r>
        <w:t>iScience</w:t>
      </w:r>
      <w:proofErr w:type="spellEnd"/>
      <w:r>
        <w:t>, 26, 106812, https://doi.org/10.1016/j.isci.2023.106812, 2023.</w:t>
      </w:r>
    </w:p>
    <w:p w14:paraId="1266B943" w14:textId="77777777" w:rsidR="00332300" w:rsidRDefault="00332300" w:rsidP="00332300">
      <w:pPr>
        <w:pStyle w:val="Bibliography"/>
      </w:pPr>
      <w:r>
        <w:t>Malloy, Q. G. J., Li Qi, Warren, B., Cocker Iii, D. R., Erupe, M. E., and Silva, P. J.: Secondary organic aerosol formation from primary aliphatic amines with NO&amp;</w:t>
      </w:r>
      <w:proofErr w:type="gramStart"/>
      <w:r>
        <w:t>lt;sub</w:t>
      </w:r>
      <w:proofErr w:type="gramEnd"/>
      <w:r>
        <w:t>&amp;gt;3&amp;lt;/</w:t>
      </w:r>
      <w:proofErr w:type="spellStart"/>
      <w:r>
        <w:t>sub&amp;gt</w:t>
      </w:r>
      <w:proofErr w:type="spellEnd"/>
      <w:r>
        <w:t>; radical, Atmos. Chem. Phys., 9, 2051–2060, https://doi.org/10.5194/acp-9-2051-2009, 2009.</w:t>
      </w:r>
    </w:p>
    <w:p w14:paraId="09DE034E" w14:textId="77777777" w:rsidR="00332300" w:rsidRDefault="00332300" w:rsidP="00332300">
      <w:pPr>
        <w:pStyle w:val="Bibliography"/>
      </w:pPr>
      <w:r>
        <w:t xml:space="preserve">Mansour, K., </w:t>
      </w:r>
      <w:proofErr w:type="spellStart"/>
      <w:r>
        <w:t>Decesari</w:t>
      </w:r>
      <w:proofErr w:type="spellEnd"/>
      <w:r>
        <w:t xml:space="preserve">, S., Facchini, M. C., </w:t>
      </w:r>
      <w:proofErr w:type="spellStart"/>
      <w:r>
        <w:t>Belosi</w:t>
      </w:r>
      <w:proofErr w:type="spellEnd"/>
      <w:r>
        <w:t xml:space="preserve">, F., Paglione, M., Sandrini, S., </w:t>
      </w:r>
      <w:proofErr w:type="spellStart"/>
      <w:r>
        <w:t>Bellacicco</w:t>
      </w:r>
      <w:proofErr w:type="spellEnd"/>
      <w:r>
        <w:t xml:space="preserve">, M., Marullo, S., Santoleri, R., Ovadnevaite, J., </w:t>
      </w:r>
      <w:proofErr w:type="spellStart"/>
      <w:r>
        <w:t>Ceburnis</w:t>
      </w:r>
      <w:proofErr w:type="spellEnd"/>
      <w:r>
        <w:t xml:space="preserve">, D., O’Dowd, C., Roberts, G., Sanchez, K., and Rinaldi, M.: Linking Marine Biological Activity to Aerosol Chemical Composition and Cloud‐Relevant Properties Over the North Atlantic Ocean, J. </w:t>
      </w:r>
      <w:proofErr w:type="spellStart"/>
      <w:r>
        <w:t>Geophys</w:t>
      </w:r>
      <w:proofErr w:type="spellEnd"/>
      <w:r>
        <w:t>. Res. Atmos., 125, https://doi.org/10.1029/2019JD032246, 2020.</w:t>
      </w:r>
    </w:p>
    <w:p w14:paraId="25317126" w14:textId="77777777" w:rsidR="00332300" w:rsidRDefault="00332300" w:rsidP="00332300">
      <w:pPr>
        <w:pStyle w:val="Bibliography"/>
      </w:pPr>
      <w:r>
        <w:t xml:space="preserve">Mansour, K., </w:t>
      </w:r>
      <w:proofErr w:type="spellStart"/>
      <w:r>
        <w:t>Decesari</w:t>
      </w:r>
      <w:proofErr w:type="spellEnd"/>
      <w:r>
        <w:t xml:space="preserve">, S., </w:t>
      </w:r>
      <w:proofErr w:type="spellStart"/>
      <w:r>
        <w:t>Ceburnis</w:t>
      </w:r>
      <w:proofErr w:type="spellEnd"/>
      <w:r>
        <w:t>, D., Ovadnevaite, J., and Rinaldi, M.: Machine learning for prediction of daily sea surface dimethylsulfide concentration and emission flux over the North Atlantic Ocean (1998–2021), Science of The Total Environment, 871, 162123, https://doi.org/10.1016/j.scitotenv.2023.162123, 2023.</w:t>
      </w:r>
    </w:p>
    <w:p w14:paraId="74CE7FEA" w14:textId="77777777" w:rsidR="00332300" w:rsidRDefault="00332300" w:rsidP="00332300">
      <w:pPr>
        <w:pStyle w:val="Bibliography"/>
      </w:pPr>
      <w:r>
        <w:t xml:space="preserve">Mansour, K., </w:t>
      </w:r>
      <w:proofErr w:type="spellStart"/>
      <w:r>
        <w:t>Decesari</w:t>
      </w:r>
      <w:proofErr w:type="spellEnd"/>
      <w:r>
        <w:t xml:space="preserve">, S., </w:t>
      </w:r>
      <w:proofErr w:type="spellStart"/>
      <w:r>
        <w:t>Ceburnis</w:t>
      </w:r>
      <w:proofErr w:type="spellEnd"/>
      <w:r>
        <w:t>, D., Ovadnevaite, J., Russell, L. M., Paglione, M., Poulain, L., Huang, S., O’Dowd, C., and Rinaldi, M.: IPB-MSA&amp;SO</w:t>
      </w:r>
      <w:r>
        <w:rPr>
          <w:vertAlign w:val="subscript"/>
        </w:rPr>
        <w:t>4</w:t>
      </w:r>
      <w:r>
        <w:t xml:space="preserve"> : a daily 0.25° resolution dataset of in situ-produced biogenic methanesulfonic acid and </w:t>
      </w:r>
      <w:proofErr w:type="spellStart"/>
      <w:r>
        <w:t>sulfate</w:t>
      </w:r>
      <w:proofErr w:type="spellEnd"/>
      <w:r>
        <w:t xml:space="preserve"> over the North Atlantic during 1998–2022 based on machine learning, Earth Syst. Sci. Data, 16, 2717–2740, https://doi.org/10.5194/essd-16-2717-2024, 2024.</w:t>
      </w:r>
    </w:p>
    <w:p w14:paraId="310E2E4B" w14:textId="77777777" w:rsidR="00332300" w:rsidRDefault="00332300" w:rsidP="00332300">
      <w:pPr>
        <w:pStyle w:val="Bibliography"/>
      </w:pPr>
      <w:r>
        <w:lastRenderedPageBreak/>
        <w:t xml:space="preserve">Marais, E. A., Jacob, D. J., Jimenez, J. L., Campuzano-Jost, P., Day, D. A., Hu, W., </w:t>
      </w:r>
      <w:proofErr w:type="spellStart"/>
      <w:r>
        <w:t>Krechmer</w:t>
      </w:r>
      <w:proofErr w:type="spellEnd"/>
      <w:r>
        <w:t>,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w:t>
      </w:r>
      <w:proofErr w:type="spellStart"/>
      <w:r>
        <w:t>sub&amp;gt</w:t>
      </w:r>
      <w:proofErr w:type="spellEnd"/>
      <w:r>
        <w:t>; emission controls, Atmos. Chem. Phys., 16, 1603–1618, https://doi.org/10.5194/acp-16-1603-2016, 2016.</w:t>
      </w:r>
    </w:p>
    <w:p w14:paraId="0812B782" w14:textId="77777777" w:rsidR="00332300" w:rsidRDefault="00332300" w:rsidP="00332300">
      <w:pPr>
        <w:pStyle w:val="Bibliography"/>
      </w:pPr>
      <w:proofErr w:type="spellStart"/>
      <w:r>
        <w:t>Markuszewski</w:t>
      </w:r>
      <w:proofErr w:type="spellEnd"/>
      <w:r>
        <w:t xml:space="preserve">, P., Nilsson, E. D., Zinke, J., Mårtensson, E. M., Salter, M., Makuch, P., Kitowska, M., </w:t>
      </w:r>
      <w:proofErr w:type="spellStart"/>
      <w:r>
        <w:t>Niedźwiecka-Wróbel</w:t>
      </w:r>
      <w:proofErr w:type="spellEnd"/>
      <w:r>
        <w:t xml:space="preserve">, I., Drozdowska, V., Lis, D., </w:t>
      </w:r>
      <w:proofErr w:type="spellStart"/>
      <w:r>
        <w:t>Petelski</w:t>
      </w:r>
      <w:proofErr w:type="spellEnd"/>
      <w:r>
        <w:t xml:space="preserve">, T., Ferrero, L., and </w:t>
      </w:r>
      <w:proofErr w:type="spellStart"/>
      <w:r>
        <w:t>Piskozub</w:t>
      </w:r>
      <w:proofErr w:type="spellEnd"/>
      <w:r>
        <w:t>, J.: Multi-year gradient measurements of sea spray fluxes over the Baltic Sea and the North Atlantic Ocean, https://doi.org/10.5194/egusphere-2024-1254, 3 June 2024.</w:t>
      </w:r>
    </w:p>
    <w:p w14:paraId="5116BBE9" w14:textId="77777777" w:rsidR="00332300" w:rsidRDefault="00332300" w:rsidP="00332300">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7033B0A2" w14:textId="77777777" w:rsidR="00332300" w:rsidRDefault="00332300" w:rsidP="00332300">
      <w:pPr>
        <w:pStyle w:val="Bibliography"/>
      </w:pPr>
      <w:r>
        <w:t xml:space="preserve">Maykut, N. N., </w:t>
      </w:r>
      <w:proofErr w:type="spellStart"/>
      <w:r>
        <w:t>Lewtas</w:t>
      </w:r>
      <w:proofErr w:type="spellEnd"/>
      <w:r>
        <w:t>, J., Kim, E., and Larson, T. V.: Source Apportionment of PM</w:t>
      </w:r>
      <w:r>
        <w:rPr>
          <w:vertAlign w:val="subscript"/>
        </w:rPr>
        <w:t>2.5</w:t>
      </w:r>
      <w:r>
        <w:t xml:space="preserve"> at an Urban IMPROVE Site in Seattle, Washington, Environ. Sci. Technol., 37, 5135–5142, https://doi.org/10.1021/es030370y, 2003.</w:t>
      </w:r>
    </w:p>
    <w:p w14:paraId="0A0C32A3" w14:textId="77777777" w:rsidR="00332300" w:rsidRDefault="00332300" w:rsidP="00332300">
      <w:pPr>
        <w:pStyle w:val="Bibliography"/>
      </w:pPr>
      <w:r>
        <w:t>McNeill, V. F.: Aqueous Organic Chemistry in the Atmosphere: Sources and Chemical Processing of Organic Aerosols, Environ. Sci. Technol., 49, 1237–1244, https://doi.org/10.1021/es5043707, 2015.</w:t>
      </w:r>
    </w:p>
    <w:p w14:paraId="10FF4D64" w14:textId="77777777" w:rsidR="00332300" w:rsidRDefault="00332300" w:rsidP="00332300">
      <w:pPr>
        <w:pStyle w:val="Bibliography"/>
      </w:pPr>
      <w:r>
        <w:t xml:space="preserve">Meador, T. B., Goldenstein, N. I., </w:t>
      </w:r>
      <w:proofErr w:type="spellStart"/>
      <w:r>
        <w:t>Gogou</w:t>
      </w:r>
      <w:proofErr w:type="spellEnd"/>
      <w:r>
        <w:t xml:space="preserve">, A., Herut, B., Psarra, S., </w:t>
      </w:r>
      <w:proofErr w:type="spellStart"/>
      <w:r>
        <w:t>Tsagaraki</w:t>
      </w:r>
      <w:proofErr w:type="spellEnd"/>
      <w:r>
        <w:t>, T. M., and Hinrichs, K.-U.: Planktonic Lipidome Responses to Aeolian Dust Input in Low-Biomass Oligotrophic Marine Mesocosms, Front. Mar. Sci., 4, 113, https://doi.org/10.3389/fmars.2017.00113, 2017.</w:t>
      </w:r>
    </w:p>
    <w:p w14:paraId="2D48B551" w14:textId="77777777" w:rsidR="00332300" w:rsidRDefault="00332300" w:rsidP="00332300">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5960C2E9" w14:textId="77777777" w:rsidR="00332300" w:rsidRDefault="00332300" w:rsidP="00332300">
      <w:pPr>
        <w:pStyle w:val="Bibliography"/>
      </w:pPr>
      <w:r>
        <w:t xml:space="preserve">Miyazaki, Y., </w:t>
      </w:r>
      <w:proofErr w:type="spellStart"/>
      <w:r>
        <w:t>Sawano</w:t>
      </w:r>
      <w:proofErr w:type="spellEnd"/>
      <w:r>
        <w:t xml:space="preserve">, M., and Kawamura, K.: Low-molecular-weight </w:t>
      </w:r>
      <w:proofErr w:type="spellStart"/>
      <w:r>
        <w:t>hydroxyacids</w:t>
      </w:r>
      <w:proofErr w:type="spellEnd"/>
      <w:r>
        <w:t xml:space="preserve"> in marine atmospheric aerosol: evidence of a marine microbial origin, </w:t>
      </w:r>
      <w:proofErr w:type="spellStart"/>
      <w:r>
        <w:t>Biogeosciences</w:t>
      </w:r>
      <w:proofErr w:type="spellEnd"/>
      <w:r>
        <w:t>, 11, 4407–4414, https://doi.org/10.5194/bg-11-4407-2014, 2014.</w:t>
      </w:r>
    </w:p>
    <w:p w14:paraId="7022405B" w14:textId="77777777" w:rsidR="00332300" w:rsidRDefault="00332300" w:rsidP="00332300">
      <w:pPr>
        <w:pStyle w:val="Bibliography"/>
      </w:pPr>
      <w:r>
        <w:t xml:space="preserve">Mohr, C., DeCarlo, P. F., </w:t>
      </w:r>
      <w:proofErr w:type="spellStart"/>
      <w:r>
        <w:t>Heringa</w:t>
      </w:r>
      <w:proofErr w:type="spellEnd"/>
      <w:r>
        <w:t xml:space="preserve">, M. F., Chirico, R., Slowik, J. G., Richter, R., Reche, C., </w:t>
      </w:r>
      <w:proofErr w:type="spellStart"/>
      <w:r>
        <w:t>Alastuey</w:t>
      </w:r>
      <w:proofErr w:type="spellEnd"/>
      <w:r>
        <w:t xml:space="preserve">, A., Querol, X., Seco, R., </w:t>
      </w:r>
      <w:proofErr w:type="spellStart"/>
      <w:r>
        <w:t>Peñuelas</w:t>
      </w:r>
      <w:proofErr w:type="spellEnd"/>
      <w:r>
        <w:t xml:space="preserve">, J., Jiménez, J. L., Crippa, M., Zimmermann, R., </w:t>
      </w:r>
      <w:proofErr w:type="spellStart"/>
      <w:r>
        <w:t>Baltensperger</w:t>
      </w:r>
      <w:proofErr w:type="spellEnd"/>
      <w:r>
        <w:t xml:space="preserve">, U., and </w:t>
      </w:r>
      <w:proofErr w:type="spellStart"/>
      <w:r>
        <w:t>Prévôt</w:t>
      </w:r>
      <w:proofErr w:type="spellEnd"/>
      <w:r>
        <w:t>, A. S. H.: Identification and quantification of organic aerosol from cooking and other sources in Barcelona using aerosol mass spectrometer data, Atmos. Chem. Phys., 12, 1649–1665, https://doi.org/10.5194/acp-12-1649-2012, 2012.</w:t>
      </w:r>
    </w:p>
    <w:p w14:paraId="6D0BC97C" w14:textId="77777777" w:rsidR="00332300" w:rsidRDefault="00332300" w:rsidP="00332300">
      <w:pPr>
        <w:pStyle w:val="Bibliography"/>
      </w:pPr>
      <w:r>
        <w:t xml:space="preserve">Moschos, V., </w:t>
      </w:r>
      <w:proofErr w:type="spellStart"/>
      <w:r>
        <w:t>Dzepina</w:t>
      </w:r>
      <w:proofErr w:type="spellEnd"/>
      <w:r>
        <w:t xml:space="preserve">, K., </w:t>
      </w:r>
      <w:proofErr w:type="spellStart"/>
      <w:r>
        <w:t>Bhattu</w:t>
      </w:r>
      <w:proofErr w:type="spellEnd"/>
      <w:r>
        <w:t xml:space="preserve">, D., </w:t>
      </w:r>
      <w:proofErr w:type="spellStart"/>
      <w:r>
        <w:t>Lamkaddam</w:t>
      </w:r>
      <w:proofErr w:type="spellEnd"/>
      <w:r>
        <w:t xml:space="preserve">, H., </w:t>
      </w:r>
      <w:proofErr w:type="spellStart"/>
      <w:r>
        <w:t>Casotto</w:t>
      </w:r>
      <w:proofErr w:type="spellEnd"/>
      <w:r>
        <w:t xml:space="preserve">, R., </w:t>
      </w:r>
      <w:proofErr w:type="spellStart"/>
      <w:r>
        <w:t>Daellenbach</w:t>
      </w:r>
      <w:proofErr w:type="spellEnd"/>
      <w:r>
        <w:t xml:space="preserve">, K. R., </w:t>
      </w:r>
      <w:proofErr w:type="spellStart"/>
      <w:r>
        <w:t>Canonaco</w:t>
      </w:r>
      <w:proofErr w:type="spellEnd"/>
      <w:r>
        <w:t xml:space="preserve">, F., Rai, P., Aas, W., </w:t>
      </w:r>
      <w:proofErr w:type="spellStart"/>
      <w:r>
        <w:t>Becagli</w:t>
      </w:r>
      <w:proofErr w:type="spellEnd"/>
      <w:r>
        <w:t xml:space="preserve">, S., </w:t>
      </w:r>
      <w:proofErr w:type="spellStart"/>
      <w:r>
        <w:t>Calzolai</w:t>
      </w:r>
      <w:proofErr w:type="spellEnd"/>
      <w:r>
        <w:t xml:space="preserve">, G., Eleftheriadis, K., Moffett, C. E., Schnelle-Kreis, J., Severi, M., Sharma, S., Skov, H., </w:t>
      </w:r>
      <w:proofErr w:type="spellStart"/>
      <w:r>
        <w:t>Vestenius</w:t>
      </w:r>
      <w:proofErr w:type="spellEnd"/>
      <w:r>
        <w:t xml:space="preserve">, M., Zhang, W., Hakola, H., </w:t>
      </w:r>
      <w:proofErr w:type="spellStart"/>
      <w:r>
        <w:t>Hellén</w:t>
      </w:r>
      <w:proofErr w:type="spellEnd"/>
      <w:r>
        <w:t xml:space="preserve">, H., Huang, L., </w:t>
      </w:r>
      <w:proofErr w:type="spellStart"/>
      <w:r>
        <w:t>Jaffrezo</w:t>
      </w:r>
      <w:proofErr w:type="spellEnd"/>
      <w:r>
        <w:t xml:space="preserve">, J.-L., </w:t>
      </w:r>
      <w:proofErr w:type="spellStart"/>
      <w:r>
        <w:t>Massling</w:t>
      </w:r>
      <w:proofErr w:type="spellEnd"/>
      <w:r>
        <w:t xml:space="preserve">, A., Nøjgaard, J. K., </w:t>
      </w:r>
      <w:proofErr w:type="spellStart"/>
      <w:r>
        <w:t>Petäjä</w:t>
      </w:r>
      <w:proofErr w:type="spellEnd"/>
      <w:r>
        <w:t xml:space="preserve">, T., </w:t>
      </w:r>
      <w:proofErr w:type="spellStart"/>
      <w:r>
        <w:t>Popovicheva</w:t>
      </w:r>
      <w:proofErr w:type="spellEnd"/>
      <w:r>
        <w:t xml:space="preserve">, O., Sheesley, R. J., Traversi, R., Yttri, K. E., Schmale, J., </w:t>
      </w:r>
      <w:proofErr w:type="spellStart"/>
      <w:r>
        <w:t>Prévôt</w:t>
      </w:r>
      <w:proofErr w:type="spellEnd"/>
      <w:r>
        <w:t xml:space="preserve">, A. S. H., </w:t>
      </w:r>
      <w:proofErr w:type="spellStart"/>
      <w:r>
        <w:t>Baltensperger</w:t>
      </w:r>
      <w:proofErr w:type="spellEnd"/>
      <w:r>
        <w:t xml:space="preserve">, U., and El Haddad, I.: Equal abundance of summertime natural and wintertime anthropogenic Arctic organic aerosols, Nat. </w:t>
      </w:r>
      <w:proofErr w:type="spellStart"/>
      <w:r>
        <w:t>Geosci</w:t>
      </w:r>
      <w:proofErr w:type="spellEnd"/>
      <w:r>
        <w:t>., https://doi.org/10.1038/s41561-021-00891-1, 2022.</w:t>
      </w:r>
    </w:p>
    <w:p w14:paraId="783D7F92" w14:textId="77777777" w:rsidR="00332300" w:rsidRDefault="00332300" w:rsidP="00332300">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6A540909" w14:textId="77777777" w:rsidR="00332300" w:rsidRDefault="00332300" w:rsidP="00332300">
      <w:pPr>
        <w:pStyle w:val="Bibliography"/>
      </w:pPr>
      <w:proofErr w:type="spellStart"/>
      <w:r>
        <w:lastRenderedPageBreak/>
        <w:t>Mutshinda</w:t>
      </w:r>
      <w:proofErr w:type="spellEnd"/>
      <w:r>
        <w:t>, C. M., Finkel, Z. V., and Irwin, A. J.: Large shifts in diatom and dinoflagellate biomass in the North Atlantic over six decades, https://doi.org/10.1101/2024.07.02.601152, 4 July 2024.</w:t>
      </w:r>
    </w:p>
    <w:p w14:paraId="34EB87FF" w14:textId="77777777" w:rsidR="00332300" w:rsidRDefault="00332300" w:rsidP="00332300">
      <w:pPr>
        <w:pStyle w:val="Bibliography"/>
      </w:pPr>
      <w:r>
        <w:t xml:space="preserve">Narayanaswamy, B. E., Renaud, P. E., </w:t>
      </w:r>
      <w:proofErr w:type="spellStart"/>
      <w:r>
        <w:t>Duineveld</w:t>
      </w:r>
      <w:proofErr w:type="spellEnd"/>
      <w:r>
        <w:t xml:space="preserve">, G. C. A., Berge, J., </w:t>
      </w:r>
      <w:proofErr w:type="spellStart"/>
      <w:r>
        <w:t>Lavaleye</w:t>
      </w:r>
      <w:proofErr w:type="spellEnd"/>
      <w:r>
        <w:t xml:space="preserve">, M. S. S., Reiss, H., and </w:t>
      </w:r>
      <w:proofErr w:type="spellStart"/>
      <w:r>
        <w:t>Brattegard</w:t>
      </w:r>
      <w:proofErr w:type="spellEnd"/>
      <w:r>
        <w:t xml:space="preserve">, T.: Biodiversity Trends along the Western European Margin, </w:t>
      </w:r>
      <w:proofErr w:type="spellStart"/>
      <w:r>
        <w:t>PLoS</w:t>
      </w:r>
      <w:proofErr w:type="spellEnd"/>
      <w:r>
        <w:t xml:space="preserve"> ONE, 5, e14295, https://doi.org/10.1371/journal.pone.0014295, 2010.</w:t>
      </w:r>
    </w:p>
    <w:p w14:paraId="4ACD006D" w14:textId="77777777" w:rsidR="00332300" w:rsidRDefault="00332300" w:rsidP="00332300">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359637AE" w14:textId="77777777" w:rsidR="00332300" w:rsidRDefault="00332300" w:rsidP="00332300">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5EE2DF22" w14:textId="77777777" w:rsidR="00332300" w:rsidRDefault="00332300" w:rsidP="00332300">
      <w:pPr>
        <w:pStyle w:val="Bibliography"/>
      </w:pPr>
      <w:r>
        <w:t xml:space="preserve">Nielsen, I. E., Skov, H., </w:t>
      </w:r>
      <w:proofErr w:type="spellStart"/>
      <w:r>
        <w:t>Massling</w:t>
      </w:r>
      <w:proofErr w:type="spellEnd"/>
      <w:r>
        <w:t xml:space="preserve">, A., Eriksson, A. C., </w:t>
      </w:r>
      <w:proofErr w:type="spellStart"/>
      <w:r>
        <w:t>Dall’Osto</w:t>
      </w:r>
      <w:proofErr w:type="spellEnd"/>
      <w:r>
        <w:t xml:space="preserve">, M., </w:t>
      </w:r>
      <w:proofErr w:type="spellStart"/>
      <w:r>
        <w:t>Junninen</w:t>
      </w:r>
      <w:proofErr w:type="spellEnd"/>
      <w:r>
        <w:t xml:space="preserve">, H., </w:t>
      </w:r>
      <w:proofErr w:type="spellStart"/>
      <w:r>
        <w:t>Sarnela</w:t>
      </w:r>
      <w:proofErr w:type="spellEnd"/>
      <w:r>
        <w:t>, N., Lange, R., Collier, S., Zhang, Q., Cappa, C. D., and Nøjgaard, J. K.: Biogenic and anthropogenic sources of aerosols at the High Arctic site Villum Research Station, Atmos. Chem. Phys., 19, 10239–10256, https://doi.org/10.5194/acp-19-10239-2019, 2019.</w:t>
      </w:r>
    </w:p>
    <w:p w14:paraId="4096FBC9" w14:textId="77777777" w:rsidR="00332300" w:rsidRDefault="00332300" w:rsidP="00332300">
      <w:pPr>
        <w:pStyle w:val="Bibliography"/>
      </w:pPr>
      <w:r>
        <w:t xml:space="preserve">Nøjgaard, J. K., Peker, L., Pernov, J. B., Johnson, M. S., Bossi, R., </w:t>
      </w:r>
      <w:proofErr w:type="spellStart"/>
      <w:r>
        <w:t>Massling</w:t>
      </w:r>
      <w:proofErr w:type="spellEnd"/>
      <w:r>
        <w:t xml:space="preserve">, A., Lange, R., Nielsen, I. E., Prevot, A. S. H., Eriksson, A. C., </w:t>
      </w:r>
      <w:proofErr w:type="spellStart"/>
      <w:r>
        <w:t>Canonaco</w:t>
      </w:r>
      <w:proofErr w:type="spellEnd"/>
      <w:r>
        <w:t>, F., and Skov, H.: A local marine source of atmospheric particles in the High Arctic, Atmospheric Environment, 285, 119241, https://doi.org/10.1016/j.atmosenv.2022.119241, 2022.</w:t>
      </w:r>
    </w:p>
    <w:p w14:paraId="7B461F17" w14:textId="77777777" w:rsidR="00332300" w:rsidRDefault="00332300" w:rsidP="00332300">
      <w:pPr>
        <w:pStyle w:val="Bibliography"/>
      </w:pPr>
      <w:proofErr w:type="spellStart"/>
      <w:r>
        <w:t>Nursanto</w:t>
      </w:r>
      <w:proofErr w:type="spellEnd"/>
      <w:r>
        <w:t xml:space="preserve">, F. R., Meinen, R., Holzinger, R., Krol, M. C., Liu, X., Dusek, U., </w:t>
      </w:r>
      <w:proofErr w:type="spellStart"/>
      <w:r>
        <w:t>Henzing</w:t>
      </w:r>
      <w:proofErr w:type="spellEnd"/>
      <w:r>
        <w:t>,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C23A3B9" w14:textId="77777777" w:rsidR="00332300" w:rsidRDefault="00332300" w:rsidP="00332300">
      <w:pPr>
        <w:pStyle w:val="Bibliography"/>
      </w:pPr>
      <w:r>
        <w:t xml:space="preserve">O’Dowd, C., </w:t>
      </w:r>
      <w:proofErr w:type="spellStart"/>
      <w:r>
        <w:t>Ceburnis</w:t>
      </w:r>
      <w:proofErr w:type="spellEnd"/>
      <w:r>
        <w:t xml:space="preserve">, D., Ovadnevaite, J., Vaishya, A., Rinaldi, M., and Facchini, M. C.: Do anthropogenic, continental or coastal aerosol sources impact on a marine aerosol signature at Mace </w:t>
      </w:r>
      <w:proofErr w:type="gramStart"/>
      <w:r>
        <w:t>Head?,</w:t>
      </w:r>
      <w:proofErr w:type="gramEnd"/>
      <w:r>
        <w:t xml:space="preserve"> Atmos. Chem. Phys., 14, 10687–10704, https://doi.org/10.5194/acp-14-10687-2014, 2014.</w:t>
      </w:r>
    </w:p>
    <w:p w14:paraId="0E4CDF7B" w14:textId="77777777" w:rsidR="00332300" w:rsidRDefault="00332300" w:rsidP="00332300">
      <w:pPr>
        <w:pStyle w:val="Bibliography"/>
      </w:pPr>
      <w:r>
        <w:t xml:space="preserve">O’Dowd, C., </w:t>
      </w:r>
      <w:proofErr w:type="spellStart"/>
      <w:r>
        <w:t>Ceburnis</w:t>
      </w:r>
      <w:proofErr w:type="spellEnd"/>
      <w:r>
        <w:t xml:space="preserve">, D., Ovadnevaite, J., Bialek, J., Stengel, D. B., Zacharias, M., Nitschke, U., Connan, S., Rinaldi, M., Fuzzi, S., </w:t>
      </w:r>
      <w:proofErr w:type="spellStart"/>
      <w:r>
        <w:t>Decesari</w:t>
      </w:r>
      <w:proofErr w:type="spellEnd"/>
      <w:r>
        <w:t xml:space="preserve">, S., Cristina Facchini, M., Marullo, S., Santoleri, R., </w:t>
      </w:r>
      <w:proofErr w:type="spellStart"/>
      <w:r>
        <w:t>Dell’Anno</w:t>
      </w:r>
      <w:proofErr w:type="spellEnd"/>
      <w:r>
        <w:t xml:space="preserve">, A., </w:t>
      </w:r>
      <w:proofErr w:type="spellStart"/>
      <w:r>
        <w:t>Corinaldesi</w:t>
      </w:r>
      <w:proofErr w:type="spellEnd"/>
      <w:r>
        <w:t xml:space="preserve">, C., Tangherlini, M., and </w:t>
      </w:r>
      <w:proofErr w:type="spellStart"/>
      <w:r>
        <w:t>Danovaro</w:t>
      </w:r>
      <w:proofErr w:type="spellEnd"/>
      <w:r>
        <w:t>, R.: Connecting marine productivity to sea-spray via nanoscale biological processes: Phytoplankton Dance or Death Disco?, Sci Rep, 5, 14883, https://doi.org/10.1038/srep14883, 2015.</w:t>
      </w:r>
    </w:p>
    <w:p w14:paraId="36261B0C" w14:textId="77777777" w:rsidR="00332300" w:rsidRDefault="00332300" w:rsidP="00332300">
      <w:pPr>
        <w:pStyle w:val="Bibliography"/>
      </w:pPr>
      <w:r>
        <w:t xml:space="preserve">O’Dowd, C. D., Facchini, M. C., Cavalli, F., </w:t>
      </w:r>
      <w:proofErr w:type="spellStart"/>
      <w:r>
        <w:t>Ceburnis</w:t>
      </w:r>
      <w:proofErr w:type="spellEnd"/>
      <w:r>
        <w:t xml:space="preserve">, D., Mircea, M., </w:t>
      </w:r>
      <w:proofErr w:type="spellStart"/>
      <w:r>
        <w:t>Decesari</w:t>
      </w:r>
      <w:proofErr w:type="spellEnd"/>
      <w:r>
        <w:t xml:space="preserve">, S., Fuzzi, S., Yoon, Y. J., and </w:t>
      </w:r>
      <w:proofErr w:type="spellStart"/>
      <w:r>
        <w:t>Putaud</w:t>
      </w:r>
      <w:proofErr w:type="spellEnd"/>
      <w:r>
        <w:t>, J.-P.: Biogenically driven organic contribution to marine aerosol, Nature, 431, 676–680, https://doi.org/10.1038/nature02959, 2004.</w:t>
      </w:r>
    </w:p>
    <w:p w14:paraId="6EE85906" w14:textId="77777777" w:rsidR="00332300" w:rsidRDefault="00332300" w:rsidP="00332300">
      <w:pPr>
        <w:pStyle w:val="Bibliography"/>
      </w:pPr>
      <w:r>
        <w:t xml:space="preserve">Ovadnevaite, J., O’Dowd, C., </w:t>
      </w:r>
      <w:proofErr w:type="spellStart"/>
      <w:r>
        <w:t>Dall’Osto</w:t>
      </w:r>
      <w:proofErr w:type="spellEnd"/>
      <w:r>
        <w:t xml:space="preserve">, M., </w:t>
      </w:r>
      <w:proofErr w:type="spellStart"/>
      <w:r>
        <w:t>Ceburnis</w:t>
      </w:r>
      <w:proofErr w:type="spellEnd"/>
      <w:r>
        <w:t xml:space="preserve">, D., Worsnop, D. R., and </w:t>
      </w:r>
      <w:proofErr w:type="spellStart"/>
      <w:r>
        <w:t>Berresheim</w:t>
      </w:r>
      <w:proofErr w:type="spellEnd"/>
      <w:r>
        <w:t xml:space="preserve">, H.: Detecting high contributions of primary organic matter to marine aerosol: A case study: PRIMARY ORGANIC MARINE AEROSOL, </w:t>
      </w:r>
      <w:proofErr w:type="spellStart"/>
      <w:r>
        <w:t>Geophys</w:t>
      </w:r>
      <w:proofErr w:type="spellEnd"/>
      <w:r>
        <w:t>. Res. Lett., 38, n/a-n/a, https://doi.org/10.1029/2010GL046083, 2011a.</w:t>
      </w:r>
    </w:p>
    <w:p w14:paraId="62AC27D3" w14:textId="77777777" w:rsidR="00332300" w:rsidRDefault="00332300" w:rsidP="00332300">
      <w:pPr>
        <w:pStyle w:val="Bibliography"/>
      </w:pPr>
      <w:r>
        <w:t xml:space="preserve">Ovadnevaite, J., </w:t>
      </w:r>
      <w:proofErr w:type="spellStart"/>
      <w:r>
        <w:t>Ceburnis</w:t>
      </w:r>
      <w:proofErr w:type="spellEnd"/>
      <w:r>
        <w:t xml:space="preserve">, D., Martucci, G., Bialek, J., Monahan, C., Rinaldi, M., Facchini, M. C., </w:t>
      </w:r>
      <w:proofErr w:type="spellStart"/>
      <w:r>
        <w:t>Berresheim</w:t>
      </w:r>
      <w:proofErr w:type="spellEnd"/>
      <w:r>
        <w:t xml:space="preserve">, H., Worsnop, D. R., and O’Dowd, C.: Primary marine organic aerosol: A dichotomy of low </w:t>
      </w:r>
      <w:r>
        <w:lastRenderedPageBreak/>
        <w:t xml:space="preserve">hygroscopicity and high CCN activity: MARINE AEROSOL-CLOUD INTERACTIONS, </w:t>
      </w:r>
      <w:proofErr w:type="spellStart"/>
      <w:r>
        <w:t>Geophys</w:t>
      </w:r>
      <w:proofErr w:type="spellEnd"/>
      <w:r>
        <w:t>. Res. Lett., 38, n/a-n/a, https://doi.org/10.1029/2011GL048869, 2011b.</w:t>
      </w:r>
    </w:p>
    <w:p w14:paraId="0180B22E" w14:textId="77777777" w:rsidR="00332300" w:rsidRDefault="00332300" w:rsidP="00332300">
      <w:pPr>
        <w:pStyle w:val="Bibliography"/>
      </w:pPr>
      <w:r>
        <w:t xml:space="preserve">Ovadnevaite, J., </w:t>
      </w:r>
      <w:proofErr w:type="spellStart"/>
      <w:r>
        <w:t>Ceburnis</w:t>
      </w:r>
      <w:proofErr w:type="spellEnd"/>
      <w:r>
        <w:t xml:space="preserve">, D., Canagaratna, M., </w:t>
      </w:r>
      <w:proofErr w:type="spellStart"/>
      <w:r>
        <w:t>Berresheim</w:t>
      </w:r>
      <w:proofErr w:type="spellEnd"/>
      <w:r>
        <w:t xml:space="preserve">, H., Bialek, J., Martucci, G., Worsnop, D. R., and O’Dowd, C.: On the effect of wind speed on submicron sea salt mass concentrations and source fluxes: EFFECT OF WIND SPEED ON SEA SALT, J. </w:t>
      </w:r>
      <w:proofErr w:type="spellStart"/>
      <w:r>
        <w:t>Geophys</w:t>
      </w:r>
      <w:proofErr w:type="spellEnd"/>
      <w:r>
        <w:t>. Res., 117, n/a-n/a, https://doi.org/10.1029/2011JD017379, 2012.</w:t>
      </w:r>
    </w:p>
    <w:p w14:paraId="41405119" w14:textId="77777777" w:rsidR="00332300" w:rsidRDefault="00332300" w:rsidP="00332300">
      <w:pPr>
        <w:pStyle w:val="Bibliography"/>
      </w:pPr>
      <w:r>
        <w:t xml:space="preserve">Ovadnevaite, J., Manders, A., de Leeuw, G., </w:t>
      </w:r>
      <w:proofErr w:type="spellStart"/>
      <w:r>
        <w:t>Ceburnis</w:t>
      </w:r>
      <w:proofErr w:type="spellEnd"/>
      <w:r>
        <w:t>, D., Monahan, C., Partanen, A.-I., Korhonen, H., and O’Dowd, C. D.: A sea spray aerosol flux parameterization encapsulating wave state, Atmos. Chem. Phys., 14, 1837–1852, https://doi.org/10.5194/acp-14-1837-2014, 2014a.</w:t>
      </w:r>
    </w:p>
    <w:p w14:paraId="5B740360" w14:textId="77777777" w:rsidR="00332300" w:rsidRDefault="00332300" w:rsidP="00332300">
      <w:pPr>
        <w:pStyle w:val="Bibliography"/>
      </w:pPr>
      <w:r>
        <w:t xml:space="preserve">Ovadnevaite, J., </w:t>
      </w:r>
      <w:proofErr w:type="spellStart"/>
      <w:r>
        <w:t>Ceburnis</w:t>
      </w:r>
      <w:proofErr w:type="spellEnd"/>
      <w:r>
        <w:t xml:space="preserve">, D., Leinert, S., </w:t>
      </w:r>
      <w:proofErr w:type="spellStart"/>
      <w:r>
        <w:t>Dall’Osto</w:t>
      </w:r>
      <w:proofErr w:type="spellEnd"/>
      <w:r>
        <w:t xml:space="preserve">, M., Canagaratna, M., O’Doherty, S., </w:t>
      </w:r>
      <w:proofErr w:type="spellStart"/>
      <w:r>
        <w:t>Berresheim</w:t>
      </w:r>
      <w:proofErr w:type="spellEnd"/>
      <w:r>
        <w:t xml:space="preserve">, H., and O’Dowd, C.: Submicron NE Atlantic marine aerosol chemical composition and abundance: Seasonal trends and air mass categorization: Seasonal Trends of Marine Aerosol, J. </w:t>
      </w:r>
      <w:proofErr w:type="spellStart"/>
      <w:r>
        <w:t>Geophys</w:t>
      </w:r>
      <w:proofErr w:type="spellEnd"/>
      <w:r>
        <w:t>. Res. Atmos., 119, 11,850-11,863, https://doi.org/10.1002/2013JD021330, 2014b.</w:t>
      </w:r>
    </w:p>
    <w:p w14:paraId="0CB25045" w14:textId="77777777" w:rsidR="00332300" w:rsidRDefault="00332300" w:rsidP="00332300">
      <w:pPr>
        <w:pStyle w:val="Bibliography"/>
      </w:pPr>
      <w:r>
        <w:t xml:space="preserve">Ovadnevaite, J., </w:t>
      </w:r>
      <w:proofErr w:type="spellStart"/>
      <w:r>
        <w:t>Zuend</w:t>
      </w:r>
      <w:proofErr w:type="spellEnd"/>
      <w:r>
        <w:t xml:space="preserve">, A., Laaksonen, A., Sanchez, K. J., Roberts, G., </w:t>
      </w:r>
      <w:proofErr w:type="spellStart"/>
      <w:r>
        <w:t>Ceburnis</w:t>
      </w:r>
      <w:proofErr w:type="spellEnd"/>
      <w:r>
        <w:t xml:space="preserve">, D., </w:t>
      </w:r>
      <w:proofErr w:type="spellStart"/>
      <w:r>
        <w:t>Decesari</w:t>
      </w:r>
      <w:proofErr w:type="spellEnd"/>
      <w:r>
        <w:t>, S., Rinaldi, M., Hodas, N., Facchini, M. C., Seinfeld, J. H., and O’ Dowd, C.: Surface tension prevails over solute effect in organic-influenced cloud droplet activation, Nature, 546, 637–641, https://doi.org/10.1038/nature22806, 2017.</w:t>
      </w:r>
    </w:p>
    <w:p w14:paraId="2FBE2B1A" w14:textId="77777777" w:rsidR="00332300" w:rsidRDefault="00332300" w:rsidP="00332300">
      <w:pPr>
        <w:pStyle w:val="Bibliography"/>
      </w:pPr>
      <w:r>
        <w:t xml:space="preserve">Oziel, L., </w:t>
      </w:r>
      <w:proofErr w:type="spellStart"/>
      <w:r>
        <w:t>Baudena</w:t>
      </w:r>
      <w:proofErr w:type="spellEnd"/>
      <w:r>
        <w:t xml:space="preserve">, A., </w:t>
      </w:r>
      <w:proofErr w:type="spellStart"/>
      <w:r>
        <w:t>Ardyna</w:t>
      </w:r>
      <w:proofErr w:type="spellEnd"/>
      <w:r>
        <w:t xml:space="preserve">, M., Massicotte, P., </w:t>
      </w:r>
      <w:proofErr w:type="spellStart"/>
      <w:r>
        <w:t>Randelhoff</w:t>
      </w:r>
      <w:proofErr w:type="spellEnd"/>
      <w:r>
        <w:t xml:space="preserve">, A., Sallée, J.-B., Ingvaldsen, R. B., </w:t>
      </w:r>
      <w:proofErr w:type="spellStart"/>
      <w:r>
        <w:t>Devred</w:t>
      </w:r>
      <w:proofErr w:type="spellEnd"/>
      <w:r>
        <w:t>, E., and Babin, M.: Faster Atlantic currents drive poleward expansion of temperate phytoplankton in the Arctic Ocean, Nat Commun, 11, 1705, https://doi.org/10.1038/s41467-020-15485-5, 2020.</w:t>
      </w:r>
    </w:p>
    <w:p w14:paraId="2D885B97" w14:textId="77777777" w:rsidR="00332300" w:rsidRDefault="00332300" w:rsidP="00332300">
      <w:pPr>
        <w:pStyle w:val="Bibliography"/>
      </w:pPr>
      <w:proofErr w:type="spellStart"/>
      <w:r>
        <w:t>Paatero</w:t>
      </w:r>
      <w:proofErr w:type="spellEnd"/>
      <w:r>
        <w:t xml:space="preserve">,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632E6CD8" w14:textId="77777777" w:rsidR="00332300" w:rsidRDefault="00332300" w:rsidP="00332300">
      <w:pPr>
        <w:pStyle w:val="Bibliography"/>
      </w:pPr>
      <w:proofErr w:type="spellStart"/>
      <w:r>
        <w:t>Paatero</w:t>
      </w:r>
      <w:proofErr w:type="spellEnd"/>
      <w:r>
        <w:t xml:space="preserve">, P. and Tapper, U.: Positive matrix factorization: A non-negative factor model with optimal utilization of error estimates of data values, </w:t>
      </w:r>
      <w:proofErr w:type="spellStart"/>
      <w:r>
        <w:t>Environmetrics</w:t>
      </w:r>
      <w:proofErr w:type="spellEnd"/>
      <w:r>
        <w:t>, 5, 111–126, https://doi.org/10.1002/env.3170050203, 1994.</w:t>
      </w:r>
    </w:p>
    <w:p w14:paraId="07129521" w14:textId="77777777" w:rsidR="00332300" w:rsidRDefault="00332300" w:rsidP="00332300">
      <w:pPr>
        <w:pStyle w:val="Bibliography"/>
      </w:pPr>
      <w:r>
        <w:t xml:space="preserve">Paglione, M., Beddows, D. C. S., Jones, A., Lachlan-Cope, T., Rinaldi, M., </w:t>
      </w:r>
      <w:proofErr w:type="spellStart"/>
      <w:r>
        <w:t>Decesari</w:t>
      </w:r>
      <w:proofErr w:type="spellEnd"/>
      <w:r>
        <w:t xml:space="preserve">, S., </w:t>
      </w:r>
      <w:proofErr w:type="spellStart"/>
      <w:r>
        <w:t>Manarini</w:t>
      </w:r>
      <w:proofErr w:type="spellEnd"/>
      <w:r>
        <w:t xml:space="preserve">, F., Russo, M., Mansour, K., Harrison, R. M., Mazzanti, A., </w:t>
      </w:r>
      <w:proofErr w:type="spellStart"/>
      <w:r>
        <w:t>Tagliavini</w:t>
      </w:r>
      <w:proofErr w:type="spellEnd"/>
      <w:r>
        <w:t xml:space="preserve">, E., and </w:t>
      </w:r>
      <w:proofErr w:type="spellStart"/>
      <w:r>
        <w:t>Dall’Osto</w:t>
      </w:r>
      <w:proofErr w:type="spellEnd"/>
      <w:r>
        <w:t>, M.: Simultaneous organic aerosol source apportionment at two Antarctic sites reveals large-scale and ecoregion-specific components, Atmos. Chem. Phys., 24, 6305–6322, https://doi.org/10.5194/acp-24-6305-2024, 2024.</w:t>
      </w:r>
    </w:p>
    <w:p w14:paraId="6EEFD3B9" w14:textId="77777777" w:rsidR="00332300" w:rsidRDefault="00332300" w:rsidP="00332300">
      <w:pPr>
        <w:pStyle w:val="Bibliography"/>
      </w:pPr>
      <w:r>
        <w:t xml:space="preserve">Park, J., Jang, J., Yoon, Y. J., Kang, S., Kang, H., Park, K., Cho, K. H., Kim, J.-H., </w:t>
      </w:r>
      <w:proofErr w:type="spellStart"/>
      <w:r>
        <w:t>Dall’Osto</w:t>
      </w:r>
      <w:proofErr w:type="spellEnd"/>
      <w:r>
        <w:t xml:space="preserve">, M., and Lee, B. Y.: </w:t>
      </w:r>
      <w:proofErr w:type="gramStart"/>
      <w:r>
        <w:t>When river</w:t>
      </w:r>
      <w:proofErr w:type="gramEnd"/>
      <w:r>
        <w:t xml:space="preserve"> water meets seawater: Insights into primary marine aerosol production, Science of The Total Environment, 807, 150866, https://doi.org/10.1016/j.scitotenv.2021.150866, 2022.</w:t>
      </w:r>
    </w:p>
    <w:p w14:paraId="019A5E04" w14:textId="77777777" w:rsidR="00332300" w:rsidRDefault="00332300" w:rsidP="00332300">
      <w:pPr>
        <w:pStyle w:val="Bibliography"/>
      </w:pPr>
      <w:r>
        <w:t xml:space="preserve">Peltola, M., Rose, C., Trueblood, J. V., Gray, S., Harvey, M., and </w:t>
      </w:r>
      <w:proofErr w:type="spellStart"/>
      <w:r>
        <w:t>Sellegri</w:t>
      </w:r>
      <w:proofErr w:type="spellEnd"/>
      <w:r>
        <w:t>, K.: Chemical precursors of new particle formation in coastal New Zealand, Aerosols/Field Measurements/Troposphere/Chemistry (chemical composition and reactions), https://doi.org/10.5194/acp-2022-307, 2022.</w:t>
      </w:r>
    </w:p>
    <w:p w14:paraId="1A157208" w14:textId="77777777" w:rsidR="00332300" w:rsidRDefault="00332300" w:rsidP="00332300">
      <w:pPr>
        <w:pStyle w:val="Bibliography"/>
      </w:pPr>
      <w:r>
        <w:t xml:space="preserve">Pettersen, C., Henderson, S. A., Mattingly, K. S., </w:t>
      </w:r>
      <w:proofErr w:type="spellStart"/>
      <w:r>
        <w:t>Bennartz</w:t>
      </w:r>
      <w:proofErr w:type="spellEnd"/>
      <w:r>
        <w:t>, R., and Breeden, M. L.: The Critical Role of Euro‐Atlantic Blocking in Promoting Snowfall in Central Greenland, JGR Atmospheres, 127, e2021JD035776, https://doi.org/10.1029/2021JD035776, 2022.</w:t>
      </w:r>
    </w:p>
    <w:p w14:paraId="43C467B0" w14:textId="77777777" w:rsidR="00332300" w:rsidRDefault="00332300" w:rsidP="00332300">
      <w:pPr>
        <w:pStyle w:val="Bibliography"/>
      </w:pPr>
      <w:r>
        <w:lastRenderedPageBreak/>
        <w:t xml:space="preserve">van </w:t>
      </w:r>
      <w:proofErr w:type="spellStart"/>
      <w:r>
        <w:t>Pinxteren</w:t>
      </w:r>
      <w:proofErr w:type="spellEnd"/>
      <w:r>
        <w:t xml:space="preserve">, M., Robinson, T.-B., </w:t>
      </w:r>
      <w:proofErr w:type="spellStart"/>
      <w:r>
        <w:t>Zeppenfeld</w:t>
      </w:r>
      <w:proofErr w:type="spellEnd"/>
      <w:r>
        <w:t xml:space="preserve">, S., Gong, X., Bahlmann, E., </w:t>
      </w:r>
      <w:proofErr w:type="spellStart"/>
      <w:r>
        <w:t>Fomba</w:t>
      </w:r>
      <w:proofErr w:type="spellEnd"/>
      <w:r>
        <w:t>,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60CA948E" w14:textId="77777777" w:rsidR="00332300" w:rsidRDefault="00332300" w:rsidP="00332300">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56B1E400" w14:textId="77777777" w:rsidR="00332300" w:rsidRDefault="00332300" w:rsidP="00332300">
      <w:pPr>
        <w:pStyle w:val="Bibliography"/>
      </w:pPr>
      <w:r>
        <w:t xml:space="preserve">Quinn, P. K., Coffman, D. J., Johnson, J. E., Upchurch, L. M., and Bates, T. S.: Small fraction of marine cloud condensation nuclei made up of sea spray aerosol, Nature </w:t>
      </w:r>
      <w:proofErr w:type="spellStart"/>
      <w:r>
        <w:t>Geosci</w:t>
      </w:r>
      <w:proofErr w:type="spellEnd"/>
      <w:r>
        <w:t>, 10, 674–679, https://doi.org/10.1038/ngeo3003, 2017.</w:t>
      </w:r>
    </w:p>
    <w:p w14:paraId="0184BABB" w14:textId="77777777" w:rsidR="00332300" w:rsidRDefault="00332300" w:rsidP="00332300">
      <w:pPr>
        <w:pStyle w:val="Bibliography"/>
      </w:pPr>
      <w:r>
        <w:t xml:space="preserve">Radoman, N., Christiansen, S., Johansson, J., Hawkes, J., Bilde, M., Cousins, I. T., and Salter, M.: Probing the impact of a phytoplankton bloom on the chemistry of nascent sea spray aerosol using high-resolution mass spectrometry, Environ. Sci.: Atmos., </w:t>
      </w:r>
      <w:proofErr w:type="gramStart"/>
      <w:r>
        <w:t>10.1039.D</w:t>
      </w:r>
      <w:proofErr w:type="gramEnd"/>
      <w:r>
        <w:t>2EA00028H, https://doi.org/10.1039/D2EA00028H, 2022.</w:t>
      </w:r>
    </w:p>
    <w:p w14:paraId="5BFC4C88" w14:textId="77777777" w:rsidR="00332300" w:rsidRDefault="00332300" w:rsidP="00332300">
      <w:pPr>
        <w:pStyle w:val="Bibliography"/>
      </w:pPr>
      <w:proofErr w:type="spellStart"/>
      <w:r>
        <w:t>Rahmstorf</w:t>
      </w:r>
      <w:proofErr w:type="spellEnd"/>
      <w:r>
        <w:t xml:space="preserve">, S., Box, J. E., Feulner, G., Mann, M. E., Robinson, A., Rutherford, S., and </w:t>
      </w:r>
      <w:proofErr w:type="spellStart"/>
      <w:r>
        <w:t>Schaffernicht</w:t>
      </w:r>
      <w:proofErr w:type="spellEnd"/>
      <w:r>
        <w:t>, E. J.: Exceptional twentieth-century slowdown in Atlantic Ocean overturning circulation, Nature Clim Change, 5, 475–480, https://doi.org/10.1038/nclimate2554, 2015.</w:t>
      </w:r>
    </w:p>
    <w:p w14:paraId="7910EAE0" w14:textId="77777777" w:rsidR="00332300" w:rsidRDefault="00332300" w:rsidP="00332300">
      <w:pPr>
        <w:pStyle w:val="Bibliography"/>
      </w:pPr>
      <w:proofErr w:type="spellStart"/>
      <w:r>
        <w:t>Rapf</w:t>
      </w:r>
      <w:proofErr w:type="spellEnd"/>
      <w:r>
        <w:t>, R. J., Dooley, M. R., Kappes, K., Perkins, R. J., and Vaida, V.: pH Dependence of the Aqueous Photochemistry of α-Keto Acids, J. Phys. Chem. A, 121, 8368–8379, https://doi.org/10.1021/acs.jpca.7b08192, 2017.</w:t>
      </w:r>
    </w:p>
    <w:p w14:paraId="190F8724" w14:textId="77777777" w:rsidR="00332300" w:rsidRDefault="00332300" w:rsidP="00332300">
      <w:pPr>
        <w:pStyle w:val="Bibliography"/>
      </w:pPr>
      <w:r>
        <w:t xml:space="preserve">Rinaldi, M., Fuzzi, S., </w:t>
      </w:r>
      <w:proofErr w:type="spellStart"/>
      <w:r>
        <w:t>Decesari</w:t>
      </w:r>
      <w:proofErr w:type="spellEnd"/>
      <w:r>
        <w:t xml:space="preserve">, S., Marullo, S., Santoleri, R., Provenzale, A., Von Hardenberg, J., </w:t>
      </w:r>
      <w:proofErr w:type="spellStart"/>
      <w:r>
        <w:t>Ceburnis</w:t>
      </w:r>
      <w:proofErr w:type="spellEnd"/>
      <w:r>
        <w:t xml:space="preserve">, D., Vaishya, A., O’Dowd, C. D., and Facchini, M. C.: Is chlorophyll‐ </w:t>
      </w:r>
      <w:r>
        <w:rPr>
          <w:i/>
          <w:iCs/>
        </w:rPr>
        <w:t>a</w:t>
      </w:r>
      <w:r>
        <w:t xml:space="preserve"> the best surrogate for organic matter enrichment in submicron primary marine </w:t>
      </w:r>
      <w:proofErr w:type="gramStart"/>
      <w:r>
        <w:t>aerosol?,</w:t>
      </w:r>
      <w:proofErr w:type="gramEnd"/>
      <w:r>
        <w:t xml:space="preserve"> JGR Atmospheres, 118, 4964–4973, https://doi.org/10.1002/jgrd.50417, 2013.</w:t>
      </w:r>
    </w:p>
    <w:p w14:paraId="03C03BFC" w14:textId="77777777" w:rsidR="00332300" w:rsidRDefault="00332300" w:rsidP="00332300">
      <w:pPr>
        <w:pStyle w:val="Bibliography"/>
      </w:pPr>
      <w:r>
        <w:t xml:space="preserve">Rinaldi, M., Paglione, M., </w:t>
      </w:r>
      <w:proofErr w:type="spellStart"/>
      <w:r>
        <w:t>Decesari</w:t>
      </w:r>
      <w:proofErr w:type="spellEnd"/>
      <w:r>
        <w:t xml:space="preserve">, S., Harrison, R. M., Beddows, D. C. S., Ovadnevaite, J., </w:t>
      </w:r>
      <w:proofErr w:type="spellStart"/>
      <w:r>
        <w:t>Ceburnis</w:t>
      </w:r>
      <w:proofErr w:type="spellEnd"/>
      <w:r>
        <w:t xml:space="preserve">, D., O’Dowd, C. D., Simó, R., and </w:t>
      </w:r>
      <w:proofErr w:type="spellStart"/>
      <w:r>
        <w:t>Dall’Osto</w:t>
      </w:r>
      <w:proofErr w:type="spellEnd"/>
      <w:r>
        <w:t>, M.: Contribution of Water-Soluble Organic Matter from Multiple Marine Geographic Eco-Regions to Aerosols around Antarctica, Environ. Sci. Technol., 54, 7807–7817, https://doi.org/10.1021/acs.est.0c00695, 2020.</w:t>
      </w:r>
    </w:p>
    <w:p w14:paraId="00C9E61A" w14:textId="77777777" w:rsidR="00332300" w:rsidRDefault="00332300" w:rsidP="00332300">
      <w:pPr>
        <w:pStyle w:val="Bibliography"/>
      </w:pPr>
      <w:r>
        <w:t xml:space="preserve">Robinson, N. H., Hamilton, J. F., Allan, J. D., Langford, B., Oram, D. E., Chen, Q., Docherty, K., Farmer, D. K., Jimenez, J. L., Ward, M. W., Hewitt, C. N., Barley, M. H., Jenkin, M. E., Rickard, A. R., Martin, S. T., </w:t>
      </w:r>
      <w:proofErr w:type="spellStart"/>
      <w:r>
        <w:t>McFiggans</w:t>
      </w:r>
      <w:proofErr w:type="spellEnd"/>
      <w:r>
        <w:t>, G., and Coe, H.: Evidence for a significant proportion of Secondary Organic Aerosol from isoprene above a maritime tropical forest, Atmos. Chem. Phys., 11, 1039–1050, https://doi.org/10.5194/acp-11-1039-2011, 2011.</w:t>
      </w:r>
    </w:p>
    <w:p w14:paraId="5C8D25B9" w14:textId="77777777" w:rsidR="00332300" w:rsidRDefault="00332300" w:rsidP="00332300">
      <w:pPr>
        <w:pStyle w:val="Bibliography"/>
      </w:pPr>
      <w:r>
        <w:t>Rosenfeld, D., Zhu, Y., Wang, M., Zheng, Y., Goren, T., and Yu, S.: Aerosol-driven droplet concentrations dominate coverage and water of oceanic low-level clouds, Science, 363, eaav0566, https://doi.org/10.1126/science.aav0566, 2019.</w:t>
      </w:r>
    </w:p>
    <w:p w14:paraId="2DECFF7A" w14:textId="77777777" w:rsidR="00332300" w:rsidRDefault="00332300" w:rsidP="00332300">
      <w:pPr>
        <w:pStyle w:val="Bibliography"/>
      </w:pPr>
      <w:r>
        <w:t>Rousseaux, C. S., Hirata, T., and Gregg, W. W.: Satellite views of global phytoplankton community distributions using an empirical algorithm and a numerical model, https://doi.org/10.5194/bgd-10-1083-2013, 24 January 2013.</w:t>
      </w:r>
    </w:p>
    <w:p w14:paraId="7811C562" w14:textId="77777777" w:rsidR="00332300" w:rsidRDefault="00332300" w:rsidP="00332300">
      <w:pPr>
        <w:pStyle w:val="Bibliography"/>
      </w:pPr>
      <w:r>
        <w:lastRenderedPageBreak/>
        <w:t>Russell, L. M., Bahadur, R., and Ziemann, P. J.: Identifying organic aerosol sources by comparing functional group composition in chamber and atmospheric particles, Proc. Natl. Acad. Sci. U.S.A., 108, 3516–3521, https://doi.org/10.1073/pnas.1006461108, 2011.</w:t>
      </w:r>
    </w:p>
    <w:p w14:paraId="5CCE272D" w14:textId="77777777" w:rsidR="00332300" w:rsidRDefault="00332300" w:rsidP="00332300">
      <w:pPr>
        <w:pStyle w:val="Bibliography"/>
      </w:pPr>
      <w:r>
        <w:t xml:space="preserve">S. Gerard Jennings, Christoph </w:t>
      </w:r>
      <w:proofErr w:type="spellStart"/>
      <w:r>
        <w:t>Kleefeld</w:t>
      </w:r>
      <w:proofErr w:type="spellEnd"/>
      <w:r>
        <w:t xml:space="preserve">, Colin D. </w:t>
      </w:r>
      <w:proofErr w:type="spellStart"/>
      <w:r>
        <w:t>OʼDowd</w:t>
      </w:r>
      <w:proofErr w:type="spellEnd"/>
      <w:r>
        <w:t xml:space="preserve">, Carsten Junker, T. Gerard Spain, Phillip </w:t>
      </w:r>
      <w:proofErr w:type="spellStart"/>
      <w:r>
        <w:t>OʼBrien</w:t>
      </w:r>
      <w:proofErr w:type="spellEnd"/>
      <w:r>
        <w:t xml:space="preserve">, </w:t>
      </w:r>
      <w:proofErr w:type="spellStart"/>
      <w:r>
        <w:t>Aodhaghan</w:t>
      </w:r>
      <w:proofErr w:type="spellEnd"/>
      <w:r>
        <w:t xml:space="preserve"> F. Roddy, and </w:t>
      </w:r>
      <w:proofErr w:type="spellStart"/>
      <w:r>
        <w:t>and</w:t>
      </w:r>
      <w:proofErr w:type="spellEnd"/>
      <w:r>
        <w:t xml:space="preserve"> Thomas C. </w:t>
      </w:r>
      <w:proofErr w:type="spellStart"/>
      <w:r>
        <w:t>OʼConnor</w:t>
      </w:r>
      <w:proofErr w:type="spellEnd"/>
      <w:r>
        <w:t>: Mace Head Atmospheric Research Station — characterization of aerosol radiative parameters, BOREAL ENVIRONMENT RESEARCH 8, 2003.</w:t>
      </w:r>
    </w:p>
    <w:p w14:paraId="6BC1DCCF" w14:textId="77777777" w:rsidR="00332300" w:rsidRDefault="00332300" w:rsidP="00332300">
      <w:pPr>
        <w:pStyle w:val="Bibliography"/>
      </w:pPr>
      <w:r>
        <w:t>Saha, M. and Fink, P.: Algal volatiles – the overlooked chemical language of aquatic primary producers, Biological Reviews, 97, 2162–2173, https://doi.org/10.1111/brv.12887, 2022.</w:t>
      </w:r>
    </w:p>
    <w:p w14:paraId="0740EDE2" w14:textId="77777777" w:rsidR="00332300" w:rsidRDefault="00332300" w:rsidP="00332300">
      <w:pPr>
        <w:pStyle w:val="Bibliography"/>
      </w:pPr>
      <w:r>
        <w:t xml:space="preserve">Saliba, G., Chen, C.-L., Lewis, S., Russell, L. M., </w:t>
      </w:r>
      <w:proofErr w:type="spellStart"/>
      <w:r>
        <w:t>Rivellini</w:t>
      </w:r>
      <w:proofErr w:type="spellEnd"/>
      <w:r>
        <w:t xml:space="preserve">, L.-H., Lee, A. K. Y., Quinn, P. K., Bates, T. S., </w:t>
      </w:r>
      <w:proofErr w:type="spellStart"/>
      <w:r>
        <w:t>Haëntjens</w:t>
      </w:r>
      <w:proofErr w:type="spellEnd"/>
      <w:r>
        <w:t xml:space="preserve">, N., Boss, E. S., Karp-Boss, L., </w:t>
      </w:r>
      <w:proofErr w:type="spellStart"/>
      <w:r>
        <w:t>Baetge</w:t>
      </w:r>
      <w:proofErr w:type="spellEnd"/>
      <w:r>
        <w:t xml:space="preserve">, N., Carlson, C. A., and </w:t>
      </w:r>
      <w:proofErr w:type="spellStart"/>
      <w:r>
        <w:t>Behrenfeld</w:t>
      </w:r>
      <w:proofErr w:type="spellEnd"/>
      <w:r>
        <w:t xml:space="preserve">, M. J.: Factors driving the seasonal and hourly variability of sea-spray aerosol number in the North Atlantic, Proc Natl </w:t>
      </w:r>
      <w:proofErr w:type="spellStart"/>
      <w:r>
        <w:t>Acad</w:t>
      </w:r>
      <w:proofErr w:type="spellEnd"/>
      <w:r>
        <w:t xml:space="preserve"> Sci USA, 116, 20309–20314, https://doi.org/10.1073/pnas.1907574116, 2019.</w:t>
      </w:r>
    </w:p>
    <w:p w14:paraId="60F2B42B" w14:textId="77777777" w:rsidR="00332300" w:rsidRDefault="00332300" w:rsidP="00332300">
      <w:pPr>
        <w:pStyle w:val="Bibliography"/>
      </w:pPr>
      <w:r>
        <w:t xml:space="preserve">Sanchez, K. J., Zhang, B., Liu, H., Brown, M. D., Crosbie, E. C., Gallo, F., Hair, J. W., Hostetler, C. A., Jordan, C. E., Robinson, C. E., </w:t>
      </w:r>
      <w:proofErr w:type="spellStart"/>
      <w:r>
        <w:t>Scarino</w:t>
      </w:r>
      <w:proofErr w:type="spellEnd"/>
      <w:r>
        <w:t xml:space="preserve">, A. J., Shingler, T. J., Shook, M. A., Thornhill, K. L., Wiggins, E. B., Winstead, E. L., Ziemba, L. D., Saliba, G., Lewis, S. L., Russell, L. M., Quinn, P. K., Bates, T. S., Porter, J., Bell, T. G., </w:t>
      </w:r>
      <w:proofErr w:type="spellStart"/>
      <w:r>
        <w:t>Gaube</w:t>
      </w:r>
      <w:proofErr w:type="spellEnd"/>
      <w:r>
        <w:t xml:space="preserve">, P., Saltzman, E. S., </w:t>
      </w:r>
      <w:proofErr w:type="spellStart"/>
      <w:r>
        <w:t>Behrenfeld</w:t>
      </w:r>
      <w:proofErr w:type="spellEnd"/>
      <w:r>
        <w:t xml:space="preserve">, M. J., and Moore, R. H.: North Atlantic Ocean SST-gradient-driven variations in aerosol and cloud evolution along </w:t>
      </w:r>
      <w:proofErr w:type="spellStart"/>
      <w:r>
        <w:t>Lagrangian</w:t>
      </w:r>
      <w:proofErr w:type="spellEnd"/>
      <w:r>
        <w:t xml:space="preserve"> cold-air outbreak trajectories, Atmos. Chem. Phys., 22, 2795–2815, https://doi.org/10.5194/acp-22-2795-2022, 2022.</w:t>
      </w:r>
    </w:p>
    <w:p w14:paraId="59F6B0E2" w14:textId="77777777" w:rsidR="00332300" w:rsidRDefault="00332300" w:rsidP="00332300">
      <w:pPr>
        <w:pStyle w:val="Bibliography"/>
      </w:pPr>
      <w:r>
        <w:t>Sanders, R. N. C., Jones, D. C., Josey, S. A., Sinha, B., and Forget, G.: Causes of the 2015 North Atlantic cold anomaly in a global state estimate, Ocean Sci., 18, 953–978, https://doi.org/10.5194/os-18-953-2022, 2022.</w:t>
      </w:r>
    </w:p>
    <w:p w14:paraId="67ECB114" w14:textId="77777777" w:rsidR="00332300" w:rsidRDefault="00332300" w:rsidP="00332300">
      <w:pPr>
        <w:pStyle w:val="Bibliography"/>
      </w:pPr>
      <w:r>
        <w:t xml:space="preserve">Schmale, J., Schneider, J., Nemitz, E., Tang, Y. S., </w:t>
      </w:r>
      <w:proofErr w:type="spellStart"/>
      <w:r>
        <w:t>Dragosits</w:t>
      </w:r>
      <w:proofErr w:type="spellEnd"/>
      <w:r>
        <w:t xml:space="preserve">, U., Blackall, T. D., </w:t>
      </w:r>
      <w:proofErr w:type="spellStart"/>
      <w:r>
        <w:t>Trathan</w:t>
      </w:r>
      <w:proofErr w:type="spellEnd"/>
      <w:r>
        <w:t>, P. N., Phillips, G. J., Sutton, M., and Braban, C. F.: Sub-Antarctic marine aerosol: dominant contributions from biogenic sources, Atmos. Chem. Phys., 13, 8669–8694, https://doi.org/10.5194/acp-13-8669-2013, 2013.</w:t>
      </w:r>
    </w:p>
    <w:p w14:paraId="7E524A71" w14:textId="77777777" w:rsidR="00332300" w:rsidRDefault="00332300" w:rsidP="00332300">
      <w:pPr>
        <w:pStyle w:val="Bibliography"/>
      </w:pPr>
      <w:r>
        <w:t xml:space="preserve">Schneider, J., </w:t>
      </w:r>
      <w:proofErr w:type="spellStart"/>
      <w:r>
        <w:t>Freutel</w:t>
      </w:r>
      <w:proofErr w:type="spellEnd"/>
      <w:r>
        <w:t xml:space="preserve">, F., Zorn, S. R., Chen, Q., Farmer, D. K., Jimenez, J. L., Martin, S. T., </w:t>
      </w:r>
      <w:proofErr w:type="spellStart"/>
      <w:r>
        <w:t>Artaxo</w:t>
      </w:r>
      <w:proofErr w:type="spellEnd"/>
      <w:r>
        <w:t xml:space="preserve">, P., </w:t>
      </w:r>
      <w:proofErr w:type="spellStart"/>
      <w:r>
        <w:t>Wiedensohler</w:t>
      </w:r>
      <w:proofErr w:type="spellEnd"/>
      <w:r>
        <w:t>, A., and Borrmann, S.: Mass-spectrometric identification of primary biological particle markers and application to pristine submicron aerosol measurements in Amazonia, Atmos. Chem. Phys., 11, 11415–11429, https://doi.org/10.5194/acp-11-11415-2011, 2011.</w:t>
      </w:r>
    </w:p>
    <w:p w14:paraId="35FECCC2" w14:textId="77777777" w:rsidR="00332300" w:rsidRDefault="00332300" w:rsidP="00332300">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0B020420" w14:textId="77777777" w:rsidR="00332300" w:rsidRDefault="00332300" w:rsidP="00332300">
      <w:pPr>
        <w:pStyle w:val="Bibliography"/>
      </w:pPr>
      <w:proofErr w:type="spellStart"/>
      <w:r>
        <w:t>Sellegri</w:t>
      </w:r>
      <w:proofErr w:type="spellEnd"/>
      <w:r>
        <w:t xml:space="preserve">, K., Nicosia, A., </w:t>
      </w:r>
      <w:proofErr w:type="spellStart"/>
      <w:r>
        <w:t>Freney</w:t>
      </w:r>
      <w:proofErr w:type="spellEnd"/>
      <w:r>
        <w:t xml:space="preserve">, E., Uitz, J., Thyssen, M., Grégori, G., Engel, A., </w:t>
      </w:r>
      <w:proofErr w:type="spellStart"/>
      <w:r>
        <w:t>Zäncker</w:t>
      </w:r>
      <w:proofErr w:type="spellEnd"/>
      <w:r>
        <w:t xml:space="preserve">, B., </w:t>
      </w:r>
      <w:proofErr w:type="spellStart"/>
      <w:r>
        <w:t>Haëntjens</w:t>
      </w:r>
      <w:proofErr w:type="spellEnd"/>
      <w:r>
        <w:t xml:space="preserve">, N., Mas, S., Picard, D., Saint-Macary, A., Peltola, M., Rose, C., Trueblood, J., Lefevre, D., D’Anna, B., </w:t>
      </w:r>
      <w:proofErr w:type="spellStart"/>
      <w:r>
        <w:t>Desboeufs</w:t>
      </w:r>
      <w:proofErr w:type="spellEnd"/>
      <w:r>
        <w:t xml:space="preserve">, K., </w:t>
      </w:r>
      <w:proofErr w:type="spellStart"/>
      <w:r>
        <w:t>Meskhidze</w:t>
      </w:r>
      <w:proofErr w:type="spellEnd"/>
      <w:r>
        <w:t xml:space="preserve">, N., </w:t>
      </w:r>
      <w:proofErr w:type="spellStart"/>
      <w:r>
        <w:t>Guieu</w:t>
      </w:r>
      <w:proofErr w:type="spellEnd"/>
      <w:r>
        <w:t>, C., and Law, C. S.: Surface ocean microbiota determine cloud precursors, Sci Rep, 11, 281, https://doi.org/10.1038/s41598-020-78097-5, 2021.</w:t>
      </w:r>
    </w:p>
    <w:p w14:paraId="6764E456" w14:textId="77777777" w:rsidR="00332300" w:rsidRDefault="00332300" w:rsidP="00332300">
      <w:pPr>
        <w:pStyle w:val="Bibliography"/>
      </w:pPr>
      <w:proofErr w:type="spellStart"/>
      <w:r>
        <w:t>Sellegri</w:t>
      </w:r>
      <w:proofErr w:type="spellEnd"/>
      <w:r>
        <w:t xml:space="preserve">, K., Harvey, M., Peltola, M., Saint-Macary, A., </w:t>
      </w:r>
      <w:proofErr w:type="spellStart"/>
      <w:r>
        <w:t>Barthelmeß</w:t>
      </w:r>
      <w:proofErr w:type="spellEnd"/>
      <w:r>
        <w:t xml:space="preserve">, T., Rocco, M., Moore, K. A., Cristi, A., </w:t>
      </w:r>
      <w:proofErr w:type="spellStart"/>
      <w:r>
        <w:t>Peyrin</w:t>
      </w:r>
      <w:proofErr w:type="spellEnd"/>
      <w:r>
        <w:t xml:space="preserve">, F., Barr, N., </w:t>
      </w:r>
      <w:proofErr w:type="spellStart"/>
      <w:r>
        <w:t>Labonnote</w:t>
      </w:r>
      <w:proofErr w:type="spellEnd"/>
      <w:r>
        <w:t xml:space="preserve">, L., Marriner, A., McGregor, J., Safi, K., </w:t>
      </w:r>
      <w:proofErr w:type="spellStart"/>
      <w:r>
        <w:t>Deppeler</w:t>
      </w:r>
      <w:proofErr w:type="spellEnd"/>
      <w:r>
        <w:t xml:space="preserve">, S., Archer, S., Dunne, E., </w:t>
      </w:r>
      <w:proofErr w:type="spellStart"/>
      <w:r>
        <w:t>Harnwell</w:t>
      </w:r>
      <w:proofErr w:type="spellEnd"/>
      <w:r>
        <w:t xml:space="preserve">, J., </w:t>
      </w:r>
      <w:proofErr w:type="spellStart"/>
      <w:r>
        <w:t>Delanoe</w:t>
      </w:r>
      <w:proofErr w:type="spellEnd"/>
      <w:r>
        <w:t xml:space="preserve">, J., </w:t>
      </w:r>
      <w:proofErr w:type="spellStart"/>
      <w:r>
        <w:t>Freney</w:t>
      </w:r>
      <w:proofErr w:type="spellEnd"/>
      <w:r>
        <w:t xml:space="preserve">, E., Rose, C., </w:t>
      </w:r>
      <w:proofErr w:type="spellStart"/>
      <w:r>
        <w:t>Bazantay</w:t>
      </w:r>
      <w:proofErr w:type="spellEnd"/>
      <w:r>
        <w:t xml:space="preserve">, C., Planche, C., Saiz-Lopez, A., Quintanilla-López, J. E., Lebrón-Aguilar, R., Rinaldi, M., Banson, S., Joseph, R., Lupascu, A., Jourdan, O., </w:t>
      </w:r>
      <w:proofErr w:type="spellStart"/>
      <w:r>
        <w:t>Mioche</w:t>
      </w:r>
      <w:proofErr w:type="spellEnd"/>
      <w:r>
        <w:t xml:space="preserve">, G., Colomb, A., Olivares, G., </w:t>
      </w:r>
      <w:proofErr w:type="spellStart"/>
      <w:r>
        <w:t>Querel</w:t>
      </w:r>
      <w:proofErr w:type="spellEnd"/>
      <w:r>
        <w:t xml:space="preserve">, R., McDonald, A., Plank, G., </w:t>
      </w:r>
      <w:proofErr w:type="spellStart"/>
      <w:r>
        <w:t>Bukosa</w:t>
      </w:r>
      <w:proofErr w:type="spellEnd"/>
      <w:r>
        <w:t xml:space="preserve">, B., Dillon, W., Pelon, J., Baray, J.-L., </w:t>
      </w:r>
      <w:proofErr w:type="spellStart"/>
      <w:r>
        <w:t>Tridon</w:t>
      </w:r>
      <w:proofErr w:type="spellEnd"/>
      <w:r>
        <w:t xml:space="preserve">, F., </w:t>
      </w:r>
      <w:proofErr w:type="spellStart"/>
      <w:r>
        <w:t>Donnadieu</w:t>
      </w:r>
      <w:proofErr w:type="spellEnd"/>
      <w:r>
        <w:t xml:space="preserve">, F., </w:t>
      </w:r>
      <w:proofErr w:type="spellStart"/>
      <w:r>
        <w:t>Szczap</w:t>
      </w:r>
      <w:proofErr w:type="spellEnd"/>
      <w:r>
        <w:t xml:space="preserve">, F., Engel, A., DeMott, P. J., and Law, C. S.: </w:t>
      </w:r>
      <w:r>
        <w:lastRenderedPageBreak/>
        <w:t>Sea2Cloud: From Biogenic Emission Fluxes to Cloud Properties in the Southwest Pacific, Bulletin of the American Meteorological Society, 104, E1017–E1043, https://doi.org/10.1175/BAMS-D-21-0063.1, 2023.</w:t>
      </w:r>
    </w:p>
    <w:p w14:paraId="2498B799" w14:textId="77777777" w:rsidR="00332300" w:rsidRDefault="00332300" w:rsidP="00332300">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11C821D5" w14:textId="77777777" w:rsidR="00332300" w:rsidRDefault="00332300" w:rsidP="00332300">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45C6932A" w14:textId="77777777" w:rsidR="00332300" w:rsidRDefault="00332300" w:rsidP="00332300">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6E08813B" w14:textId="77777777" w:rsidR="00332300" w:rsidRDefault="00332300" w:rsidP="00332300">
      <w:pPr>
        <w:pStyle w:val="Bibliography"/>
      </w:pPr>
      <w:r>
        <w:t xml:space="preserve">Stein, A. F., Draxler, R. R., Rolph, G. D., </w:t>
      </w:r>
      <w:proofErr w:type="spellStart"/>
      <w:r>
        <w:t>Stunder</w:t>
      </w:r>
      <w:proofErr w:type="spellEnd"/>
      <w:r>
        <w:t xml:space="preserve">, B. J. B., Cohen, M. D., and Ngan, F.: NOAA’s HYSPLIT Atmospheric Transport and Dispersion </w:t>
      </w:r>
      <w:proofErr w:type="spellStart"/>
      <w:r>
        <w:t>Modeling</w:t>
      </w:r>
      <w:proofErr w:type="spellEnd"/>
      <w:r>
        <w:t xml:space="preserve"> System, Bulletin of the American Meteorological Society, 96, 2059–2077, https://doi.org/10.1175/BAMS-D-14-00110.1, 2015.</w:t>
      </w:r>
    </w:p>
    <w:p w14:paraId="57529F81" w14:textId="77777777" w:rsidR="00332300" w:rsidRDefault="00332300" w:rsidP="00332300">
      <w:pPr>
        <w:pStyle w:val="Bibliography"/>
      </w:pPr>
      <w:r>
        <w:t xml:space="preserve">Tong, Y., Qi, L., </w:t>
      </w:r>
      <w:proofErr w:type="spellStart"/>
      <w:r>
        <w:t>Stefenelli</w:t>
      </w:r>
      <w:proofErr w:type="spellEnd"/>
      <w:r>
        <w:t xml:space="preserve">, G., Wang, D. S., </w:t>
      </w:r>
      <w:proofErr w:type="spellStart"/>
      <w:r>
        <w:t>Canonaco</w:t>
      </w:r>
      <w:proofErr w:type="spellEnd"/>
      <w:r>
        <w:t xml:space="preserve">, F., </w:t>
      </w:r>
      <w:proofErr w:type="spellStart"/>
      <w:r>
        <w:t>Baltensperger</w:t>
      </w:r>
      <w:proofErr w:type="spellEnd"/>
      <w:r>
        <w:t xml:space="preserve">, U., </w:t>
      </w:r>
      <w:proofErr w:type="spellStart"/>
      <w:r>
        <w:t>Prévôt</w:t>
      </w:r>
      <w:proofErr w:type="spellEnd"/>
      <w:r>
        <w: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17BE076F" w14:textId="77777777" w:rsidR="00332300" w:rsidRDefault="00332300" w:rsidP="00332300">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702FF28E" w14:textId="77777777" w:rsidR="00332300" w:rsidRDefault="00332300" w:rsidP="00332300">
      <w:pPr>
        <w:pStyle w:val="Bibliography"/>
      </w:pPr>
      <w:r>
        <w:t xml:space="preserve">Van Alstyne, K. and Houser, L.: Dimethylsulfide release during macroinvertebrate grazing and its role as an activated chemical </w:t>
      </w:r>
      <w:proofErr w:type="spellStart"/>
      <w:r>
        <w:t>defense</w:t>
      </w:r>
      <w:proofErr w:type="spellEnd"/>
      <w:r>
        <w:t>, Mar. Ecol. Prog. Ser., 250, 175–181, https://doi.org/10.3354/meps250175, 2003.</w:t>
      </w:r>
    </w:p>
    <w:p w14:paraId="7A792B7E" w14:textId="77777777" w:rsidR="00332300" w:rsidRDefault="00332300" w:rsidP="00332300">
      <w:pPr>
        <w:pStyle w:val="Bibliography"/>
      </w:pPr>
      <w:r>
        <w:t>Veron, F.: Ocean Spray, Annu. Rev. Fluid Mech., 47, 507–538, https://doi.org/10.1146/annurev-fluid-010814-014651, 2015.</w:t>
      </w:r>
    </w:p>
    <w:p w14:paraId="15866EFF" w14:textId="77777777" w:rsidR="00332300" w:rsidRDefault="00332300" w:rsidP="00332300">
      <w:pPr>
        <w:pStyle w:val="Bibliography"/>
      </w:pPr>
      <w:proofErr w:type="spellStart"/>
      <w:r>
        <w:t>Villermaux</w:t>
      </w:r>
      <w:proofErr w:type="spellEnd"/>
      <w:r>
        <w:t>, E., Wang, X., and Deike, L.: Bubbles spray aerosols: Certitudes and mysteries, PNAS Nexus, 1, pgac261, https://doi.org/10.1093/pnasnexus/pgac261, 2022.</w:t>
      </w:r>
    </w:p>
    <w:p w14:paraId="615CE79B" w14:textId="77777777" w:rsidR="00332300" w:rsidRDefault="00332300" w:rsidP="00332300">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442DFD46" w14:textId="77777777" w:rsidR="00332300" w:rsidRDefault="00332300" w:rsidP="00332300">
      <w:pPr>
        <w:pStyle w:val="Bibliography"/>
      </w:pPr>
      <w:r>
        <w:t xml:space="preserve">Willis, M. D., </w:t>
      </w:r>
      <w:proofErr w:type="spellStart"/>
      <w:r>
        <w:t>Köllner</w:t>
      </w:r>
      <w:proofErr w:type="spellEnd"/>
      <w:r>
        <w:t xml:space="preserve">, F., Burkart, J., </w:t>
      </w:r>
      <w:proofErr w:type="spellStart"/>
      <w:r>
        <w:t>Bozem</w:t>
      </w:r>
      <w:proofErr w:type="spellEnd"/>
      <w:r>
        <w:t xml:space="preserve">, H., Thomas, J. L., Schneider, J., Aliabadi, A. A., Hoor, P. M., Schulz, H., Herber, A. B., </w:t>
      </w:r>
      <w:proofErr w:type="spellStart"/>
      <w:r>
        <w:t>Leaitch</w:t>
      </w:r>
      <w:proofErr w:type="spellEnd"/>
      <w:r>
        <w:t xml:space="preserve">, W. R., and Abbatt, J. P. D.: Evidence for marine biogenic influence on summertime Arctic aerosol, </w:t>
      </w:r>
      <w:proofErr w:type="spellStart"/>
      <w:r>
        <w:t>Geophys</w:t>
      </w:r>
      <w:proofErr w:type="spellEnd"/>
      <w:r>
        <w:t>. Res. Lett., 44, 6460–6470, https://doi.org/10.1002/2017GL073359, 2017.</w:t>
      </w:r>
    </w:p>
    <w:p w14:paraId="335A49B6" w14:textId="77777777" w:rsidR="00332300" w:rsidRDefault="00332300" w:rsidP="00332300">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29CA9872" w14:textId="77777777" w:rsidR="00332300" w:rsidRDefault="00332300" w:rsidP="00332300">
      <w:pPr>
        <w:pStyle w:val="Bibliography"/>
      </w:pPr>
      <w:r>
        <w:lastRenderedPageBreak/>
        <w:t>Wolf, K. K. E., Hoppe, C. J. M., Rehder, L., Schaum, E., John, U., and Rost, B.: Heatwave responses of Arctic phytoplankton communities are driven by combined impacts of warming and cooling, Sci. Adv., 10, eadl5904, https://doi.org/10.1126/sciadv.adl5904, 2024.</w:t>
      </w:r>
    </w:p>
    <w:p w14:paraId="5C471246" w14:textId="77777777" w:rsidR="00332300" w:rsidRDefault="00332300" w:rsidP="00332300">
      <w:pPr>
        <w:pStyle w:val="Bibliography"/>
      </w:pPr>
      <w:r>
        <w:t xml:space="preserve">Xu, W., Lambe, A., Silva, P., Hu, W., Onasch, T., Williams, L., Croteau, P., Zhang, X., </w:t>
      </w:r>
      <w:proofErr w:type="spellStart"/>
      <w:r>
        <w:t>Renbaum</w:t>
      </w:r>
      <w:proofErr w:type="spellEnd"/>
      <w:r>
        <w:t>-Wolff, L., Fortner, E., Jimenez, J. L., Jayne, J., Worsnop, D., and Canagaratna, M.: Laboratory evaluation of species-dependent relative ionization efficiencies in the Aerodyne Aerosol Mass Spectrometer, null, 52, 626–641, https://doi.org/10.1080/02786826.2018.1439570, 2018.</w:t>
      </w:r>
    </w:p>
    <w:p w14:paraId="2D94DE7F" w14:textId="77777777" w:rsidR="00332300" w:rsidRDefault="00332300" w:rsidP="00332300">
      <w:pPr>
        <w:pStyle w:val="Bibliography"/>
      </w:pPr>
      <w:r>
        <w:t xml:space="preserve">Xu, W., Ovadnevaite, J., Fossum, K. N., Lin, C., Huang, R.-J., O’Dowd, C., and </w:t>
      </w:r>
      <w:proofErr w:type="spellStart"/>
      <w:r>
        <w:t>Ceburnis</w:t>
      </w:r>
      <w:proofErr w:type="spellEnd"/>
      <w:r>
        <w:t>, D.: Aerosol hygroscopicity and its link to chemical composition in the coastal atmosphere of Mace Head: marine and continental air masses, Atmos. Chem. Phys., 20, 3777–3791, https://doi.org/10.5194/acp-20-3777-2020, 2020.</w:t>
      </w:r>
    </w:p>
    <w:p w14:paraId="43288A86" w14:textId="77777777" w:rsidR="00332300" w:rsidRDefault="00332300" w:rsidP="00332300">
      <w:pPr>
        <w:pStyle w:val="Bibliography"/>
      </w:pPr>
      <w:r>
        <w:t xml:space="preserve">Xu, W., Fossum, K. N., Ovadnevaite, J., Lin, C., Huang, R.-J., O’Dowd, C., and </w:t>
      </w:r>
      <w:proofErr w:type="spellStart"/>
      <w:r>
        <w:t>Ceburnis</w:t>
      </w:r>
      <w:proofErr w:type="spellEnd"/>
      <w:r>
        <w:t>, D.: The impact of aerosol size-dependent hygroscopicity and mixing state on the cloud condensation nuclei potential over the north-east Atlantic, Atmos. Chem. Phys., 21, 8655–8675, https://doi.org/10.5194/acp-21-8655-2021, 2021.</w:t>
      </w:r>
    </w:p>
    <w:p w14:paraId="05570F19" w14:textId="77777777" w:rsidR="00332300" w:rsidRDefault="00332300" w:rsidP="00332300">
      <w:pPr>
        <w:pStyle w:val="Bibliography"/>
      </w:pPr>
      <w:r>
        <w:t xml:space="preserve">Yazdani, A., </w:t>
      </w:r>
      <w:proofErr w:type="spellStart"/>
      <w:r>
        <w:t>Dudani</w:t>
      </w:r>
      <w:proofErr w:type="spellEnd"/>
      <w:r>
        <w:t xml:space="preserve">, N., Takahama, S., Bertrand, A., </w:t>
      </w:r>
      <w:proofErr w:type="spellStart"/>
      <w:r>
        <w:t>Prévôt</w:t>
      </w:r>
      <w:proofErr w:type="spellEnd"/>
      <w:r>
        <w:t>, A. S. H., El Haddad, I., and Dillner, A. M.: Fragment ion–functional group relationships in organic aerosols using aerosol mass spectrometry and mid-infrared spectroscopy, Atmos. Meas. Tech., 15, 2857–2874, https://doi.org/10.5194/amt-15-2857-2022, 2022.</w:t>
      </w:r>
    </w:p>
    <w:p w14:paraId="77EAF271" w14:textId="77777777" w:rsidR="00332300" w:rsidRDefault="00332300" w:rsidP="00332300">
      <w:pPr>
        <w:pStyle w:val="Bibliography"/>
      </w:pPr>
      <w:proofErr w:type="spellStart"/>
      <w:r>
        <w:t>Zeppenfeld</w:t>
      </w:r>
      <w:proofErr w:type="spellEnd"/>
      <w:r>
        <w:t xml:space="preserve">, S., Van </w:t>
      </w:r>
      <w:proofErr w:type="spellStart"/>
      <w:r>
        <w:t>Pinxteren</w:t>
      </w:r>
      <w:proofErr w:type="spellEnd"/>
      <w:r>
        <w:t xml:space="preserve">, M., Hartmann, M., </w:t>
      </w:r>
      <w:proofErr w:type="spellStart"/>
      <w:r>
        <w:t>Zeising</w:t>
      </w:r>
      <w:proofErr w:type="spellEnd"/>
      <w:r>
        <w:t>,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B63DA61" w14:textId="77777777" w:rsidR="00332300" w:rsidRDefault="00332300" w:rsidP="00332300">
      <w:pPr>
        <w:pStyle w:val="Bibliography"/>
      </w:pPr>
      <w:r>
        <w:t xml:space="preserve">Zhang, Q., Jimenez, J. L., Canagaratna, M. R., Ulbrich, I. M., Ng, N. L., Worsnop, D. R., and Sun, Y.: Understanding atmospheric organic aerosols via factor analysis of aerosol mass spectrometry: a review, Anal </w:t>
      </w:r>
      <w:proofErr w:type="spellStart"/>
      <w:r>
        <w:t>Bioanal</w:t>
      </w:r>
      <w:proofErr w:type="spellEnd"/>
      <w:r>
        <w:t xml:space="preserve"> Chem, 401, 3045–3067, https://doi.org/10.1007/s00216-011-5355-y, 2011.</w:t>
      </w:r>
    </w:p>
    <w:p w14:paraId="10BD8280" w14:textId="77777777" w:rsidR="00332300" w:rsidRDefault="00332300" w:rsidP="00332300">
      <w:pPr>
        <w:pStyle w:val="Bibliography"/>
      </w:pPr>
      <w:r>
        <w:t xml:space="preserve">Zhao, Z., He, Q., Lu, Z., Zhao, Q., and Wang, J.: Analysis of Atmospheric CO2 and CO at </w:t>
      </w:r>
      <w:proofErr w:type="spellStart"/>
      <w:r>
        <w:t>Akedala</w:t>
      </w:r>
      <w:proofErr w:type="spellEnd"/>
      <w:r>
        <w:t xml:space="preserve"> Atmospheric Background Observation Station, a Regional Station in Northwestern China, IJERPH, 19, 6948, https://doi.org/10.3390/ijerph19116948, 2022.</w:t>
      </w:r>
    </w:p>
    <w:p w14:paraId="51441202" w14:textId="77777777" w:rsidR="00332300" w:rsidRDefault="00332300" w:rsidP="00332300">
      <w:pPr>
        <w:pStyle w:val="Bibliography"/>
      </w:pPr>
      <w:r>
        <w:t xml:space="preserve">Zheng, G., Wang, Y., Wood, R., Jensen, M. P., Kuang, C., McCoy, I. L., Matthews, A., Mei, F., Tomlinson, J. M., Shilling, J. E., </w:t>
      </w:r>
      <w:proofErr w:type="spellStart"/>
      <w:r>
        <w:t>Zawadowicz</w:t>
      </w:r>
      <w:proofErr w:type="spellEnd"/>
      <w:r>
        <w:t>, M. A., Crosbie, E., Moore, R., Ziemba, L., Andreae, M. O., and Wang, J.: New particle formation in the remote marine boundary layer, Nat Commun, 12, 527, https://doi.org/10.1038/s41467-020-20773-1, 2021.</w:t>
      </w:r>
    </w:p>
    <w:p w14:paraId="00B52059" w14:textId="63E712B4"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8"/>
      <w:pgSz w:w="11906" w:h="16838" w:code="9"/>
      <w:pgMar w:top="1418" w:right="1418" w:bottom="1418" w:left="1418" w:header="709" w:footer="709" w:gutter="0"/>
      <w:lnNumType w:countBy="5"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9" w:author="CHEVASSUS, Emmanuel" w:date="2024-12-11T13:29:00Z" w:initials="EC">
    <w:p w14:paraId="7BEF7417" w14:textId="77777777" w:rsidR="00540AF4" w:rsidRDefault="00540AF4" w:rsidP="00540AF4">
      <w:pPr>
        <w:pStyle w:val="CommentText"/>
      </w:pPr>
      <w:r>
        <w:rPr>
          <w:rStyle w:val="CommentReference"/>
        </w:rPr>
        <w:annotationRef/>
      </w:r>
      <w:r>
        <w:t xml:space="preserve">Initial sentence in the preprint was </w:t>
      </w:r>
      <w:r>
        <w:br/>
      </w:r>
      <w:r>
        <w:br/>
        <w:t xml:space="preserve">Finally mean wind speed was 6.6 ± 3.1 ms -1 only being below the whitecap threshold of 4 m s -1 (O'Dowd et al., 2014) for 23% of the time hinting at strong sea spray influences.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EF74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B778C6" w16cex:dateUtc="2024-12-1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EF7417" w16cid:durableId="56B778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ABF9C" w14:textId="77777777" w:rsidR="007D6372" w:rsidRPr="004758A9" w:rsidRDefault="007D6372" w:rsidP="007202CA">
      <w:pPr>
        <w:spacing w:after="0" w:line="240" w:lineRule="auto"/>
      </w:pPr>
      <w:r w:rsidRPr="004758A9">
        <w:separator/>
      </w:r>
    </w:p>
  </w:endnote>
  <w:endnote w:type="continuationSeparator" w:id="0">
    <w:p w14:paraId="534EA1AD" w14:textId="77777777" w:rsidR="007D6372" w:rsidRPr="004758A9" w:rsidRDefault="007D6372"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556E2" w14:textId="77777777" w:rsidR="007D6372" w:rsidRPr="004758A9" w:rsidRDefault="007D6372" w:rsidP="007202CA">
      <w:pPr>
        <w:spacing w:after="0" w:line="240" w:lineRule="auto"/>
      </w:pPr>
      <w:r w:rsidRPr="004758A9">
        <w:separator/>
      </w:r>
    </w:p>
  </w:footnote>
  <w:footnote w:type="continuationSeparator" w:id="0">
    <w:p w14:paraId="76A152BC" w14:textId="77777777" w:rsidR="007D6372" w:rsidRPr="004758A9" w:rsidRDefault="007D6372"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VASSUS, Emmanuel">
    <w15:presenceInfo w15:providerId="AD" w15:userId="S::E.CHEVASSUS1@universityofgalway.ie::1543e1cf-0d9c-44fc-a70f-318b48dc4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02E9"/>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92710</Words>
  <Characters>528449</Characters>
  <Application>Microsoft Office Word</Application>
  <DocSecurity>0</DocSecurity>
  <Lines>4403</Lines>
  <Paragraphs>1239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2</cp:revision>
  <cp:lastPrinted>2024-12-05T15:32:00Z</cp:lastPrinted>
  <dcterms:created xsi:type="dcterms:W3CDTF">2024-12-11T22:03:00Z</dcterms:created>
  <dcterms:modified xsi:type="dcterms:W3CDTF">2024-12-11T22:03:00Z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