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FBB247" w14:textId="315146DC" w:rsidR="00A03216" w:rsidRPr="000F05E0" w:rsidRDefault="00A03216" w:rsidP="00A03216">
      <w:pPr>
        <w:rPr>
          <w:rFonts w:ascii="Times New Roman" w:eastAsiaTheme="majorEastAsia" w:hAnsi="Times New Roman" w:cstheme="majorBidi"/>
          <w:b/>
          <w:spacing w:val="-10"/>
          <w:sz w:val="34"/>
          <w:szCs w:val="34"/>
          <w:lang w:val="en-US" w:eastAsia="zh-CN"/>
        </w:rPr>
      </w:pPr>
      <w:bookmarkStart w:id="0" w:name="_Hlk145604116"/>
      <w:r w:rsidRPr="00A74C4B">
        <w:rPr>
          <w:rFonts w:ascii="Times New Roman" w:eastAsiaTheme="majorEastAsia" w:hAnsi="Times New Roman" w:cstheme="majorBidi"/>
          <w:b/>
          <w:spacing w:val="-10"/>
          <w:sz w:val="34"/>
          <w:szCs w:val="34"/>
          <w:lang w:val="en-IE" w:eastAsia="en-GB"/>
        </w:rPr>
        <w:t xml:space="preserve">Unveiling the Complexity of Primary and Secondary Marine Organic Aerosols at Mace Head </w:t>
      </w:r>
      <w:del w:id="1" w:author="Ovadnevaite, Jurgita" w:date="2024-07-02T16:28:00Z" w16du:dateUtc="2024-07-02T15:28:00Z">
        <w:r w:rsidRPr="00A74C4B" w:rsidDel="00EA288B">
          <w:rPr>
            <w:rFonts w:ascii="Times New Roman" w:eastAsiaTheme="majorEastAsia" w:hAnsi="Times New Roman" w:cstheme="majorBidi"/>
            <w:b/>
            <w:spacing w:val="-10"/>
            <w:sz w:val="34"/>
            <w:szCs w:val="34"/>
            <w:lang w:val="en-IE" w:eastAsia="en-GB"/>
          </w:rPr>
          <w:delText>during Heightened Biological Productivity</w:delText>
        </w:r>
      </w:del>
    </w:p>
    <w:p w14:paraId="73847DA4" w14:textId="18DA33C1" w:rsidR="000103F2" w:rsidRPr="00307A73" w:rsidRDefault="00A06092">
      <w:pPr>
        <w:rPr>
          <w:rFonts w:ascii="Times New Roman" w:eastAsia="Times New Roman" w:hAnsi="Times New Roman" w:cs="Times New Roman"/>
          <w:sz w:val="24"/>
          <w:szCs w:val="24"/>
          <w:lang w:val="en-IE"/>
        </w:rPr>
      </w:pPr>
      <w:r w:rsidRPr="00307A73">
        <w:rPr>
          <w:rFonts w:ascii="Times New Roman" w:eastAsia="Times New Roman" w:hAnsi="Times New Roman" w:cs="Times New Roman"/>
          <w:sz w:val="24"/>
          <w:szCs w:val="24"/>
          <w:lang w:val="en-IE"/>
        </w:rPr>
        <w:t>Emmanuel Chevassus</w:t>
      </w:r>
      <w:r w:rsidRPr="00307A73">
        <w:rPr>
          <w:rFonts w:ascii="Times New Roman" w:eastAsia="Times New Roman" w:hAnsi="Times New Roman" w:cs="Times New Roman"/>
          <w:sz w:val="24"/>
          <w:szCs w:val="24"/>
          <w:vertAlign w:val="superscript"/>
          <w:lang w:val="en-IE"/>
        </w:rPr>
        <w:t>1</w:t>
      </w:r>
      <w:r w:rsidRPr="00307A73">
        <w:rPr>
          <w:rFonts w:ascii="Times New Roman" w:eastAsia="Times New Roman" w:hAnsi="Times New Roman" w:cs="Times New Roman"/>
          <w:sz w:val="24"/>
          <w:szCs w:val="24"/>
          <w:lang w:val="en-IE"/>
        </w:rPr>
        <w:t>, Kirsten N. Fossum</w:t>
      </w:r>
      <w:r w:rsidRPr="00307A73">
        <w:rPr>
          <w:rFonts w:ascii="Times New Roman" w:eastAsia="Times New Roman" w:hAnsi="Times New Roman" w:cs="Times New Roman"/>
          <w:sz w:val="24"/>
          <w:szCs w:val="24"/>
          <w:vertAlign w:val="superscript"/>
          <w:lang w:val="en-IE"/>
        </w:rPr>
        <w:t>1</w:t>
      </w:r>
      <w:r w:rsidRPr="00307A73">
        <w:rPr>
          <w:rFonts w:ascii="Times New Roman" w:eastAsia="Times New Roman" w:hAnsi="Times New Roman" w:cs="Times New Roman"/>
          <w:sz w:val="24"/>
          <w:szCs w:val="24"/>
          <w:lang w:val="en-IE"/>
        </w:rPr>
        <w:t>, Darius Ceburnis</w:t>
      </w:r>
      <w:r w:rsidRPr="00307A73">
        <w:rPr>
          <w:rFonts w:ascii="Times New Roman" w:eastAsia="Times New Roman" w:hAnsi="Times New Roman" w:cs="Times New Roman"/>
          <w:sz w:val="24"/>
          <w:szCs w:val="24"/>
          <w:vertAlign w:val="superscript"/>
          <w:lang w:val="en-IE"/>
        </w:rPr>
        <w:t>1</w:t>
      </w:r>
      <w:r w:rsidRPr="00307A73">
        <w:rPr>
          <w:rFonts w:ascii="Times New Roman" w:eastAsia="Times New Roman" w:hAnsi="Times New Roman" w:cs="Times New Roman"/>
          <w:sz w:val="24"/>
          <w:szCs w:val="24"/>
          <w:lang w:val="en-IE"/>
        </w:rPr>
        <w:t>, Lei Lu</w:t>
      </w:r>
      <w:r w:rsidRPr="00307A73">
        <w:rPr>
          <w:rFonts w:ascii="Times New Roman" w:eastAsia="Times New Roman" w:hAnsi="Times New Roman" w:cs="Times New Roman"/>
          <w:sz w:val="24"/>
          <w:szCs w:val="24"/>
          <w:vertAlign w:val="superscript"/>
          <w:lang w:val="en-IE"/>
        </w:rPr>
        <w:t>1</w:t>
      </w:r>
      <w:r w:rsidRPr="00307A73">
        <w:rPr>
          <w:rFonts w:ascii="Times New Roman" w:eastAsia="Times New Roman" w:hAnsi="Times New Roman" w:cs="Times New Roman"/>
          <w:sz w:val="24"/>
          <w:szCs w:val="24"/>
          <w:lang w:val="en-IE"/>
        </w:rPr>
        <w:t>,</w:t>
      </w:r>
      <w:r w:rsidR="00B21A1A" w:rsidRPr="00307A73">
        <w:rPr>
          <w:rFonts w:ascii="Times New Roman" w:eastAsia="Times New Roman" w:hAnsi="Times New Roman" w:cs="Times New Roman"/>
          <w:sz w:val="24"/>
          <w:szCs w:val="24"/>
          <w:lang w:val="en-IE"/>
        </w:rPr>
        <w:t xml:space="preserve"> Chunshui Lin</w:t>
      </w:r>
      <w:r w:rsidR="00D21B6C" w:rsidRPr="00307A73">
        <w:rPr>
          <w:rFonts w:ascii="Times New Roman" w:eastAsia="Times New Roman" w:hAnsi="Times New Roman" w:cs="Times New Roman"/>
          <w:sz w:val="24"/>
          <w:szCs w:val="24"/>
          <w:vertAlign w:val="superscript"/>
          <w:lang w:val="en-IE"/>
        </w:rPr>
        <w:t>1</w:t>
      </w:r>
      <w:r w:rsidR="00A03216">
        <w:rPr>
          <w:rFonts w:ascii="Times New Roman" w:eastAsia="Times New Roman" w:hAnsi="Times New Roman" w:cs="Times New Roman"/>
          <w:sz w:val="24"/>
          <w:szCs w:val="24"/>
          <w:vertAlign w:val="superscript"/>
          <w:lang w:val="en-IE"/>
        </w:rPr>
        <w:t>2</w:t>
      </w:r>
      <w:r w:rsidR="00B21A1A" w:rsidRPr="00307A73">
        <w:rPr>
          <w:rFonts w:ascii="Times New Roman" w:eastAsia="Times New Roman" w:hAnsi="Times New Roman" w:cs="Times New Roman"/>
          <w:sz w:val="24"/>
          <w:szCs w:val="24"/>
          <w:lang w:val="en-IE"/>
        </w:rPr>
        <w:t xml:space="preserve">, </w:t>
      </w:r>
      <w:r w:rsidRPr="00307A73">
        <w:rPr>
          <w:rFonts w:ascii="Times New Roman" w:eastAsia="Times New Roman" w:hAnsi="Times New Roman" w:cs="Times New Roman"/>
          <w:sz w:val="24"/>
          <w:szCs w:val="24"/>
          <w:lang w:val="en-IE"/>
        </w:rPr>
        <w:t>Wei Xu</w:t>
      </w:r>
      <w:r w:rsidRPr="00307A73">
        <w:rPr>
          <w:rFonts w:ascii="Times New Roman" w:eastAsia="Times New Roman" w:hAnsi="Times New Roman" w:cs="Times New Roman"/>
          <w:sz w:val="24"/>
          <w:szCs w:val="24"/>
          <w:vertAlign w:val="superscript"/>
          <w:lang w:val="en-IE"/>
        </w:rPr>
        <w:t>1+</w:t>
      </w:r>
      <w:r w:rsidR="00C10363">
        <w:rPr>
          <w:rFonts w:ascii="Times New Roman" w:eastAsia="Times New Roman" w:hAnsi="Times New Roman" w:cs="Times New Roman"/>
          <w:sz w:val="24"/>
          <w:szCs w:val="24"/>
          <w:lang w:val="en-IE"/>
        </w:rPr>
        <w:t xml:space="preserve">; </w:t>
      </w:r>
      <w:r w:rsidRPr="00C10363">
        <w:rPr>
          <w:rFonts w:ascii="Times New Roman" w:eastAsia="Times New Roman" w:hAnsi="Times New Roman" w:cs="Times New Roman"/>
          <w:sz w:val="24"/>
          <w:szCs w:val="24"/>
          <w:lang w:val="en-IE"/>
        </w:rPr>
        <w:t>Colin</w:t>
      </w:r>
      <w:r w:rsidRPr="00307A73">
        <w:rPr>
          <w:rFonts w:ascii="Times New Roman" w:eastAsia="Times New Roman" w:hAnsi="Times New Roman" w:cs="Times New Roman"/>
          <w:sz w:val="24"/>
          <w:szCs w:val="24"/>
          <w:lang w:val="en-IE"/>
        </w:rPr>
        <w:t xml:space="preserve"> Dermot O’ Dowd</w:t>
      </w:r>
      <w:r w:rsidRPr="00307A73">
        <w:rPr>
          <w:rFonts w:ascii="Times New Roman" w:eastAsia="Times New Roman" w:hAnsi="Times New Roman" w:cs="Times New Roman"/>
          <w:sz w:val="24"/>
          <w:szCs w:val="24"/>
          <w:vertAlign w:val="superscript"/>
          <w:lang w:val="en-IE"/>
        </w:rPr>
        <w:t>1</w:t>
      </w:r>
      <w:r w:rsidR="00AB577B" w:rsidRPr="00307A73">
        <w:rPr>
          <w:rFonts w:ascii="Times New Roman" w:eastAsia="Times New Roman" w:hAnsi="Times New Roman" w:cs="Times New Roman"/>
          <w:sz w:val="24"/>
          <w:szCs w:val="24"/>
          <w:lang w:val="en-IE"/>
        </w:rPr>
        <w:t>,</w:t>
      </w:r>
      <w:r w:rsidR="007202CA" w:rsidRPr="00307A73">
        <w:rPr>
          <w:rFonts w:ascii="Times New Roman" w:eastAsia="Times New Roman" w:hAnsi="Times New Roman" w:cs="Times New Roman"/>
          <w:sz w:val="24"/>
          <w:szCs w:val="24"/>
          <w:lang w:val="en-IE"/>
        </w:rPr>
        <w:t xml:space="preserve"> </w:t>
      </w:r>
      <w:r w:rsidRPr="00307A73">
        <w:rPr>
          <w:rFonts w:ascii="Times New Roman" w:eastAsia="Times New Roman" w:hAnsi="Times New Roman" w:cs="Times New Roman"/>
          <w:sz w:val="24"/>
          <w:szCs w:val="24"/>
          <w:lang w:val="en-IE"/>
        </w:rPr>
        <w:t>Jurgita Ovadnevaite</w:t>
      </w:r>
      <w:r w:rsidRPr="00307A73">
        <w:rPr>
          <w:rFonts w:ascii="Times New Roman" w:eastAsia="Times New Roman" w:hAnsi="Times New Roman" w:cs="Times New Roman"/>
          <w:sz w:val="24"/>
          <w:szCs w:val="24"/>
          <w:vertAlign w:val="superscript"/>
          <w:lang w:val="en-IE"/>
        </w:rPr>
        <w:t>1</w:t>
      </w:r>
    </w:p>
    <w:p w14:paraId="705C61DA" w14:textId="3CBCB5AE" w:rsidR="002B3911" w:rsidRPr="00307A73" w:rsidRDefault="007202CA" w:rsidP="002B3911">
      <w:pPr>
        <w:rPr>
          <w:rFonts w:ascii="Times New Roman" w:eastAsia="Times New Roman" w:hAnsi="Times New Roman" w:cs="Times New Roman"/>
          <w:color w:val="000000"/>
          <w:sz w:val="20"/>
          <w:szCs w:val="20"/>
          <w:lang w:val="en-IE"/>
        </w:rPr>
      </w:pPr>
      <w:r w:rsidRPr="00307A73">
        <w:rPr>
          <w:rFonts w:ascii="Times New Roman" w:eastAsia="Times New Roman" w:hAnsi="Times New Roman" w:cs="Times New Roman"/>
          <w:color w:val="000000"/>
          <w:sz w:val="20"/>
          <w:szCs w:val="20"/>
          <w:vertAlign w:val="superscript"/>
          <w:lang w:val="en-IE"/>
        </w:rPr>
        <w:t xml:space="preserve">1 </w:t>
      </w:r>
      <w:r w:rsidR="002B3911" w:rsidRPr="00307A73">
        <w:rPr>
          <w:rFonts w:ascii="Times New Roman" w:eastAsia="Times New Roman" w:hAnsi="Times New Roman" w:cs="Times New Roman"/>
          <w:color w:val="000000"/>
          <w:sz w:val="20"/>
          <w:szCs w:val="20"/>
          <w:lang w:val="en-IE"/>
        </w:rPr>
        <w:t xml:space="preserve">School of </w:t>
      </w:r>
      <w:r w:rsidR="00335765" w:rsidRPr="00307A73">
        <w:rPr>
          <w:rFonts w:ascii="Times New Roman" w:eastAsia="Times New Roman" w:hAnsi="Times New Roman" w:cs="Times New Roman"/>
          <w:color w:val="000000"/>
          <w:sz w:val="20"/>
          <w:szCs w:val="20"/>
          <w:lang w:val="en-IE"/>
        </w:rPr>
        <w:t>Natural Sciences</w:t>
      </w:r>
      <w:r w:rsidR="002B3911" w:rsidRPr="00307A73">
        <w:rPr>
          <w:rFonts w:ascii="Times New Roman" w:eastAsia="Times New Roman" w:hAnsi="Times New Roman" w:cs="Times New Roman"/>
          <w:color w:val="000000"/>
          <w:sz w:val="20"/>
          <w:szCs w:val="20"/>
          <w:lang w:val="en-IE"/>
        </w:rPr>
        <w:t xml:space="preserve">, Ryan Institute's Centre for Climate and Air Pollution Studies, University </w:t>
      </w:r>
      <w:r w:rsidR="000D6489" w:rsidRPr="00307A73">
        <w:rPr>
          <w:rFonts w:ascii="Times New Roman" w:eastAsia="Times New Roman" w:hAnsi="Times New Roman" w:cs="Times New Roman"/>
          <w:color w:val="000000"/>
          <w:sz w:val="20"/>
          <w:szCs w:val="20"/>
          <w:lang w:val="en-IE"/>
        </w:rPr>
        <w:t>of</w:t>
      </w:r>
      <w:r w:rsidR="002B3911" w:rsidRPr="00307A73">
        <w:rPr>
          <w:rFonts w:ascii="Times New Roman" w:eastAsia="Times New Roman" w:hAnsi="Times New Roman" w:cs="Times New Roman"/>
          <w:color w:val="000000"/>
          <w:sz w:val="20"/>
          <w:szCs w:val="20"/>
          <w:lang w:val="en-IE"/>
        </w:rPr>
        <w:t xml:space="preserve"> Galway, Galway, Ireland</w:t>
      </w:r>
    </w:p>
    <w:p w14:paraId="059B57AA" w14:textId="18479A90" w:rsidR="00A06092" w:rsidRPr="00307A73" w:rsidRDefault="007202CA">
      <w:pPr>
        <w:rPr>
          <w:rFonts w:ascii="Times New Roman" w:eastAsia="Times New Roman" w:hAnsi="Times New Roman" w:cs="Times New Roman"/>
          <w:color w:val="000000"/>
          <w:sz w:val="20"/>
          <w:szCs w:val="20"/>
          <w:lang w:val="en-IE"/>
        </w:rPr>
      </w:pPr>
      <w:r w:rsidRPr="00307A73">
        <w:rPr>
          <w:rFonts w:ascii="Times New Roman" w:eastAsia="Times New Roman" w:hAnsi="Times New Roman" w:cs="Times New Roman"/>
          <w:color w:val="000000"/>
          <w:sz w:val="20"/>
          <w:szCs w:val="20"/>
          <w:vertAlign w:val="superscript"/>
          <w:lang w:val="en-IE"/>
        </w:rPr>
        <w:t>+</w:t>
      </w:r>
      <w:r w:rsidRPr="00307A73">
        <w:rPr>
          <w:rFonts w:ascii="Times New Roman" w:eastAsia="Times New Roman" w:hAnsi="Times New Roman" w:cs="Times New Roman"/>
          <w:color w:val="000000"/>
          <w:sz w:val="20"/>
          <w:szCs w:val="20"/>
          <w:lang w:val="en-IE"/>
        </w:rPr>
        <w:t xml:space="preserve"> Now at</w:t>
      </w:r>
      <w:r w:rsidR="00D260F9" w:rsidRPr="00307A73">
        <w:rPr>
          <w:sz w:val="20"/>
          <w:szCs w:val="20"/>
          <w:lang w:val="en-IE"/>
        </w:rPr>
        <w:t xml:space="preserve"> </w:t>
      </w:r>
      <w:r w:rsidR="00D260F9" w:rsidRPr="00307A73">
        <w:rPr>
          <w:rFonts w:ascii="Times New Roman" w:eastAsia="Times New Roman" w:hAnsi="Times New Roman" w:cs="Times New Roman"/>
          <w:color w:val="000000"/>
          <w:sz w:val="20"/>
          <w:szCs w:val="20"/>
          <w:lang w:val="en-IE"/>
        </w:rPr>
        <w:t>Institute of Urban Environment, Chinese Academy of Sciences, Xiamen 361021</w:t>
      </w:r>
    </w:p>
    <w:p w14:paraId="4A323E1E" w14:textId="6E07D64F" w:rsidR="00C10363" w:rsidRPr="00307A73" w:rsidRDefault="00A03216">
      <w:pPr>
        <w:rPr>
          <w:rFonts w:ascii="Times New Roman" w:eastAsia="Times New Roman" w:hAnsi="Times New Roman" w:cs="Times New Roman"/>
          <w:color w:val="000000"/>
          <w:sz w:val="20"/>
          <w:szCs w:val="20"/>
          <w:lang w:val="en-IE"/>
        </w:rPr>
      </w:pPr>
      <w:bookmarkStart w:id="2" w:name="_Hlk166534761"/>
      <w:r>
        <w:rPr>
          <w:rFonts w:ascii="Times New Roman" w:eastAsia="Times New Roman" w:hAnsi="Times New Roman" w:cs="Times New Roman"/>
          <w:color w:val="000000"/>
          <w:sz w:val="20"/>
          <w:szCs w:val="20"/>
          <w:vertAlign w:val="superscript"/>
          <w:lang w:val="en-IE"/>
        </w:rPr>
        <w:t>2</w:t>
      </w:r>
      <w:bookmarkEnd w:id="2"/>
      <w:r w:rsidR="00B21A1A" w:rsidRPr="00307A73">
        <w:rPr>
          <w:rFonts w:ascii="Times New Roman" w:eastAsia="Times New Roman" w:hAnsi="Times New Roman" w:cs="Times New Roman"/>
          <w:color w:val="000000"/>
          <w:sz w:val="20"/>
          <w:szCs w:val="20"/>
          <w:vertAlign w:val="superscript"/>
          <w:lang w:val="en-IE"/>
        </w:rPr>
        <w:t xml:space="preserve"> </w:t>
      </w:r>
      <w:r w:rsidR="00B21A1A" w:rsidRPr="00307A73">
        <w:rPr>
          <w:rFonts w:ascii="Times New Roman" w:eastAsia="Times New Roman" w:hAnsi="Times New Roman" w:cs="Times New Roman"/>
          <w:color w:val="000000"/>
          <w:sz w:val="20"/>
          <w:szCs w:val="20"/>
          <w:lang w:val="en-IE"/>
        </w:rPr>
        <w:t>State Key Laboratory of Loess and Quaternary Geology (SKLLQG), Center for Excellence in Quaternary Science and Global Change, Institute of Earth Environment, Chinese Academy of Sciences, Xi’an 710061, China</w:t>
      </w:r>
    </w:p>
    <w:p w14:paraId="396C5BFF" w14:textId="36799678" w:rsidR="007202CA" w:rsidRPr="00B50498" w:rsidRDefault="00307A73" w:rsidP="000D3BD9">
      <w:pPr>
        <w:pBdr>
          <w:top w:val="nil"/>
          <w:left w:val="nil"/>
          <w:bottom w:val="nil"/>
          <w:right w:val="nil"/>
          <w:between w:val="nil"/>
        </w:pBdr>
        <w:spacing w:before="120" w:after="0" w:line="240" w:lineRule="auto"/>
        <w:jc w:val="both"/>
        <w:rPr>
          <w:rFonts w:ascii="Times New Roman" w:eastAsia="Times New Roman" w:hAnsi="Times New Roman" w:cs="Times New Roman"/>
          <w:color w:val="000000"/>
          <w:sz w:val="20"/>
          <w:szCs w:val="20"/>
        </w:rPr>
      </w:pPr>
      <w:r w:rsidRPr="00B50498">
        <w:rPr>
          <w:rFonts w:ascii="Times New Roman" w:eastAsia="Times New Roman" w:hAnsi="Times New Roman" w:cs="Times New Roman"/>
          <w:i/>
          <w:iCs/>
          <w:color w:val="000000"/>
          <w:sz w:val="20"/>
          <w:szCs w:val="20"/>
        </w:rPr>
        <w:t>Correspondence to:</w:t>
      </w:r>
      <w:r w:rsidR="00A06092" w:rsidRPr="00B50498">
        <w:rPr>
          <w:rFonts w:ascii="Times New Roman" w:eastAsia="Times New Roman" w:hAnsi="Times New Roman" w:cs="Times New Roman"/>
          <w:color w:val="000000"/>
          <w:sz w:val="20"/>
          <w:szCs w:val="20"/>
        </w:rPr>
        <w:t xml:space="preserve"> </w:t>
      </w:r>
      <w:r w:rsidR="00AD3ACE" w:rsidRPr="00B50498">
        <w:rPr>
          <w:rFonts w:ascii="Times New Roman" w:eastAsia="Times New Roman" w:hAnsi="Times New Roman" w:cs="Times New Roman"/>
          <w:color w:val="000000"/>
          <w:sz w:val="20"/>
          <w:szCs w:val="20"/>
        </w:rPr>
        <w:t>Jurgita Ovadnevaite</w:t>
      </w:r>
      <w:r w:rsidR="00A06092" w:rsidRPr="00B50498">
        <w:rPr>
          <w:rFonts w:ascii="Times New Roman" w:eastAsia="Times New Roman" w:hAnsi="Times New Roman" w:cs="Times New Roman"/>
          <w:color w:val="000000"/>
          <w:sz w:val="20"/>
          <w:szCs w:val="20"/>
        </w:rPr>
        <w:t xml:space="preserve"> (</w:t>
      </w:r>
      <w:r w:rsidR="00AD3ACE" w:rsidRPr="00B50498">
        <w:rPr>
          <w:rFonts w:ascii="Times New Roman" w:hAnsi="Times New Roman" w:cs="Times New Roman"/>
          <w:sz w:val="20"/>
          <w:szCs w:val="20"/>
        </w:rPr>
        <w:t>jurgita.ovadnevaite@universityofgalway.ie</w:t>
      </w:r>
      <w:r w:rsidR="00A06092" w:rsidRPr="00B50498">
        <w:rPr>
          <w:rFonts w:ascii="Times New Roman" w:eastAsia="Times New Roman" w:hAnsi="Times New Roman" w:cs="Times New Roman"/>
          <w:color w:val="000000"/>
          <w:sz w:val="20"/>
          <w:szCs w:val="20"/>
        </w:rPr>
        <w:t>)</w:t>
      </w:r>
      <w:bookmarkEnd w:id="0"/>
    </w:p>
    <w:p w14:paraId="1E4010AA" w14:textId="52072725" w:rsidR="008A3A83" w:rsidRPr="006D22EE" w:rsidRDefault="008A3A83" w:rsidP="008A3A83">
      <w:pPr>
        <w:pStyle w:val="Heading1"/>
        <w:rPr>
          <w:rFonts w:ascii="Times New Roman" w:eastAsia="Times New Roman" w:hAnsi="Times New Roman" w:cs="Times New Roman"/>
          <w:b/>
          <w:bCs/>
          <w:color w:val="000000" w:themeColor="text1"/>
          <w:sz w:val="20"/>
          <w:szCs w:val="20"/>
          <w:lang w:val="en-IE"/>
        </w:rPr>
      </w:pPr>
      <w:r w:rsidRPr="006D22EE">
        <w:rPr>
          <w:rFonts w:ascii="Times New Roman" w:eastAsia="Times New Roman" w:hAnsi="Times New Roman" w:cs="Times New Roman"/>
          <w:b/>
          <w:bCs/>
          <w:color w:val="000000" w:themeColor="text1"/>
          <w:sz w:val="20"/>
          <w:szCs w:val="20"/>
          <w:lang w:val="en-IE"/>
        </w:rPr>
        <w:t xml:space="preserve">2. </w:t>
      </w:r>
      <w:r>
        <w:rPr>
          <w:rFonts w:ascii="Times New Roman" w:eastAsia="Times New Roman" w:hAnsi="Times New Roman" w:cs="Times New Roman"/>
          <w:b/>
          <w:bCs/>
          <w:color w:val="000000" w:themeColor="text1"/>
          <w:sz w:val="20"/>
          <w:szCs w:val="20"/>
          <w:lang w:val="en-IE"/>
        </w:rPr>
        <w:t>Abstract</w:t>
      </w:r>
    </w:p>
    <w:p w14:paraId="325E1D14" w14:textId="20FDEC15" w:rsidR="00957943" w:rsidRPr="006535A9" w:rsidRDefault="00630842" w:rsidP="00D270E9">
      <w:pPr>
        <w:rPr>
          <w:rFonts w:ascii="Times New Roman" w:eastAsia="Times New Roman" w:hAnsi="Times New Roman" w:cs="Times New Roman"/>
          <w:sz w:val="20"/>
          <w:szCs w:val="20"/>
          <w:lang w:val="en-IE"/>
        </w:rPr>
      </w:pPr>
      <w:r w:rsidRPr="006535A9">
        <w:rPr>
          <w:rFonts w:ascii="Times New Roman" w:eastAsia="Times New Roman" w:hAnsi="Times New Roman" w:cs="Times New Roman"/>
          <w:sz w:val="20"/>
          <w:szCs w:val="20"/>
          <w:lang w:val="en-IE"/>
        </w:rPr>
        <w:t xml:space="preserve">Secondary </w:t>
      </w:r>
      <w:r w:rsidRPr="006535A9">
        <w:rPr>
          <w:rFonts w:ascii="Times New Roman" w:hAnsi="Times New Roman" w:cs="Times New Roman"/>
          <w:sz w:val="20"/>
          <w:szCs w:val="20"/>
          <w:lang w:val="en-IE" w:eastAsia="zh-CN"/>
        </w:rPr>
        <w:t>o</w:t>
      </w:r>
      <w:r w:rsidRPr="006535A9">
        <w:rPr>
          <w:rFonts w:ascii="Times New Roman" w:eastAsia="Times New Roman" w:hAnsi="Times New Roman" w:cs="Times New Roman"/>
          <w:sz w:val="20"/>
          <w:szCs w:val="20"/>
          <w:lang w:val="en-IE"/>
        </w:rPr>
        <w:t xml:space="preserve">rganic </w:t>
      </w:r>
      <w:r w:rsidRPr="006535A9">
        <w:rPr>
          <w:rFonts w:ascii="Times New Roman" w:hAnsi="Times New Roman" w:cs="Times New Roman"/>
          <w:sz w:val="20"/>
          <w:szCs w:val="20"/>
          <w:lang w:val="en-IE" w:eastAsia="zh-CN"/>
        </w:rPr>
        <w:t>a</w:t>
      </w:r>
      <w:r w:rsidRPr="006535A9">
        <w:rPr>
          <w:rFonts w:ascii="Times New Roman" w:eastAsia="Times New Roman" w:hAnsi="Times New Roman" w:cs="Times New Roman"/>
          <w:sz w:val="20"/>
          <w:szCs w:val="20"/>
          <w:lang w:val="en-IE"/>
        </w:rPr>
        <w:t>erosols (SOA) are recognized as a significant component of organic aerosol</w:t>
      </w:r>
      <w:r w:rsidR="00072E14" w:rsidRPr="006535A9">
        <w:rPr>
          <w:rFonts w:ascii="Times New Roman" w:eastAsia="Times New Roman" w:hAnsi="Times New Roman" w:cs="Times New Roman"/>
          <w:sz w:val="20"/>
          <w:szCs w:val="20"/>
          <w:lang w:val="en-IE"/>
        </w:rPr>
        <w:t xml:space="preserve"> (OA)</w:t>
      </w:r>
      <w:r w:rsidRPr="006535A9">
        <w:rPr>
          <w:rFonts w:ascii="Times New Roman" w:eastAsia="Times New Roman" w:hAnsi="Times New Roman" w:cs="Times New Roman"/>
          <w:sz w:val="20"/>
          <w:szCs w:val="20"/>
          <w:lang w:val="en-IE"/>
        </w:rPr>
        <w:t xml:space="preserve"> over oceans, yet, their chemical composition, especially in coastal and open ocean contexts, remain elusive due to the overall </w:t>
      </w:r>
      <w:r w:rsidR="00AC5F66" w:rsidRPr="006535A9">
        <w:rPr>
          <w:rFonts w:ascii="Times New Roman" w:eastAsia="Times New Roman" w:hAnsi="Times New Roman" w:cs="Times New Roman"/>
          <w:sz w:val="20"/>
          <w:szCs w:val="20"/>
          <w:lang w:val="en-IE"/>
        </w:rPr>
        <w:t>scarcity</w:t>
      </w:r>
      <w:r w:rsidRPr="006535A9">
        <w:rPr>
          <w:rFonts w:ascii="Times New Roman" w:eastAsia="Times New Roman" w:hAnsi="Times New Roman" w:cs="Times New Roman"/>
          <w:sz w:val="20"/>
          <w:szCs w:val="20"/>
          <w:lang w:val="en-IE"/>
        </w:rPr>
        <w:t xml:space="preserve"> of high-resolution online data. </w:t>
      </w:r>
      <w:r w:rsidR="00420890" w:rsidRPr="006535A9">
        <w:rPr>
          <w:rFonts w:ascii="Times New Roman" w:eastAsia="Times New Roman" w:hAnsi="Times New Roman" w:cs="Times New Roman"/>
          <w:sz w:val="20"/>
          <w:szCs w:val="20"/>
          <w:lang w:val="en-IE"/>
        </w:rPr>
        <w:t xml:space="preserve">In this study, </w:t>
      </w:r>
      <w:r w:rsidRPr="006535A9">
        <w:rPr>
          <w:rFonts w:ascii="Times New Roman" w:eastAsia="Times New Roman" w:hAnsi="Times New Roman" w:cs="Times New Roman"/>
          <w:sz w:val="20"/>
          <w:szCs w:val="20"/>
          <w:lang w:val="en-IE"/>
        </w:rPr>
        <w:t>positive matrix factorization</w:t>
      </w:r>
      <w:r w:rsidRPr="006535A9">
        <w:rPr>
          <w:rFonts w:ascii="Times New Roman" w:hAnsi="Times New Roman" w:cs="Times New Roman"/>
          <w:sz w:val="20"/>
          <w:szCs w:val="20"/>
          <w:lang w:val="en-IE" w:eastAsia="zh-CN"/>
        </w:rPr>
        <w:t xml:space="preserve"> (PMF)</w:t>
      </w:r>
      <w:r w:rsidRPr="006535A9">
        <w:rPr>
          <w:rFonts w:ascii="Times New Roman" w:eastAsia="Times New Roman" w:hAnsi="Times New Roman" w:cs="Times New Roman"/>
          <w:sz w:val="20"/>
          <w:szCs w:val="20"/>
          <w:lang w:val="en-IE"/>
        </w:rPr>
        <w:t xml:space="preserve"> </w:t>
      </w:r>
      <w:r w:rsidRPr="006535A9">
        <w:rPr>
          <w:rFonts w:ascii="Times New Roman" w:hAnsi="Times New Roman" w:cs="Times New Roman"/>
          <w:sz w:val="20"/>
          <w:szCs w:val="20"/>
          <w:lang w:val="en-IE" w:eastAsia="zh-CN"/>
        </w:rPr>
        <w:t xml:space="preserve">was performed </w:t>
      </w:r>
      <w:r w:rsidR="00D70E09" w:rsidRPr="006535A9">
        <w:rPr>
          <w:rFonts w:ascii="Times New Roman" w:eastAsia="Times New Roman" w:hAnsi="Times New Roman" w:cs="Times New Roman"/>
          <w:sz w:val="20"/>
          <w:szCs w:val="20"/>
          <w:lang w:val="en-IE"/>
        </w:rPr>
        <w:t>on</w:t>
      </w:r>
      <w:r w:rsidR="00372968" w:rsidRPr="006535A9">
        <w:rPr>
          <w:rFonts w:ascii="Times New Roman" w:eastAsia="Times New Roman" w:hAnsi="Times New Roman" w:cs="Times New Roman"/>
          <w:sz w:val="20"/>
          <w:szCs w:val="20"/>
          <w:lang w:val="en-IE"/>
        </w:rPr>
        <w:t xml:space="preserve"> </w:t>
      </w:r>
      <w:r w:rsidR="00072E14" w:rsidRPr="006535A9">
        <w:rPr>
          <w:rFonts w:ascii="Times New Roman" w:eastAsia="Times New Roman" w:hAnsi="Times New Roman" w:cs="Times New Roman"/>
          <w:sz w:val="20"/>
          <w:szCs w:val="20"/>
          <w:lang w:val="en-IE"/>
        </w:rPr>
        <w:t xml:space="preserve">OA </w:t>
      </w:r>
      <w:r w:rsidRPr="006535A9">
        <w:rPr>
          <w:rFonts w:ascii="Times New Roman" w:eastAsia="Times New Roman" w:hAnsi="Times New Roman" w:cs="Times New Roman"/>
          <w:sz w:val="20"/>
          <w:szCs w:val="20"/>
          <w:lang w:val="en-IE"/>
        </w:rPr>
        <w:t xml:space="preserve">mass spectra </w:t>
      </w:r>
      <w:r w:rsidR="00E4761B" w:rsidRPr="006535A9">
        <w:rPr>
          <w:rFonts w:ascii="Times New Roman" w:hAnsi="Times New Roman" w:cs="Times New Roman"/>
          <w:sz w:val="20"/>
          <w:szCs w:val="20"/>
          <w:lang w:val="en-IE" w:eastAsia="zh-CN"/>
        </w:rPr>
        <w:t>obtained from high-resolution time-of-flight aerosol mass spectrometer (HR-ToF-AMS) measurements</w:t>
      </w:r>
      <w:r w:rsidR="00C13563" w:rsidRPr="006535A9">
        <w:rPr>
          <w:rFonts w:ascii="Times New Roman" w:hAnsi="Times New Roman" w:cs="Times New Roman"/>
          <w:sz w:val="20"/>
          <w:szCs w:val="20"/>
          <w:lang w:val="en-IE" w:eastAsia="zh-CN"/>
        </w:rPr>
        <w:t xml:space="preserve">. The focus was on a summertime period marked by enhanced biological productivity </w:t>
      </w:r>
      <w:r w:rsidR="00CF7C36" w:rsidRPr="006535A9">
        <w:rPr>
          <w:rFonts w:ascii="Times New Roman" w:hAnsi="Times New Roman" w:cs="Times New Roman"/>
          <w:sz w:val="20"/>
          <w:szCs w:val="20"/>
          <w:lang w:val="en-IE" w:eastAsia="zh-CN"/>
        </w:rPr>
        <w:t xml:space="preserve">where </w:t>
      </w:r>
      <w:commentRangeStart w:id="3"/>
      <w:r w:rsidR="00CF394B" w:rsidRPr="00CF394B">
        <w:rPr>
          <w:rFonts w:ascii="Times New Roman" w:hAnsi="Times New Roman" w:cs="Times New Roman"/>
          <w:sz w:val="20"/>
          <w:szCs w:val="20"/>
          <w:lang w:val="en-IE" w:eastAsia="zh-CN"/>
        </w:rPr>
        <w:t xml:space="preserve">pristine conditions prevailed for 60.4% of the time, while clean conditions were dominant for 30.5% </w:t>
      </w:r>
      <w:commentRangeEnd w:id="3"/>
      <w:r w:rsidR="00EA288B">
        <w:rPr>
          <w:rStyle w:val="CommentReference"/>
          <w:rFonts w:ascii="Calibri" w:eastAsia="Calibri" w:hAnsi="Calibri" w:cs="Calibri"/>
          <w:lang w:eastAsia="en-GB"/>
        </w:rPr>
        <w:commentReference w:id="3"/>
      </w:r>
      <w:r w:rsidR="00CF394B" w:rsidRPr="00CF394B">
        <w:rPr>
          <w:rFonts w:ascii="Times New Roman" w:hAnsi="Times New Roman" w:cs="Times New Roman"/>
          <w:sz w:val="20"/>
          <w:szCs w:val="20"/>
          <w:lang w:val="en-IE" w:eastAsia="zh-CN"/>
        </w:rPr>
        <w:t>of the measurement period</w:t>
      </w:r>
      <w:r w:rsidR="00CF7C36" w:rsidRPr="006535A9">
        <w:rPr>
          <w:rFonts w:ascii="Times New Roman" w:hAnsi="Times New Roman" w:cs="Times New Roman"/>
          <w:sz w:val="20"/>
          <w:szCs w:val="20"/>
          <w:lang w:val="en-IE" w:eastAsia="zh-CN"/>
        </w:rPr>
        <w:t xml:space="preserve">. </w:t>
      </w:r>
      <w:r w:rsidR="00E4761B" w:rsidRPr="006535A9">
        <w:rPr>
          <w:rFonts w:ascii="Times New Roman" w:hAnsi="Times New Roman" w:cs="Times New Roman"/>
          <w:sz w:val="20"/>
          <w:szCs w:val="20"/>
          <w:lang w:val="en-IE" w:eastAsia="zh-CN"/>
        </w:rPr>
        <w:t>Four</w:t>
      </w:r>
      <w:r w:rsidRPr="006535A9">
        <w:rPr>
          <w:rFonts w:ascii="Times New Roman" w:hAnsi="Times New Roman" w:cs="Times New Roman"/>
          <w:sz w:val="20"/>
          <w:szCs w:val="20"/>
          <w:lang w:val="en-IE" w:eastAsia="zh-CN"/>
        </w:rPr>
        <w:t xml:space="preserve"> OA factors </w:t>
      </w:r>
      <w:r w:rsidR="00B76B80" w:rsidRPr="006535A9">
        <w:rPr>
          <w:rFonts w:ascii="Times New Roman" w:hAnsi="Times New Roman" w:cs="Times New Roman"/>
          <w:sz w:val="20"/>
          <w:szCs w:val="20"/>
          <w:lang w:val="en-IE" w:eastAsia="zh-CN"/>
        </w:rPr>
        <w:t xml:space="preserve">were </w:t>
      </w:r>
      <w:r w:rsidRPr="006535A9">
        <w:rPr>
          <w:rFonts w:ascii="Times New Roman" w:hAnsi="Times New Roman" w:cs="Times New Roman"/>
          <w:sz w:val="20"/>
          <w:szCs w:val="20"/>
          <w:lang w:val="en-IE" w:eastAsia="zh-CN"/>
        </w:rPr>
        <w:t xml:space="preserve">deconvolved by the source apportionment model. </w:t>
      </w:r>
      <w:r w:rsidR="00420890" w:rsidRPr="006535A9">
        <w:rPr>
          <w:rFonts w:ascii="Times New Roman" w:eastAsia="Times New Roman" w:hAnsi="Times New Roman" w:cs="Times New Roman"/>
          <w:sz w:val="20"/>
          <w:szCs w:val="20"/>
          <w:lang w:val="en-IE"/>
        </w:rPr>
        <w:t xml:space="preserve">The analysis revealed </w:t>
      </w:r>
      <w:r w:rsidR="00B76B80" w:rsidRPr="006535A9">
        <w:rPr>
          <w:rFonts w:ascii="Times New Roman" w:eastAsia="Times New Roman" w:hAnsi="Times New Roman" w:cs="Times New Roman"/>
          <w:sz w:val="20"/>
          <w:szCs w:val="20"/>
          <w:lang w:val="en-IE"/>
        </w:rPr>
        <w:t>p</w:t>
      </w:r>
      <w:r w:rsidR="00A420E2" w:rsidRPr="006535A9">
        <w:rPr>
          <w:rFonts w:ascii="Times New Roman" w:eastAsia="Times New Roman" w:hAnsi="Times New Roman" w:cs="Times New Roman"/>
          <w:sz w:val="20"/>
          <w:szCs w:val="20"/>
          <w:lang w:val="en-IE"/>
        </w:rPr>
        <w:t xml:space="preserve">rimary </w:t>
      </w:r>
      <w:r w:rsidR="00B76B80" w:rsidRPr="006535A9">
        <w:rPr>
          <w:rFonts w:ascii="Times New Roman" w:eastAsia="Times New Roman" w:hAnsi="Times New Roman" w:cs="Times New Roman"/>
          <w:sz w:val="20"/>
          <w:szCs w:val="20"/>
          <w:lang w:val="en-IE"/>
        </w:rPr>
        <w:t>m</w:t>
      </w:r>
      <w:r w:rsidR="00420890" w:rsidRPr="006535A9">
        <w:rPr>
          <w:rFonts w:ascii="Times New Roman" w:eastAsia="Times New Roman" w:hAnsi="Times New Roman" w:cs="Times New Roman"/>
          <w:sz w:val="20"/>
          <w:szCs w:val="20"/>
          <w:lang w:val="en-IE"/>
        </w:rPr>
        <w:t xml:space="preserve">arine </w:t>
      </w:r>
      <w:r w:rsidR="00B76B80" w:rsidRPr="006535A9">
        <w:rPr>
          <w:rFonts w:ascii="Times New Roman" w:eastAsia="Times New Roman" w:hAnsi="Times New Roman" w:cs="Times New Roman"/>
          <w:sz w:val="20"/>
          <w:szCs w:val="20"/>
          <w:lang w:val="en-IE"/>
        </w:rPr>
        <w:t>o</w:t>
      </w:r>
      <w:r w:rsidR="00420890" w:rsidRPr="006535A9">
        <w:rPr>
          <w:rFonts w:ascii="Times New Roman" w:eastAsia="Times New Roman" w:hAnsi="Times New Roman" w:cs="Times New Roman"/>
          <w:sz w:val="20"/>
          <w:szCs w:val="20"/>
          <w:lang w:val="en-IE"/>
        </w:rPr>
        <w:t xml:space="preserve">rganic </w:t>
      </w:r>
      <w:r w:rsidR="00B76B80" w:rsidRPr="006535A9">
        <w:rPr>
          <w:rFonts w:ascii="Times New Roman" w:eastAsia="Times New Roman" w:hAnsi="Times New Roman" w:cs="Times New Roman"/>
          <w:sz w:val="20"/>
          <w:szCs w:val="20"/>
          <w:lang w:val="en-IE"/>
        </w:rPr>
        <w:t>a</w:t>
      </w:r>
      <w:r w:rsidR="00420890" w:rsidRPr="006535A9">
        <w:rPr>
          <w:rFonts w:ascii="Times New Roman" w:eastAsia="Times New Roman" w:hAnsi="Times New Roman" w:cs="Times New Roman"/>
          <w:sz w:val="20"/>
          <w:szCs w:val="20"/>
          <w:lang w:val="en-IE"/>
        </w:rPr>
        <w:t>erosols</w:t>
      </w:r>
      <w:r w:rsidR="009968C6" w:rsidRPr="006535A9">
        <w:rPr>
          <w:rFonts w:ascii="Times New Roman" w:eastAsia="Times New Roman" w:hAnsi="Times New Roman" w:cs="Times New Roman"/>
          <w:sz w:val="20"/>
          <w:szCs w:val="20"/>
          <w:lang w:val="en-IE"/>
        </w:rPr>
        <w:t xml:space="preserve"> (PMOA)</w:t>
      </w:r>
      <w:r w:rsidR="00420890" w:rsidRPr="006535A9">
        <w:rPr>
          <w:rFonts w:ascii="Times New Roman" w:eastAsia="Times New Roman" w:hAnsi="Times New Roman" w:cs="Times New Roman"/>
          <w:sz w:val="20"/>
          <w:szCs w:val="20"/>
          <w:lang w:val="en-IE"/>
        </w:rPr>
        <w:t xml:space="preserve"> as the predominant submicron OA</w:t>
      </w:r>
      <w:r w:rsidRPr="006535A9">
        <w:rPr>
          <w:rFonts w:ascii="Times New Roman" w:hAnsi="Times New Roman" w:cs="Times New Roman"/>
          <w:sz w:val="20"/>
          <w:szCs w:val="20"/>
          <w:lang w:val="en-IE" w:eastAsia="zh-CN"/>
        </w:rPr>
        <w:t xml:space="preserve"> at Mace Head</w:t>
      </w:r>
      <w:r w:rsidR="00D270E9" w:rsidRPr="006535A9">
        <w:rPr>
          <w:rFonts w:ascii="Times New Roman" w:hAnsi="Times New Roman" w:cs="Times New Roman"/>
          <w:sz w:val="20"/>
          <w:szCs w:val="20"/>
          <w:lang w:val="en-IE" w:eastAsia="zh-CN"/>
        </w:rPr>
        <w:t xml:space="preserve"> (MHD)</w:t>
      </w:r>
      <w:r w:rsidR="00420890" w:rsidRPr="006535A9">
        <w:rPr>
          <w:rFonts w:ascii="Times New Roman" w:eastAsia="Times New Roman" w:hAnsi="Times New Roman" w:cs="Times New Roman"/>
          <w:sz w:val="20"/>
          <w:szCs w:val="20"/>
          <w:lang w:val="en-IE"/>
        </w:rPr>
        <w:t>, accounting for 42%</w:t>
      </w:r>
      <w:r w:rsidR="008A20C5" w:rsidRPr="006535A9">
        <w:rPr>
          <w:rFonts w:ascii="Times New Roman" w:eastAsia="Times New Roman" w:hAnsi="Times New Roman" w:cs="Times New Roman"/>
          <w:sz w:val="20"/>
          <w:szCs w:val="20"/>
          <w:lang w:val="en-IE"/>
        </w:rPr>
        <w:t xml:space="preserve"> of the total resolved mass</w:t>
      </w:r>
      <w:r w:rsidR="00420890" w:rsidRPr="006535A9">
        <w:rPr>
          <w:rFonts w:ascii="Times New Roman" w:eastAsia="Times New Roman" w:hAnsi="Times New Roman" w:cs="Times New Roman"/>
          <w:sz w:val="20"/>
          <w:szCs w:val="20"/>
          <w:lang w:val="en-IE"/>
        </w:rPr>
        <w:t>. This was trailed b</w:t>
      </w:r>
      <w:r w:rsidR="00B76B80" w:rsidRPr="006535A9">
        <w:rPr>
          <w:rFonts w:ascii="Times New Roman" w:eastAsia="Times New Roman" w:hAnsi="Times New Roman" w:cs="Times New Roman"/>
          <w:sz w:val="20"/>
          <w:szCs w:val="20"/>
          <w:lang w:val="en-IE"/>
        </w:rPr>
        <w:t xml:space="preserve">y </w:t>
      </w:r>
      <w:r w:rsidR="00B76B80" w:rsidRPr="006535A9">
        <w:rPr>
          <w:rFonts w:ascii="Times New Roman" w:hAnsi="Times New Roman" w:cs="Times New Roman"/>
          <w:sz w:val="20"/>
          <w:szCs w:val="20"/>
          <w:lang w:val="en-IE" w:eastAsia="zh-CN"/>
        </w:rPr>
        <w:t>m</w:t>
      </w:r>
      <w:r w:rsidRPr="006535A9">
        <w:rPr>
          <w:rFonts w:ascii="Times New Roman" w:eastAsia="Times New Roman" w:hAnsi="Times New Roman" w:cs="Times New Roman"/>
          <w:sz w:val="20"/>
          <w:szCs w:val="20"/>
          <w:lang w:val="en-IE"/>
        </w:rPr>
        <w:t xml:space="preserve">ore </w:t>
      </w:r>
      <w:r w:rsidR="00B76B80" w:rsidRPr="006535A9">
        <w:rPr>
          <w:rFonts w:ascii="Times New Roman" w:hAnsi="Times New Roman" w:cs="Times New Roman"/>
          <w:sz w:val="20"/>
          <w:szCs w:val="20"/>
          <w:lang w:val="en-IE" w:eastAsia="zh-CN"/>
        </w:rPr>
        <w:t>o</w:t>
      </w:r>
      <w:r w:rsidRPr="006535A9">
        <w:rPr>
          <w:rFonts w:ascii="Times New Roman" w:eastAsia="Times New Roman" w:hAnsi="Times New Roman" w:cs="Times New Roman"/>
          <w:sz w:val="20"/>
          <w:szCs w:val="20"/>
          <w:lang w:val="en-IE"/>
        </w:rPr>
        <w:t xml:space="preserve">xidized </w:t>
      </w:r>
      <w:r w:rsidR="00B76B80" w:rsidRPr="006535A9">
        <w:rPr>
          <w:rFonts w:ascii="Times New Roman" w:hAnsi="Times New Roman" w:cs="Times New Roman"/>
          <w:sz w:val="20"/>
          <w:szCs w:val="20"/>
          <w:lang w:val="en-IE" w:eastAsia="zh-CN"/>
        </w:rPr>
        <w:t>o</w:t>
      </w:r>
      <w:r w:rsidRPr="006535A9">
        <w:rPr>
          <w:rFonts w:ascii="Times New Roman" w:eastAsia="Times New Roman" w:hAnsi="Times New Roman" w:cs="Times New Roman"/>
          <w:sz w:val="20"/>
          <w:szCs w:val="20"/>
          <w:lang w:val="en-IE"/>
        </w:rPr>
        <w:t xml:space="preserve">xygenated </w:t>
      </w:r>
      <w:r w:rsidR="00B76B80" w:rsidRPr="006535A9">
        <w:rPr>
          <w:rFonts w:ascii="Times New Roman" w:hAnsi="Times New Roman" w:cs="Times New Roman"/>
          <w:sz w:val="20"/>
          <w:szCs w:val="20"/>
          <w:lang w:val="en-IE" w:eastAsia="zh-CN"/>
        </w:rPr>
        <w:t>o</w:t>
      </w:r>
      <w:r w:rsidRPr="006535A9">
        <w:rPr>
          <w:rFonts w:ascii="Times New Roman" w:eastAsia="Times New Roman" w:hAnsi="Times New Roman" w:cs="Times New Roman"/>
          <w:sz w:val="20"/>
          <w:szCs w:val="20"/>
          <w:lang w:val="en-IE"/>
        </w:rPr>
        <w:t xml:space="preserve">rganic </w:t>
      </w:r>
      <w:r w:rsidR="00B76B80" w:rsidRPr="006535A9">
        <w:rPr>
          <w:rFonts w:ascii="Times New Roman" w:eastAsia="Times New Roman" w:hAnsi="Times New Roman" w:cs="Times New Roman"/>
          <w:sz w:val="20"/>
          <w:szCs w:val="20"/>
          <w:lang w:val="en-IE"/>
        </w:rPr>
        <w:t>a</w:t>
      </w:r>
      <w:r w:rsidR="00420890" w:rsidRPr="006535A9">
        <w:rPr>
          <w:rFonts w:ascii="Times New Roman" w:eastAsia="Times New Roman" w:hAnsi="Times New Roman" w:cs="Times New Roman"/>
          <w:sz w:val="20"/>
          <w:szCs w:val="20"/>
          <w:lang w:val="en-IE"/>
        </w:rPr>
        <w:t>erosols</w:t>
      </w:r>
      <w:r w:rsidR="00B76B80" w:rsidRPr="006535A9">
        <w:rPr>
          <w:rFonts w:ascii="Times New Roman" w:eastAsia="Times New Roman" w:hAnsi="Times New Roman" w:cs="Times New Roman"/>
          <w:sz w:val="20"/>
          <w:szCs w:val="20"/>
          <w:lang w:val="en-IE"/>
        </w:rPr>
        <w:t xml:space="preserve"> (MO-OOA)</w:t>
      </w:r>
      <w:r w:rsidR="00420890" w:rsidRPr="006535A9">
        <w:rPr>
          <w:rFonts w:ascii="Times New Roman" w:eastAsia="Times New Roman" w:hAnsi="Times New Roman" w:cs="Times New Roman"/>
          <w:sz w:val="20"/>
          <w:szCs w:val="20"/>
          <w:lang w:val="en-IE"/>
        </w:rPr>
        <w:t xml:space="preserve"> at 3</w:t>
      </w:r>
      <w:r w:rsidR="00F97538" w:rsidRPr="006535A9">
        <w:rPr>
          <w:rFonts w:ascii="Times New Roman" w:eastAsia="Times New Roman" w:hAnsi="Times New Roman" w:cs="Times New Roman"/>
          <w:sz w:val="20"/>
          <w:szCs w:val="20"/>
          <w:lang w:val="en-IE"/>
        </w:rPr>
        <w:t>2</w:t>
      </w:r>
      <w:r w:rsidR="00420890" w:rsidRPr="006535A9">
        <w:rPr>
          <w:rFonts w:ascii="Times New Roman" w:eastAsia="Times New Roman" w:hAnsi="Times New Roman" w:cs="Times New Roman"/>
          <w:sz w:val="20"/>
          <w:szCs w:val="20"/>
          <w:lang w:val="en-IE"/>
        </w:rPr>
        <w:t>%,</w:t>
      </w:r>
      <w:r w:rsidR="00B76B80" w:rsidRPr="006535A9">
        <w:rPr>
          <w:rFonts w:ascii="Times New Roman" w:eastAsia="Times New Roman" w:hAnsi="Times New Roman" w:cs="Times New Roman"/>
          <w:sz w:val="20"/>
          <w:szCs w:val="20"/>
          <w:lang w:val="en-IE"/>
        </w:rPr>
        <w:t xml:space="preserve"> </w:t>
      </w:r>
      <w:proofErr w:type="spellStart"/>
      <w:r w:rsidR="00B76B80" w:rsidRPr="006535A9">
        <w:rPr>
          <w:rFonts w:ascii="Times New Roman" w:eastAsia="Times New Roman" w:hAnsi="Times New Roman" w:cs="Times New Roman"/>
          <w:sz w:val="20"/>
          <w:szCs w:val="20"/>
          <w:lang w:val="en-IE"/>
        </w:rPr>
        <w:t>m</w:t>
      </w:r>
      <w:r w:rsidR="00420890" w:rsidRPr="006535A9">
        <w:rPr>
          <w:rFonts w:ascii="Times New Roman" w:eastAsia="Times New Roman" w:hAnsi="Times New Roman" w:cs="Times New Roman"/>
          <w:sz w:val="20"/>
          <w:szCs w:val="20"/>
          <w:lang w:val="en-IE"/>
        </w:rPr>
        <w:t>ethanesul</w:t>
      </w:r>
      <w:r w:rsidR="00B25BD9" w:rsidRPr="006535A9">
        <w:rPr>
          <w:rFonts w:ascii="Times New Roman" w:eastAsia="Times New Roman" w:hAnsi="Times New Roman" w:cs="Times New Roman"/>
          <w:sz w:val="20"/>
          <w:szCs w:val="20"/>
          <w:lang w:val="en-IE"/>
        </w:rPr>
        <w:t>ph</w:t>
      </w:r>
      <w:r w:rsidR="00420890" w:rsidRPr="006535A9">
        <w:rPr>
          <w:rFonts w:ascii="Times New Roman" w:eastAsia="Times New Roman" w:hAnsi="Times New Roman" w:cs="Times New Roman"/>
          <w:sz w:val="20"/>
          <w:szCs w:val="20"/>
          <w:lang w:val="en-IE"/>
        </w:rPr>
        <w:t>onic</w:t>
      </w:r>
      <w:proofErr w:type="spellEnd"/>
      <w:r w:rsidR="00420890" w:rsidRPr="006535A9">
        <w:rPr>
          <w:rFonts w:ascii="Times New Roman" w:eastAsia="Times New Roman" w:hAnsi="Times New Roman" w:cs="Times New Roman"/>
          <w:sz w:val="20"/>
          <w:szCs w:val="20"/>
          <w:lang w:val="en-IE"/>
        </w:rPr>
        <w:t xml:space="preserve"> </w:t>
      </w:r>
      <w:r w:rsidR="00717EAE">
        <w:rPr>
          <w:rFonts w:ascii="Times New Roman" w:eastAsia="Times New Roman" w:hAnsi="Times New Roman" w:cs="Times New Roman"/>
          <w:sz w:val="20"/>
          <w:szCs w:val="20"/>
          <w:lang w:val="en-IE"/>
        </w:rPr>
        <w:t>a</w:t>
      </w:r>
      <w:r w:rsidR="00420890" w:rsidRPr="006535A9">
        <w:rPr>
          <w:rFonts w:ascii="Times New Roman" w:eastAsia="Times New Roman" w:hAnsi="Times New Roman" w:cs="Times New Roman"/>
          <w:sz w:val="20"/>
          <w:szCs w:val="20"/>
          <w:lang w:val="en-IE"/>
        </w:rPr>
        <w:t xml:space="preserve">cid </w:t>
      </w:r>
      <w:r w:rsidR="00B76B80" w:rsidRPr="006535A9">
        <w:rPr>
          <w:rFonts w:ascii="Times New Roman" w:eastAsia="Times New Roman" w:hAnsi="Times New Roman" w:cs="Times New Roman"/>
          <w:sz w:val="20"/>
          <w:szCs w:val="20"/>
          <w:lang w:val="en-IE"/>
        </w:rPr>
        <w:t>o</w:t>
      </w:r>
      <w:r w:rsidR="00420890" w:rsidRPr="006535A9">
        <w:rPr>
          <w:rFonts w:ascii="Times New Roman" w:eastAsia="Times New Roman" w:hAnsi="Times New Roman" w:cs="Times New Roman"/>
          <w:sz w:val="20"/>
          <w:szCs w:val="20"/>
          <w:lang w:val="en-IE"/>
        </w:rPr>
        <w:t xml:space="preserve">rganic </w:t>
      </w:r>
      <w:r w:rsidR="00B76B80" w:rsidRPr="006535A9">
        <w:rPr>
          <w:rFonts w:ascii="Times New Roman" w:eastAsia="Times New Roman" w:hAnsi="Times New Roman" w:cs="Times New Roman"/>
          <w:sz w:val="20"/>
          <w:szCs w:val="20"/>
          <w:lang w:val="en-IE"/>
        </w:rPr>
        <w:t>a</w:t>
      </w:r>
      <w:r w:rsidR="00420890" w:rsidRPr="006535A9">
        <w:rPr>
          <w:rFonts w:ascii="Times New Roman" w:eastAsia="Times New Roman" w:hAnsi="Times New Roman" w:cs="Times New Roman"/>
          <w:sz w:val="20"/>
          <w:szCs w:val="20"/>
          <w:lang w:val="en-IE"/>
        </w:rPr>
        <w:t>erosols</w:t>
      </w:r>
      <w:r w:rsidR="00B76B80" w:rsidRPr="006535A9">
        <w:rPr>
          <w:rFonts w:ascii="Times New Roman" w:eastAsia="Times New Roman" w:hAnsi="Times New Roman" w:cs="Times New Roman"/>
          <w:sz w:val="20"/>
          <w:szCs w:val="20"/>
          <w:lang w:val="en-IE"/>
        </w:rPr>
        <w:t xml:space="preserve"> (MSA-OA)</w:t>
      </w:r>
      <w:r w:rsidR="00420890" w:rsidRPr="006535A9">
        <w:rPr>
          <w:rFonts w:ascii="Times New Roman" w:eastAsia="Times New Roman" w:hAnsi="Times New Roman" w:cs="Times New Roman"/>
          <w:sz w:val="20"/>
          <w:szCs w:val="20"/>
          <w:lang w:val="en-IE"/>
        </w:rPr>
        <w:t xml:space="preserve"> at 17%, and </w:t>
      </w:r>
      <w:r w:rsidR="00CC2CA5" w:rsidRPr="006535A9">
        <w:rPr>
          <w:rFonts w:ascii="Times New Roman" w:eastAsia="Times New Roman" w:hAnsi="Times New Roman" w:cs="Times New Roman"/>
          <w:sz w:val="20"/>
          <w:szCs w:val="20"/>
          <w:lang w:val="en-IE"/>
        </w:rPr>
        <w:t>locally emitted</w:t>
      </w:r>
      <w:r w:rsidR="0007271A" w:rsidRPr="006535A9">
        <w:rPr>
          <w:rFonts w:ascii="Times New Roman" w:eastAsia="Times New Roman" w:hAnsi="Times New Roman" w:cs="Times New Roman"/>
          <w:sz w:val="20"/>
          <w:szCs w:val="20"/>
          <w:lang w:val="en-IE"/>
        </w:rPr>
        <w:t xml:space="preserve"> </w:t>
      </w:r>
      <w:r w:rsidR="00B76B80" w:rsidRPr="006535A9">
        <w:rPr>
          <w:rFonts w:ascii="Times New Roman" w:eastAsia="Times New Roman" w:hAnsi="Times New Roman" w:cs="Times New Roman"/>
          <w:sz w:val="20"/>
          <w:szCs w:val="20"/>
          <w:lang w:val="en-IE"/>
        </w:rPr>
        <w:t>p</w:t>
      </w:r>
      <w:r w:rsidR="00420890" w:rsidRPr="006535A9">
        <w:rPr>
          <w:rFonts w:ascii="Times New Roman" w:eastAsia="Times New Roman" w:hAnsi="Times New Roman" w:cs="Times New Roman"/>
          <w:sz w:val="20"/>
          <w:szCs w:val="20"/>
          <w:lang w:val="en-IE"/>
        </w:rPr>
        <w:t>eat-</w:t>
      </w:r>
      <w:r w:rsidR="00B76B80" w:rsidRPr="006535A9">
        <w:rPr>
          <w:rFonts w:ascii="Times New Roman" w:eastAsia="Times New Roman" w:hAnsi="Times New Roman" w:cs="Times New Roman"/>
          <w:sz w:val="20"/>
          <w:szCs w:val="20"/>
          <w:lang w:val="en-IE"/>
        </w:rPr>
        <w:t>d</w:t>
      </w:r>
      <w:r w:rsidR="00420890" w:rsidRPr="006535A9">
        <w:rPr>
          <w:rFonts w:ascii="Times New Roman" w:eastAsia="Times New Roman" w:hAnsi="Times New Roman" w:cs="Times New Roman"/>
          <w:sz w:val="20"/>
          <w:szCs w:val="20"/>
          <w:lang w:val="en-IE"/>
        </w:rPr>
        <w:t xml:space="preserve">erived </w:t>
      </w:r>
      <w:r w:rsidR="00B76B80" w:rsidRPr="00E94726">
        <w:rPr>
          <w:rFonts w:ascii="Times New Roman" w:eastAsia="Times New Roman" w:hAnsi="Times New Roman" w:cs="Times New Roman"/>
          <w:sz w:val="20"/>
          <w:szCs w:val="20"/>
          <w:lang w:val="en-IE"/>
        </w:rPr>
        <w:t>o</w:t>
      </w:r>
      <w:r w:rsidR="00420890" w:rsidRPr="00E94726">
        <w:rPr>
          <w:rFonts w:ascii="Times New Roman" w:eastAsia="Times New Roman" w:hAnsi="Times New Roman" w:cs="Times New Roman"/>
          <w:sz w:val="20"/>
          <w:szCs w:val="20"/>
          <w:lang w:val="en-IE"/>
        </w:rPr>
        <w:t xml:space="preserve">rganic </w:t>
      </w:r>
      <w:r w:rsidR="00B76B80" w:rsidRPr="00E94726">
        <w:rPr>
          <w:rFonts w:ascii="Times New Roman" w:eastAsia="Times New Roman" w:hAnsi="Times New Roman" w:cs="Times New Roman"/>
          <w:sz w:val="20"/>
          <w:szCs w:val="20"/>
          <w:lang w:val="en-IE"/>
        </w:rPr>
        <w:t>a</w:t>
      </w:r>
      <w:r w:rsidR="00420890" w:rsidRPr="00E94726">
        <w:rPr>
          <w:rFonts w:ascii="Times New Roman" w:eastAsia="Times New Roman" w:hAnsi="Times New Roman" w:cs="Times New Roman"/>
          <w:sz w:val="20"/>
          <w:szCs w:val="20"/>
          <w:lang w:val="en-IE"/>
        </w:rPr>
        <w:t>erosols</w:t>
      </w:r>
      <w:r w:rsidR="0007271A" w:rsidRPr="00E94726">
        <w:rPr>
          <w:rFonts w:ascii="Times New Roman" w:eastAsia="Times New Roman" w:hAnsi="Times New Roman" w:cs="Times New Roman"/>
          <w:sz w:val="20"/>
          <w:szCs w:val="20"/>
          <w:lang w:val="en-IE"/>
        </w:rPr>
        <w:t xml:space="preserve"> (Peat-OA) </w:t>
      </w:r>
      <w:r w:rsidR="00420890" w:rsidRPr="00E94726">
        <w:rPr>
          <w:rFonts w:ascii="Times New Roman" w:eastAsia="Times New Roman" w:hAnsi="Times New Roman" w:cs="Times New Roman"/>
          <w:sz w:val="20"/>
          <w:szCs w:val="20"/>
          <w:lang w:val="en-IE"/>
        </w:rPr>
        <w:t xml:space="preserve">at </w:t>
      </w:r>
      <w:r w:rsidR="00F97538" w:rsidRPr="00E94726">
        <w:rPr>
          <w:rFonts w:ascii="Times New Roman" w:eastAsia="Times New Roman" w:hAnsi="Times New Roman" w:cs="Times New Roman"/>
          <w:sz w:val="20"/>
          <w:szCs w:val="20"/>
          <w:lang w:val="en-IE"/>
        </w:rPr>
        <w:t>9%</w:t>
      </w:r>
      <w:r w:rsidR="00420890" w:rsidRPr="00E94726">
        <w:rPr>
          <w:rFonts w:ascii="Times New Roman" w:eastAsia="Times New Roman" w:hAnsi="Times New Roman" w:cs="Times New Roman"/>
          <w:sz w:val="20"/>
          <w:szCs w:val="20"/>
          <w:lang w:val="en-IE"/>
        </w:rPr>
        <w:t xml:space="preserve"> of the aggregate OA mass</w:t>
      </w:r>
      <w:commentRangeStart w:id="4"/>
      <w:r w:rsidR="00420890" w:rsidRPr="00E94726">
        <w:rPr>
          <w:rFonts w:ascii="Times New Roman" w:eastAsia="Times New Roman" w:hAnsi="Times New Roman" w:cs="Times New Roman"/>
          <w:sz w:val="20"/>
          <w:szCs w:val="20"/>
          <w:lang w:val="en-IE"/>
        </w:rPr>
        <w:t>.</w:t>
      </w:r>
      <w:r w:rsidR="008D1596" w:rsidRPr="00E94726">
        <w:rPr>
          <w:rFonts w:ascii="Times New Roman" w:eastAsia="Times New Roman" w:hAnsi="Times New Roman" w:cs="Times New Roman"/>
          <w:sz w:val="20"/>
          <w:szCs w:val="20"/>
          <w:lang w:val="en-IE"/>
        </w:rPr>
        <w:t xml:space="preserve"> The </w:t>
      </w:r>
      <w:r w:rsidR="00174202" w:rsidRPr="00E94726">
        <w:rPr>
          <w:rFonts w:ascii="Times New Roman" w:eastAsia="Times New Roman" w:hAnsi="Times New Roman" w:cs="Times New Roman"/>
          <w:sz w:val="20"/>
          <w:szCs w:val="20"/>
          <w:lang w:val="en-IE"/>
        </w:rPr>
        <w:t xml:space="preserve">total mass concentrations of </w:t>
      </w:r>
      <w:commentRangeStart w:id="5"/>
      <w:r w:rsidR="00174202" w:rsidRPr="00E94726">
        <w:rPr>
          <w:rFonts w:ascii="Times New Roman" w:eastAsia="Times New Roman" w:hAnsi="Times New Roman" w:cs="Times New Roman"/>
          <w:sz w:val="20"/>
          <w:szCs w:val="20"/>
          <w:lang w:val="en-IE"/>
        </w:rPr>
        <w:t>POA</w:t>
      </w:r>
      <w:commentRangeEnd w:id="5"/>
      <w:r w:rsidR="00EA288B">
        <w:rPr>
          <w:rStyle w:val="CommentReference"/>
          <w:rFonts w:ascii="Calibri" w:eastAsia="Calibri" w:hAnsi="Calibri" w:cs="Calibri"/>
          <w:lang w:eastAsia="en-GB"/>
        </w:rPr>
        <w:commentReference w:id="5"/>
      </w:r>
      <w:r w:rsidR="00174202" w:rsidRPr="00E94726">
        <w:rPr>
          <w:rFonts w:ascii="Times New Roman" w:eastAsia="Times New Roman" w:hAnsi="Times New Roman" w:cs="Times New Roman"/>
          <w:sz w:val="20"/>
          <w:szCs w:val="20"/>
          <w:lang w:val="en-IE"/>
        </w:rPr>
        <w:t xml:space="preserve"> and SOA were overall equal</w:t>
      </w:r>
      <w:r w:rsidR="000F58C0" w:rsidRPr="00E94726">
        <w:rPr>
          <w:rFonts w:ascii="Times New Roman" w:eastAsia="Times New Roman" w:hAnsi="Times New Roman" w:cs="Times New Roman"/>
          <w:sz w:val="20"/>
          <w:szCs w:val="20"/>
          <w:lang w:val="en-IE"/>
        </w:rPr>
        <w:t xml:space="preserve"> and highly prevalent in the marine boundary layer consistently with previous findings</w:t>
      </w:r>
      <w:r w:rsidR="00FF17B0" w:rsidRPr="00E94726">
        <w:rPr>
          <w:rFonts w:ascii="Times New Roman" w:eastAsia="Times New Roman" w:hAnsi="Times New Roman" w:cs="Times New Roman"/>
          <w:sz w:val="20"/>
          <w:szCs w:val="20"/>
          <w:lang w:val="en-IE"/>
        </w:rPr>
        <w:t>.</w:t>
      </w:r>
      <w:r w:rsidR="004771BD" w:rsidRPr="00E94726">
        <w:rPr>
          <w:rFonts w:ascii="Times New Roman" w:eastAsia="Times New Roman" w:hAnsi="Times New Roman" w:cs="Times New Roman"/>
          <w:sz w:val="20"/>
          <w:szCs w:val="20"/>
          <w:lang w:val="en-IE"/>
        </w:rPr>
        <w:t xml:space="preserve"> </w:t>
      </w:r>
      <w:commentRangeEnd w:id="4"/>
      <w:r w:rsidR="00EA288B">
        <w:rPr>
          <w:rStyle w:val="CommentReference"/>
          <w:rFonts w:ascii="Calibri" w:eastAsia="Calibri" w:hAnsi="Calibri" w:cs="Calibri"/>
          <w:lang w:eastAsia="en-GB"/>
        </w:rPr>
        <w:commentReference w:id="4"/>
      </w:r>
      <w:commentRangeStart w:id="6"/>
      <w:r w:rsidR="008D1596" w:rsidRPr="00E94726">
        <w:rPr>
          <w:rFonts w:ascii="Times New Roman" w:eastAsia="Times New Roman" w:hAnsi="Times New Roman" w:cs="Times New Roman"/>
          <w:sz w:val="20"/>
          <w:szCs w:val="20"/>
          <w:lang w:val="en-IE"/>
        </w:rPr>
        <w:t>Our data support distinctive</w:t>
      </w:r>
      <w:r w:rsidR="004771BD" w:rsidRPr="00E94726">
        <w:rPr>
          <w:rFonts w:ascii="Times New Roman" w:eastAsia="Times New Roman" w:hAnsi="Times New Roman" w:cs="Times New Roman"/>
          <w:sz w:val="20"/>
          <w:szCs w:val="20"/>
          <w:lang w:val="en-IE"/>
        </w:rPr>
        <w:t xml:space="preserve"> aerosol</w:t>
      </w:r>
      <w:r w:rsidR="008D1596" w:rsidRPr="00E94726">
        <w:rPr>
          <w:rFonts w:ascii="Times New Roman" w:eastAsia="Times New Roman" w:hAnsi="Times New Roman" w:cs="Times New Roman"/>
          <w:sz w:val="20"/>
          <w:szCs w:val="20"/>
          <w:lang w:val="en-IE"/>
        </w:rPr>
        <w:t xml:space="preserve"> sources across the North Atlantic Ocean</w:t>
      </w:r>
      <w:r w:rsidR="004771BD" w:rsidRPr="00E94726">
        <w:rPr>
          <w:rFonts w:ascii="Times New Roman" w:eastAsia="Times New Roman" w:hAnsi="Times New Roman" w:cs="Times New Roman"/>
          <w:sz w:val="20"/>
          <w:szCs w:val="20"/>
          <w:lang w:val="en-IE"/>
        </w:rPr>
        <w:t>.</w:t>
      </w:r>
      <w:r w:rsidR="00D270E9" w:rsidRPr="00E94726">
        <w:rPr>
          <w:rFonts w:ascii="Times New Roman" w:eastAsia="Times New Roman" w:hAnsi="Times New Roman" w:cs="Times New Roman"/>
          <w:sz w:val="20"/>
          <w:szCs w:val="20"/>
          <w:lang w:val="en-IE"/>
        </w:rPr>
        <w:t xml:space="preserve"> </w:t>
      </w:r>
      <w:commentRangeEnd w:id="6"/>
      <w:r w:rsidR="00EA288B">
        <w:rPr>
          <w:rStyle w:val="CommentReference"/>
          <w:rFonts w:ascii="Calibri" w:eastAsia="Calibri" w:hAnsi="Calibri" w:cs="Calibri"/>
          <w:lang w:eastAsia="en-GB"/>
        </w:rPr>
        <w:commentReference w:id="6"/>
      </w:r>
      <w:commentRangeStart w:id="7"/>
      <w:r w:rsidR="00D270E9" w:rsidRPr="00E94726">
        <w:rPr>
          <w:rFonts w:ascii="Times New Roman" w:eastAsia="Times New Roman" w:hAnsi="Times New Roman" w:cs="Times New Roman"/>
          <w:sz w:val="20"/>
          <w:szCs w:val="20"/>
          <w:lang w:val="en-IE"/>
        </w:rPr>
        <w:t>W</w:t>
      </w:r>
      <w:r w:rsidR="004771BD" w:rsidRPr="00E94726">
        <w:rPr>
          <w:rFonts w:ascii="Times New Roman" w:eastAsia="Times New Roman" w:hAnsi="Times New Roman" w:cs="Times New Roman"/>
          <w:sz w:val="20"/>
          <w:szCs w:val="20"/>
          <w:lang w:val="en-IE"/>
        </w:rPr>
        <w:t xml:space="preserve">e </w:t>
      </w:r>
      <w:r w:rsidR="00D270E9" w:rsidRPr="00E94726">
        <w:rPr>
          <w:rFonts w:ascii="Times New Roman" w:eastAsia="Times New Roman" w:hAnsi="Times New Roman" w:cs="Times New Roman"/>
          <w:sz w:val="20"/>
          <w:szCs w:val="20"/>
          <w:lang w:val="en-IE"/>
        </w:rPr>
        <w:t>observed</w:t>
      </w:r>
      <w:r w:rsidR="004771BD" w:rsidRPr="00E94726">
        <w:rPr>
          <w:rFonts w:ascii="Times New Roman" w:eastAsia="Times New Roman" w:hAnsi="Times New Roman" w:cs="Times New Roman"/>
          <w:sz w:val="20"/>
          <w:szCs w:val="20"/>
          <w:lang w:val="en-IE"/>
        </w:rPr>
        <w:t xml:space="preserve"> </w:t>
      </w:r>
      <w:r w:rsidR="00D270E9" w:rsidRPr="00E94726">
        <w:rPr>
          <w:rFonts w:ascii="Times New Roman" w:eastAsia="Times New Roman" w:hAnsi="Times New Roman" w:cs="Times New Roman"/>
          <w:sz w:val="20"/>
          <w:szCs w:val="20"/>
          <w:lang w:val="en-IE"/>
        </w:rPr>
        <w:t>a</w:t>
      </w:r>
      <w:r w:rsidR="008D1596" w:rsidRPr="00E94726">
        <w:rPr>
          <w:rFonts w:ascii="Times New Roman" w:eastAsia="Times New Roman" w:hAnsi="Times New Roman" w:cs="Times New Roman"/>
          <w:sz w:val="20"/>
          <w:szCs w:val="20"/>
          <w:lang w:val="en-IE"/>
        </w:rPr>
        <w:t>ged polar</w:t>
      </w:r>
      <w:r w:rsidR="004771BD" w:rsidRPr="00E94726">
        <w:rPr>
          <w:rFonts w:ascii="Times New Roman" w:eastAsia="Times New Roman" w:hAnsi="Times New Roman" w:cs="Times New Roman"/>
          <w:sz w:val="20"/>
          <w:szCs w:val="20"/>
          <w:lang w:val="en-IE"/>
        </w:rPr>
        <w:t xml:space="preserve"> air masses</w:t>
      </w:r>
      <w:r w:rsidR="008D1596" w:rsidRPr="00E94726">
        <w:rPr>
          <w:rFonts w:ascii="Times New Roman" w:eastAsia="Times New Roman" w:hAnsi="Times New Roman" w:cs="Times New Roman"/>
          <w:sz w:val="20"/>
          <w:szCs w:val="20"/>
          <w:lang w:val="en-IE"/>
        </w:rPr>
        <w:t xml:space="preserve"> flowing from</w:t>
      </w:r>
      <w:r w:rsidR="004771BD" w:rsidRPr="00E94726">
        <w:rPr>
          <w:rFonts w:ascii="Times New Roman" w:eastAsia="Times New Roman" w:hAnsi="Times New Roman" w:cs="Times New Roman"/>
          <w:sz w:val="20"/>
          <w:szCs w:val="20"/>
          <w:lang w:val="en-IE"/>
        </w:rPr>
        <w:t xml:space="preserve"> </w:t>
      </w:r>
      <w:r w:rsidR="008D1596" w:rsidRPr="00E94726">
        <w:rPr>
          <w:rFonts w:ascii="Times New Roman" w:eastAsia="Times New Roman" w:hAnsi="Times New Roman" w:cs="Times New Roman"/>
          <w:sz w:val="20"/>
          <w:szCs w:val="20"/>
          <w:lang w:val="en-IE"/>
        </w:rPr>
        <w:t>Greenland</w:t>
      </w:r>
      <w:r w:rsidR="00A96B49" w:rsidRPr="00E94726">
        <w:rPr>
          <w:rFonts w:ascii="Times New Roman" w:eastAsia="Times New Roman" w:hAnsi="Times New Roman" w:cs="Times New Roman"/>
          <w:sz w:val="20"/>
          <w:szCs w:val="20"/>
          <w:lang w:val="en-IE"/>
        </w:rPr>
        <w:t xml:space="preserve"> to </w:t>
      </w:r>
      <w:r w:rsidR="004771BD" w:rsidRPr="00E94726">
        <w:rPr>
          <w:rFonts w:ascii="Times New Roman" w:eastAsia="Times New Roman" w:hAnsi="Times New Roman" w:cs="Times New Roman"/>
          <w:sz w:val="20"/>
          <w:szCs w:val="20"/>
          <w:lang w:val="en-IE"/>
        </w:rPr>
        <w:t>MHD</w:t>
      </w:r>
      <w:r w:rsidR="00D270E9" w:rsidRPr="00E94726">
        <w:rPr>
          <w:rFonts w:ascii="Times New Roman" w:eastAsia="Times New Roman" w:hAnsi="Times New Roman" w:cs="Times New Roman"/>
          <w:sz w:val="20"/>
          <w:szCs w:val="20"/>
          <w:lang w:val="en-IE"/>
        </w:rPr>
        <w:t xml:space="preserve"> along with concomitant ozone production. </w:t>
      </w:r>
      <w:commentRangeEnd w:id="7"/>
      <w:r w:rsidR="00EA288B">
        <w:rPr>
          <w:rStyle w:val="CommentReference"/>
          <w:rFonts w:ascii="Calibri" w:eastAsia="Calibri" w:hAnsi="Calibri" w:cs="Calibri"/>
          <w:lang w:eastAsia="en-GB"/>
        </w:rPr>
        <w:commentReference w:id="7"/>
      </w:r>
      <w:r w:rsidR="00D270E9" w:rsidRPr="00E94726">
        <w:rPr>
          <w:rFonts w:ascii="Times New Roman" w:eastAsia="Times New Roman" w:hAnsi="Times New Roman" w:cs="Times New Roman"/>
          <w:sz w:val="20"/>
          <w:szCs w:val="20"/>
          <w:lang w:val="en-IE"/>
        </w:rPr>
        <w:t>MSA-OA on the other hand originate</w:t>
      </w:r>
      <w:r w:rsidR="00AC5F66" w:rsidRPr="00E94726">
        <w:rPr>
          <w:rFonts w:ascii="Times New Roman" w:eastAsia="Times New Roman" w:hAnsi="Times New Roman" w:cs="Times New Roman"/>
          <w:sz w:val="20"/>
          <w:szCs w:val="20"/>
          <w:lang w:val="en-IE"/>
        </w:rPr>
        <w:t>d</w:t>
      </w:r>
      <w:r w:rsidR="00D270E9" w:rsidRPr="00E94726">
        <w:rPr>
          <w:rFonts w:ascii="Times New Roman" w:eastAsia="Times New Roman" w:hAnsi="Times New Roman" w:cs="Times New Roman"/>
          <w:sz w:val="20"/>
          <w:szCs w:val="20"/>
          <w:lang w:val="en-IE"/>
        </w:rPr>
        <w:t xml:space="preserve"> from</w:t>
      </w:r>
      <w:r w:rsidR="00307A73" w:rsidRPr="00E94726">
        <w:rPr>
          <w:rFonts w:ascii="Times New Roman" w:eastAsia="Times New Roman" w:hAnsi="Times New Roman" w:cs="Times New Roman"/>
          <w:sz w:val="20"/>
          <w:szCs w:val="20"/>
          <w:lang w:val="en-IE"/>
        </w:rPr>
        <w:t xml:space="preserve"> the highly</w:t>
      </w:r>
      <w:r w:rsidR="00307A73" w:rsidRPr="006535A9">
        <w:rPr>
          <w:rFonts w:ascii="Times New Roman" w:eastAsia="Times New Roman" w:hAnsi="Times New Roman" w:cs="Times New Roman"/>
          <w:sz w:val="20"/>
          <w:szCs w:val="20"/>
          <w:lang w:val="en-IE"/>
        </w:rPr>
        <w:t xml:space="preserve"> biologically productive Iceland basin</w:t>
      </w:r>
      <w:r w:rsidR="00CC2CA5" w:rsidRPr="00CC2CA5">
        <w:rPr>
          <w:rFonts w:ascii="Times New Roman" w:eastAsia="Times New Roman" w:hAnsi="Times New Roman" w:cs="Times New Roman"/>
          <w:sz w:val="20"/>
          <w:szCs w:val="20"/>
          <w:lang w:val="en-IE"/>
        </w:rPr>
        <w:t>, possibly associated with emissions from phytoplankton like coccolithophores and diatoms</w:t>
      </w:r>
      <w:r w:rsidR="00CC2CA5">
        <w:rPr>
          <w:rFonts w:ascii="Times New Roman" w:eastAsia="Times New Roman" w:hAnsi="Times New Roman" w:cs="Times New Roman"/>
          <w:sz w:val="20"/>
          <w:szCs w:val="20"/>
          <w:lang w:val="en-IE"/>
        </w:rPr>
        <w:t>,</w:t>
      </w:r>
      <w:r w:rsidR="00D270E9" w:rsidRPr="006535A9">
        <w:rPr>
          <w:rFonts w:ascii="Times New Roman" w:eastAsia="Times New Roman" w:hAnsi="Times New Roman" w:cs="Times New Roman"/>
          <w:sz w:val="20"/>
          <w:szCs w:val="20"/>
          <w:lang w:val="en-IE"/>
        </w:rPr>
        <w:t xml:space="preserve"> </w:t>
      </w:r>
      <w:r w:rsidR="004771BD" w:rsidRPr="006535A9">
        <w:rPr>
          <w:rFonts w:ascii="Times New Roman" w:eastAsia="Times New Roman" w:hAnsi="Times New Roman" w:cs="Times New Roman"/>
          <w:sz w:val="20"/>
          <w:szCs w:val="20"/>
          <w:lang w:val="en-IE"/>
        </w:rPr>
        <w:t xml:space="preserve">while PMOA </w:t>
      </w:r>
      <w:r w:rsidR="00AC5F66">
        <w:rPr>
          <w:rFonts w:ascii="Times New Roman" w:eastAsia="Times New Roman" w:hAnsi="Times New Roman" w:cs="Times New Roman"/>
          <w:sz w:val="20"/>
          <w:szCs w:val="20"/>
          <w:lang w:val="en-IE"/>
        </w:rPr>
        <w:t>wa</w:t>
      </w:r>
      <w:r w:rsidR="004771BD" w:rsidRPr="006535A9">
        <w:rPr>
          <w:rFonts w:ascii="Times New Roman" w:eastAsia="Times New Roman" w:hAnsi="Times New Roman" w:cs="Times New Roman"/>
          <w:sz w:val="20"/>
          <w:szCs w:val="20"/>
          <w:lang w:val="en-IE"/>
        </w:rPr>
        <w:t>s</w:t>
      </w:r>
      <w:r w:rsidR="00D270E9" w:rsidRPr="006535A9">
        <w:rPr>
          <w:rFonts w:ascii="Times New Roman" w:eastAsia="Times New Roman" w:hAnsi="Times New Roman" w:cs="Times New Roman"/>
          <w:sz w:val="20"/>
          <w:szCs w:val="20"/>
          <w:lang w:val="en-IE"/>
        </w:rPr>
        <w:t xml:space="preserve"> primarily</w:t>
      </w:r>
      <w:r w:rsidR="004771BD" w:rsidRPr="006535A9">
        <w:rPr>
          <w:rFonts w:ascii="Times New Roman" w:eastAsia="Times New Roman" w:hAnsi="Times New Roman" w:cs="Times New Roman"/>
          <w:sz w:val="20"/>
          <w:szCs w:val="20"/>
          <w:lang w:val="en-IE"/>
        </w:rPr>
        <w:t xml:space="preserve"> sourced</w:t>
      </w:r>
      <w:r w:rsidR="00D270E9" w:rsidRPr="006535A9">
        <w:rPr>
          <w:rFonts w:ascii="Times New Roman" w:eastAsia="Times New Roman" w:hAnsi="Times New Roman" w:cs="Times New Roman"/>
          <w:sz w:val="20"/>
          <w:szCs w:val="20"/>
          <w:lang w:val="en-IE"/>
        </w:rPr>
        <w:t xml:space="preserve"> </w:t>
      </w:r>
      <w:r w:rsidR="004771BD" w:rsidRPr="006535A9">
        <w:rPr>
          <w:rFonts w:ascii="Times New Roman" w:eastAsia="Times New Roman" w:hAnsi="Times New Roman" w:cs="Times New Roman"/>
          <w:sz w:val="20"/>
          <w:szCs w:val="20"/>
          <w:lang w:val="en-IE"/>
        </w:rPr>
        <w:t>fro</w:t>
      </w:r>
      <w:r w:rsidR="00A96B49">
        <w:rPr>
          <w:rFonts w:ascii="Times New Roman" w:eastAsia="Times New Roman" w:hAnsi="Times New Roman" w:cs="Times New Roman"/>
          <w:sz w:val="20"/>
          <w:szCs w:val="20"/>
          <w:lang w:val="en-IE"/>
        </w:rPr>
        <w:t>m North Atlantic pelagic regions</w:t>
      </w:r>
      <w:r w:rsidR="00CC2CA5">
        <w:rPr>
          <w:rFonts w:ascii="Times New Roman" w:eastAsia="Times New Roman" w:hAnsi="Times New Roman" w:cs="Times New Roman"/>
          <w:sz w:val="20"/>
          <w:szCs w:val="20"/>
          <w:lang w:val="en-IE"/>
        </w:rPr>
        <w:t xml:space="preserve"> dominated by</w:t>
      </w:r>
      <w:r w:rsidR="00522F3C">
        <w:rPr>
          <w:rFonts w:ascii="Times New Roman" w:eastAsia="Times New Roman" w:hAnsi="Times New Roman" w:cs="Times New Roman"/>
          <w:sz w:val="20"/>
          <w:szCs w:val="20"/>
          <w:lang w:val="en-IE"/>
        </w:rPr>
        <w:t xml:space="preserve"> </w:t>
      </w:r>
      <w:r w:rsidR="00CC2CA5">
        <w:rPr>
          <w:rFonts w:ascii="Times New Roman" w:eastAsia="Times New Roman" w:hAnsi="Times New Roman" w:cs="Times New Roman"/>
          <w:sz w:val="20"/>
          <w:szCs w:val="20"/>
          <w:lang w:val="en-IE"/>
        </w:rPr>
        <w:t>chlorophytes</w:t>
      </w:r>
      <w:r w:rsidR="00D80F50">
        <w:rPr>
          <w:rFonts w:ascii="Times New Roman" w:eastAsia="Times New Roman" w:hAnsi="Times New Roman" w:cs="Times New Roman"/>
          <w:sz w:val="20"/>
          <w:szCs w:val="20"/>
          <w:lang w:val="en-IE"/>
        </w:rPr>
        <w:t xml:space="preserve"> and cyanobacteria</w:t>
      </w:r>
      <w:r w:rsidR="00CC2CA5">
        <w:rPr>
          <w:rFonts w:ascii="Times New Roman" w:eastAsia="Times New Roman" w:hAnsi="Times New Roman" w:cs="Times New Roman"/>
          <w:sz w:val="20"/>
          <w:szCs w:val="20"/>
          <w:lang w:val="en-IE"/>
        </w:rPr>
        <w:t xml:space="preserve"> instead</w:t>
      </w:r>
      <w:r w:rsidR="004771BD" w:rsidRPr="006535A9">
        <w:rPr>
          <w:rFonts w:ascii="Times New Roman" w:eastAsia="Times New Roman" w:hAnsi="Times New Roman" w:cs="Times New Roman"/>
          <w:sz w:val="20"/>
          <w:szCs w:val="20"/>
          <w:lang w:val="en-IE"/>
        </w:rPr>
        <w:t xml:space="preserve">. </w:t>
      </w:r>
      <w:r w:rsidR="00957943" w:rsidRPr="006535A9">
        <w:rPr>
          <w:rFonts w:ascii="Times New Roman" w:eastAsia="Times New Roman" w:hAnsi="Times New Roman" w:cs="Times New Roman"/>
          <w:sz w:val="20"/>
          <w:szCs w:val="20"/>
          <w:lang w:val="en-IE"/>
        </w:rPr>
        <w:t>These results stress the necessity for highly-time resolved data to grasp aerosol</w:t>
      </w:r>
      <w:del w:id="8" w:author="Ovadnevaite, Jurgita" w:date="2024-07-02T16:33:00Z" w16du:dateUtc="2024-07-02T15:33:00Z">
        <w:r w:rsidR="00957943" w:rsidRPr="006535A9" w:rsidDel="00EA288B">
          <w:rPr>
            <w:rFonts w:ascii="Times New Roman" w:eastAsia="Times New Roman" w:hAnsi="Times New Roman" w:cs="Times New Roman"/>
            <w:sz w:val="20"/>
            <w:szCs w:val="20"/>
            <w:lang w:val="en-IE"/>
          </w:rPr>
          <w:delText>s</w:delText>
        </w:r>
      </w:del>
      <w:r w:rsidR="00957943" w:rsidRPr="006535A9">
        <w:rPr>
          <w:rFonts w:ascii="Times New Roman" w:eastAsia="Times New Roman" w:hAnsi="Times New Roman" w:cs="Times New Roman"/>
          <w:sz w:val="20"/>
          <w:szCs w:val="20"/>
          <w:lang w:val="en-IE"/>
        </w:rPr>
        <w:t xml:space="preserve"> composition and underlying sources in view of changing ocean-climate interactions and biogenic influences.</w:t>
      </w:r>
    </w:p>
    <w:p w14:paraId="654FC5CD" w14:textId="40F72BBF" w:rsidR="00420890" w:rsidRPr="006535A9" w:rsidRDefault="007202CA" w:rsidP="007202CA">
      <w:pPr>
        <w:spacing w:line="360" w:lineRule="auto"/>
        <w:jc w:val="both"/>
        <w:rPr>
          <w:rFonts w:ascii="Times New Roman" w:eastAsia="Times New Roman" w:hAnsi="Times New Roman" w:cs="Times New Roman"/>
          <w:sz w:val="20"/>
          <w:szCs w:val="20"/>
          <w:lang w:val="en-IE"/>
        </w:rPr>
      </w:pPr>
      <w:r w:rsidRPr="006535A9">
        <w:rPr>
          <w:rFonts w:ascii="Times New Roman" w:eastAsia="Times New Roman" w:hAnsi="Times New Roman" w:cs="Times New Roman"/>
          <w:b/>
          <w:sz w:val="20"/>
          <w:szCs w:val="20"/>
          <w:lang w:val="en-IE"/>
        </w:rPr>
        <w:t>Keywords:</w:t>
      </w:r>
      <w:r w:rsidRPr="006535A9">
        <w:rPr>
          <w:rFonts w:ascii="Times New Roman" w:eastAsia="Times New Roman" w:hAnsi="Times New Roman" w:cs="Times New Roman"/>
          <w:sz w:val="20"/>
          <w:szCs w:val="20"/>
          <w:lang w:val="en-IE"/>
        </w:rPr>
        <w:t xml:space="preserve"> </w:t>
      </w:r>
      <w:r w:rsidR="004217C5" w:rsidRPr="006535A9">
        <w:rPr>
          <w:rFonts w:ascii="Times New Roman" w:eastAsia="Times New Roman" w:hAnsi="Times New Roman" w:cs="Times New Roman"/>
          <w:sz w:val="20"/>
          <w:szCs w:val="20"/>
          <w:lang w:val="en-IE"/>
        </w:rPr>
        <w:t xml:space="preserve">Submicron </w:t>
      </w:r>
      <w:r w:rsidR="00810EC5" w:rsidRPr="006535A9">
        <w:rPr>
          <w:rFonts w:ascii="Times New Roman" w:hAnsi="Times New Roman" w:cs="Times New Roman"/>
          <w:sz w:val="20"/>
          <w:szCs w:val="20"/>
          <w:lang w:val="en-IE" w:eastAsia="zh-CN"/>
        </w:rPr>
        <w:t>M</w:t>
      </w:r>
      <w:r w:rsidR="00810EC5" w:rsidRPr="006535A9">
        <w:rPr>
          <w:rFonts w:ascii="Times New Roman" w:eastAsia="Times New Roman" w:hAnsi="Times New Roman" w:cs="Times New Roman"/>
          <w:sz w:val="20"/>
          <w:szCs w:val="20"/>
          <w:lang w:val="en-IE"/>
        </w:rPr>
        <w:t xml:space="preserve">arine </w:t>
      </w:r>
      <w:r w:rsidR="004217C5" w:rsidRPr="006535A9">
        <w:rPr>
          <w:rFonts w:ascii="Times New Roman" w:eastAsia="Times New Roman" w:hAnsi="Times New Roman" w:cs="Times New Roman"/>
          <w:sz w:val="20"/>
          <w:szCs w:val="20"/>
          <w:lang w:val="en-IE"/>
        </w:rPr>
        <w:t xml:space="preserve">Aerosols, </w:t>
      </w:r>
      <w:r w:rsidRPr="006535A9">
        <w:rPr>
          <w:rFonts w:ascii="Times New Roman" w:eastAsia="Times New Roman" w:hAnsi="Times New Roman" w:cs="Times New Roman"/>
          <w:sz w:val="20"/>
          <w:szCs w:val="20"/>
          <w:lang w:val="en-IE"/>
        </w:rPr>
        <w:t xml:space="preserve">Secondary </w:t>
      </w:r>
      <w:r w:rsidR="004217C5" w:rsidRPr="006535A9">
        <w:rPr>
          <w:rFonts w:ascii="Times New Roman" w:eastAsia="Times New Roman" w:hAnsi="Times New Roman" w:cs="Times New Roman"/>
          <w:sz w:val="20"/>
          <w:szCs w:val="20"/>
          <w:lang w:val="en-IE"/>
        </w:rPr>
        <w:t>O</w:t>
      </w:r>
      <w:r w:rsidRPr="006535A9">
        <w:rPr>
          <w:rFonts w:ascii="Times New Roman" w:eastAsia="Times New Roman" w:hAnsi="Times New Roman" w:cs="Times New Roman"/>
          <w:sz w:val="20"/>
          <w:szCs w:val="20"/>
          <w:lang w:val="en-IE"/>
        </w:rPr>
        <w:t xml:space="preserve">rganic </w:t>
      </w:r>
      <w:r w:rsidR="004217C5" w:rsidRPr="006535A9">
        <w:rPr>
          <w:rFonts w:ascii="Times New Roman" w:eastAsia="Times New Roman" w:hAnsi="Times New Roman" w:cs="Times New Roman"/>
          <w:sz w:val="20"/>
          <w:szCs w:val="20"/>
          <w:lang w:val="en-IE"/>
        </w:rPr>
        <w:t>A</w:t>
      </w:r>
      <w:r w:rsidRPr="006535A9">
        <w:rPr>
          <w:rFonts w:ascii="Times New Roman" w:eastAsia="Times New Roman" w:hAnsi="Times New Roman" w:cs="Times New Roman"/>
          <w:sz w:val="20"/>
          <w:szCs w:val="20"/>
          <w:lang w:val="en-IE"/>
        </w:rPr>
        <w:t>erosols</w:t>
      </w:r>
      <w:r w:rsidR="004217C5" w:rsidRPr="006535A9">
        <w:rPr>
          <w:rFonts w:ascii="Times New Roman" w:eastAsia="Times New Roman" w:hAnsi="Times New Roman" w:cs="Times New Roman"/>
          <w:sz w:val="20"/>
          <w:szCs w:val="20"/>
          <w:lang w:val="en-IE"/>
        </w:rPr>
        <w:t>,</w:t>
      </w:r>
      <w:r w:rsidRPr="006535A9">
        <w:rPr>
          <w:rFonts w:ascii="Times New Roman" w:eastAsia="Times New Roman" w:hAnsi="Times New Roman" w:cs="Times New Roman"/>
          <w:sz w:val="20"/>
          <w:szCs w:val="20"/>
          <w:lang w:val="en-IE"/>
        </w:rPr>
        <w:t xml:space="preserve"> </w:t>
      </w:r>
      <w:r w:rsidR="00D75300" w:rsidRPr="006535A9">
        <w:rPr>
          <w:rFonts w:ascii="Times New Roman" w:eastAsia="Times New Roman" w:hAnsi="Times New Roman" w:cs="Times New Roman"/>
          <w:sz w:val="20"/>
          <w:szCs w:val="20"/>
          <w:lang w:val="en-IE"/>
        </w:rPr>
        <w:t>HR-ToF-AMS</w:t>
      </w:r>
      <w:r w:rsidRPr="006535A9">
        <w:rPr>
          <w:rFonts w:ascii="Times New Roman" w:eastAsia="Times New Roman" w:hAnsi="Times New Roman" w:cs="Times New Roman"/>
          <w:sz w:val="20"/>
          <w:szCs w:val="20"/>
          <w:lang w:val="en-IE"/>
        </w:rPr>
        <w:t>, Positive Matrix Factorization</w:t>
      </w:r>
    </w:p>
    <w:p w14:paraId="704900F0" w14:textId="2E732AA1" w:rsidR="006B2791" w:rsidRPr="002E0350" w:rsidRDefault="006B2791" w:rsidP="007202CA">
      <w:pPr>
        <w:spacing w:line="360" w:lineRule="auto"/>
        <w:jc w:val="both"/>
        <w:rPr>
          <w:rFonts w:ascii="Times New Roman" w:eastAsia="Times New Roman" w:hAnsi="Times New Roman" w:cs="Times New Roman"/>
          <w:lang w:val="en-IE"/>
        </w:rPr>
      </w:pPr>
    </w:p>
    <w:p w14:paraId="133734D6" w14:textId="075E3A61" w:rsidR="006B2791" w:rsidRDefault="006B2791" w:rsidP="007202CA">
      <w:pPr>
        <w:spacing w:line="360" w:lineRule="auto"/>
        <w:jc w:val="both"/>
        <w:rPr>
          <w:rFonts w:ascii="Times New Roman" w:eastAsia="Times New Roman" w:hAnsi="Times New Roman" w:cs="Times New Roman"/>
          <w:lang w:val="en-IE"/>
        </w:rPr>
      </w:pPr>
    </w:p>
    <w:p w14:paraId="16E6676A" w14:textId="77777777" w:rsidR="006535A9" w:rsidRDefault="006535A9" w:rsidP="007202CA">
      <w:pPr>
        <w:spacing w:line="360" w:lineRule="auto"/>
        <w:jc w:val="both"/>
        <w:rPr>
          <w:rFonts w:ascii="Times New Roman" w:eastAsia="Times New Roman" w:hAnsi="Times New Roman" w:cs="Times New Roman"/>
          <w:lang w:val="en-IE"/>
        </w:rPr>
      </w:pPr>
    </w:p>
    <w:p w14:paraId="0903B509" w14:textId="77777777" w:rsidR="006535A9" w:rsidRDefault="006535A9" w:rsidP="007202CA">
      <w:pPr>
        <w:spacing w:line="360" w:lineRule="auto"/>
        <w:jc w:val="both"/>
        <w:rPr>
          <w:rFonts w:ascii="Times New Roman" w:eastAsia="Times New Roman" w:hAnsi="Times New Roman" w:cs="Times New Roman"/>
          <w:lang w:val="en-IE"/>
        </w:rPr>
      </w:pPr>
    </w:p>
    <w:p w14:paraId="65CCD281" w14:textId="77777777" w:rsidR="006535A9" w:rsidRPr="002E0350" w:rsidRDefault="006535A9" w:rsidP="007202CA">
      <w:pPr>
        <w:spacing w:line="360" w:lineRule="auto"/>
        <w:jc w:val="both"/>
        <w:rPr>
          <w:rFonts w:ascii="Times New Roman" w:eastAsia="Times New Roman" w:hAnsi="Times New Roman" w:cs="Times New Roman"/>
          <w:lang w:val="en-IE"/>
        </w:rPr>
      </w:pPr>
    </w:p>
    <w:p w14:paraId="3D989E37" w14:textId="77777777" w:rsidR="006B2791" w:rsidRPr="002E0350" w:rsidRDefault="006B2791" w:rsidP="007202CA">
      <w:pPr>
        <w:spacing w:line="360" w:lineRule="auto"/>
        <w:jc w:val="both"/>
        <w:rPr>
          <w:rFonts w:ascii="Times New Roman" w:eastAsia="Times New Roman" w:hAnsi="Times New Roman" w:cs="Times New Roman"/>
          <w:lang w:val="en-IE"/>
        </w:rPr>
      </w:pPr>
    </w:p>
    <w:p w14:paraId="72BA0834" w14:textId="77777777" w:rsidR="006535A9" w:rsidRDefault="006535A9" w:rsidP="00307A73">
      <w:pPr>
        <w:spacing w:line="360" w:lineRule="auto"/>
        <w:rPr>
          <w:rFonts w:ascii="Times New Roman" w:hAnsi="Times New Roman" w:cs="Times New Roman"/>
          <w:lang w:val="en-IE"/>
        </w:rPr>
      </w:pPr>
      <w:bookmarkStart w:id="9" w:name="_Hlk160095935"/>
      <w:bookmarkStart w:id="10" w:name="_Hlk130849731"/>
    </w:p>
    <w:p w14:paraId="0542ED4E" w14:textId="77777777" w:rsidR="006535A9" w:rsidRDefault="006535A9" w:rsidP="00307A73">
      <w:pPr>
        <w:spacing w:line="360" w:lineRule="auto"/>
        <w:rPr>
          <w:rFonts w:ascii="Times New Roman" w:hAnsi="Times New Roman" w:cs="Times New Roman"/>
          <w:lang w:val="en-IE"/>
        </w:rPr>
      </w:pPr>
    </w:p>
    <w:p w14:paraId="56360DC0" w14:textId="7E960704" w:rsidR="008A3A83" w:rsidRPr="006D22EE" w:rsidRDefault="008A3A83" w:rsidP="008A3A83">
      <w:pPr>
        <w:pStyle w:val="Heading1"/>
        <w:rPr>
          <w:rFonts w:ascii="Times New Roman" w:eastAsia="Times New Roman" w:hAnsi="Times New Roman" w:cs="Times New Roman"/>
          <w:b/>
          <w:bCs/>
          <w:color w:val="000000" w:themeColor="text1"/>
          <w:sz w:val="20"/>
          <w:szCs w:val="20"/>
          <w:lang w:val="en-IE"/>
        </w:rPr>
      </w:pPr>
      <w:r>
        <w:rPr>
          <w:rFonts w:ascii="Times New Roman" w:eastAsia="Times New Roman" w:hAnsi="Times New Roman" w:cs="Times New Roman"/>
          <w:b/>
          <w:bCs/>
          <w:color w:val="000000" w:themeColor="text1"/>
          <w:sz w:val="20"/>
          <w:szCs w:val="20"/>
          <w:lang w:val="en-IE"/>
        </w:rPr>
        <w:t>1 Introduction</w:t>
      </w:r>
    </w:p>
    <w:bookmarkEnd w:id="9"/>
    <w:p w14:paraId="08C750AC" w14:textId="3E8A5750" w:rsidR="00D10EAE" w:rsidRPr="006535A9" w:rsidRDefault="001620BE" w:rsidP="006535A9">
      <w:pPr>
        <w:spacing w:line="360" w:lineRule="auto"/>
        <w:rPr>
          <w:rFonts w:ascii="Times New Roman" w:hAnsi="Times New Roman" w:cs="Times New Roman"/>
          <w:sz w:val="20"/>
          <w:szCs w:val="20"/>
          <w:lang w:val="en-IE"/>
        </w:rPr>
      </w:pPr>
      <w:r w:rsidRPr="006535A9">
        <w:rPr>
          <w:rFonts w:ascii="Times New Roman" w:hAnsi="Times New Roman" w:cs="Times New Roman"/>
          <w:sz w:val="20"/>
          <w:szCs w:val="20"/>
          <w:lang w:val="en-IE"/>
        </w:rPr>
        <w:t xml:space="preserve">The marine environment plays a critical role in </w:t>
      </w:r>
      <w:r>
        <w:rPr>
          <w:rFonts w:ascii="Times New Roman" w:hAnsi="Times New Roman" w:cs="Times New Roman"/>
          <w:sz w:val="20"/>
          <w:szCs w:val="20"/>
          <w:lang w:val="en-IE"/>
        </w:rPr>
        <w:t xml:space="preserve">regulating </w:t>
      </w:r>
      <w:r w:rsidRPr="006535A9">
        <w:rPr>
          <w:rFonts w:ascii="Times New Roman" w:hAnsi="Times New Roman" w:cs="Times New Roman"/>
          <w:sz w:val="20"/>
          <w:szCs w:val="20"/>
          <w:lang w:val="en-IE"/>
        </w:rPr>
        <w:t xml:space="preserve">climate </w:t>
      </w:r>
      <w:r w:rsidRPr="006535A9">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{"citationID":"pM2i9Tcs","properties":{"formattedCitation":"(Cochran et al. 2017)","plainCitation":"(Cochran et al. 2017)","noteIndex":0},"citationItems":[{"id":1394,"uris":["http://zotero.org/groups/3856298/items/R32328U3"],"itemData":{"id":1394,"type":"article-journal","container-title":"Chem","DOI":"10.1016/j.chempr.2017.03.007","ISSN":"24519294","issue":"5","journalAbbreviation":"Chem","language":"en","page":"655-667","source":"DOI.org (Crossref)","title":"Molecular Diversity of Sea Spray Aerosol Particles: Impact of Ocean Biology on Particle Composition and Hygroscopicity","title-short":"Molecular Diversity of Sea Spray Aerosol Particles","volume":"2","author":[{"family":"Cochran","given":"Richard E."},{"family":"Laskina","given":"Olga"},{"family":"Trueblood","given":"Jonathan V."},{"family":"Estillore","given":"Armando D."},{"family":"Morris","given":"Holly S."},{"family":"Jayarathne","given":"Thilina"},{"family":"Sultana","given":"Camille M."},{"family":"Lee","given":"Christopher"},{"family":"Lin","given":"Peng"},{"family":"Laskin","given":"Julia"},{"family":"Laskin","given":"Alexander"},{"family":"Dowling","given":"Jacqueline A."},{"family":"Qin","given":"Zhen"},{"family":"Cappa","given":"Christopher D."},{"family":"Bertram","given":"Timothy H."},{"family":"Tivanski","given":"Alexei V."},{"family":"Stone","given":"Elizabeth A."},{"family":"Prather","given":"Kimberly A."},{"family":"Grassian","given":"Vicki H."}],"issued":{"date-parts":[["2017",5]]}}}],"schema":"https://github.com/citation-style-language/schema/raw/master/csl-citation.json"} </w:instrText>
      </w:r>
      <w:r w:rsidRPr="006535A9">
        <w:rPr>
          <w:rFonts w:ascii="Times New Roman" w:hAnsi="Times New Roman" w:cs="Times New Roman"/>
          <w:sz w:val="20"/>
          <w:szCs w:val="20"/>
          <w:lang w:val="en-IE"/>
        </w:rPr>
        <w:fldChar w:fldCharType="separate"/>
      </w:r>
      <w:r w:rsidRPr="006535A9">
        <w:rPr>
          <w:rFonts w:ascii="Times New Roman" w:hAnsi="Times New Roman" w:cs="Times New Roman"/>
          <w:sz w:val="20"/>
          <w:szCs w:val="20"/>
          <w:lang w:val="en-IE"/>
        </w:rPr>
        <w:t xml:space="preserve">(Cochran </w:t>
      </w:r>
      <w:r w:rsidR="00A72BC3" w:rsidRPr="00A72BC3">
        <w:rPr>
          <w:rFonts w:ascii="Times New Roman" w:hAnsi="Times New Roman" w:cs="Times New Roman"/>
          <w:i/>
          <w:sz w:val="20"/>
          <w:szCs w:val="20"/>
          <w:lang w:val="en-IE"/>
        </w:rPr>
        <w:t>et al</w:t>
      </w:r>
      <w:r w:rsidRPr="006535A9">
        <w:rPr>
          <w:rFonts w:ascii="Times New Roman" w:hAnsi="Times New Roman" w:cs="Times New Roman"/>
          <w:sz w:val="20"/>
          <w:szCs w:val="20"/>
          <w:lang w:val="en-IE"/>
        </w:rPr>
        <w:t>. 2017)</w:t>
      </w:r>
      <w:r w:rsidRPr="006535A9">
        <w:rPr>
          <w:rFonts w:ascii="Times New Roman" w:hAnsi="Times New Roman" w:cs="Times New Roman"/>
          <w:sz w:val="20"/>
          <w:szCs w:val="20"/>
          <w:lang w:val="en-IE"/>
        </w:rPr>
        <w:fldChar w:fldCharType="end"/>
      </w:r>
      <w:r>
        <w:rPr>
          <w:rFonts w:ascii="Times New Roman" w:hAnsi="Times New Roman" w:cs="Times New Roman"/>
          <w:sz w:val="20"/>
          <w:szCs w:val="20"/>
          <w:lang w:val="en-IE"/>
        </w:rPr>
        <w:t>. However,</w:t>
      </w:r>
      <w:r w:rsidRPr="006535A9">
        <w:rPr>
          <w:rFonts w:ascii="Times New Roman" w:hAnsi="Times New Roman" w:cs="Times New Roman"/>
          <w:sz w:val="20"/>
          <w:szCs w:val="20"/>
          <w:lang w:val="en-IE"/>
        </w:rPr>
        <w:t xml:space="preserve"> aerosols in the atmospheric marine boundary layer (MBL)</w:t>
      </w:r>
      <w:r>
        <w:rPr>
          <w:rFonts w:ascii="Times New Roman" w:hAnsi="Times New Roman" w:cs="Times New Roman"/>
          <w:sz w:val="20"/>
          <w:szCs w:val="20"/>
          <w:lang w:val="en-IE"/>
        </w:rPr>
        <w:t xml:space="preserve"> remain a</w:t>
      </w:r>
      <w:r w:rsidRPr="006535A9">
        <w:rPr>
          <w:rFonts w:ascii="Times New Roman" w:hAnsi="Times New Roman" w:cs="Times New Roman"/>
          <w:sz w:val="20"/>
          <w:szCs w:val="20"/>
          <w:lang w:val="en-IE"/>
        </w:rPr>
        <w:t xml:space="preserve"> </w:t>
      </w:r>
      <w:r>
        <w:rPr>
          <w:rFonts w:ascii="Times New Roman" w:hAnsi="Times New Roman" w:cs="Times New Roman"/>
          <w:sz w:val="20"/>
          <w:szCs w:val="20"/>
          <w:lang w:val="en-IE"/>
        </w:rPr>
        <w:t>significant source of</w:t>
      </w:r>
      <w:r w:rsidRPr="006535A9">
        <w:rPr>
          <w:rFonts w:ascii="Times New Roman" w:hAnsi="Times New Roman" w:cs="Times New Roman"/>
          <w:sz w:val="20"/>
          <w:szCs w:val="20"/>
          <w:lang w:val="en-IE"/>
        </w:rPr>
        <w:t xml:space="preserve"> uncertainty in radiative forcing estimates </w:t>
      </w:r>
      <w:r w:rsidRPr="006535A9">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{"citationID":"8H1K5MoW","properties":{"formattedCitation":"(Y. Zhang et al. 2014; Meskhidze et al. 2019)","plainCitation":"(Y. Zhang et al. 2014; Meskhidze et al. 2019)","noteIndex":0},"citationItems":[{"id":2446,"uris":["http://zotero.org/groups/3856298/items/7H59CMVM"],"itemData":{"id":2446,"type":"article-journal","abstract":"Abstract\n            \n              The production of sulfate aerosols through sulfur chemistry in marine environments is critical to the tropic</w:instrText>
      </w:r>
      <w:r w:rsidR="00C71BDA">
        <w:rPr>
          <w:rFonts w:ascii="Times New Roman" w:hAnsi="Times New Roman" w:cs="Times New Roman" w:hint="eastAsia"/>
          <w:sz w:val="20"/>
          <w:szCs w:val="20"/>
          <w:lang w:val="en-IE"/>
        </w:rPr>
        <w:instrText>al climate system. However, not all sulfur compounds have been studied in detail. One such compound is methanesulfonic acid (MSA). In this study, we use a one</w:instrText>
      </w:r>
      <w:r w:rsidR="00C71BDA">
        <w:rPr>
          <w:rFonts w:ascii="Cambria Math" w:hAnsi="Cambria Math" w:cs="Cambria Math"/>
          <w:sz w:val="20"/>
          <w:szCs w:val="20"/>
          <w:lang w:val="en-IE"/>
        </w:rPr>
        <w:instrText>‐</w:instrText>
      </w:r>
      <w:r w:rsidR="00C71BDA">
        <w:rPr>
          <w:rFonts w:ascii="Times New Roman" w:hAnsi="Times New Roman" w:cs="Times New Roman" w:hint="eastAsia"/>
          <w:sz w:val="20"/>
          <w:szCs w:val="20"/>
          <w:lang w:val="en-IE"/>
        </w:rPr>
        <w:instrText xml:space="preserve">dimensional chemical transport model to analyze the observed vertical profiles of gas phase MSA </w:instrText>
      </w:r>
      <w:r w:rsidR="00C71BDA">
        <w:rPr>
          <w:rFonts w:ascii="Times New Roman" w:hAnsi="Times New Roman" w:cs="Times New Roman"/>
          <w:sz w:val="20"/>
          <w:szCs w:val="20"/>
          <w:lang w:val="en-IE"/>
        </w:rPr>
        <w:instrText>during the Pacific Atmospheric Sulfur Experiment. The observed sharp decrease in MSA from the surface to 600 m implies a surface source of 4.0 × 10\n              7\n              molecules/cm\n              2\n              /s. Evidence suggests that this source is photolytically enhanced in daytime. We also find that the observed large increase of MSA from the boundary layer into the lower free troposphere (1000–2000 m) results mainly from the degassing of MSA from dehydrated aerosols. We estimate a source of 1.2 × 10\n              7\n              molecules/cm\n              2\n              /s to the free troposphere through this pathway. This source of soluble MSA could potentially provide an important precursor for new particle formation in the fre</w:instrText>
      </w:r>
      <w:r w:rsidR="00C71BDA">
        <w:rPr>
          <w:rFonts w:ascii="Times New Roman" w:hAnsi="Times New Roman" w:cs="Times New Roman" w:hint="eastAsia"/>
          <w:sz w:val="20"/>
          <w:szCs w:val="20"/>
          <w:lang w:val="en-IE"/>
        </w:rPr>
        <w:instrText>e troposphere over the tropics, affecting the climate system through aerosol</w:instrText>
      </w:r>
      <w:r w:rsidR="00C71BDA">
        <w:rPr>
          <w:rFonts w:ascii="Cambria Math" w:hAnsi="Cambria Math" w:cs="Cambria Math"/>
          <w:sz w:val="20"/>
          <w:szCs w:val="20"/>
          <w:lang w:val="en-IE"/>
        </w:rPr>
        <w:instrText>‐</w:instrText>
      </w:r>
      <w:r w:rsidR="00C71BDA">
        <w:rPr>
          <w:rFonts w:ascii="Times New Roman" w:hAnsi="Times New Roman" w:cs="Times New Roman" w:hint="eastAsia"/>
          <w:sz w:val="20"/>
          <w:szCs w:val="20"/>
          <w:lang w:val="en-IE"/>
        </w:rPr>
        <w:instrText xml:space="preserve">cloud interactions.\n            \n          , \n            Key Points\n            \n              \n                \n                  Observations reveal missing sources of </w:instrText>
      </w:r>
      <w:r w:rsidR="00C71BDA">
        <w:rPr>
          <w:rFonts w:ascii="Times New Roman" w:hAnsi="Times New Roman" w:cs="Times New Roman"/>
          <w:sz w:val="20"/>
          <w:szCs w:val="20"/>
          <w:lang w:val="en-IE"/>
        </w:rPr>
        <w:instrText xml:space="preserve">MSA over the tropical Pacific\n                \n                \n                  The unknown sulfur source has large impacts on aerosol formation and climate","container-title":"Geophysical Research Letters","DOI":"10.1002/2014GL060934","ISSN":"0094-8276, 1944-8007","issue":"14","journalAbbreviation":"Geophysical Research Letters","language":"en","page":"5239-5245","source":"DOI.org (Crossref)","title":"Surface and free tropospheric sources of methanesulfonic acid over the tropical Pacific Ocean","volume":"41","author":[{"family":"Zhang","given":"Yuzhong"},{"family":"Wang","given":"Yuhang"},{"family":"Gray","given":"Burton Alonza"},{"family":"Gu","given":"Dasa"},{"family":"Mauldin","given":"Lee"},{"family":"Cantrell","given":"Christopher"},{"family":"Bandy","given":"Alan"}],"issued":{"date-parts":[["2014",7,28]]}}},{"id":2427,"uris":["http://zotero.org/groups/3856298/items/K9RM25EM"],"itemData":{"id":2427,"type":"article-journal","abstract":"Projections of future climate remain an important scientific goal for much of the Earth science community [...]","container-title":"Atmosphere","DOI":"10.3390/atmos10020098","ISSN":"2073-4433","issue":"2","journalAbbreviation":"Atmosphere","language":"en","page":"98","source":"DOI.org (Crossref)","title":"Ocean Contributions to the Marine Boundary Layer Aerosol Budget","volume":"10","author":[{"family":"Meskhidze","given":"Nicholas"},{"family":"Salter","given":"Matthew"},{"family":"Sellegri","given":"Karine"},{"family":"Elliott","given":"Scott"}],"issued":{"date-parts":[["2019",2,23]]}}}],"schema":"https://github.com/citation-style-language/schema/raw/master/csl-citation.json"} </w:instrText>
      </w:r>
      <w:r w:rsidRPr="006535A9">
        <w:rPr>
          <w:rFonts w:ascii="Times New Roman" w:hAnsi="Times New Roman" w:cs="Times New Roman"/>
          <w:sz w:val="20"/>
          <w:szCs w:val="20"/>
          <w:lang w:val="en-IE"/>
        </w:rPr>
        <w:fldChar w:fldCharType="separate"/>
      </w:r>
      <w:r w:rsidRPr="006535A9">
        <w:rPr>
          <w:rFonts w:ascii="Times New Roman" w:hAnsi="Times New Roman" w:cs="Times New Roman"/>
          <w:sz w:val="20"/>
          <w:szCs w:val="20"/>
          <w:lang w:val="en-IE"/>
        </w:rPr>
        <w:t xml:space="preserve">(Y. Zhang </w:t>
      </w:r>
      <w:r w:rsidR="00A72BC3" w:rsidRPr="00A72BC3">
        <w:rPr>
          <w:rFonts w:ascii="Times New Roman" w:hAnsi="Times New Roman" w:cs="Times New Roman"/>
          <w:i/>
          <w:sz w:val="20"/>
          <w:szCs w:val="20"/>
          <w:lang w:val="en-IE"/>
        </w:rPr>
        <w:t>et al</w:t>
      </w:r>
      <w:r w:rsidRPr="006535A9">
        <w:rPr>
          <w:rFonts w:ascii="Times New Roman" w:hAnsi="Times New Roman" w:cs="Times New Roman"/>
          <w:sz w:val="20"/>
          <w:szCs w:val="20"/>
          <w:lang w:val="en-IE"/>
        </w:rPr>
        <w:t xml:space="preserve">. 2014; Meskhidze </w:t>
      </w:r>
      <w:r w:rsidR="00A72BC3" w:rsidRPr="00A72BC3">
        <w:rPr>
          <w:rFonts w:ascii="Times New Roman" w:hAnsi="Times New Roman" w:cs="Times New Roman"/>
          <w:i/>
          <w:sz w:val="20"/>
          <w:szCs w:val="20"/>
          <w:lang w:val="en-IE"/>
        </w:rPr>
        <w:t>et al</w:t>
      </w:r>
      <w:r w:rsidRPr="006535A9">
        <w:rPr>
          <w:rFonts w:ascii="Times New Roman" w:hAnsi="Times New Roman" w:cs="Times New Roman"/>
          <w:sz w:val="20"/>
          <w:szCs w:val="20"/>
          <w:lang w:val="en-IE"/>
        </w:rPr>
        <w:t>. 2019)</w:t>
      </w:r>
      <w:r w:rsidRPr="006535A9">
        <w:rPr>
          <w:rFonts w:ascii="Times New Roman" w:hAnsi="Times New Roman" w:cs="Times New Roman"/>
          <w:sz w:val="20"/>
          <w:szCs w:val="20"/>
          <w:lang w:val="en-IE"/>
        </w:rPr>
        <w:fldChar w:fldCharType="end"/>
      </w:r>
      <w:r>
        <w:rPr>
          <w:rFonts w:ascii="Times New Roman" w:hAnsi="Times New Roman" w:cs="Times New Roman"/>
          <w:sz w:val="20"/>
          <w:szCs w:val="20"/>
          <w:lang w:val="en-IE"/>
        </w:rPr>
        <w:t xml:space="preserve">, primarily due </w:t>
      </w:r>
      <w:r w:rsidRPr="006535A9">
        <w:rPr>
          <w:rFonts w:ascii="Times New Roman" w:hAnsi="Times New Roman" w:cs="Times New Roman"/>
          <w:sz w:val="20"/>
          <w:szCs w:val="20"/>
          <w:lang w:val="en-IE"/>
        </w:rPr>
        <w:t>to</w:t>
      </w:r>
      <w:r>
        <w:rPr>
          <w:rFonts w:ascii="Times New Roman" w:hAnsi="Times New Roman" w:cs="Times New Roman"/>
          <w:sz w:val="20"/>
          <w:szCs w:val="20"/>
          <w:lang w:val="en-IE"/>
        </w:rPr>
        <w:t xml:space="preserve"> limited knowledge about</w:t>
      </w:r>
      <w:r w:rsidRPr="006535A9">
        <w:rPr>
          <w:rFonts w:ascii="Times New Roman" w:hAnsi="Times New Roman" w:cs="Times New Roman"/>
          <w:sz w:val="20"/>
          <w:szCs w:val="20"/>
          <w:lang w:val="en-IE"/>
        </w:rPr>
        <w:t xml:space="preserve"> aerosol mass, chemical composition, and particle number distributions </w:t>
      </w:r>
      <w:r w:rsidRPr="006535A9">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{"citationID":"uNwrVlU4","properties":{"formattedCitation":"(Carslaw et al. 2017)","plainCitation":"(Carslaw et al. 2017)","noteIndex":0},"citationItems":[{"id":2507,"uris":["http://zotero.org/groups/3856298/items/3MYUBTVI"],"itemData":{"id":2507,"type":"article-journal","container-title":"Current Climate Change Reports","DOI":"10.1007/s40641-017-0061-2","ISSN":"2198-6061","issue":"1","journalAbbreviation":"Curr Clim Change Rep","language":"en","page":"1-15","source":"DOI.org (Crossref)","title":"Aerosols in the Pre-industrial Atmosphere","volume":"3","author":[{"family":"Carslaw","given":"Kenneth S."},{"family":"Gordon","given":"Hamish"},{"family":"Hamilton","given":"Douglas S."},{"family":"Johnson","given":"Jill S."},{"family":"Regayre","given":"Leighton A."},{"family":"Yoshioka","given":"M."},{"family":"Pringle","given":"Kirsty J."}],"issued":{"date-parts":[["2017",3]]}}}],"schema":"https://github.com/citation-style-language/schema/raw/master/csl-citation.json"} </w:instrText>
      </w:r>
      <w:r w:rsidRPr="006535A9">
        <w:rPr>
          <w:rFonts w:ascii="Times New Roman" w:hAnsi="Times New Roman" w:cs="Times New Roman"/>
          <w:sz w:val="20"/>
          <w:szCs w:val="20"/>
          <w:lang w:val="en-IE"/>
        </w:rPr>
        <w:fldChar w:fldCharType="separate"/>
      </w:r>
      <w:r w:rsidRPr="006535A9">
        <w:rPr>
          <w:rFonts w:ascii="Times New Roman" w:hAnsi="Times New Roman" w:cs="Times New Roman"/>
          <w:sz w:val="20"/>
          <w:szCs w:val="20"/>
          <w:lang w:val="en-IE"/>
        </w:rPr>
        <w:t xml:space="preserve">(Carslaw </w:t>
      </w:r>
      <w:r w:rsidR="00A72BC3" w:rsidRPr="00A72BC3">
        <w:rPr>
          <w:rFonts w:ascii="Times New Roman" w:hAnsi="Times New Roman" w:cs="Times New Roman"/>
          <w:i/>
          <w:sz w:val="20"/>
          <w:szCs w:val="20"/>
          <w:lang w:val="en-IE"/>
        </w:rPr>
        <w:t>et al</w:t>
      </w:r>
      <w:r w:rsidRPr="006535A9">
        <w:rPr>
          <w:rFonts w:ascii="Times New Roman" w:hAnsi="Times New Roman" w:cs="Times New Roman"/>
          <w:sz w:val="20"/>
          <w:szCs w:val="20"/>
          <w:lang w:val="en-IE"/>
        </w:rPr>
        <w:t>. 2017)</w:t>
      </w:r>
      <w:r w:rsidRPr="006535A9">
        <w:rPr>
          <w:rFonts w:ascii="Times New Roman" w:hAnsi="Times New Roman" w:cs="Times New Roman"/>
          <w:sz w:val="20"/>
          <w:szCs w:val="20"/>
          <w:lang w:val="en-IE"/>
        </w:rPr>
        <w:fldChar w:fldCharType="end"/>
      </w:r>
      <w:r w:rsidRPr="006535A9">
        <w:rPr>
          <w:rFonts w:ascii="Times New Roman" w:hAnsi="Times New Roman" w:cs="Times New Roman"/>
          <w:sz w:val="20"/>
          <w:szCs w:val="20"/>
          <w:lang w:val="en-IE"/>
        </w:rPr>
        <w:t xml:space="preserve">. </w:t>
      </w:r>
      <w:r w:rsidR="00E37302" w:rsidRPr="006535A9">
        <w:rPr>
          <w:rFonts w:ascii="Times New Roman" w:hAnsi="Times New Roman" w:cs="Times New Roman"/>
          <w:sz w:val="20"/>
          <w:szCs w:val="20"/>
          <w:lang w:val="en-IE"/>
        </w:rPr>
        <w:t>Along with this, the</w:t>
      </w:r>
      <w:r w:rsidR="00D10EAE" w:rsidRPr="006535A9">
        <w:rPr>
          <w:rFonts w:ascii="Times New Roman" w:hAnsi="Times New Roman" w:cs="Times New Roman"/>
          <w:sz w:val="20"/>
          <w:szCs w:val="20"/>
          <w:lang w:val="en-IE"/>
        </w:rPr>
        <w:t xml:space="preserve"> origin of </w:t>
      </w:r>
      <w:r w:rsidR="00DB1C8C" w:rsidRPr="006535A9">
        <w:rPr>
          <w:rFonts w:ascii="Times New Roman" w:hAnsi="Times New Roman" w:cs="Times New Roman"/>
          <w:sz w:val="20"/>
          <w:szCs w:val="20"/>
          <w:lang w:val="en-IE"/>
        </w:rPr>
        <w:t>m</w:t>
      </w:r>
      <w:r w:rsidR="00E37302" w:rsidRPr="006535A9">
        <w:rPr>
          <w:rFonts w:ascii="Times New Roman" w:hAnsi="Times New Roman" w:cs="Times New Roman"/>
          <w:sz w:val="20"/>
          <w:szCs w:val="20"/>
          <w:lang w:val="en-IE"/>
        </w:rPr>
        <w:t xml:space="preserve">arine </w:t>
      </w:r>
      <w:r w:rsidR="00DB1C8C" w:rsidRPr="006535A9">
        <w:rPr>
          <w:rFonts w:ascii="Times New Roman" w:hAnsi="Times New Roman" w:cs="Times New Roman"/>
          <w:sz w:val="20"/>
          <w:szCs w:val="20"/>
          <w:lang w:val="en-IE"/>
        </w:rPr>
        <w:t>o</w:t>
      </w:r>
      <w:r w:rsidR="00E37302" w:rsidRPr="006535A9">
        <w:rPr>
          <w:rFonts w:ascii="Times New Roman" w:hAnsi="Times New Roman" w:cs="Times New Roman"/>
          <w:sz w:val="20"/>
          <w:szCs w:val="20"/>
          <w:lang w:val="en-IE"/>
        </w:rPr>
        <w:t xml:space="preserve">rganic </w:t>
      </w:r>
      <w:r w:rsidR="00DB1C8C" w:rsidRPr="006535A9">
        <w:rPr>
          <w:rFonts w:ascii="Times New Roman" w:hAnsi="Times New Roman" w:cs="Times New Roman"/>
          <w:sz w:val="20"/>
          <w:szCs w:val="20"/>
          <w:lang w:val="en-IE"/>
        </w:rPr>
        <w:t>a</w:t>
      </w:r>
      <w:r w:rsidR="00E37302" w:rsidRPr="006535A9">
        <w:rPr>
          <w:rFonts w:ascii="Times New Roman" w:hAnsi="Times New Roman" w:cs="Times New Roman"/>
          <w:sz w:val="20"/>
          <w:szCs w:val="20"/>
          <w:lang w:val="en-IE"/>
        </w:rPr>
        <w:t>erosols,</w:t>
      </w:r>
      <w:r w:rsidR="00D10EAE" w:rsidRPr="006535A9">
        <w:rPr>
          <w:rFonts w:ascii="Times New Roman" w:hAnsi="Times New Roman" w:cs="Times New Roman"/>
          <w:sz w:val="20"/>
          <w:szCs w:val="20"/>
          <w:lang w:val="en-IE"/>
        </w:rPr>
        <w:t xml:space="preserve"> specifically whether </w:t>
      </w:r>
      <w:r w:rsidR="00DB1C8C" w:rsidRPr="006535A9">
        <w:rPr>
          <w:rFonts w:ascii="Times New Roman" w:hAnsi="Times New Roman" w:cs="Times New Roman"/>
          <w:sz w:val="20"/>
          <w:szCs w:val="20"/>
          <w:lang w:val="en-IE"/>
        </w:rPr>
        <w:t>p</w:t>
      </w:r>
      <w:r w:rsidR="00D10EAE" w:rsidRPr="006535A9">
        <w:rPr>
          <w:rFonts w:ascii="Times New Roman" w:hAnsi="Times New Roman" w:cs="Times New Roman"/>
          <w:sz w:val="20"/>
          <w:szCs w:val="20"/>
          <w:lang w:val="en-IE"/>
        </w:rPr>
        <w:t>rimary or secondary, requires further investigation.</w:t>
      </w:r>
    </w:p>
    <w:p w14:paraId="616E9F03" w14:textId="76D91773" w:rsidR="00D10EAE" w:rsidRPr="006535A9" w:rsidRDefault="00E37302" w:rsidP="006535A9">
      <w:pPr>
        <w:spacing w:line="360" w:lineRule="auto"/>
        <w:rPr>
          <w:rFonts w:ascii="Times New Roman" w:hAnsi="Times New Roman" w:cs="Times New Roman"/>
          <w:sz w:val="20"/>
          <w:szCs w:val="20"/>
          <w:lang w:val="en-IE"/>
        </w:rPr>
      </w:pPr>
      <w:r w:rsidRPr="006535A9">
        <w:rPr>
          <w:rFonts w:ascii="Times New Roman" w:hAnsi="Times New Roman" w:cs="Times New Roman"/>
          <w:sz w:val="20"/>
          <w:szCs w:val="20"/>
          <w:lang w:val="en-IE"/>
        </w:rPr>
        <w:t>Pr</w:t>
      </w:r>
      <w:r w:rsidR="00D10EAE" w:rsidRPr="006535A9">
        <w:rPr>
          <w:rFonts w:ascii="Times New Roman" w:hAnsi="Times New Roman" w:cs="Times New Roman"/>
          <w:sz w:val="20"/>
          <w:szCs w:val="20"/>
          <w:lang w:val="en-IE"/>
        </w:rPr>
        <w:t>imary</w:t>
      </w:r>
      <w:r w:rsidR="00DB1C8C" w:rsidRPr="006535A9">
        <w:rPr>
          <w:rFonts w:ascii="Times New Roman" w:hAnsi="Times New Roman" w:cs="Times New Roman"/>
          <w:sz w:val="20"/>
          <w:szCs w:val="20"/>
          <w:lang w:val="en-IE"/>
        </w:rPr>
        <w:t xml:space="preserve"> Marine</w:t>
      </w:r>
      <w:r w:rsidR="00D17565" w:rsidRPr="006535A9">
        <w:rPr>
          <w:rFonts w:ascii="Times New Roman" w:hAnsi="Times New Roman" w:cs="Times New Roman"/>
          <w:sz w:val="20"/>
          <w:szCs w:val="20"/>
          <w:lang w:val="en-IE"/>
        </w:rPr>
        <w:t xml:space="preserve"> </w:t>
      </w:r>
      <w:r w:rsidRPr="006535A9">
        <w:rPr>
          <w:rFonts w:ascii="Times New Roman" w:hAnsi="Times New Roman" w:cs="Times New Roman"/>
          <w:sz w:val="20"/>
          <w:szCs w:val="20"/>
          <w:lang w:val="en-IE"/>
        </w:rPr>
        <w:t>O</w:t>
      </w:r>
      <w:r w:rsidR="00D17565" w:rsidRPr="006535A9">
        <w:rPr>
          <w:rFonts w:ascii="Times New Roman" w:hAnsi="Times New Roman" w:cs="Times New Roman"/>
          <w:sz w:val="20"/>
          <w:szCs w:val="20"/>
          <w:lang w:val="en-IE"/>
        </w:rPr>
        <w:t>rganic</w:t>
      </w:r>
      <w:r w:rsidR="00D10EAE" w:rsidRPr="006535A9">
        <w:rPr>
          <w:rFonts w:ascii="Times New Roman" w:hAnsi="Times New Roman" w:cs="Times New Roman"/>
          <w:sz w:val="20"/>
          <w:szCs w:val="20"/>
          <w:lang w:val="en-IE"/>
        </w:rPr>
        <w:t xml:space="preserve"> </w:t>
      </w:r>
      <w:r w:rsidRPr="006535A9">
        <w:rPr>
          <w:rFonts w:ascii="Times New Roman" w:hAnsi="Times New Roman" w:cs="Times New Roman"/>
          <w:sz w:val="20"/>
          <w:szCs w:val="20"/>
          <w:lang w:val="en-IE"/>
        </w:rPr>
        <w:t>A</w:t>
      </w:r>
      <w:r w:rsidR="00D10EAE" w:rsidRPr="006535A9">
        <w:rPr>
          <w:rFonts w:ascii="Times New Roman" w:hAnsi="Times New Roman" w:cs="Times New Roman"/>
          <w:sz w:val="20"/>
          <w:szCs w:val="20"/>
          <w:lang w:val="en-IE"/>
        </w:rPr>
        <w:t>erosols (</w:t>
      </w:r>
      <w:r w:rsidR="00DB1C8C" w:rsidRPr="006535A9">
        <w:rPr>
          <w:rFonts w:ascii="Times New Roman" w:hAnsi="Times New Roman" w:cs="Times New Roman"/>
          <w:sz w:val="20"/>
          <w:szCs w:val="20"/>
          <w:lang w:val="en-IE"/>
        </w:rPr>
        <w:t>PM</w:t>
      </w:r>
      <w:r w:rsidR="00D17565" w:rsidRPr="006535A9">
        <w:rPr>
          <w:rFonts w:ascii="Times New Roman" w:hAnsi="Times New Roman" w:cs="Times New Roman"/>
          <w:sz w:val="20"/>
          <w:szCs w:val="20"/>
          <w:lang w:val="en-IE"/>
        </w:rPr>
        <w:t>OA</w:t>
      </w:r>
      <w:r w:rsidR="00D10EAE" w:rsidRPr="006535A9">
        <w:rPr>
          <w:rFonts w:ascii="Times New Roman" w:hAnsi="Times New Roman" w:cs="Times New Roman"/>
          <w:sz w:val="20"/>
          <w:szCs w:val="20"/>
          <w:lang w:val="en-IE"/>
        </w:rPr>
        <w:t xml:space="preserve">) </w:t>
      </w:r>
      <w:r w:rsidR="00DB1C8C" w:rsidRPr="006535A9">
        <w:rPr>
          <w:rFonts w:ascii="Times New Roman" w:hAnsi="Times New Roman" w:cs="Times New Roman"/>
          <w:sz w:val="20"/>
          <w:szCs w:val="20"/>
          <w:lang w:val="en-IE"/>
        </w:rPr>
        <w:t>consist of</w:t>
      </w:r>
      <w:r w:rsidR="00D10EAE" w:rsidRPr="006535A9">
        <w:rPr>
          <w:rFonts w:ascii="Times New Roman" w:hAnsi="Times New Roman" w:cs="Times New Roman"/>
          <w:sz w:val="20"/>
          <w:szCs w:val="20"/>
          <w:lang w:val="en-IE"/>
        </w:rPr>
        <w:t xml:space="preserve"> </w:t>
      </w:r>
      <w:r w:rsidR="00DB1C8C" w:rsidRPr="006535A9">
        <w:rPr>
          <w:rFonts w:ascii="Times New Roman" w:hAnsi="Times New Roman" w:cs="Times New Roman"/>
          <w:sz w:val="20"/>
          <w:szCs w:val="20"/>
          <w:lang w:val="en-IE"/>
        </w:rPr>
        <w:t>s</w:t>
      </w:r>
      <w:r w:rsidR="00D10EAE" w:rsidRPr="006535A9">
        <w:rPr>
          <w:rFonts w:ascii="Times New Roman" w:hAnsi="Times New Roman" w:cs="Times New Roman"/>
          <w:sz w:val="20"/>
          <w:szCs w:val="20"/>
          <w:lang w:val="en-IE"/>
        </w:rPr>
        <w:t xml:space="preserve">ea </w:t>
      </w:r>
      <w:r w:rsidR="00DB1C8C" w:rsidRPr="006535A9">
        <w:rPr>
          <w:rFonts w:ascii="Times New Roman" w:hAnsi="Times New Roman" w:cs="Times New Roman"/>
          <w:sz w:val="20"/>
          <w:szCs w:val="20"/>
          <w:lang w:val="en-IE"/>
        </w:rPr>
        <w:t>s</w:t>
      </w:r>
      <w:r w:rsidR="00D10EAE" w:rsidRPr="006535A9">
        <w:rPr>
          <w:rFonts w:ascii="Times New Roman" w:hAnsi="Times New Roman" w:cs="Times New Roman"/>
          <w:sz w:val="20"/>
          <w:szCs w:val="20"/>
          <w:lang w:val="en-IE"/>
        </w:rPr>
        <w:t xml:space="preserve">pray aerosols, produced by bursting bubbles, film, jet, and spume drops that carry sea salt particles enriched in </w:t>
      </w:r>
      <w:r w:rsidR="002524B2" w:rsidRPr="006535A9">
        <w:rPr>
          <w:rFonts w:ascii="Times New Roman" w:hAnsi="Times New Roman" w:cs="Times New Roman"/>
          <w:sz w:val="20"/>
          <w:szCs w:val="20"/>
          <w:lang w:val="en-IE"/>
        </w:rPr>
        <w:t>biogenic</w:t>
      </w:r>
      <w:r w:rsidR="00D10EAE" w:rsidRPr="006535A9">
        <w:rPr>
          <w:rFonts w:ascii="Times New Roman" w:hAnsi="Times New Roman" w:cs="Times New Roman"/>
          <w:sz w:val="20"/>
          <w:szCs w:val="20"/>
          <w:lang w:val="en-IE"/>
        </w:rPr>
        <w:t xml:space="preserve"> organic aerosols </w:t>
      </w:r>
      <w:r w:rsidR="00B25BD9" w:rsidRPr="006535A9">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{"citationID":"NBFsHPDm","properties":{"formattedCitation":"(C. D. O\\uc0\\u8217{}Dowd et al. 2004; Facchini et al. 2008)","plainCitation":"(C. D. O’Dowd et al. 2004; Facchini et al. 2008)","noteIndex":0},"citationItems":[{"id":1619,"uris":["http://zotero.org/groups/3856298/items/ZEMW35ZQ"],"itemData":{"id":1619,"type":"article-journal","container-title":"Nature","DOI":"10.1038/nature02959","ISSN":"0028-0836,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D."}],"issued":{"date-parts":[["2008",9,12]]}}}],"schema":"https://github.com/citation-style-language/schema/raw/master/csl-citation.json"} </w:instrText>
      </w:r>
      <w:r w:rsidR="00B25BD9" w:rsidRPr="006535A9">
        <w:rPr>
          <w:rFonts w:ascii="Times New Roman" w:hAnsi="Times New Roman" w:cs="Times New Roman"/>
          <w:sz w:val="20"/>
          <w:szCs w:val="20"/>
          <w:lang w:val="en-IE"/>
        </w:rPr>
        <w:fldChar w:fldCharType="separate"/>
      </w:r>
      <w:r w:rsidR="00EA00CD" w:rsidRPr="006535A9">
        <w:rPr>
          <w:rFonts w:ascii="Times New Roman" w:hAnsi="Times New Roman" w:cs="Times New Roman"/>
          <w:sz w:val="20"/>
          <w:szCs w:val="20"/>
          <w:lang w:val="en-IE"/>
        </w:rPr>
        <w:t xml:space="preserve">(C. D. O’Dowd </w:t>
      </w:r>
      <w:r w:rsidR="00A72BC3" w:rsidRPr="00A72BC3">
        <w:rPr>
          <w:rFonts w:ascii="Times New Roman" w:hAnsi="Times New Roman" w:cs="Times New Roman"/>
          <w:i/>
          <w:sz w:val="20"/>
          <w:szCs w:val="20"/>
          <w:lang w:val="en-IE"/>
        </w:rPr>
        <w:t>et al</w:t>
      </w:r>
      <w:r w:rsidR="00EA00CD" w:rsidRPr="006535A9">
        <w:rPr>
          <w:rFonts w:ascii="Times New Roman" w:hAnsi="Times New Roman" w:cs="Times New Roman"/>
          <w:sz w:val="20"/>
          <w:szCs w:val="20"/>
          <w:lang w:val="en-IE"/>
        </w:rPr>
        <w:t xml:space="preserve">. 2004; Facchini </w:t>
      </w:r>
      <w:r w:rsidR="00A72BC3" w:rsidRPr="00A72BC3">
        <w:rPr>
          <w:rFonts w:ascii="Times New Roman" w:hAnsi="Times New Roman" w:cs="Times New Roman"/>
          <w:i/>
          <w:sz w:val="20"/>
          <w:szCs w:val="20"/>
          <w:lang w:val="en-IE"/>
        </w:rPr>
        <w:t>et al</w:t>
      </w:r>
      <w:r w:rsidR="00EA00CD" w:rsidRPr="006535A9">
        <w:rPr>
          <w:rFonts w:ascii="Times New Roman" w:hAnsi="Times New Roman" w:cs="Times New Roman"/>
          <w:sz w:val="20"/>
          <w:szCs w:val="20"/>
          <w:lang w:val="en-IE"/>
        </w:rPr>
        <w:t>. 2008)</w:t>
      </w:r>
      <w:r w:rsidR="00B25BD9" w:rsidRPr="006535A9">
        <w:rPr>
          <w:rFonts w:ascii="Times New Roman" w:hAnsi="Times New Roman" w:cs="Times New Roman"/>
          <w:sz w:val="20"/>
          <w:szCs w:val="20"/>
          <w:lang w:val="en-IE"/>
        </w:rPr>
        <w:fldChar w:fldCharType="end"/>
      </w:r>
      <w:r w:rsidR="00B25BD9" w:rsidRPr="006535A9">
        <w:rPr>
          <w:rFonts w:ascii="Times New Roman" w:hAnsi="Times New Roman" w:cs="Times New Roman"/>
          <w:sz w:val="20"/>
          <w:szCs w:val="20"/>
          <w:lang w:val="en-IE"/>
        </w:rPr>
        <w:t xml:space="preserve"> </w:t>
      </w:r>
      <w:r w:rsidR="00DB1C8C" w:rsidRPr="006535A9">
        <w:rPr>
          <w:rFonts w:ascii="Times New Roman" w:hAnsi="Times New Roman" w:cs="Times New Roman"/>
          <w:sz w:val="20"/>
          <w:szCs w:val="20"/>
          <w:lang w:val="en-IE"/>
        </w:rPr>
        <w:t>and typically exhibit various sources and sinks</w:t>
      </w:r>
      <w:r w:rsidR="00B25BD9" w:rsidRPr="006535A9">
        <w:rPr>
          <w:rFonts w:ascii="Times New Roman" w:hAnsi="Times New Roman" w:cs="Times New Roman"/>
          <w:sz w:val="20"/>
          <w:szCs w:val="20"/>
          <w:lang w:val="en-IE"/>
        </w:rPr>
        <w:t xml:space="preserve"> </w:t>
      </w:r>
      <w:r w:rsidR="00B25BD9" w:rsidRPr="006535A9">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{"citationID":"NZNjPoCF","properties":{"formattedCitation":"(Kieber et al. 2016; Beaupr\\uc0\\u233{} et al. 2019)","plainCitation":"(Kieber et al. 2016; Beaupré et al. 2019)","noteIndex":0},"citationItems":[{"id":2368,"uris":["http://zotero.org/groups/3856298/items/PSIV8TJK"],"itemData":{"id":2368,"type":"article-journal","container-title":"Geophysical Research Letters","DOI":"10.1002/2016GL068273","ISSN":"0094-8276, 1944-8007","issue":"6","journalAbbreviation":"Geophys. Re</w:instrText>
      </w:r>
      <w:r w:rsidR="00C71BDA">
        <w:rPr>
          <w:rFonts w:ascii="Times New Roman" w:hAnsi="Times New Roman" w:cs="Times New Roman" w:hint="eastAsia"/>
          <w:sz w:val="20"/>
          <w:szCs w:val="20"/>
          <w:lang w:val="en-IE"/>
        </w:rPr>
        <w:instrText>s. Lett.","language":"en","page":"2765-2772","source":"DOI.org (Crossref)","title":"Coupled ocean</w:instrText>
      </w:r>
      <w:r w:rsidR="00C71BDA">
        <w:rPr>
          <w:rFonts w:ascii="Cambria Math" w:hAnsi="Cambria Math" w:cs="Cambria Math"/>
          <w:sz w:val="20"/>
          <w:szCs w:val="20"/>
          <w:lang w:val="en-IE"/>
        </w:rPr>
        <w:instrText>‐</w:instrText>
      </w:r>
      <w:r w:rsidR="00C71BDA">
        <w:rPr>
          <w:rFonts w:ascii="Times New Roman" w:hAnsi="Times New Roman" w:cs="Times New Roman" w:hint="eastAsia"/>
          <w:sz w:val="20"/>
          <w:szCs w:val="20"/>
          <w:lang w:val="en-IE"/>
        </w:rPr>
        <w:instrText>atmosphere loss of marine refractory dissolved organic carbon","volume":"43","author":[{"family":"Kieber","given":"David J."},{"family":"Keene","given":"Will</w:instrText>
      </w:r>
      <w:r w:rsidR="00C71BDA">
        <w:rPr>
          <w:rFonts w:ascii="Times New Roman" w:hAnsi="Times New Roman" w:cs="Times New Roman"/>
          <w:sz w:val="20"/>
          <w:szCs w:val="20"/>
          <w:lang w:val="en-IE"/>
        </w:rPr>
        <w:instrText xml:space="preserve">iam C."},{"family":"Frossard","given":"Amanda A."},{"family":"Long","given":"Michael S."},{"family":"Maben","given":"John R."},{"family":"Russell","given":"Lynn M."},{"family":"Kinsey","given":"Joanna D."},{"family":"Tyssebotn","given":"Inger Marie B."},{"family":"Quinn","given":"Patricia K."},{"family":"Bates","given":"Timothy S."}],"issued":{"date-parts":[["2016",3,28]]}}},{"id":2367,"uris":["http://zotero.org/groups/3856298/items/XXIZGXWU"],"itemData":{"id":2367,"type":"article-journal","abstract":"Marine refractory dissolved organic carbon is emitted to the atmosphere in primary marine aerosol.\n          , \n            \n              Breaking waves produce bubble plumes that burst at the sea surface, injecting primary marine aerosol (PMA) highly enriched with marine organic carbon (OC) into the atmosphere. It is widely assumed that this OC is modern, produced by present-day biological activity, even though nearly all marine OC is thousands of years old, produced by biological activity long ago. We used natural abundance radiocarbon (\n              14\n              C) measurements to show that 19 to 40% of the OC associated with freshly produced PMA was refractory dissolved OC (RDOC). Globally, this process removes 2 to 20 Tg of RDOC from the oceans annually, comparable to other RDOC losses. This process represents a major removal pathway for old OC from the sea, with important implications for oceanic and atmospheric biogeochemistry, the global carbon cycle, and climate.","container-title":"Science Advances","DOI":"10.1126/sciadv.aax6535","ISSN":"2375-2548","issue":"10","journalAbbreviation":"Sci. Adv.","language":"en","page":"eaax6535","source":"DOI.org (Crossref)","title":"Oceanic efflux of ancient marine dissolved organic carbon in primary marine aerosol","volume":"5","author":[{"family":"Beaupré","given":"Steven R."},{"family":"Kieber","given":"David J."},{"family":"Keene","given":"William C."},{"family":"Long","given":"Michael S."},{"family":"Maben","given":"John R."},{"family":"Lu","given":"Xi"},{"family":"Zhu","given":"Yuting"},{"family":"Frossard","given":"Amanda A."},{"family":"Kinsey","given":"Joanna D."},{"family":"Duplessis","given":"Patrick"},{"family":"Chang","given":"Rachel Y.-W."},{"family":"Bisgrove","given":"John"}],"issued":{"date-parts":[["2019",10,4]]}}}],"schema":"https://github.com/citation-style-language/schema/raw/master/csl-citation.json"} </w:instrText>
      </w:r>
      <w:r w:rsidR="00B25BD9" w:rsidRPr="006535A9">
        <w:rPr>
          <w:rFonts w:ascii="Times New Roman" w:hAnsi="Times New Roman" w:cs="Times New Roman"/>
          <w:sz w:val="20"/>
          <w:szCs w:val="20"/>
          <w:lang w:val="en-IE"/>
        </w:rPr>
        <w:fldChar w:fldCharType="separate"/>
      </w:r>
      <w:r w:rsidR="00B25BD9" w:rsidRPr="006535A9">
        <w:rPr>
          <w:rFonts w:ascii="Times New Roman" w:hAnsi="Times New Roman" w:cs="Times New Roman"/>
          <w:sz w:val="20"/>
          <w:szCs w:val="20"/>
          <w:lang w:val="en-IE"/>
        </w:rPr>
        <w:t xml:space="preserve">(Kieber </w:t>
      </w:r>
      <w:r w:rsidR="00A72BC3" w:rsidRPr="00A72BC3">
        <w:rPr>
          <w:rFonts w:ascii="Times New Roman" w:hAnsi="Times New Roman" w:cs="Times New Roman"/>
          <w:i/>
          <w:sz w:val="20"/>
          <w:szCs w:val="20"/>
          <w:lang w:val="en-IE"/>
        </w:rPr>
        <w:t>et al</w:t>
      </w:r>
      <w:r w:rsidR="00B25BD9" w:rsidRPr="006535A9">
        <w:rPr>
          <w:rFonts w:ascii="Times New Roman" w:hAnsi="Times New Roman" w:cs="Times New Roman"/>
          <w:sz w:val="20"/>
          <w:szCs w:val="20"/>
          <w:lang w:val="en-IE"/>
        </w:rPr>
        <w:t xml:space="preserve">. 2016; Beaupré </w:t>
      </w:r>
      <w:r w:rsidR="00A72BC3" w:rsidRPr="00A72BC3">
        <w:rPr>
          <w:rFonts w:ascii="Times New Roman" w:hAnsi="Times New Roman" w:cs="Times New Roman"/>
          <w:i/>
          <w:sz w:val="20"/>
          <w:szCs w:val="20"/>
          <w:lang w:val="en-IE"/>
        </w:rPr>
        <w:t>et al</w:t>
      </w:r>
      <w:r w:rsidR="00B25BD9" w:rsidRPr="006535A9">
        <w:rPr>
          <w:rFonts w:ascii="Times New Roman" w:hAnsi="Times New Roman" w:cs="Times New Roman"/>
          <w:sz w:val="20"/>
          <w:szCs w:val="20"/>
          <w:lang w:val="en-IE"/>
        </w:rPr>
        <w:t>. 2019)</w:t>
      </w:r>
      <w:r w:rsidR="00B25BD9" w:rsidRPr="006535A9">
        <w:rPr>
          <w:rFonts w:ascii="Times New Roman" w:hAnsi="Times New Roman" w:cs="Times New Roman"/>
          <w:sz w:val="20"/>
          <w:szCs w:val="20"/>
          <w:lang w:val="en-IE"/>
        </w:rPr>
        <w:fldChar w:fldCharType="end"/>
      </w:r>
      <w:r w:rsidR="00B25BD9" w:rsidRPr="006535A9">
        <w:rPr>
          <w:rFonts w:ascii="Times New Roman" w:hAnsi="Times New Roman" w:cs="Times New Roman"/>
          <w:sz w:val="20"/>
          <w:szCs w:val="20"/>
          <w:lang w:val="en-IE"/>
        </w:rPr>
        <w:t>.</w:t>
      </w:r>
    </w:p>
    <w:p w14:paraId="791E6F1B" w14:textId="7035345C" w:rsidR="006535A9" w:rsidRDefault="00D10EAE" w:rsidP="006535A9">
      <w:pPr>
        <w:spacing w:line="360" w:lineRule="auto"/>
        <w:rPr>
          <w:rFonts w:ascii="Times New Roman" w:hAnsi="Times New Roman" w:cs="Times New Roman"/>
          <w:sz w:val="20"/>
          <w:szCs w:val="20"/>
          <w:lang w:val="en-IE"/>
        </w:rPr>
      </w:pPr>
      <w:r w:rsidRPr="006535A9">
        <w:rPr>
          <w:rFonts w:ascii="Times New Roman" w:hAnsi="Times New Roman" w:cs="Times New Roman"/>
          <w:sz w:val="20"/>
          <w:szCs w:val="20"/>
          <w:lang w:val="en-IE"/>
        </w:rPr>
        <w:t xml:space="preserve">In contrast to </w:t>
      </w:r>
      <w:r w:rsidR="001A7A5F" w:rsidRPr="006535A9">
        <w:rPr>
          <w:rFonts w:ascii="Times New Roman" w:hAnsi="Times New Roman" w:cs="Times New Roman"/>
          <w:sz w:val="20"/>
          <w:szCs w:val="20"/>
          <w:lang w:val="en-IE"/>
        </w:rPr>
        <w:t>PMOA</w:t>
      </w:r>
      <w:r w:rsidRPr="006535A9">
        <w:rPr>
          <w:rFonts w:ascii="Times New Roman" w:hAnsi="Times New Roman" w:cs="Times New Roman"/>
          <w:sz w:val="20"/>
          <w:szCs w:val="20"/>
          <w:lang w:val="en-IE"/>
        </w:rPr>
        <w:t xml:space="preserve">, marine </w:t>
      </w:r>
      <w:r w:rsidR="001A7A5F" w:rsidRPr="006535A9">
        <w:rPr>
          <w:rFonts w:ascii="Times New Roman" w:hAnsi="Times New Roman" w:cs="Times New Roman"/>
          <w:sz w:val="20"/>
          <w:szCs w:val="20"/>
          <w:lang w:val="en-IE"/>
        </w:rPr>
        <w:t>S</w:t>
      </w:r>
      <w:r w:rsidRPr="006535A9">
        <w:rPr>
          <w:rFonts w:ascii="Times New Roman" w:hAnsi="Times New Roman" w:cs="Times New Roman"/>
          <w:sz w:val="20"/>
          <w:szCs w:val="20"/>
          <w:lang w:val="en-IE"/>
        </w:rPr>
        <w:t>econdary</w:t>
      </w:r>
      <w:r w:rsidR="001A7A5F" w:rsidRPr="006535A9">
        <w:rPr>
          <w:rFonts w:ascii="Times New Roman" w:hAnsi="Times New Roman" w:cs="Times New Roman"/>
          <w:sz w:val="20"/>
          <w:szCs w:val="20"/>
          <w:lang w:val="en-IE"/>
        </w:rPr>
        <w:t xml:space="preserve"> Organics</w:t>
      </w:r>
      <w:r w:rsidRPr="006535A9">
        <w:rPr>
          <w:rFonts w:ascii="Times New Roman" w:hAnsi="Times New Roman" w:cs="Times New Roman"/>
          <w:sz w:val="20"/>
          <w:szCs w:val="20"/>
          <w:lang w:val="en-IE"/>
        </w:rPr>
        <w:t xml:space="preserve"> </w:t>
      </w:r>
      <w:r w:rsidR="001A7A5F" w:rsidRPr="006535A9">
        <w:rPr>
          <w:rFonts w:ascii="Times New Roman" w:hAnsi="Times New Roman" w:cs="Times New Roman"/>
          <w:sz w:val="20"/>
          <w:szCs w:val="20"/>
          <w:lang w:val="en-IE"/>
        </w:rPr>
        <w:t>A</w:t>
      </w:r>
      <w:r w:rsidRPr="006535A9">
        <w:rPr>
          <w:rFonts w:ascii="Times New Roman" w:hAnsi="Times New Roman" w:cs="Times New Roman"/>
          <w:sz w:val="20"/>
          <w:szCs w:val="20"/>
          <w:lang w:val="en-IE"/>
        </w:rPr>
        <w:t>erosols</w:t>
      </w:r>
      <w:r w:rsidR="001A7A5F" w:rsidRPr="006535A9">
        <w:rPr>
          <w:rFonts w:ascii="Times New Roman" w:hAnsi="Times New Roman" w:cs="Times New Roman"/>
          <w:sz w:val="20"/>
          <w:szCs w:val="20"/>
          <w:lang w:val="en-IE"/>
        </w:rPr>
        <w:t xml:space="preserve"> (SOA) arise</w:t>
      </w:r>
      <w:r w:rsidRPr="006535A9">
        <w:rPr>
          <w:rFonts w:ascii="Times New Roman" w:hAnsi="Times New Roman" w:cs="Times New Roman"/>
          <w:sz w:val="20"/>
          <w:szCs w:val="20"/>
          <w:lang w:val="en-IE"/>
        </w:rPr>
        <w:t xml:space="preserve"> from new particle formation involving gas-to-particle conversion</w:t>
      </w:r>
      <w:r w:rsidR="00B25BD9" w:rsidRPr="006535A9">
        <w:rPr>
          <w:rFonts w:ascii="Times New Roman" w:hAnsi="Times New Roman" w:cs="Times New Roman"/>
          <w:sz w:val="20"/>
          <w:szCs w:val="20"/>
          <w:lang w:val="en-IE"/>
        </w:rPr>
        <w:t xml:space="preserve"> </w:t>
      </w:r>
      <w:r w:rsidR="00B25BD9" w:rsidRPr="006535A9">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{"citationID":"HBY43O0p","properties":{"formattedCitation":"(Zheng et al. 2021; Peltola et al. 2022)","plainCitation":"(Zheng et al. 2021; Peltola et al. 2022)","noteIndex":0},"citationItems":[{"id":1402,"uris":["http://zotero.org/groups/3856298/items/SPY2PE6K"],"itemData":{"id":1402,"type":"article-journal","abstract":"Abstract\n            Marine low clouds play an important role in the climate system, and their properties are sensitive to cloud condensation nuclei concentrations. While new particle formation represents a major source of cloud condensation nuclei globally, the prevailing view is that new particle formation rarely occurs in remote marine boundary layer over open oceans. Here we present evidence of the regular and frequent occurrence of new particle formation in the upper part of remote marine boundary layer following cold front passages. The new particle formation is facilitated by a combination of efficient removal of existing particles by precipitation, cold air temperatures, vertical transport of reactive gases from the ocean surface, and high actinic fluxes in a broken cloud field. The newly formed particles subsequently grow and contribute substantially to cloud condensation nuclei in the remote marine boundary layer and thereby impact marine low clouds.","container-title":"Nature Communications","DOI":"10.1038/s41467-020-20773-1","ISSN":"2041-1723","issue":"1","journalAbbreviation":"Nat Commun","language":"en","page":"527","source":"DOI.org (Crossref)","title":"New particle formation in the remote marine boundary layer","volume":"12","author":[{"family":"Zheng","given":"Guangjie"},{"family":"Wang","given":"Yang"},{"family":"Wood","given":"Robert"},{"family":"Jensen","given":"Michael P."},{"family":"Kuang","given":"Chongai"},{"family":"McCoy","given":"Isabel L."},{"family":"Matthews","given":"Alyssa"},{"family":"Mei","given":"Fan"},{"family":"Tomlinson","given":"Jason M."},{"family":"Shilling","given":"John E."},{"family":"Zawadowicz","given":"Maria A."},{"family":"Crosbie","given":"Ewan"},{"family":"Moore","given":"Richard"},{"family":"Ziemba","given":"Luke"},{"family":"Andreae","given":"Meinrat O."},{"family":"Wang","given":"Jian"}],"issued":{"date-parts":[["2021",12]]}}},{"id":1169,"uris":["http://zotero.org/groups/3856298/items/T3XHQN2A"],"itemData":{"id":1169,"type":"report","abstract":"Abstract. To reduce uncertainties in climate predictions, we need to better understand aerosol formation in different environments. An important part of this is studying which chemical species are responsible for particle formation. While many advances have been made in this field, measurements are lacking especially from marine environments. Here, we measured the chemical composition of ambient ions over 7 months at Baring Head station, located in coastal New Zealand. This adds to our previous work which reported the aerosol size distribution measurements and investigated new particle formation and environmental conditions favouring new particle formation at the station. By combining the information on ion chemical composition with our previous work, we were able to study the chemical precursors of new particle formation. Our results showed that while over land new particle formation is likely driven by sulfuric acid and organic species, in clean marine air iodine oxides and sulfur species are likely important drivers of particle formation processes. These data were also used to characterise the diurnal and seasonal cycles of most important ion groups and their geographical source regions. Sulfate ions displayed a clear daytime maximum where as iodine oxides had morning and evening maximums. Highly oxygenated organic molecules on the other hand, were most abundant during the night when the air was land-influenced. This data set is highly valuable and our results provide important information on the chemical species driving new particle formation at a remote Southern Hemisphere coastal site.","genre":"preprint","note":"DOI: 10.5194/acp-2022-307","publisher":"Aerosols/Field Measurements/Troposphere/Chemistry (chemical composition and reactions)","source":"DOI.org (Crossref)","title":"Chemical precursors of new particle formation in coastal New Zealand","URL":"https://acp.copernicus.org/preprints/acp-2022-307/","author":[{"family":"Peltola","given":"Maija"},{"family":"Rose","given":"Clémence"},{"family":"Trueblood","given":"Jonathan V."},{"family":"Gray","given":"Sally"},{"family":"Harvey","given":"Mike"},{"family":"Sellegri","given":"Karine"}],"accessed":{"date-parts":[["2022",5,22]]},"issued":{"date-parts":[["2022",5,20]]}}}],"schema":"https://github.com/citation-style-language/schema/raw/master/csl-citation.json"} </w:instrText>
      </w:r>
      <w:r w:rsidR="00B25BD9" w:rsidRPr="006535A9">
        <w:rPr>
          <w:rFonts w:ascii="Times New Roman" w:hAnsi="Times New Roman" w:cs="Times New Roman"/>
          <w:sz w:val="20"/>
          <w:szCs w:val="20"/>
          <w:lang w:val="en-IE"/>
        </w:rPr>
        <w:fldChar w:fldCharType="separate"/>
      </w:r>
      <w:r w:rsidR="00B25BD9" w:rsidRPr="006535A9">
        <w:rPr>
          <w:rFonts w:ascii="Times New Roman" w:hAnsi="Times New Roman" w:cs="Times New Roman"/>
          <w:sz w:val="20"/>
          <w:szCs w:val="20"/>
          <w:lang w:val="en-IE"/>
        </w:rPr>
        <w:t xml:space="preserve">(Zheng </w:t>
      </w:r>
      <w:r w:rsidR="00A72BC3" w:rsidRPr="00A72BC3">
        <w:rPr>
          <w:rFonts w:ascii="Times New Roman" w:hAnsi="Times New Roman" w:cs="Times New Roman"/>
          <w:i/>
          <w:sz w:val="20"/>
          <w:szCs w:val="20"/>
          <w:lang w:val="en-IE"/>
        </w:rPr>
        <w:t>et al</w:t>
      </w:r>
      <w:r w:rsidR="00B25BD9" w:rsidRPr="006535A9">
        <w:rPr>
          <w:rFonts w:ascii="Times New Roman" w:hAnsi="Times New Roman" w:cs="Times New Roman"/>
          <w:sz w:val="20"/>
          <w:szCs w:val="20"/>
          <w:lang w:val="en-IE"/>
        </w:rPr>
        <w:t xml:space="preserve">. 2021; Peltola </w:t>
      </w:r>
      <w:r w:rsidR="00A72BC3" w:rsidRPr="00A72BC3">
        <w:rPr>
          <w:rFonts w:ascii="Times New Roman" w:hAnsi="Times New Roman" w:cs="Times New Roman"/>
          <w:i/>
          <w:sz w:val="20"/>
          <w:szCs w:val="20"/>
          <w:lang w:val="en-IE"/>
        </w:rPr>
        <w:t>et al</w:t>
      </w:r>
      <w:r w:rsidR="00B25BD9" w:rsidRPr="006535A9">
        <w:rPr>
          <w:rFonts w:ascii="Times New Roman" w:hAnsi="Times New Roman" w:cs="Times New Roman"/>
          <w:sz w:val="20"/>
          <w:szCs w:val="20"/>
          <w:lang w:val="en-IE"/>
        </w:rPr>
        <w:t>. 2022)</w:t>
      </w:r>
      <w:r w:rsidR="00B25BD9" w:rsidRPr="006535A9">
        <w:rPr>
          <w:rFonts w:ascii="Times New Roman" w:hAnsi="Times New Roman" w:cs="Times New Roman"/>
          <w:sz w:val="20"/>
          <w:szCs w:val="20"/>
          <w:lang w:val="en-IE"/>
        </w:rPr>
        <w:fldChar w:fldCharType="end"/>
      </w:r>
      <w:r w:rsidR="00B25BD9" w:rsidRPr="006535A9">
        <w:rPr>
          <w:rFonts w:ascii="Times New Roman" w:hAnsi="Times New Roman" w:cs="Times New Roman"/>
          <w:sz w:val="20"/>
          <w:szCs w:val="20"/>
          <w:lang w:val="en-IE"/>
        </w:rPr>
        <w:t xml:space="preserve"> </w:t>
      </w:r>
      <w:r w:rsidRPr="006535A9">
        <w:rPr>
          <w:rFonts w:ascii="Times New Roman" w:hAnsi="Times New Roman" w:cs="Times New Roman"/>
          <w:sz w:val="20"/>
          <w:szCs w:val="20"/>
          <w:lang w:val="en-IE"/>
        </w:rPr>
        <w:t>as well as</w:t>
      </w:r>
      <w:r w:rsidR="00623202">
        <w:rPr>
          <w:rFonts w:ascii="Times New Roman" w:hAnsi="Times New Roman" w:cs="Times New Roman"/>
          <w:sz w:val="20"/>
          <w:szCs w:val="20"/>
          <w:lang w:val="en-IE"/>
        </w:rPr>
        <w:t xml:space="preserve"> </w:t>
      </w:r>
      <w:r w:rsidRPr="006535A9">
        <w:rPr>
          <w:rFonts w:ascii="Times New Roman" w:hAnsi="Times New Roman" w:cs="Times New Roman"/>
          <w:sz w:val="20"/>
          <w:szCs w:val="20"/>
          <w:lang w:val="en-IE"/>
        </w:rPr>
        <w:t xml:space="preserve">condensation and oxidation reactions of precursors such as volatile organic </w:t>
      </w:r>
      <w:r w:rsidR="00CA1872" w:rsidRPr="006535A9">
        <w:rPr>
          <w:rFonts w:ascii="Times New Roman" w:hAnsi="Times New Roman" w:cs="Times New Roman"/>
          <w:sz w:val="20"/>
          <w:szCs w:val="20"/>
          <w:lang w:val="en-IE"/>
        </w:rPr>
        <w:t>compounds (</w:t>
      </w:r>
      <w:r w:rsidRPr="006535A9">
        <w:rPr>
          <w:rFonts w:ascii="Times New Roman" w:hAnsi="Times New Roman" w:cs="Times New Roman"/>
          <w:sz w:val="20"/>
          <w:szCs w:val="20"/>
          <w:lang w:val="en-IE"/>
        </w:rPr>
        <w:t xml:space="preserve">Kroll </w:t>
      </w:r>
      <w:r w:rsidR="00A72BC3" w:rsidRPr="00A72BC3">
        <w:rPr>
          <w:rFonts w:ascii="Times New Roman" w:hAnsi="Times New Roman" w:cs="Times New Roman"/>
          <w:i/>
          <w:sz w:val="20"/>
          <w:szCs w:val="20"/>
          <w:lang w:val="en-IE"/>
        </w:rPr>
        <w:t>et al</w:t>
      </w:r>
      <w:r w:rsidRPr="006535A9">
        <w:rPr>
          <w:rFonts w:ascii="Times New Roman" w:hAnsi="Times New Roman" w:cs="Times New Roman"/>
          <w:sz w:val="20"/>
          <w:szCs w:val="20"/>
          <w:lang w:val="en-IE"/>
        </w:rPr>
        <w:t xml:space="preserve">. 2018; Hallquist </w:t>
      </w:r>
      <w:r w:rsidR="00A72BC3" w:rsidRPr="00A72BC3">
        <w:rPr>
          <w:rFonts w:ascii="Times New Roman" w:hAnsi="Times New Roman" w:cs="Times New Roman"/>
          <w:i/>
          <w:sz w:val="20"/>
          <w:szCs w:val="20"/>
          <w:lang w:val="en-IE"/>
        </w:rPr>
        <w:t>et al</w:t>
      </w:r>
      <w:r w:rsidRPr="006535A9">
        <w:rPr>
          <w:rFonts w:ascii="Times New Roman" w:hAnsi="Times New Roman" w:cs="Times New Roman"/>
          <w:sz w:val="20"/>
          <w:szCs w:val="20"/>
          <w:lang w:val="en-IE"/>
        </w:rPr>
        <w:t>. 2009).</w:t>
      </w:r>
      <w:r w:rsidR="00D20209" w:rsidRPr="006535A9">
        <w:rPr>
          <w:rFonts w:ascii="Times New Roman" w:hAnsi="Times New Roman" w:cs="Times New Roman"/>
          <w:sz w:val="20"/>
          <w:szCs w:val="20"/>
          <w:lang w:val="en-IE"/>
        </w:rPr>
        <w:t xml:space="preserve"> </w:t>
      </w:r>
      <w:r w:rsidRPr="006535A9">
        <w:rPr>
          <w:rFonts w:ascii="Times New Roman" w:hAnsi="Times New Roman" w:cs="Times New Roman"/>
          <w:sz w:val="20"/>
          <w:szCs w:val="20"/>
          <w:lang w:val="en-IE"/>
        </w:rPr>
        <w:t xml:space="preserve">SOA formation </w:t>
      </w:r>
      <w:r w:rsidR="00623202">
        <w:rPr>
          <w:rFonts w:ascii="Times New Roman" w:hAnsi="Times New Roman" w:cs="Times New Roman"/>
          <w:sz w:val="20"/>
          <w:szCs w:val="20"/>
          <w:lang w:val="en-IE"/>
        </w:rPr>
        <w:t>occurs</w:t>
      </w:r>
      <w:r w:rsidRPr="006535A9">
        <w:rPr>
          <w:rFonts w:ascii="Times New Roman" w:hAnsi="Times New Roman" w:cs="Times New Roman"/>
          <w:sz w:val="20"/>
          <w:szCs w:val="20"/>
          <w:lang w:val="en-IE"/>
        </w:rPr>
        <w:t xml:space="preserve"> through various processes such as homogeneous</w:t>
      </w:r>
      <w:r w:rsidR="00EF0C6F" w:rsidRPr="006535A9">
        <w:rPr>
          <w:rFonts w:ascii="Times New Roman" w:hAnsi="Times New Roman" w:cs="Times New Roman"/>
          <w:sz w:val="20"/>
          <w:szCs w:val="20"/>
          <w:lang w:val="en-IE"/>
        </w:rPr>
        <w:t xml:space="preserve">, </w:t>
      </w:r>
      <w:r w:rsidRPr="006535A9">
        <w:rPr>
          <w:rFonts w:ascii="Times New Roman" w:hAnsi="Times New Roman" w:cs="Times New Roman"/>
          <w:sz w:val="20"/>
          <w:szCs w:val="20"/>
          <w:lang w:val="en-IE"/>
        </w:rPr>
        <w:t>heterogeneous</w:t>
      </w:r>
      <w:r w:rsidR="00CA1872" w:rsidRPr="006535A9">
        <w:rPr>
          <w:rFonts w:ascii="Times New Roman" w:hAnsi="Times New Roman" w:cs="Times New Roman"/>
          <w:sz w:val="20"/>
          <w:szCs w:val="20"/>
          <w:lang w:val="en-IE"/>
        </w:rPr>
        <w:t xml:space="preserve"> and </w:t>
      </w:r>
      <w:r w:rsidR="00EF0C6F" w:rsidRPr="006535A9">
        <w:rPr>
          <w:rFonts w:ascii="Times New Roman" w:hAnsi="Times New Roman" w:cs="Times New Roman"/>
          <w:sz w:val="20"/>
          <w:szCs w:val="20"/>
          <w:lang w:val="en-IE"/>
        </w:rPr>
        <w:t>multiple phase</w:t>
      </w:r>
      <w:r w:rsidRPr="006535A9">
        <w:rPr>
          <w:rFonts w:ascii="Times New Roman" w:hAnsi="Times New Roman" w:cs="Times New Roman"/>
          <w:sz w:val="20"/>
          <w:szCs w:val="20"/>
          <w:lang w:val="en-IE"/>
        </w:rPr>
        <w:t xml:space="preserve"> reactions</w:t>
      </w:r>
      <w:r w:rsidR="00B25BD9" w:rsidRPr="006535A9">
        <w:rPr>
          <w:rFonts w:ascii="Times New Roman" w:hAnsi="Times New Roman" w:cs="Times New Roman"/>
          <w:sz w:val="20"/>
          <w:szCs w:val="20"/>
          <w:lang w:val="en-IE"/>
        </w:rPr>
        <w:t xml:space="preserve"> </w:t>
      </w:r>
      <w:r w:rsidR="00B25BD9" w:rsidRPr="006535A9">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{"citationID":"d8BxOchD","properties":{"formattedCitation":"(McNeill 2015; Marais et al. 2016)","plainCitation":"(McNeill 2015; Marais et al. 2016)","noteIndex":0},"citationItems":[{"id":1877,"uris":["http://zotero.org/groups/3856298/items/FPWBFG64"],"itemData":{"id":1877,"type":"article-journal","container-title":"Environmental Science &amp; Technology","DOI":"10.1021/es5043707","ISSN":"0013-936X, 1520-5851","issue":"3","journalAbbreviation":"Environ. Sci. Technol.","language":"en","page":"1237-1244","source":"DOI.org (Crossref)","title":"Aqueous Organic Chemistry in the Atmosphere: Sources and Chemical Processing of Organic Aerosols","title-short":"Aqueous Organic Chemistry in the Atmosphere","volume":"49","author":[{"family":"McNeill","given":"V. Faye"}],"issued":{"date-parts":[["2015",2,3]]}}},{"id":1335,"uris":["http://zotero.org/groups/3856298/items/IYXJ5HUH"],"itemData":{"id":1335,"type":"article-journal","abstract":"Abstract. Isoprene emitted by vegetation is an important precursor of secondary organic aerosol (SOA), but the mechanism and yields are uncertain. Aerosol is prevailingly aqueous under the humid conditions typical of isoprene-emitting regions. Here we develop an aqueous-phase mechanism for isoprene SOA formation coupled to a detailed gas-phase isoprene oxidation scheme. The mechanism is based on aerosol reactive uptake coefficients (γ) for water-soluble isoprene oxidation products, including sensitivity to aerosol acidity and nucleophile concentrations. We apply this mechanism to simulation of aircraft (SEAC4RS) and ground-based (SOAS) observations over the southeast US in summer 2013 using the GEOS-Chem chemical transport model. Emissions of nitrogen oxides (NOx  </w:instrText>
      </w:r>
      <w:r w:rsidR="00C71BDA">
        <w:rPr>
          <w:rFonts w:ascii="Arial" w:hAnsi="Arial" w:cs="Arial"/>
          <w:sz w:val="20"/>
          <w:szCs w:val="20"/>
          <w:lang w:val="en-IE"/>
        </w:rPr>
        <w:instrText>≡</w:instrText>
      </w:r>
      <w:r w:rsidR="00C71BDA">
        <w:rPr>
          <w:rFonts w:ascii="Times New Roman" w:hAnsi="Times New Roman" w:cs="Times New Roman"/>
          <w:sz w:val="20"/>
          <w:szCs w:val="20"/>
          <w:lang w:val="en-IE"/>
        </w:rPr>
        <w:instrText xml:space="preserve">  NO + NO2) over the southeast US are such that the peroxy radicals produced from isoprene oxidation (ISOPO2) react significantly with both NO (high-NOx pathway) and HO2 (low-NOx pathway), leading to different suites of isoprene SOA precursors. We find a mean SOA mass yield of 3.3 % from isoprene oxidation, consistent with the observed relationship of total fine organic aerosol (OA) and formaldehyde (a product of isoprene oxidation). Isoprene SOA production is mainly contributed by two immediate gas-phase precursors, isoprene epoxydiols (IEPOX, 58 % of isoprene SOA) from the low-NOx pathway and glyoxal (28 %) from both low- and high-NOx pathways. This speciation is consistent with observations of IEPOX SOA from SOAS and SEAC4RS. Observations show a strong relationship between IEPOX SOA and sulfate aerosol that we explain as due to the effect of sulfate on aerosol acidity and volume. Isoprene SOA concentrations increase as NOx emissions decrease (favoring the low-NOx pathway for isoprene oxidation), but decrease more strongly as SO2 emissions decrease (due to the effect of sulfate on aerosol acidity and volume). The US Environmental Protection Agency (EPA) projects 2013–2025 decreases in anthropogenic emissions of 34 % for NOx (leading to a 7 % increase in isoprene SOA) and 48 % for SO2 (35 % decrease in isoprene SOA). Reducing SO2 emissions decreases sulfate and isoprene SOA by a similar magnitude, representing a factor of 2 co-benefit for PM2.5 from SO2 emission controls.","container-title":"Atmospheric Chemistry and Physics","DOI":"10.5194/acp-16-1603-2016","ISSN":"1680-7324","issue":"3","journalAbbreviation":"Atmos. Chem. Phys.","language":"en","page":"1603-1618","source":"DOI.org (Crossref)","title":"Aqueous-phase mechanism for secondary organic aerosol formation from isoprene: application to the southeast United States and co-benefit of SO&amp;lt;sub&amp;gt;2&amp;lt;/sub&amp;gt; emission controls","title-short":"Aqueous-phase mechanism for secondary organic aerosol formation from isoprene","volume":"16","author":[{"family":"Marais","given":"E. A."},{"family":"Jacob","given":"D. J."},{"family":"Jimenez","given":"J. L."},{"family":"Campuzano-Jost","given":"P."},{"family":"Day","given":"D. A."},{"family":"Hu","given":"W."},{"family":"Krechmer","given":"J."},{"family":"Zhu","given":"L."},{"family":"Kim","given":"P. S."},{"family":"Miller","given":"C. C."},{"family":"Fisher","given":"J. A."},{"family":"Travis","given":"K."},{"family":"Yu","given":"K."},{"family":"Hanisco","given":"T. F."},{"family":"Wolfe","given":"G. M."},{"family":"Arkinson","given":"H. L."},{"family":"Pye","given":"H. O. T."},{"family":"Froyd","given":"K. D."},{"family":"Liao","given":"J."},{"family":"McNeill","given":"V. F."}],"issued":{"date-parts":[["2016",2,11]]}}}],"schema":"https://github.com/citation-style-language/schema/raw/master/csl-citation.json"} </w:instrText>
      </w:r>
      <w:r w:rsidR="00B25BD9" w:rsidRPr="006535A9">
        <w:rPr>
          <w:rFonts w:ascii="Times New Roman" w:hAnsi="Times New Roman" w:cs="Times New Roman"/>
          <w:sz w:val="20"/>
          <w:szCs w:val="20"/>
          <w:lang w:val="en-IE"/>
        </w:rPr>
        <w:fldChar w:fldCharType="separate"/>
      </w:r>
      <w:r w:rsidR="00B25BD9" w:rsidRPr="006535A9">
        <w:rPr>
          <w:rFonts w:ascii="Times New Roman" w:hAnsi="Times New Roman" w:cs="Times New Roman"/>
          <w:sz w:val="20"/>
          <w:szCs w:val="20"/>
          <w:lang w:val="en-IE"/>
        </w:rPr>
        <w:t xml:space="preserve">(McNeill 2015; Marais </w:t>
      </w:r>
      <w:r w:rsidR="00A72BC3" w:rsidRPr="00A72BC3">
        <w:rPr>
          <w:rFonts w:ascii="Times New Roman" w:hAnsi="Times New Roman" w:cs="Times New Roman"/>
          <w:i/>
          <w:sz w:val="20"/>
          <w:szCs w:val="20"/>
          <w:lang w:val="en-IE"/>
        </w:rPr>
        <w:t>et al</w:t>
      </w:r>
      <w:r w:rsidR="00B25BD9" w:rsidRPr="006535A9">
        <w:rPr>
          <w:rFonts w:ascii="Times New Roman" w:hAnsi="Times New Roman" w:cs="Times New Roman"/>
          <w:sz w:val="20"/>
          <w:szCs w:val="20"/>
          <w:lang w:val="en-IE"/>
        </w:rPr>
        <w:t>. 2016)</w:t>
      </w:r>
      <w:r w:rsidR="00B25BD9" w:rsidRPr="006535A9">
        <w:rPr>
          <w:rFonts w:ascii="Times New Roman" w:hAnsi="Times New Roman" w:cs="Times New Roman"/>
          <w:sz w:val="20"/>
          <w:szCs w:val="20"/>
          <w:lang w:val="en-IE"/>
        </w:rPr>
        <w:fldChar w:fldCharType="end"/>
      </w:r>
      <w:r w:rsidR="00B25BD9" w:rsidRPr="006535A9">
        <w:rPr>
          <w:rFonts w:ascii="Times New Roman" w:hAnsi="Times New Roman" w:cs="Times New Roman"/>
          <w:sz w:val="20"/>
          <w:szCs w:val="20"/>
          <w:lang w:val="en-IE"/>
        </w:rPr>
        <w:t xml:space="preserve"> </w:t>
      </w:r>
      <w:r w:rsidR="00CA1872" w:rsidRPr="006535A9">
        <w:rPr>
          <w:rFonts w:ascii="Times New Roman" w:hAnsi="Times New Roman" w:cs="Times New Roman"/>
          <w:sz w:val="20"/>
          <w:szCs w:val="20"/>
          <w:lang w:val="en-IE"/>
        </w:rPr>
        <w:t xml:space="preserve">as well </w:t>
      </w:r>
      <w:r w:rsidRPr="006535A9">
        <w:rPr>
          <w:rFonts w:ascii="Times New Roman" w:hAnsi="Times New Roman" w:cs="Times New Roman"/>
          <w:sz w:val="20"/>
          <w:szCs w:val="20"/>
          <w:lang w:val="en-IE"/>
        </w:rPr>
        <w:t>photochemistry reactions</w:t>
      </w:r>
      <w:r w:rsidR="00B25BD9" w:rsidRPr="006535A9">
        <w:rPr>
          <w:rFonts w:ascii="Times New Roman" w:hAnsi="Times New Roman" w:cs="Times New Roman"/>
          <w:sz w:val="20"/>
          <w:szCs w:val="20"/>
          <w:lang w:val="en-IE"/>
        </w:rPr>
        <w:t xml:space="preserve"> </w:t>
      </w:r>
      <w:r w:rsidR="00B25BD9" w:rsidRPr="006535A9">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{"citationID":"CJYhMJ6e","properties":{"formattedCitation":"(Br\\uc0\\u252{}ggemann, Hayeck, and George 2018)","plainCitation":"(Brüggemann, Hayeck, and George 2018)","noteIndex":0},"citationItems":[{"id":1325,"uris":["http://zotero.org/groups/3856298/items/P4SVLIRU"],"itemData":{"id":1325,"type":"article-journal","container-title":"Nature Communications","DOI":"10.1038/s41467-018-04528-7","ISSN":"2041-1723","issue":"1","journalAbbreviation":"Nat Commun","language":"en","page":"2101","source":"DOI.org (Crossref)","title":"Interfacial photochemistry at the ocean surface is a global source of organic vapors and aerosols","volume":"9","author":[{"family":"Brüggemann","given":"Martin"},{"family":"Hayeck","given":"Nathalie"},{"family":"George","given":"Christian"}],"issued":{"date-parts":[["2018",12]]}}}],"schema":"https://github.com/citation-style-language/schema/raw/master/csl-citation.json"} </w:instrText>
      </w:r>
      <w:r w:rsidR="00B25BD9" w:rsidRPr="006535A9">
        <w:rPr>
          <w:rFonts w:ascii="Times New Roman" w:hAnsi="Times New Roman" w:cs="Times New Roman"/>
          <w:sz w:val="20"/>
          <w:szCs w:val="20"/>
          <w:lang w:val="en-IE"/>
        </w:rPr>
        <w:fldChar w:fldCharType="separate"/>
      </w:r>
      <w:r w:rsidR="00B25BD9" w:rsidRPr="006535A9">
        <w:rPr>
          <w:rFonts w:ascii="Times New Roman" w:hAnsi="Times New Roman" w:cs="Times New Roman"/>
          <w:sz w:val="20"/>
          <w:szCs w:val="20"/>
          <w:lang w:val="en-IE"/>
        </w:rPr>
        <w:t>(Brüggemann, Hayeck, and George 2018)</w:t>
      </w:r>
      <w:r w:rsidR="00B25BD9" w:rsidRPr="006535A9">
        <w:rPr>
          <w:rFonts w:ascii="Times New Roman" w:hAnsi="Times New Roman" w:cs="Times New Roman"/>
          <w:sz w:val="20"/>
          <w:szCs w:val="20"/>
          <w:lang w:val="en-IE"/>
        </w:rPr>
        <w:fldChar w:fldCharType="end"/>
      </w:r>
      <w:r w:rsidRPr="006535A9">
        <w:rPr>
          <w:rFonts w:ascii="Times New Roman" w:hAnsi="Times New Roman" w:cs="Times New Roman"/>
          <w:sz w:val="20"/>
          <w:szCs w:val="20"/>
          <w:lang w:val="en-IE"/>
        </w:rPr>
        <w:t xml:space="preserve">. </w:t>
      </w:r>
      <w:r w:rsidR="00856A73" w:rsidRPr="006535A9">
        <w:rPr>
          <w:rFonts w:ascii="Times New Roman" w:hAnsi="Times New Roman" w:cs="Times New Roman"/>
          <w:sz w:val="20"/>
          <w:szCs w:val="20"/>
          <w:lang w:val="en-IE"/>
        </w:rPr>
        <w:t>W</w:t>
      </w:r>
      <w:r w:rsidRPr="006535A9">
        <w:rPr>
          <w:rFonts w:ascii="Times New Roman" w:hAnsi="Times New Roman" w:cs="Times New Roman"/>
          <w:sz w:val="20"/>
          <w:szCs w:val="20"/>
          <w:lang w:val="en-IE"/>
        </w:rPr>
        <w:t xml:space="preserve">hile various SOA molecular classes have been identified, the complexity of SOA, which consist of thousands of multifunctional compounds </w:t>
      </w:r>
      <w:r w:rsidR="00B25BD9" w:rsidRPr="006535A9">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{"citationID":"G63ItyH4","properties":{"formattedCitation":"(Goldstein and Galbally 2007)","plainCitation":"(Goldstein and Galbally 2007)","noteIndex":0},"citationItems":[{"id":1552,"uris":["http://zotero.org/groups/3856298/items/D5T5XZGS"],"itemData":{"id":1552,"type":"article-journal","container-title":"Environmental Science &amp; Technology","DOI":"10.1021/es072476p","ISSN":"0013-936X, 1520-5851","issue":"5","journalAbbreviation":"Environ. Sci. Technol.","language":"en","page":"1514-1521","source":"DOI.org (Crossref)","title":"Known and Unexplored Organic Constituents in the Earth's Atmosphere","volume":"41","author":[{"family":"Goldstein","given":"Allen H."},{"family":"Galbally","given":"Ian E."}],"issued":{"date-parts":[["2007",3,1]]}}}],"schema":"https://github.com/citation-style-language/schema/raw/master/csl-citation.json"} </w:instrText>
      </w:r>
      <w:r w:rsidR="00B25BD9" w:rsidRPr="006535A9">
        <w:rPr>
          <w:rFonts w:ascii="Times New Roman" w:hAnsi="Times New Roman" w:cs="Times New Roman"/>
          <w:sz w:val="20"/>
          <w:szCs w:val="20"/>
          <w:lang w:val="en-IE"/>
        </w:rPr>
        <w:fldChar w:fldCharType="separate"/>
      </w:r>
      <w:r w:rsidR="00B25BD9" w:rsidRPr="006535A9">
        <w:rPr>
          <w:rFonts w:ascii="Times New Roman" w:hAnsi="Times New Roman" w:cs="Times New Roman"/>
          <w:sz w:val="20"/>
          <w:szCs w:val="20"/>
          <w:lang w:val="en-IE"/>
        </w:rPr>
        <w:t>(Goldstein and Galbally 2007)</w:t>
      </w:r>
      <w:r w:rsidR="00B25BD9" w:rsidRPr="006535A9">
        <w:rPr>
          <w:rFonts w:ascii="Times New Roman" w:hAnsi="Times New Roman" w:cs="Times New Roman"/>
          <w:sz w:val="20"/>
          <w:szCs w:val="20"/>
          <w:lang w:val="en-IE"/>
        </w:rPr>
        <w:fldChar w:fldCharType="end"/>
      </w:r>
      <w:r w:rsidR="00B25BD9" w:rsidRPr="006535A9">
        <w:rPr>
          <w:rFonts w:ascii="Times New Roman" w:hAnsi="Times New Roman" w:cs="Times New Roman"/>
          <w:sz w:val="20"/>
          <w:szCs w:val="20"/>
          <w:lang w:val="en-IE"/>
        </w:rPr>
        <w:t xml:space="preserve"> </w:t>
      </w:r>
      <w:r w:rsidRPr="006535A9">
        <w:rPr>
          <w:rFonts w:ascii="Times New Roman" w:hAnsi="Times New Roman" w:cs="Times New Roman"/>
          <w:sz w:val="20"/>
          <w:szCs w:val="20"/>
          <w:lang w:val="en-IE"/>
        </w:rPr>
        <w:t>including high molecular weight species and oligomers from diverse sources</w:t>
      </w:r>
      <w:r w:rsidR="00D20209" w:rsidRPr="006535A9">
        <w:rPr>
          <w:rFonts w:ascii="Times New Roman" w:hAnsi="Times New Roman" w:cs="Times New Roman"/>
          <w:sz w:val="20"/>
          <w:szCs w:val="20"/>
          <w:lang w:val="en-IE"/>
        </w:rPr>
        <w:t xml:space="preserve"> </w:t>
      </w:r>
      <w:r w:rsidR="001A7A5F" w:rsidRPr="006535A9">
        <w:rPr>
          <w:rFonts w:ascii="Times New Roman" w:hAnsi="Times New Roman" w:cs="Times New Roman"/>
          <w:sz w:val="20"/>
          <w:szCs w:val="20"/>
          <w:lang w:val="en-IE"/>
        </w:rPr>
        <w:t>underscores the pressing need for continued exploration.</w:t>
      </w:r>
      <w:bookmarkStart w:id="11" w:name="_Hlk97645632"/>
      <w:r w:rsidR="001A7A5F" w:rsidRPr="006535A9">
        <w:rPr>
          <w:rFonts w:ascii="Times New Roman" w:hAnsi="Times New Roman" w:cs="Times New Roman"/>
          <w:sz w:val="20"/>
          <w:szCs w:val="20"/>
          <w:lang w:val="en-IE"/>
        </w:rPr>
        <w:t xml:space="preserve"> </w:t>
      </w:r>
      <w:r w:rsidR="00D21B6C" w:rsidRPr="006535A9">
        <w:rPr>
          <w:rFonts w:ascii="Times New Roman" w:hAnsi="Times New Roman" w:cs="Times New Roman"/>
          <w:sz w:val="20"/>
          <w:szCs w:val="20"/>
          <w:lang w:val="en-IE"/>
        </w:rPr>
        <w:t>All of this can now be partly described thanks to continuous widespread progresses in aerosol mass spectrometry</w:t>
      </w:r>
      <w:r w:rsidR="00B25BD9" w:rsidRPr="006535A9">
        <w:rPr>
          <w:rFonts w:ascii="Times New Roman" w:hAnsi="Times New Roman" w:cs="Times New Roman"/>
          <w:sz w:val="20"/>
          <w:szCs w:val="20"/>
          <w:lang w:val="en-IE"/>
        </w:rPr>
        <w:t xml:space="preserve"> </w:t>
      </w:r>
      <w:r w:rsidR="00B25BD9" w:rsidRPr="006535A9">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{"citationID":"yG0DbGjb","properties":{"formattedCitation":"(DeCarlo et al. 2006; Laskin, Laskin, and Nizkorodov 2012)","plainCitation":"(DeCarlo et al. 2006; Laskin, Laskin, and Nizkorodov 2012)","dontUpdate":true,"noteIndex":0},"citationItems":[{"id":1385,"uris":["http://zotero.org/groups/3856298/items/HRZTNLSG"],"itemData":{"id":1385,"type":"article-journal","container-title":"Analytical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L."}],"issued":{"date-parts":[["2006",12]]}}},{"id":2108,"uris":["http://zotero.org/groups/3856298/items/UCV8N2N5"],"itemData":{"id":2108,"type":"article-journal","abstract":"Environmental contextAtmospheric aerosols have profound effects on the environment through several physicochemical processes, such as absorption and scattering of sunlight, heterogeneous gas–particle reactions and adverse effects on the respiratory and cardiovascular systems. Understanding aerosol atmospheric chemistry and its environmental impact requires comprehensive characterisation of the physical and chemical properties of particles. Results from mass spectrometry provide important new insights into the origin of atmospheric aerosols, the evolution of their physicochemical properties, their reactivity and their effect on the environment.\n\nAbstractThis manuscript presents an overview of the most recent instrument developments for the field and laboratory applications of mass spectrometry (MS) to investigate the chemistry and physics of atmospheric aerosols. A range of MS instruments, employing different sample introduction methods, ionisation and mass detection techniques are used both for ‘online’ and ‘offline’ characterisation of aerosols. Online MS techniques enable detection of individual particles with simultaneous measurement of particle size distributions and aerodynamic characteristics and are ideally suited for field studies that require high temporal resolution. Offline MS techniques provide a means for detailed molecular-level analysis of aerosol samples, which is essential to gain fundamental knowledge regarding aerosol chemistry, mechanisms of particle formation and atmospheric aging. Combined, complementary MS techniques provide comprehensive information on the chemical composition, size, morphology and phase of aerosols – data of key importance for evaluating hygroscopic and optical properties of particles, their health effects, understanding their origins and atmospheric evolution. Over the last few years, developments and applications of MS techniques in aerosol research have expanded remarkably as evident by skyrocketing publication statistics. The goal of this review is to present the most recent developments in the field of aerosol mass spectrometry for the time period of late 2010 to early 2012, which have not been conveyed in previous reviews.","container-title":"Environmental Chemistry","DOI":"10.1071/EN12052","ISSN":"1448-2517","issue":"3","journalAbbreviation":"Environ. Chem.","language":"en","page":"163","source":"DOI.org (Crossref)","title":"Mass spectrometric approaches for chemical characterisation of atmospheric aerosols: critical review of the most recent advances","title-short":"Mass spectrometric approaches for chemical characterisation of atmospheric aerosols","volume":"9","author":[{"family":"Laskin","given":"Alexander"},{"family":"Laskin","given":"Julia"},{"family":"Nizkorodov","given":"Sergey A."}],"issued":{"date-parts":[["2012"]]}}}],"schema":"https://github.com/citation-style-language/schema/raw/master/csl-citation.json"} </w:instrText>
      </w:r>
      <w:r w:rsidR="00B25BD9" w:rsidRPr="006535A9">
        <w:rPr>
          <w:rFonts w:ascii="Times New Roman" w:hAnsi="Times New Roman" w:cs="Times New Roman"/>
          <w:sz w:val="20"/>
          <w:szCs w:val="20"/>
          <w:lang w:val="en-IE"/>
        </w:rPr>
        <w:fldChar w:fldCharType="separate"/>
      </w:r>
      <w:r w:rsidR="00F639F9" w:rsidRPr="006535A9">
        <w:rPr>
          <w:rFonts w:ascii="Times New Roman" w:hAnsi="Times New Roman" w:cs="Times New Roman"/>
          <w:sz w:val="20"/>
          <w:szCs w:val="20"/>
          <w:lang w:val="en-IE"/>
        </w:rPr>
        <w:t xml:space="preserve">(DeCarlo </w:t>
      </w:r>
      <w:r w:rsidR="00A72BC3" w:rsidRPr="00A72BC3">
        <w:rPr>
          <w:rFonts w:ascii="Times New Roman" w:hAnsi="Times New Roman" w:cs="Times New Roman"/>
          <w:i/>
          <w:sz w:val="20"/>
          <w:szCs w:val="20"/>
          <w:lang w:val="en-IE"/>
        </w:rPr>
        <w:t>et al</w:t>
      </w:r>
      <w:r w:rsidR="00F639F9" w:rsidRPr="006535A9">
        <w:rPr>
          <w:rFonts w:ascii="Times New Roman" w:hAnsi="Times New Roman" w:cs="Times New Roman"/>
          <w:sz w:val="20"/>
          <w:szCs w:val="20"/>
          <w:lang w:val="en-IE"/>
        </w:rPr>
        <w:t>. 2006; Laskin, and Nizkorodov 2012)</w:t>
      </w:r>
      <w:r w:rsidR="00B25BD9" w:rsidRPr="006535A9">
        <w:rPr>
          <w:rFonts w:ascii="Times New Roman" w:hAnsi="Times New Roman" w:cs="Times New Roman"/>
          <w:sz w:val="20"/>
          <w:szCs w:val="20"/>
          <w:lang w:val="en-IE"/>
        </w:rPr>
        <w:fldChar w:fldCharType="end"/>
      </w:r>
      <w:r w:rsidR="00F639F9" w:rsidRPr="006535A9">
        <w:rPr>
          <w:rFonts w:ascii="Times New Roman" w:hAnsi="Times New Roman" w:cs="Times New Roman"/>
          <w:sz w:val="20"/>
          <w:szCs w:val="20"/>
          <w:lang w:val="en-IE"/>
        </w:rPr>
        <w:t xml:space="preserve">. </w:t>
      </w:r>
      <w:r w:rsidR="00D21B6C" w:rsidRPr="006535A9">
        <w:rPr>
          <w:rFonts w:ascii="Times New Roman" w:hAnsi="Times New Roman" w:cs="Times New Roman"/>
          <w:sz w:val="20"/>
          <w:szCs w:val="20"/>
          <w:lang w:val="en-IE"/>
        </w:rPr>
        <w:t>The present study focuses on source apportionment, aiming to delineate the chemical composition of secondary aerosols in pristine marine settings, particularly distinguishing between SOA and POA sources.</w:t>
      </w:r>
    </w:p>
    <w:p w14:paraId="1544BC92" w14:textId="2CE93446" w:rsidR="00EF0C6F" w:rsidRDefault="00856A73" w:rsidP="006535A9">
      <w:pPr>
        <w:spacing w:line="360" w:lineRule="auto"/>
        <w:rPr>
          <w:rFonts w:ascii="Times New Roman" w:hAnsi="Times New Roman" w:cs="Times New Roman"/>
          <w:sz w:val="20"/>
          <w:szCs w:val="20"/>
          <w:lang w:val="en-IE"/>
        </w:rPr>
      </w:pPr>
      <w:r w:rsidRPr="006535A9">
        <w:rPr>
          <w:rFonts w:ascii="Times New Roman" w:hAnsi="Times New Roman" w:cs="Times New Roman"/>
          <w:sz w:val="20"/>
          <w:szCs w:val="20"/>
          <w:lang w:val="en-IE"/>
        </w:rPr>
        <w:t xml:space="preserve">Both these SOAs and POAs </w:t>
      </w:r>
      <w:r w:rsidRPr="006535A9">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{"citationID":"Ge0shALn","properties":{"formattedCitation":"(Mayer et al. 2020)","plainCitation":"(Mayer et al. 2020)","noteIndex":0},"citationItems":[{"id":1369,"uris":["http://zotero.org/groups/3856298/items/A763FT3A"],"itemData":{"id":1369,"type":"article-journal","container-title":"ACS Central Science","DOI":"10.1021/acscentsci.0c00793","ISSN":"2374-7943, 2374-7951","issue":"12","journalAbbreviation":"ACS Cent. Sci.","language":"en","page":"2259-2266","source":"DOI.org (Crossref)","title":"Secondary Marine Aerosol Plays a Dominant Role over Primary Sea Spray Aerosol in Cloud Formation","volume":"6","author":[{"family":"Mayer","given":"Kathryn J."},{"family":"Wang","given":"Xiaofei"},{"family":"Santander","given":"Mitchell V."},{"family":"Mitts","given":"Brock A."},{"family":"Sauer","given":"Jonathan S."},{"family":"Sultana","given":"Camille M."},{"family":"Cappa","given":"Christopher D."},{"family":"Prather","given":"Kimberly A."}],"issued":{"date-parts":[["2020",12,23]]}}}],"schema":"https://github.com/citation-style-language/schema/raw/master/csl-citation.json"} </w:instrText>
      </w:r>
      <w:r w:rsidRPr="006535A9">
        <w:rPr>
          <w:rFonts w:ascii="Times New Roman" w:hAnsi="Times New Roman" w:cs="Times New Roman"/>
          <w:sz w:val="20"/>
          <w:szCs w:val="20"/>
          <w:lang w:val="en-IE"/>
        </w:rPr>
        <w:fldChar w:fldCharType="separate"/>
      </w:r>
      <w:r w:rsidRPr="006535A9">
        <w:rPr>
          <w:rFonts w:ascii="Times New Roman" w:hAnsi="Times New Roman" w:cs="Times New Roman"/>
          <w:sz w:val="20"/>
          <w:szCs w:val="20"/>
          <w:lang w:val="en-IE"/>
        </w:rPr>
        <w:t xml:space="preserve">(Mayer </w:t>
      </w:r>
      <w:r w:rsidR="00A72BC3" w:rsidRPr="00A72BC3">
        <w:rPr>
          <w:rFonts w:ascii="Times New Roman" w:hAnsi="Times New Roman" w:cs="Times New Roman"/>
          <w:i/>
          <w:sz w:val="20"/>
          <w:szCs w:val="20"/>
          <w:lang w:val="en-IE"/>
        </w:rPr>
        <w:t>et al</w:t>
      </w:r>
      <w:r w:rsidRPr="006535A9">
        <w:rPr>
          <w:rFonts w:ascii="Times New Roman" w:hAnsi="Times New Roman" w:cs="Times New Roman"/>
          <w:sz w:val="20"/>
          <w:szCs w:val="20"/>
          <w:lang w:val="en-IE"/>
        </w:rPr>
        <w:t>. 2020)</w:t>
      </w:r>
      <w:r w:rsidRPr="006535A9">
        <w:rPr>
          <w:rFonts w:ascii="Times New Roman" w:hAnsi="Times New Roman" w:cs="Times New Roman"/>
          <w:sz w:val="20"/>
          <w:szCs w:val="20"/>
          <w:lang w:val="en-IE"/>
        </w:rPr>
        <w:fldChar w:fldCharType="end"/>
      </w:r>
      <w:r w:rsidRPr="006535A9">
        <w:rPr>
          <w:rFonts w:ascii="Times New Roman" w:hAnsi="Times New Roman" w:cs="Times New Roman"/>
          <w:sz w:val="20"/>
          <w:szCs w:val="20"/>
          <w:lang w:val="en-IE"/>
        </w:rPr>
        <w:t xml:space="preserve"> serve as cloud condensation nuclei (CCN), impacting cloud albedo and lifetime, leading to uncertainties in global chemistry-climate models </w:t>
      </w:r>
      <w:r w:rsidR="00F639F9" w:rsidRPr="006535A9">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{"citationID":"UpYoeqpk","properties":{"formattedCitation":"(Bellouin et al. 2020)","plainCitation":"(Bellouin et al. 2020)","noteIndex":0},"citationItems":[{"id":1939,"uris":["http://zotero.org/groups/3856298/items/MEVKNTVV"],"itemData":{"id":1939,"type":"article-journal","container-title":"Reviews of Geophysics","DOI":"10.1029/2019RG000660","ISSN":"8755-1209, 1944-9208","issue":"1","journalAbbreviation":"Rev. Geophys.","language":"en","source":"DOI.org (Crossref)","title":"Bounding Global Aerosol Radiative Forcing of Climate Change","URL":"https://onlinelibrary.wiley.com/doi/10.1029/2019RG000660","volume":"58","author":[{"family":"Bellouin","given":"N."},{"family":"Quaas","given":"J."},{"family":"Gryspeerdt","given":"E."}</w:instrText>
      </w:r>
      <w:r w:rsidR="00C71BDA">
        <w:rPr>
          <w:rFonts w:ascii="Times New Roman" w:hAnsi="Times New Roman" w:cs="Times New Roman" w:hint="eastAsia"/>
          <w:sz w:val="20"/>
          <w:szCs w:val="20"/>
          <w:lang w:val="en-IE"/>
        </w:rPr>
        <w:instrText>,{"family":"Kinne","given":"S."},{"family":"Stier","given":"P."},{"family":"Watson</w:instrText>
      </w:r>
      <w:r w:rsidR="00C71BDA">
        <w:rPr>
          <w:rFonts w:ascii="Cambria Math" w:hAnsi="Cambria Math" w:cs="Cambria Math"/>
          <w:sz w:val="20"/>
          <w:szCs w:val="20"/>
          <w:lang w:val="en-IE"/>
        </w:rPr>
        <w:instrText>‐</w:instrText>
      </w:r>
      <w:r w:rsidR="00C71BDA">
        <w:rPr>
          <w:rFonts w:ascii="Times New Roman" w:hAnsi="Times New Roman" w:cs="Times New Roman" w:hint="eastAsia"/>
          <w:sz w:val="20"/>
          <w:szCs w:val="20"/>
          <w:lang w:val="en-IE"/>
        </w:rPr>
        <w:instrText>Parris","given":"D."},{"family":"Boucher","given":"O."},{"family":"Carslaw","given":"K. S."},{"family":"Christensen","given":"M."},{"family":"Daniau","given":"A.</w:instrText>
      </w:r>
      <w:r w:rsidR="00C71BDA">
        <w:rPr>
          <w:rFonts w:ascii="Cambria Math" w:hAnsi="Cambria Math" w:cs="Cambria Math"/>
          <w:sz w:val="20"/>
          <w:szCs w:val="20"/>
          <w:lang w:val="en-IE"/>
        </w:rPr>
        <w:instrText>‐</w:instrText>
      </w:r>
      <w:r w:rsidR="00C71BDA">
        <w:rPr>
          <w:rFonts w:ascii="Times New Roman" w:hAnsi="Times New Roman" w:cs="Times New Roman" w:hint="eastAsia"/>
          <w:sz w:val="20"/>
          <w:szCs w:val="20"/>
          <w:lang w:val="en-IE"/>
        </w:rPr>
        <w:instrText>L."},{"family":"Dufresne","given":"J.</w:instrText>
      </w:r>
      <w:r w:rsidR="00C71BDA">
        <w:rPr>
          <w:rFonts w:ascii="Cambria Math" w:hAnsi="Cambria Math" w:cs="Cambria Math"/>
          <w:sz w:val="20"/>
          <w:szCs w:val="20"/>
          <w:lang w:val="en-IE"/>
        </w:rPr>
        <w:instrText>‐</w:instrText>
      </w:r>
      <w:r w:rsidR="00C71BDA">
        <w:rPr>
          <w:rFonts w:ascii="Times New Roman" w:hAnsi="Times New Roman" w:cs="Times New Roman" w:hint="eastAsia"/>
          <w:sz w:val="20"/>
          <w:szCs w:val="20"/>
          <w:lang w:val="en-IE"/>
        </w:rPr>
        <w:instrText>L."},{"family":"Feingold","given":"G."},{"family":"Fiedler","given":"S."},{"family":"Forster","given":"P."},{"family":"Gettelman","given":"A."},{"family":"Haywood","given":"J. M."},{"family":"Lohmann","given":"U."},{"family":"M</w:instrText>
      </w:r>
      <w:r w:rsidR="00C71BDA">
        <w:rPr>
          <w:rFonts w:ascii="Times New Roman" w:hAnsi="Times New Roman" w:cs="Times New Roman"/>
          <w:sz w:val="20"/>
          <w:szCs w:val="20"/>
          <w:lang w:val="en-IE"/>
        </w:rPr>
        <w:instrText xml:space="preserve">alavelle","given":"F."},{"family":"Mauritsen","given":"T."},{"family":"McCoy","given":"D. T."},{"family":"Myhre","given":"G."},{"family":"Mülmenstädt","given":"J."},{"family":"Neubauer","given":"D."},{"family":"Possner","given":"A."},{"family":"Rugenstein","given":"M."},{"family":"Sato","given":"Y."},{"family":"Schulz","given":"M."},{"family":"Schwartz","given":"S. E."},{"family":"Sourdeval","given":"O."},{"family":"Storelvmo","given":"T."},{"family":"Toll","given":"V."},{"family":"Winker","given":"D."},{"family":"Stevens","given":"B."}],"accessed":{"date-parts":[["2022",1,11]]},"issued":{"date-parts":[["2020",3]]}}}],"schema":"https://github.com/citation-style-language/schema/raw/master/csl-citation.json"} </w:instrText>
      </w:r>
      <w:r w:rsidR="00F639F9" w:rsidRPr="006535A9">
        <w:rPr>
          <w:rFonts w:ascii="Times New Roman" w:hAnsi="Times New Roman" w:cs="Times New Roman"/>
          <w:sz w:val="20"/>
          <w:szCs w:val="20"/>
          <w:lang w:val="en-IE"/>
        </w:rPr>
        <w:fldChar w:fldCharType="separate"/>
      </w:r>
      <w:r w:rsidR="00F639F9" w:rsidRPr="006535A9">
        <w:rPr>
          <w:rFonts w:ascii="Times New Roman" w:hAnsi="Times New Roman" w:cs="Times New Roman"/>
          <w:sz w:val="20"/>
          <w:szCs w:val="20"/>
          <w:lang w:val="en-IE"/>
        </w:rPr>
        <w:t xml:space="preserve">(Bellouin </w:t>
      </w:r>
      <w:r w:rsidR="00A72BC3" w:rsidRPr="00A72BC3">
        <w:rPr>
          <w:rFonts w:ascii="Times New Roman" w:hAnsi="Times New Roman" w:cs="Times New Roman"/>
          <w:i/>
          <w:sz w:val="20"/>
          <w:szCs w:val="20"/>
          <w:lang w:val="en-IE"/>
        </w:rPr>
        <w:t>et al</w:t>
      </w:r>
      <w:r w:rsidR="00F639F9" w:rsidRPr="006535A9">
        <w:rPr>
          <w:rFonts w:ascii="Times New Roman" w:hAnsi="Times New Roman" w:cs="Times New Roman"/>
          <w:sz w:val="20"/>
          <w:szCs w:val="20"/>
          <w:lang w:val="en-IE"/>
        </w:rPr>
        <w:t>. 2020)</w:t>
      </w:r>
      <w:r w:rsidR="00F639F9" w:rsidRPr="006535A9">
        <w:rPr>
          <w:rFonts w:ascii="Times New Roman" w:hAnsi="Times New Roman" w:cs="Times New Roman"/>
          <w:sz w:val="20"/>
          <w:szCs w:val="20"/>
          <w:lang w:val="en-IE"/>
        </w:rPr>
        <w:fldChar w:fldCharType="end"/>
      </w:r>
      <w:r w:rsidRPr="006535A9">
        <w:rPr>
          <w:rFonts w:ascii="Times New Roman" w:hAnsi="Times New Roman" w:cs="Times New Roman"/>
          <w:sz w:val="20"/>
          <w:szCs w:val="20"/>
          <w:lang w:val="en-IE"/>
        </w:rPr>
        <w:t>. Radiative transfer implications from such interactions range from -2.65 to -0.07 Wm</w:t>
      </w:r>
      <w:r w:rsidRPr="006535A9">
        <w:rPr>
          <w:rFonts w:ascii="Times New Roman" w:hAnsi="Times New Roman" w:cs="Times New Roman"/>
          <w:sz w:val="20"/>
          <w:szCs w:val="20"/>
          <w:vertAlign w:val="superscript"/>
          <w:lang w:val="en-IE"/>
        </w:rPr>
        <w:t>-2</w:t>
      </w:r>
      <w:r w:rsidRPr="006535A9">
        <w:rPr>
          <w:rFonts w:ascii="Times New Roman" w:hAnsi="Times New Roman" w:cs="Times New Roman"/>
          <w:sz w:val="20"/>
          <w:szCs w:val="20"/>
          <w:lang w:val="en-IE"/>
        </w:rPr>
        <w:t>, contrasting with CO</w:t>
      </w:r>
      <w:r w:rsidRPr="006535A9">
        <w:rPr>
          <w:rFonts w:ascii="Times New Roman" w:hAnsi="Times New Roman" w:cs="Times New Roman"/>
          <w:sz w:val="20"/>
          <w:szCs w:val="20"/>
          <w:vertAlign w:val="subscript"/>
          <w:lang w:val="en-IE"/>
        </w:rPr>
        <w:t>2</w:t>
      </w:r>
      <w:r w:rsidRPr="006535A9">
        <w:rPr>
          <w:rFonts w:ascii="Times New Roman" w:hAnsi="Times New Roman" w:cs="Times New Roman"/>
          <w:sz w:val="20"/>
          <w:szCs w:val="20"/>
          <w:lang w:val="en-IE"/>
        </w:rPr>
        <w:t xml:space="preserve"> radiative forcing estimate of 1.83±0.18 Wm</w:t>
      </w:r>
      <w:r w:rsidRPr="006535A9">
        <w:rPr>
          <w:rFonts w:ascii="Times New Roman" w:hAnsi="Times New Roman" w:cs="Times New Roman"/>
          <w:sz w:val="20"/>
          <w:szCs w:val="20"/>
          <w:vertAlign w:val="superscript"/>
          <w:lang w:val="en-IE"/>
        </w:rPr>
        <w:t xml:space="preserve">-2 </w:t>
      </w:r>
      <w:r w:rsidR="00F639F9" w:rsidRPr="006535A9">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{"citationID":"wRHenqB1","properties":{"formattedCitation":"(Etminan et al. 2016)","plainCitation":"(Etminan et al. 2016)","noteIndex":0},"citationItems":[{"id":1221,"uris":["http://zotero.org/groups/3856298/items/BTQN85LP"],"itemData":{"id":1221,"type":"article-journal","container-title":"Geophysical Research Letters","DOI":"10.1002/2016GL071930","ISSN":"0094-8276, 1944-8007","issue":"24","journalAbbreviation":"Geophys. Res. Lett.","language":"en","source":"DOI.org (Crossref)","title":"Radiative forcing of carbon dioxide, methane, and nitrous oxide: A significant revision of the methane radiative forcing","title-short":"Radiative forcing of carbon dioxide, methane, and nitrous oxide","URL":"https://onlinelibrary.wiley.com/doi/10.1002/2016GL071930","volume":"43","author":[{"family":"Etminan","given":"M."},{"family":"Myhre","given":"G."},{"family":"Highwood","given":"E. J."},{"family":"Shine","given":"K. P."}],"accessed":{"date-parts":[["2022",4,19]]},"issued":{"date-parts":[["2016",12,28]]}}}],"schema":"https://github.com/citation-style-language/schema/raw/master/csl-citation.json"} </w:instrText>
      </w:r>
      <w:r w:rsidR="00F639F9" w:rsidRPr="006535A9">
        <w:rPr>
          <w:rFonts w:ascii="Times New Roman" w:hAnsi="Times New Roman" w:cs="Times New Roman"/>
          <w:sz w:val="20"/>
          <w:szCs w:val="20"/>
          <w:lang w:val="en-IE"/>
        </w:rPr>
        <w:fldChar w:fldCharType="separate"/>
      </w:r>
      <w:r w:rsidR="00F639F9" w:rsidRPr="006535A9">
        <w:rPr>
          <w:rFonts w:ascii="Times New Roman" w:hAnsi="Times New Roman" w:cs="Times New Roman"/>
          <w:sz w:val="20"/>
          <w:szCs w:val="20"/>
          <w:lang w:val="en-IE"/>
        </w:rPr>
        <w:t xml:space="preserve">(Etminan </w:t>
      </w:r>
      <w:r w:rsidR="00A72BC3" w:rsidRPr="00A72BC3">
        <w:rPr>
          <w:rFonts w:ascii="Times New Roman" w:hAnsi="Times New Roman" w:cs="Times New Roman"/>
          <w:i/>
          <w:sz w:val="20"/>
          <w:szCs w:val="20"/>
          <w:lang w:val="en-IE"/>
        </w:rPr>
        <w:t>et al</w:t>
      </w:r>
      <w:r w:rsidR="00F639F9" w:rsidRPr="006535A9">
        <w:rPr>
          <w:rFonts w:ascii="Times New Roman" w:hAnsi="Times New Roman" w:cs="Times New Roman"/>
          <w:sz w:val="20"/>
          <w:szCs w:val="20"/>
          <w:lang w:val="en-IE"/>
        </w:rPr>
        <w:t>. 2016)</w:t>
      </w:r>
      <w:r w:rsidR="00F639F9" w:rsidRPr="006535A9">
        <w:rPr>
          <w:rFonts w:ascii="Times New Roman" w:hAnsi="Times New Roman" w:cs="Times New Roman"/>
          <w:sz w:val="20"/>
          <w:szCs w:val="20"/>
          <w:lang w:val="en-IE"/>
        </w:rPr>
        <w:fldChar w:fldCharType="end"/>
      </w:r>
      <w:r w:rsidRPr="006535A9">
        <w:rPr>
          <w:rFonts w:ascii="Times New Roman" w:hAnsi="Times New Roman" w:cs="Times New Roman"/>
          <w:sz w:val="20"/>
          <w:szCs w:val="20"/>
          <w:lang w:val="en-IE"/>
        </w:rPr>
        <w:t xml:space="preserve">. In pristine environments, SOA nucleation events significantly shape CCN concentrations, altering cloud radiative forcing </w:t>
      </w:r>
      <w:r w:rsidR="00F639F9" w:rsidRPr="006535A9">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{"citationID":"EnsB7I52","properties":{"formattedCitation":"(Liu and Matsui 2022)","plainCitation":"(Liu and Matsui 2022)","noteIndex":0},"citationItems":[{"id":2370,"uris":["http://zotero.org/groups/3856298/items/8XS5QUPM"],"itemData":{"id":2370,"type":"article-journal","container-title":"Geophysical Research Letters","DOI":"10.1029/2022GL100543","ISSN":"0094-8276, 1944-8007","issue":"18","journalAbbreviation":"Geophysical Research Letters","language":"en","source":"DOI.org (Crossref)","title":"Secondary Organic Aerosol Formation Regulates Cloud Condensation Nuclei in the Global Remote Troposphere","URL":"https://onlinelibrary.wiley.com/doi/10.1029/2022GL100543","volume":"49","author":[{"family":"Liu","given":"Mingxu"},{"family":"Matsui","given":"Hitoshi"}],"accessed":{"date-parts":[["2022",12,17]]},"issued":{"date-parts":[["2022",9,28]]}}}],"schema":"https://github.com/citation-style-language/schema/raw/master/csl-citation.json"} </w:instrText>
      </w:r>
      <w:r w:rsidR="00F639F9" w:rsidRPr="006535A9">
        <w:rPr>
          <w:rFonts w:ascii="Times New Roman" w:hAnsi="Times New Roman" w:cs="Times New Roman"/>
          <w:sz w:val="20"/>
          <w:szCs w:val="20"/>
          <w:lang w:val="en-IE"/>
        </w:rPr>
        <w:fldChar w:fldCharType="separate"/>
      </w:r>
      <w:r w:rsidR="00F639F9" w:rsidRPr="006535A9">
        <w:rPr>
          <w:rFonts w:ascii="Times New Roman" w:hAnsi="Times New Roman" w:cs="Times New Roman"/>
          <w:sz w:val="20"/>
          <w:szCs w:val="20"/>
          <w:lang w:val="en-IE"/>
        </w:rPr>
        <w:t>(Liu and Matsui 2022)</w:t>
      </w:r>
      <w:r w:rsidR="00F639F9" w:rsidRPr="006535A9">
        <w:rPr>
          <w:rFonts w:ascii="Times New Roman" w:hAnsi="Times New Roman" w:cs="Times New Roman"/>
          <w:sz w:val="20"/>
          <w:szCs w:val="20"/>
          <w:lang w:val="en-IE"/>
        </w:rPr>
        <w:fldChar w:fldCharType="end"/>
      </w:r>
      <w:r w:rsidRPr="006535A9">
        <w:rPr>
          <w:rFonts w:ascii="Times New Roman" w:hAnsi="Times New Roman" w:cs="Times New Roman"/>
          <w:sz w:val="20"/>
          <w:szCs w:val="20"/>
          <w:lang w:val="en-IE"/>
        </w:rPr>
        <w:t xml:space="preserve">. </w:t>
      </w:r>
      <w:r w:rsidR="00D21B6C" w:rsidRPr="006535A9">
        <w:rPr>
          <w:rFonts w:ascii="Times New Roman" w:hAnsi="Times New Roman" w:cs="Times New Roman"/>
          <w:sz w:val="20"/>
          <w:szCs w:val="20"/>
          <w:lang w:val="en-IE"/>
        </w:rPr>
        <w:t xml:space="preserve">In </w:t>
      </w:r>
      <w:r w:rsidRPr="006535A9">
        <w:rPr>
          <w:rFonts w:ascii="Times New Roman" w:hAnsi="Times New Roman" w:cs="Times New Roman"/>
          <w:sz w:val="20"/>
          <w:szCs w:val="20"/>
          <w:lang w:val="en-IE"/>
        </w:rPr>
        <w:t>the ongoing debate over whether primary sea spray</w:t>
      </w:r>
      <w:r w:rsidR="00F639F9" w:rsidRPr="006535A9">
        <w:rPr>
          <w:rFonts w:ascii="Times New Roman" w:hAnsi="Times New Roman" w:cs="Times New Roman"/>
          <w:sz w:val="20"/>
          <w:szCs w:val="20"/>
          <w:lang w:val="en-IE"/>
        </w:rPr>
        <w:t xml:space="preserve"> </w:t>
      </w:r>
      <w:r w:rsidR="00F639F9" w:rsidRPr="006535A9">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{"citationID":"sI4XHZPl","properties":{"formattedCitation":"(Xu et al. 2021)","plainCitation":"(Xu et al. 2021)","noteIndex":0},"citationItems":[{"id":1641,"uris":["http://zotero.org/groups/3856298/items/7H92AZBR"],"itemData":{"id":1641,"type":"article-journal","abstract":"Abstract. We present an aerosol cloud condensation nuclei (CCN)\nclosure study over the north-east Atlantic Ocean using six approximating\nmethods. The CCN number concentrations (NCCN) were measured at four\ndiscrete supersaturations (SSs; 0.25 %, 0.5 %, 0.75 % and 1.0 %). Concurrently,\naerosol number size distribution, sub-saturation hygroscopic growth factor\nand bulk PM1 chemical composition were obtained at matching time\nresolution and after a careful data validation exercise. Method A used a\nconstant bulk hygroscopicity parameter κ of 0.3; method B used bulk\nPM1 chemical composition measured by an aerosol mass spectrometer\n(AMS); method C utilised a single growth factor (GF) size (165 nm) measured\nby a humidified tandem differential mobility analyser (HTDMA); method D\nutilised size-dependent GFs measured at 35, 50, 75, 110 and 165 nm; method E\ndivided the aerosol population into three hygroscopicity modes\n(near-hydrophobic, more-hygroscopic and sea-salt modes), and the total CCN\nnumber in each mode was cumulatively added up; method F used the full-size-scale GF probability density function (GF–PDF) in the most complex approach.\nThe studied periods included high-biological-activity and low-biological-activity seasons in clean marine and polluted continental air masses to\nrepresent and discuss the most contrasting aerosol populations. Overall, a good agreement was found between estimated and measured NCCN\nwith linear regression slopes ranging from 0.64 to 1.6. The temporal\nvariability was captured very well, with Pearson's R value ranging from 0.76\nto 0.98 depending on the method and air mass type. We further compared the\nresults of using different methods to quantify the impact of size-dependent\nhygroscopicity and mixing state and found that ignoring size-dependent\nhygroscopicity induced overestimation of NCCN by up to 12 %, and\nignoring a mixing state induced overestimation of NCCN by up to 15 %. The error induced by assuming an internal mixing in highly polluted\ncases was largely eliminated by dividing the full GF–PDF into three\nconventional hygroscopic modes, while assuming an internal mixing in clean\nmarine aerosol did not induce significant error.","container-title":"Atmospheric Chemistry and Physics","DOI":"10.5194/acp-21-8655-2021","ISSN":"1680-7324","issue":"11","journalAbbreviation":"Atmos. Chem. Phys.","language":"en","page":"8655-8675","source":"DOI.org (Crossref)","title":"The impact of aerosol size-dependent hygroscopicity and mixing state on the cloud condensation nuclei potential over the north-east Atlantic","volume":"21","author":[{"family":"Xu","given":"Wei"},{"family":"Fossum","given":"Kirsten N."},{"family":"Ovadnevaite","given":"Jurgita"},{"family":"Lin","given":"Chunshui"},{"family":"Huang","given":"Ru-Jin"},{"family":"O'Dowd","given":"Colin"},{"family":"Ceburnis","given":"Darius"}],"issued":{"date-parts":[["2021",6,8]]}}}],"schema":"https://github.com/citation-style-language/schema/raw/master/csl-citation.json"} </w:instrText>
      </w:r>
      <w:r w:rsidR="00F639F9" w:rsidRPr="006535A9">
        <w:rPr>
          <w:rFonts w:ascii="Times New Roman" w:hAnsi="Times New Roman" w:cs="Times New Roman"/>
          <w:sz w:val="20"/>
          <w:szCs w:val="20"/>
          <w:lang w:val="en-IE"/>
        </w:rPr>
        <w:fldChar w:fldCharType="separate"/>
      </w:r>
      <w:r w:rsidR="00F639F9" w:rsidRPr="006535A9">
        <w:rPr>
          <w:rFonts w:ascii="Times New Roman" w:hAnsi="Times New Roman" w:cs="Times New Roman"/>
          <w:sz w:val="20"/>
          <w:szCs w:val="20"/>
          <w:lang w:val="en-IE"/>
        </w:rPr>
        <w:t xml:space="preserve">(Xu </w:t>
      </w:r>
      <w:r w:rsidR="00A72BC3" w:rsidRPr="00A72BC3">
        <w:rPr>
          <w:rFonts w:ascii="Times New Roman" w:hAnsi="Times New Roman" w:cs="Times New Roman"/>
          <w:i/>
          <w:sz w:val="20"/>
          <w:szCs w:val="20"/>
          <w:lang w:val="en-IE"/>
        </w:rPr>
        <w:t>et al</w:t>
      </w:r>
      <w:r w:rsidR="00F639F9" w:rsidRPr="006535A9">
        <w:rPr>
          <w:rFonts w:ascii="Times New Roman" w:hAnsi="Times New Roman" w:cs="Times New Roman"/>
          <w:sz w:val="20"/>
          <w:szCs w:val="20"/>
          <w:lang w:val="en-IE"/>
        </w:rPr>
        <w:t>. 2021)</w:t>
      </w:r>
      <w:r w:rsidR="00F639F9" w:rsidRPr="006535A9">
        <w:rPr>
          <w:rFonts w:ascii="Times New Roman" w:hAnsi="Times New Roman" w:cs="Times New Roman"/>
          <w:sz w:val="20"/>
          <w:szCs w:val="20"/>
          <w:lang w:val="en-IE"/>
        </w:rPr>
        <w:fldChar w:fldCharType="end"/>
      </w:r>
      <w:r w:rsidR="00F639F9" w:rsidRPr="006535A9">
        <w:rPr>
          <w:rFonts w:ascii="Times New Roman" w:hAnsi="Times New Roman" w:cs="Times New Roman"/>
          <w:sz w:val="20"/>
          <w:szCs w:val="20"/>
          <w:lang w:val="en-IE"/>
        </w:rPr>
        <w:t xml:space="preserve"> </w:t>
      </w:r>
      <w:r w:rsidRPr="006535A9">
        <w:rPr>
          <w:rFonts w:ascii="Times New Roman" w:hAnsi="Times New Roman" w:cs="Times New Roman"/>
          <w:sz w:val="20"/>
          <w:szCs w:val="20"/>
          <w:lang w:val="en-IE"/>
        </w:rPr>
        <w:t>or secondary aerosol</w:t>
      </w:r>
      <w:r w:rsidR="00F639F9" w:rsidRPr="006535A9">
        <w:rPr>
          <w:rFonts w:ascii="Times New Roman" w:hAnsi="Times New Roman" w:cs="Times New Roman"/>
          <w:sz w:val="20"/>
          <w:szCs w:val="20"/>
          <w:lang w:val="en-IE"/>
        </w:rPr>
        <w:t xml:space="preserve">s </w:t>
      </w:r>
      <w:r w:rsidR="00F639F9" w:rsidRPr="006535A9">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{"citationID":"dDTLRVWz","properties":{"formattedCitation":"(Quinn et al. 2017; Mayer et al. 2020)","plainCitation":"(Quinn et al. 2017; Mayer et al. 2020)","noteIndex":0},"citationItems":[{"id":1779,"uris":["http://zotero.org/groups/3856298/items/TE2TWDLB"],"itemData":{"id":1779,"type":"article-journal","container-title":"Nature Geoscience","DOI":"10.1038/ngeo3003","ISSN":"1752-0894, 1752-0908","issue":"9","journalAbbreviation":"Nature Geosci","language":"en","page":"674-679","source":"DOI.org (Crossref)","title":"Small fraction of marine cloud condensation nuclei made up of sea spray aerosol","volume":"10","author":[{"family":"Quinn","given":"P. K."},{"family":"Coffman","given":"D. J."},{"family":"Johnson","given":"J. E."},{"family":"Upchurch","given":"L. M."},{"family":"Bates","given":"T. S."}],"issued":{"date-parts":[["2017",9]]}}},{"id":1369,"uris":["http://zotero.org/groups/3856298/items/A763FT3A"],"itemData":{"id":1369,"type":"article-journal","container-title":"ACS Central Science","DOI":"10.1021/acscentsci.0c00793","ISSN":"2374-7943, 2374-7951","issue":"12","journalAbbreviation":"ACS Cent. Sci.","language":"en","page":"2259-2266","source":"DOI.org (Crossref)","title":"Secondary Marine Aerosol Plays a Dominant Role over Primary Sea Spray Aerosol in Cloud Formation","volume":"6","author":[{"family":"Mayer","given":"Kathryn J."},{"family":"Wang","given":"Xiaofei"},{"family":"Santander","given":"Mitchell V."},{"family":"Mitts","given":"Brock A."},{"family":"Sauer","given":"Jonathan S."},{"family":"Sultana","given":"Camille M."},{"family":"Cappa","given":"Christopher D."},{"family":"Prather","given":"Kimberly A."}],"issued":{"date-parts":[["2020",12,23]]}}}],"schema":"https://github.com/citation-style-language/schema/raw/master/csl-citation.json"} </w:instrText>
      </w:r>
      <w:r w:rsidR="00F639F9" w:rsidRPr="006535A9">
        <w:rPr>
          <w:rFonts w:ascii="Times New Roman" w:hAnsi="Times New Roman" w:cs="Times New Roman"/>
          <w:sz w:val="20"/>
          <w:szCs w:val="20"/>
          <w:lang w:val="en-IE"/>
        </w:rPr>
        <w:fldChar w:fldCharType="separate"/>
      </w:r>
      <w:r w:rsidR="00F639F9" w:rsidRPr="006535A9">
        <w:rPr>
          <w:rFonts w:ascii="Times New Roman" w:hAnsi="Times New Roman" w:cs="Times New Roman"/>
          <w:sz w:val="20"/>
          <w:szCs w:val="20"/>
          <w:lang w:val="en-IE"/>
        </w:rPr>
        <w:t xml:space="preserve">(Quinn </w:t>
      </w:r>
      <w:r w:rsidR="00A72BC3" w:rsidRPr="00A72BC3">
        <w:rPr>
          <w:rFonts w:ascii="Times New Roman" w:hAnsi="Times New Roman" w:cs="Times New Roman"/>
          <w:i/>
          <w:sz w:val="20"/>
          <w:szCs w:val="20"/>
          <w:lang w:val="en-IE"/>
        </w:rPr>
        <w:t>et al</w:t>
      </w:r>
      <w:r w:rsidR="00F639F9" w:rsidRPr="006535A9">
        <w:rPr>
          <w:rFonts w:ascii="Times New Roman" w:hAnsi="Times New Roman" w:cs="Times New Roman"/>
          <w:sz w:val="20"/>
          <w:szCs w:val="20"/>
          <w:lang w:val="en-IE"/>
        </w:rPr>
        <w:t xml:space="preserve">. 2017; Mayer </w:t>
      </w:r>
      <w:r w:rsidR="00A72BC3" w:rsidRPr="00A72BC3">
        <w:rPr>
          <w:rFonts w:ascii="Times New Roman" w:hAnsi="Times New Roman" w:cs="Times New Roman"/>
          <w:i/>
          <w:sz w:val="20"/>
          <w:szCs w:val="20"/>
          <w:lang w:val="en-IE"/>
        </w:rPr>
        <w:t>et al</w:t>
      </w:r>
      <w:r w:rsidR="00F639F9" w:rsidRPr="006535A9">
        <w:rPr>
          <w:rFonts w:ascii="Times New Roman" w:hAnsi="Times New Roman" w:cs="Times New Roman"/>
          <w:sz w:val="20"/>
          <w:szCs w:val="20"/>
          <w:lang w:val="en-IE"/>
        </w:rPr>
        <w:t>. 2020)</w:t>
      </w:r>
      <w:r w:rsidR="00F639F9" w:rsidRPr="006535A9">
        <w:rPr>
          <w:rFonts w:ascii="Times New Roman" w:hAnsi="Times New Roman" w:cs="Times New Roman"/>
          <w:sz w:val="20"/>
          <w:szCs w:val="20"/>
          <w:lang w:val="en-IE"/>
        </w:rPr>
        <w:fldChar w:fldCharType="end"/>
      </w:r>
      <w:r w:rsidR="00F639F9" w:rsidRPr="006535A9">
        <w:rPr>
          <w:rFonts w:ascii="Times New Roman" w:hAnsi="Times New Roman" w:cs="Times New Roman"/>
          <w:sz w:val="20"/>
          <w:szCs w:val="20"/>
          <w:lang w:val="en-IE"/>
        </w:rPr>
        <w:t xml:space="preserve"> </w:t>
      </w:r>
      <w:r w:rsidRPr="006535A9">
        <w:rPr>
          <w:rFonts w:ascii="Times New Roman" w:hAnsi="Times New Roman" w:cs="Times New Roman"/>
          <w:sz w:val="20"/>
          <w:szCs w:val="20"/>
          <w:lang w:val="en-IE"/>
        </w:rPr>
        <w:t>exert a dominant influence on cloud formation in pristine environments, our study at Mace Head Atmospheric Research Station</w:t>
      </w:r>
      <w:r w:rsidR="004A2FEC">
        <w:rPr>
          <w:rFonts w:ascii="Times New Roman" w:hAnsi="Times New Roman" w:cs="Times New Roman"/>
          <w:sz w:val="20"/>
          <w:szCs w:val="20"/>
          <w:lang w:val="en-IE"/>
        </w:rPr>
        <w:t>,</w:t>
      </w:r>
      <w:r w:rsidRPr="006535A9">
        <w:rPr>
          <w:rFonts w:ascii="Times New Roman" w:hAnsi="Times New Roman" w:cs="Times New Roman"/>
          <w:sz w:val="20"/>
          <w:szCs w:val="20"/>
          <w:lang w:val="en-IE"/>
        </w:rPr>
        <w:t xml:space="preserve"> through employing advanced online aerosol physicochemical techniques</w:t>
      </w:r>
      <w:r w:rsidR="004A2FEC">
        <w:rPr>
          <w:rFonts w:ascii="Times New Roman" w:hAnsi="Times New Roman" w:cs="Times New Roman"/>
          <w:sz w:val="20"/>
          <w:szCs w:val="20"/>
          <w:lang w:val="en-IE"/>
        </w:rPr>
        <w:t>,</w:t>
      </w:r>
      <w:r w:rsidRPr="006535A9">
        <w:rPr>
          <w:rFonts w:ascii="Times New Roman" w:hAnsi="Times New Roman" w:cs="Times New Roman"/>
          <w:sz w:val="20"/>
          <w:szCs w:val="20"/>
          <w:lang w:val="en-IE"/>
        </w:rPr>
        <w:t xml:space="preserve"> aims at precisely distinguishing between aerosol sources</w:t>
      </w:r>
      <w:r w:rsidR="00D21B6C" w:rsidRPr="006535A9">
        <w:rPr>
          <w:rFonts w:ascii="Times New Roman" w:hAnsi="Times New Roman" w:cs="Times New Roman"/>
          <w:sz w:val="20"/>
          <w:szCs w:val="20"/>
          <w:lang w:val="en-IE"/>
        </w:rPr>
        <w:t xml:space="preserve"> and quantifying elemental ratios which might serve as a proxy for ulterior parametrisations</w:t>
      </w:r>
      <w:r w:rsidR="00C71BDA">
        <w:rPr>
          <w:rFonts w:ascii="Times New Roman" w:hAnsi="Times New Roman" w:cs="Times New Roman"/>
          <w:sz w:val="20"/>
          <w:szCs w:val="20"/>
          <w:lang w:val="en-IE"/>
        </w:rPr>
        <w:t xml:space="preserve"> </w:t>
      </w:r>
      <w:r w:rsidR="00C71BDA">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{"citationID":"JeF8Z2i0","properties":{"formattedCitation":"(Han et al. 2022; Li et al. 2023)","plainCitation":"(Han et al. 2022; Li et al. 2023)","noteIndex":0},"citationItems":[{"id":2235,"uris":["http://zotero.org/groups/3856298/items/YX66UDJK"],"itemData":{"id":2235,"type":"article-journal","abstract":"Abstract. Aerosol hygroscopicity strongly influences the number\nsize distribution, phase state, optical properties, and multiphase\nchemistry of aerosol particles. Due to the large number of organic species in\natmospheric aerosols, the determination of the hygroscopicity of ambient\naerosols remains challenging. In this study, we measured the hygroscopic\nproperties of 23 organics, including carboxylic acids, amino acids, sugars,\nand alcohols, using a hygroscopicity tandem differential mobility analyzer\n(HTDMA). Earlier studies have characterized the hygroscopicity either for a\nlimited number of organic compounds using similar techniques or for\nparticles at sizes beyond the microscale range or even bulk samples using\nother methodologies. Here, we validate these studies and extend the data by\nmeasuring the hygroscopicity of a broader suite of organics for particles\nwith sizes under the submicrometer range that are more atmospherically relevant.\nMoreover, we systematically evaluate the roles of that related physicochemical\nproperties play in organic hygroscopicity. We show that the hygroscopicity\nof organics varies widely with functional groups and organics with the same\ncarbon number but that more functional groups show higher hygroscopicity.\nHowever, some isomers that are very similar in molecular structure show\nquite different hygroscopicity, demonstrating that other physicochemical\nproperties, such as water solubility, may contribute to their hygroscopicity\nas well. If the organics are fully dissolved in water (solubility\n&gt;7×10-1 g mL−1), we found that their hygroscopicity\nis mainly controlled by their molecular weight. For the organics that are\nnot fully dissolved in water (slightly soluble: 5×10-4 g mL−1\n&lt; solubility &lt; 7×10-1 g mL−1), we observed that\nsome of them show no obvious water uptake, which is probably due to the fact that they\nmay not deliquesce under our studied conditions up to 90 % relative humidity (RH). The other\ntype of slightly soluble organic material is moderately hygroscopic, and the larger\nits solubility is, the higher its hygroscopicity will be. Moreover, the\nhygroscopicity of organics generally increased with O:C ratios, although\nthis relationship is not linear.","container-title":"Atmospheric Chemistry and Physics","DOI":"10.5194/acp-22-3985-2022","ISSN":"1680-7324","issue":"6","journalAbbreviation":"Atmos. Chem. Phys.","language":"en","page":"3985-4004","source":"DOI.org (Crossref)","title":"Hygroscopicity of organic compounds as a function of organic functionality, water solubility, molecular weight, and oxidation level","volume":"22","author":[{"family":"Han","given":"Shuang"},{"family":"Hong","given":"Juan"},{"family":"Luo","given":"Qingwei"},{"family":"Xu","given":"Hanbing"},{"family":"Tan","given":"Haobo"},{"family":"Wang","given":"Qiaoqiao"},{"family":"Tao","given":"Jiangchuan"},{"family":"Zhou","given":"Yaqing"},{"family":"Peng","given":"Long"},{"family":"He","given":"Yao"},{"family":"Shi","given":"Jingnan"},{"family":"Ma","given":"Nan"},{"family":"Cheng","given":"Yafang"},{"family":"Su","given":"Hang"}],"issued":{"date-parts":[["2022",3,28]]}}},{"id":4299,"uris":["http://zotero.org/groups/3856298/items/8LQE7Q</w:instrText>
      </w:r>
      <w:r w:rsidR="00C71BDA">
        <w:rPr>
          <w:rFonts w:ascii="Times New Roman" w:hAnsi="Times New Roman" w:cs="Times New Roman" w:hint="eastAsia"/>
          <w:sz w:val="20"/>
          <w:szCs w:val="20"/>
          <w:lang w:val="en-IE"/>
        </w:rPr>
        <w:instrText>JP"],"itemData":{"id":4299,"type":"article-journal","abstract":"Abstract\n            \n              Accurate estimates of aerosol refractive index (RI) are critical for modeling aerosol</w:instrText>
      </w:r>
      <w:r w:rsidR="00C71BDA">
        <w:rPr>
          <w:rFonts w:ascii="Cambria Math" w:hAnsi="Cambria Math" w:cs="Cambria Math"/>
          <w:sz w:val="20"/>
          <w:szCs w:val="20"/>
          <w:lang w:val="en-IE"/>
        </w:rPr>
        <w:instrText>‐</w:instrText>
      </w:r>
      <w:r w:rsidR="00C71BDA">
        <w:rPr>
          <w:rFonts w:ascii="Times New Roman" w:hAnsi="Times New Roman" w:cs="Times New Roman" w:hint="eastAsia"/>
          <w:sz w:val="20"/>
          <w:szCs w:val="20"/>
          <w:lang w:val="en-IE"/>
        </w:rPr>
        <w:instrText>radiation interaction, yet this information is limited for ambient organic aerosols, leading to large uncertainties in estimating aerosol radiative effects. We present a semi</w:instrText>
      </w:r>
      <w:r w:rsidR="00C71BDA">
        <w:rPr>
          <w:rFonts w:ascii="Cambria Math" w:hAnsi="Cambria Math" w:cs="Cambria Math"/>
          <w:sz w:val="20"/>
          <w:szCs w:val="20"/>
          <w:lang w:val="en-IE"/>
        </w:rPr>
        <w:instrText>‐</w:instrText>
      </w:r>
      <w:r w:rsidR="00C71BDA">
        <w:rPr>
          <w:rFonts w:ascii="Times New Roman" w:hAnsi="Times New Roman" w:cs="Times New Roman" w:hint="eastAsia"/>
          <w:sz w:val="20"/>
          <w:szCs w:val="20"/>
          <w:lang w:val="en-IE"/>
        </w:rPr>
        <w:instrText>empirical model that predicts the real RI\n              n\n              of organic aerosol material from its widely measured oxygen</w:instrText>
      </w:r>
      <w:r w:rsidR="00C71BDA">
        <w:rPr>
          <w:rFonts w:ascii="Cambria Math" w:hAnsi="Cambria Math" w:cs="Cambria Math"/>
          <w:sz w:val="20"/>
          <w:szCs w:val="20"/>
          <w:lang w:val="en-IE"/>
        </w:rPr>
        <w:instrText>‐</w:instrText>
      </w:r>
      <w:r w:rsidR="00C71BDA">
        <w:rPr>
          <w:rFonts w:ascii="Times New Roman" w:hAnsi="Times New Roman" w:cs="Times New Roman" w:hint="eastAsia"/>
          <w:sz w:val="20"/>
          <w:szCs w:val="20"/>
          <w:lang w:val="en-IE"/>
        </w:rPr>
        <w:instrText>to</w:instrText>
      </w:r>
      <w:r w:rsidR="00C71BDA">
        <w:rPr>
          <w:rFonts w:ascii="Cambria Math" w:hAnsi="Cambria Math" w:cs="Cambria Math"/>
          <w:sz w:val="20"/>
          <w:szCs w:val="20"/>
          <w:lang w:val="en-IE"/>
        </w:rPr>
        <w:instrText>‐</w:instrText>
      </w:r>
      <w:r w:rsidR="00C71BDA">
        <w:rPr>
          <w:rFonts w:ascii="Times New Roman" w:hAnsi="Times New Roman" w:cs="Times New Roman" w:hint="eastAsia"/>
          <w:sz w:val="20"/>
          <w:szCs w:val="20"/>
          <w:lang w:val="en-IE"/>
        </w:rPr>
        <w:instrText>carbon (O:C) and hydrogen</w:instrText>
      </w:r>
      <w:r w:rsidR="00C71BDA">
        <w:rPr>
          <w:rFonts w:ascii="Cambria Math" w:hAnsi="Cambria Math" w:cs="Cambria Math"/>
          <w:sz w:val="20"/>
          <w:szCs w:val="20"/>
          <w:lang w:val="en-IE"/>
        </w:rPr>
        <w:instrText>‐</w:instrText>
      </w:r>
      <w:r w:rsidR="00C71BDA">
        <w:rPr>
          <w:rFonts w:ascii="Times New Roman" w:hAnsi="Times New Roman" w:cs="Times New Roman" w:hint="eastAsia"/>
          <w:sz w:val="20"/>
          <w:szCs w:val="20"/>
          <w:lang w:val="en-IE"/>
        </w:rPr>
        <w:instrText>to</w:instrText>
      </w:r>
      <w:r w:rsidR="00C71BDA">
        <w:rPr>
          <w:rFonts w:ascii="Cambria Math" w:hAnsi="Cambria Math" w:cs="Cambria Math"/>
          <w:sz w:val="20"/>
          <w:szCs w:val="20"/>
          <w:lang w:val="en-IE"/>
        </w:rPr>
        <w:instrText>‐</w:instrText>
      </w:r>
      <w:r w:rsidR="00C71BDA">
        <w:rPr>
          <w:rFonts w:ascii="Times New Roman" w:hAnsi="Times New Roman" w:cs="Times New Roman" w:hint="eastAsia"/>
          <w:sz w:val="20"/>
          <w:szCs w:val="20"/>
          <w:lang w:val="en-IE"/>
        </w:rPr>
        <w:instrText>carbon (H:C) elemental ratios. The model was based on the theoretical framework of Lorenz</w:instrText>
      </w:r>
      <w:r w:rsidR="00C71BDA">
        <w:rPr>
          <w:rFonts w:ascii="Cambria Math" w:hAnsi="Cambria Math" w:cs="Cambria Math"/>
          <w:sz w:val="20"/>
          <w:szCs w:val="20"/>
          <w:lang w:val="en-IE"/>
        </w:rPr>
        <w:instrText>‐</w:instrText>
      </w:r>
      <w:r w:rsidR="00C71BDA">
        <w:rPr>
          <w:rFonts w:ascii="Times New Roman" w:hAnsi="Times New Roman" w:cs="Times New Roman" w:hint="eastAsia"/>
          <w:sz w:val="20"/>
          <w:szCs w:val="20"/>
          <w:lang w:val="en-IE"/>
        </w:rPr>
        <w:instrText xml:space="preserve">Lorentz equation and trained with\n              n\n              </w:instrText>
      </w:r>
      <w:r w:rsidR="00C71BDA">
        <w:rPr>
          <w:rFonts w:ascii="Cambria Math" w:hAnsi="Cambria Math" w:cs="Cambria Math"/>
          <w:sz w:val="20"/>
          <w:szCs w:val="20"/>
          <w:lang w:val="en-IE"/>
        </w:rPr>
        <w:instrText>‐</w:instrText>
      </w:r>
      <w:r w:rsidR="00C71BDA">
        <w:rPr>
          <w:rFonts w:ascii="Times New Roman" w:hAnsi="Times New Roman" w:cs="Times New Roman" w:hint="eastAsia"/>
          <w:sz w:val="20"/>
          <w:szCs w:val="20"/>
          <w:lang w:val="en-IE"/>
        </w:rPr>
        <w:instrText xml:space="preserve">values at 589 nm (\n              \n              ) of 160 pure compounds. The predictions can be expanded to predict\n              n\n              </w:instrText>
      </w:r>
      <w:r w:rsidR="00C71BDA">
        <w:rPr>
          <w:rFonts w:ascii="Cambria Math" w:hAnsi="Cambria Math" w:cs="Cambria Math"/>
          <w:sz w:val="20"/>
          <w:szCs w:val="20"/>
          <w:lang w:val="en-IE"/>
        </w:rPr>
        <w:instrText>‐</w:instrText>
      </w:r>
      <w:r w:rsidR="00C71BDA">
        <w:rPr>
          <w:rFonts w:ascii="Times New Roman" w:hAnsi="Times New Roman" w:cs="Times New Roman" w:hint="eastAsia"/>
          <w:sz w:val="20"/>
          <w:szCs w:val="20"/>
          <w:lang w:val="en-IE"/>
        </w:rPr>
        <w:instrText xml:space="preserve">values in a wide spectrum between 300 and 1,200 nm. The model was validated with newly measured and literature datasets of\n              n\n              </w:instrText>
      </w:r>
      <w:r w:rsidR="00C71BDA">
        <w:rPr>
          <w:rFonts w:ascii="Cambria Math" w:hAnsi="Cambria Math" w:cs="Cambria Math"/>
          <w:sz w:val="20"/>
          <w:szCs w:val="20"/>
          <w:lang w:val="en-IE"/>
        </w:rPr>
        <w:instrText>‐</w:instrText>
      </w:r>
      <w:r w:rsidR="00C71BDA">
        <w:rPr>
          <w:rFonts w:ascii="Times New Roman" w:hAnsi="Times New Roman" w:cs="Times New Roman" w:hint="eastAsia"/>
          <w:sz w:val="20"/>
          <w:szCs w:val="20"/>
          <w:lang w:val="en-IE"/>
        </w:rPr>
        <w:instrText xml:space="preserve">values for laboratory secondary organic aerosol (SOA) materials. Uncertainties of\n              \n              predictions for all SOA samples are within\n              \n              5%. The model suggests that\n              \n              </w:instrText>
      </w:r>
      <w:r w:rsidR="00C71BDA">
        <w:rPr>
          <w:rFonts w:ascii="Cambria Math" w:hAnsi="Cambria Math" w:cs="Cambria Math"/>
          <w:sz w:val="20"/>
          <w:szCs w:val="20"/>
          <w:lang w:val="en-IE"/>
        </w:rPr>
        <w:instrText>‐</w:instrText>
      </w:r>
      <w:r w:rsidR="00C71BDA">
        <w:rPr>
          <w:rFonts w:ascii="Times New Roman" w:hAnsi="Times New Roman" w:cs="Times New Roman" w:hint="eastAsia"/>
          <w:sz w:val="20"/>
          <w:szCs w:val="20"/>
          <w:lang w:val="en-IE"/>
        </w:rPr>
        <w:instrText>values of organic aerosols may vary</w:instrText>
      </w:r>
      <w:r w:rsidR="00C71BDA">
        <w:rPr>
          <w:rFonts w:ascii="Times New Roman" w:hAnsi="Times New Roman" w:cs="Times New Roman"/>
          <w:sz w:val="20"/>
          <w:szCs w:val="20"/>
          <w:lang w:val="en-IE"/>
        </w:rPr>
        <w:instrText xml:space="preserve"> within a relatively small range for typical O:C and H:C values observed in the atmosphere.\n            \n          , \n            Plain Language Summary\n            \n              Atmospheric aerosol particles play an important role in affecting the </w:instrText>
      </w:r>
      <w:r w:rsidR="00C71BDA">
        <w:rPr>
          <w:rFonts w:ascii="Times New Roman" w:hAnsi="Times New Roman" w:cs="Times New Roman" w:hint="eastAsia"/>
          <w:sz w:val="20"/>
          <w:szCs w:val="20"/>
          <w:lang w:val="en-IE"/>
        </w:rPr>
        <w:instrText>climate by interacting with radiation and water. However, we have limited knowledge of the optical properties of atmospheric organic aerosols, which make up a large fraction of sub</w:instrText>
      </w:r>
      <w:r w:rsidR="00C71BDA">
        <w:rPr>
          <w:rFonts w:ascii="Cambria Math" w:hAnsi="Cambria Math" w:cs="Cambria Math"/>
          <w:sz w:val="20"/>
          <w:szCs w:val="20"/>
          <w:lang w:val="en-IE"/>
        </w:rPr>
        <w:instrText>‐</w:instrText>
      </w:r>
      <w:r w:rsidR="00C71BDA">
        <w:rPr>
          <w:rFonts w:ascii="Times New Roman" w:hAnsi="Times New Roman" w:cs="Times New Roman" w:hint="eastAsia"/>
          <w:sz w:val="20"/>
          <w:szCs w:val="20"/>
          <w:lang w:val="en-IE"/>
        </w:rPr>
        <w:instrText>micrometer aerosol particle mass. One of the challenges is that the RI, th</w:instrText>
      </w:r>
      <w:r w:rsidR="00C71BDA">
        <w:rPr>
          <w:rFonts w:ascii="Times New Roman" w:hAnsi="Times New Roman" w:cs="Times New Roman"/>
          <w:sz w:val="20"/>
          <w:szCs w:val="20"/>
          <w:lang w:val="en-IE"/>
        </w:rPr>
        <w:instrText>at is, the intrinsic optical constant of organic aerosol (OA) material, is poorly constrained. The lack of knowledge on the RI of organic aerosols can cause large uncertainties in estimating their optical properties and radiative effects on climate. To ad</w:instrText>
      </w:r>
      <w:r w:rsidR="00C71BDA">
        <w:rPr>
          <w:rFonts w:ascii="Times New Roman" w:hAnsi="Times New Roman" w:cs="Times New Roman" w:hint="eastAsia"/>
          <w:sz w:val="20"/>
          <w:szCs w:val="20"/>
          <w:lang w:val="en-IE"/>
        </w:rPr>
        <w:instrText>dress this knowledge gap, a semi</w:instrText>
      </w:r>
      <w:r w:rsidR="00C71BDA">
        <w:rPr>
          <w:rFonts w:ascii="Cambria Math" w:hAnsi="Cambria Math" w:cs="Cambria Math"/>
          <w:sz w:val="20"/>
          <w:szCs w:val="20"/>
          <w:lang w:val="en-IE"/>
        </w:rPr>
        <w:instrText>‐</w:instrText>
      </w:r>
      <w:r w:rsidR="00C71BDA">
        <w:rPr>
          <w:rFonts w:ascii="Times New Roman" w:hAnsi="Times New Roman" w:cs="Times New Roman" w:hint="eastAsia"/>
          <w:sz w:val="20"/>
          <w:szCs w:val="20"/>
          <w:lang w:val="en-IE"/>
        </w:rPr>
        <w:instrText xml:space="preserve">empirical model is developed and validated that predicts the real RI of OA material based on the widely measured bulk chemical composition in laboratory and field studies. The model predictions suggest that the RI of typical ambient organic aerosols may have relatively small changes, which supports a simplified representation of using a constant\n              n\n              </w:instrText>
      </w:r>
      <w:r w:rsidR="00C71BDA">
        <w:rPr>
          <w:rFonts w:ascii="Cambria Math" w:hAnsi="Cambria Math" w:cs="Cambria Math"/>
          <w:sz w:val="20"/>
          <w:szCs w:val="20"/>
          <w:lang w:val="en-IE"/>
        </w:rPr>
        <w:instrText>‐</w:instrText>
      </w:r>
      <w:r w:rsidR="00C71BDA">
        <w:rPr>
          <w:rFonts w:ascii="Times New Roman" w:hAnsi="Times New Roman" w:cs="Times New Roman" w:hint="eastAsia"/>
          <w:sz w:val="20"/>
          <w:szCs w:val="20"/>
          <w:lang w:val="en-IE"/>
        </w:rPr>
        <w:instrText>value for ambient OA in atmospheric models. Potential applications of the developed model also i</w:instrText>
      </w:r>
      <w:r w:rsidR="00C71BDA">
        <w:rPr>
          <w:rFonts w:ascii="Times New Roman" w:hAnsi="Times New Roman" w:cs="Times New Roman"/>
          <w:sz w:val="20"/>
          <w:szCs w:val="20"/>
          <w:lang w:val="en-IE"/>
        </w:rPr>
        <w:instrText>nclude improving remote sensing and in situ optical sizing of aerosols.\n            \n          , \n            Key Points\n            \n              \n                \n                  A new model was developed to predict the real refractive index (RI) of organic aerosols using elemental ratios\n                \n                \n                  The model accuracy was validated with measurements of various secondary organic aerosols\n                \n                \n                  The model</w:instrText>
      </w:r>
      <w:r w:rsidR="00C71BDA">
        <w:rPr>
          <w:rFonts w:ascii="Times New Roman" w:hAnsi="Times New Roman" w:cs="Times New Roman" w:hint="eastAsia"/>
          <w:sz w:val="20"/>
          <w:szCs w:val="20"/>
          <w:lang w:val="en-IE"/>
        </w:rPr>
        <w:instrText xml:space="preserve"> predicts small variation in real RI at 589 nm for typical oxygen</w:instrText>
      </w:r>
      <w:r w:rsidR="00C71BDA">
        <w:rPr>
          <w:rFonts w:ascii="Cambria Math" w:hAnsi="Cambria Math" w:cs="Cambria Math"/>
          <w:sz w:val="20"/>
          <w:szCs w:val="20"/>
          <w:lang w:val="en-IE"/>
        </w:rPr>
        <w:instrText>‐</w:instrText>
      </w:r>
      <w:r w:rsidR="00C71BDA">
        <w:rPr>
          <w:rFonts w:ascii="Times New Roman" w:hAnsi="Times New Roman" w:cs="Times New Roman" w:hint="eastAsia"/>
          <w:sz w:val="20"/>
          <w:szCs w:val="20"/>
          <w:lang w:val="en-IE"/>
        </w:rPr>
        <w:instrText>to</w:instrText>
      </w:r>
      <w:r w:rsidR="00C71BDA">
        <w:rPr>
          <w:rFonts w:ascii="Cambria Math" w:hAnsi="Cambria Math" w:cs="Cambria Math"/>
          <w:sz w:val="20"/>
          <w:szCs w:val="20"/>
          <w:lang w:val="en-IE"/>
        </w:rPr>
        <w:instrText>‐</w:instrText>
      </w:r>
      <w:r w:rsidR="00C71BDA">
        <w:rPr>
          <w:rFonts w:ascii="Times New Roman" w:hAnsi="Times New Roman" w:cs="Times New Roman" w:hint="eastAsia"/>
          <w:sz w:val="20"/>
          <w:szCs w:val="20"/>
          <w:lang w:val="en-IE"/>
        </w:rPr>
        <w:instrText>carbon and hydrogen</w:instrText>
      </w:r>
      <w:r w:rsidR="00C71BDA">
        <w:rPr>
          <w:rFonts w:ascii="Cambria Math" w:hAnsi="Cambria Math" w:cs="Cambria Math"/>
          <w:sz w:val="20"/>
          <w:szCs w:val="20"/>
          <w:lang w:val="en-IE"/>
        </w:rPr>
        <w:instrText>‐</w:instrText>
      </w:r>
      <w:r w:rsidR="00C71BDA">
        <w:rPr>
          <w:rFonts w:ascii="Times New Roman" w:hAnsi="Times New Roman" w:cs="Times New Roman" w:hint="eastAsia"/>
          <w:sz w:val="20"/>
          <w:szCs w:val="20"/>
          <w:lang w:val="en-IE"/>
        </w:rPr>
        <w:instrText>to</w:instrText>
      </w:r>
      <w:r w:rsidR="00C71BDA">
        <w:rPr>
          <w:rFonts w:ascii="Cambria Math" w:hAnsi="Cambria Math" w:cs="Cambria Math"/>
          <w:sz w:val="20"/>
          <w:szCs w:val="20"/>
          <w:lang w:val="en-IE"/>
        </w:rPr>
        <w:instrText>‐</w:instrText>
      </w:r>
      <w:r w:rsidR="00C71BDA">
        <w:rPr>
          <w:rFonts w:ascii="Times New Roman" w:hAnsi="Times New Roman" w:cs="Times New Roman" w:hint="eastAsia"/>
          <w:sz w:val="20"/>
          <w:szCs w:val="20"/>
          <w:lang w:val="en-IE"/>
        </w:rPr>
        <w:instrText>carbon values of organic aerosols in the atmosphere","container-title":"Geophysical Research Letters","DOI":"10.1029/2023GL103446","ISSN":"0094-8276, 1944-8007","i</w:instrText>
      </w:r>
      <w:r w:rsidR="00C71BDA">
        <w:rPr>
          <w:rFonts w:ascii="Times New Roman" w:hAnsi="Times New Roman" w:cs="Times New Roman"/>
          <w:sz w:val="20"/>
          <w:szCs w:val="20"/>
          <w:lang w:val="en-IE"/>
        </w:rPr>
        <w:instrText xml:space="preserve">ssue":"12","journalAbbreviation":"Geophysical Research Letters","language":"en","page":"e2023GL103446","source":"DOI.org (Crossref)","title":"Predicting Real Refractive Index of Organic Aerosols From Elemental Composition","volume":"50","author":[{"family":"Li","given":"Yaowei"},{"family":"Bai","given":"Bin"},{"family":"Dykema","given":"John"},{"family":"Shin","given":"Nara"},{"family":"Lambe","given":"Andrew T."},{"family":"Chen","given":"Qi"},{"family":"Kuwata","given":"Mikinori"},{"family":"Ng","given":"Nga Lee"},{"family":"Keutsch","given":"Frank N."},{"family":"Liu","given":"Pengfei"}],"issued":{"date-parts":[["2023",6,28]]}}}],"schema":"https://github.com/citation-style-language/schema/raw/master/csl-citation.json"} </w:instrText>
      </w:r>
      <w:r w:rsidR="00C71BDA">
        <w:rPr>
          <w:rFonts w:ascii="Times New Roman" w:hAnsi="Times New Roman" w:cs="Times New Roman"/>
          <w:sz w:val="20"/>
          <w:szCs w:val="20"/>
          <w:lang w:val="en-IE"/>
        </w:rPr>
        <w:fldChar w:fldCharType="separate"/>
      </w:r>
      <w:r w:rsidR="00C71BDA" w:rsidRPr="00C71BDA">
        <w:rPr>
          <w:rFonts w:ascii="Times New Roman" w:hAnsi="Times New Roman" w:cs="Times New Roman"/>
          <w:sz w:val="20"/>
        </w:rPr>
        <w:t xml:space="preserve">(Han </w:t>
      </w:r>
      <w:r w:rsidR="00A72BC3" w:rsidRPr="00A72BC3">
        <w:rPr>
          <w:rFonts w:ascii="Times New Roman" w:hAnsi="Times New Roman" w:cs="Times New Roman"/>
          <w:i/>
          <w:sz w:val="20"/>
        </w:rPr>
        <w:t>et al</w:t>
      </w:r>
      <w:r w:rsidR="00C71BDA" w:rsidRPr="00C71BDA">
        <w:rPr>
          <w:rFonts w:ascii="Times New Roman" w:hAnsi="Times New Roman" w:cs="Times New Roman"/>
          <w:sz w:val="20"/>
        </w:rPr>
        <w:t xml:space="preserve">. 2022; Li </w:t>
      </w:r>
      <w:r w:rsidR="00A72BC3" w:rsidRPr="00A72BC3">
        <w:rPr>
          <w:rFonts w:ascii="Times New Roman" w:hAnsi="Times New Roman" w:cs="Times New Roman"/>
          <w:i/>
          <w:sz w:val="20"/>
        </w:rPr>
        <w:t>et al</w:t>
      </w:r>
      <w:r w:rsidR="00C71BDA" w:rsidRPr="00C71BDA">
        <w:rPr>
          <w:rFonts w:ascii="Times New Roman" w:hAnsi="Times New Roman" w:cs="Times New Roman"/>
          <w:sz w:val="20"/>
        </w:rPr>
        <w:t>. 2023)</w:t>
      </w:r>
      <w:r w:rsidR="00C71BDA">
        <w:rPr>
          <w:rFonts w:ascii="Times New Roman" w:hAnsi="Times New Roman" w:cs="Times New Roman"/>
          <w:sz w:val="20"/>
          <w:szCs w:val="20"/>
          <w:lang w:val="en-IE"/>
        </w:rPr>
        <w:fldChar w:fldCharType="end"/>
      </w:r>
      <w:r w:rsidR="00C71BDA">
        <w:rPr>
          <w:rFonts w:ascii="Times New Roman" w:hAnsi="Times New Roman" w:cs="Times New Roman"/>
          <w:sz w:val="20"/>
          <w:szCs w:val="20"/>
          <w:lang w:val="en-IE"/>
        </w:rPr>
        <w:t>.</w:t>
      </w:r>
    </w:p>
    <w:p w14:paraId="31A17030" w14:textId="77F83DE8" w:rsidR="004B7121" w:rsidRPr="002E0350" w:rsidRDefault="006535A9" w:rsidP="006D22EE">
      <w:pPr>
        <w:spacing w:line="360" w:lineRule="auto"/>
        <w:rPr>
          <w:rFonts w:ascii="Times New Roman" w:hAnsi="Times New Roman" w:cs="Times New Roman"/>
          <w:lang w:val="en-IE"/>
        </w:rPr>
      </w:pPr>
      <w:r>
        <w:rPr>
          <w:rFonts w:ascii="Times New Roman" w:hAnsi="Times New Roman" w:cs="Times New Roman"/>
          <w:sz w:val="20"/>
          <w:szCs w:val="20"/>
          <w:lang w:val="en-IE"/>
        </w:rPr>
        <w:t>Complementing this, p</w:t>
      </w:r>
      <w:r w:rsidRPr="006535A9">
        <w:rPr>
          <w:rFonts w:ascii="Times New Roman" w:hAnsi="Times New Roman" w:cs="Times New Roman"/>
          <w:sz w:val="20"/>
          <w:szCs w:val="20"/>
          <w:lang w:val="en-IE"/>
        </w:rPr>
        <w:t xml:space="preserve">revious literature </w:t>
      </w:r>
      <w:r w:rsidR="00623202">
        <w:rPr>
          <w:rFonts w:ascii="Times New Roman" w:hAnsi="Times New Roman" w:cs="Times New Roman"/>
          <w:sz w:val="20"/>
          <w:szCs w:val="20"/>
          <w:lang w:val="en-IE"/>
        </w:rPr>
        <w:t>shows</w:t>
      </w:r>
      <w:r w:rsidRPr="006535A9">
        <w:rPr>
          <w:rFonts w:ascii="Times New Roman" w:hAnsi="Times New Roman" w:cs="Times New Roman"/>
          <w:sz w:val="20"/>
          <w:szCs w:val="20"/>
          <w:lang w:val="en-IE"/>
        </w:rPr>
        <w:t xml:space="preserve"> that phytoplankton activity is related to emissions of organic and sul</w:t>
      </w:r>
      <w:r w:rsidR="00717EAE">
        <w:rPr>
          <w:rFonts w:ascii="Times New Roman" w:hAnsi="Times New Roman" w:cs="Times New Roman"/>
          <w:sz w:val="20"/>
          <w:szCs w:val="20"/>
          <w:lang w:val="en-IE"/>
        </w:rPr>
        <w:t>ph</w:t>
      </w:r>
      <w:r w:rsidRPr="006535A9">
        <w:rPr>
          <w:rFonts w:ascii="Times New Roman" w:hAnsi="Times New Roman" w:cs="Times New Roman"/>
          <w:sz w:val="20"/>
          <w:szCs w:val="20"/>
          <w:lang w:val="en-IE"/>
        </w:rPr>
        <w:t>ate aerosol mass precursors</w:t>
      </w:r>
      <w:r w:rsidR="00717EAE">
        <w:rPr>
          <w:rFonts w:ascii="Times New Roman" w:hAnsi="Times New Roman" w:cs="Times New Roman"/>
          <w:sz w:val="20"/>
          <w:szCs w:val="20"/>
          <w:lang w:val="en-IE"/>
        </w:rPr>
        <w:t xml:space="preserve"> </w:t>
      </w:r>
      <w:r w:rsidR="00717EAE">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{"citationID":"5aq1xSJ1","properties":{"formattedCitation":"(O\\uc0\\u8217{}Dowd et al. 2015; Sanchez et al. 2021)","plainCitation":"(O’Dowd et al. 2015; Sanchez et al. 2021)","noteIndex":0},"citationItems":[{"id":1457,"uris":["http://zotero.org/groups/3856298/items/QEUXKLK2"],"itemData":{"id":1457,"type":"article-journal","container-title":"Scientific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id":2416,"uris":["http://zotero.org/groups/3856298/items/EDSRSRP4"],"itemData":{"id":2416,"type":"article-journal","abstract":"Abstract. Marine biogenic particle contributions to atmospheric\naerosol concentrations are not well understood though they are important for\ndetermining cloud optical and cloud-nucleating properties. Here we examine\nthe relationship between marine aerosol measurements (with satellites and\nmodel fields of ocean biology) and meteorological variables during the North\nAtlantic Aerosols and Marine Ecosystems Study (NAAMES). NAAMES consisted of\nfour field campaigns between November 2015 and April 2018 that aligned with\nthe four major phases of the annual phytoplankton bloom cycle. The FLEXible PARTicle (FLEXPART)\nLagrangian particle dispersion model is used to spatiotemporally connect these variables\nto ship-based aerosol and dimethyl sulfide (DMS)\nobservations. We find that correlations between some aerosol measurements\nwith satellite-measured and modeled variables increase with increasing\ntrajectory length, indicating that biological and meteorological processes over\nthe air mass history are influential for measured particle properties and\nthat using only spatially coincident data would miss correlative connections\nthat are lagged in time. In particular, the marine non-refractory organic\naerosol mass correlates with modeled marine net primary production when\nweighted by 5 d air mass trajectory residence time (r=0.62). This\nresult indicates that non-refractory organic aerosol mass is influenced by\nbiogenic volatile organic compound (VOC) emissions that are typically\nproduced through bacterial degradation of dissolved organic matter,\nzooplankton grazing on marine phytoplankton, and as a by-product of\nphotosynthesis by phytoplankton stocks during advection into the region.\nThis is further supported by the correlation of non-refractory organic mass\nwith 2 d residence-time-weighted chlorophyll a (r=0.39), a proxy for\nphytoplankton abundance, and 5 d residence-time-weighted downward\nshortwave forcing (r=0.58), a requirement for photosynthesis. In\ncontrast, DMS (formed through biological processes in the seawater) and\nprimary marine aerosol (PMA) concentrations showed better correlations with\nexplanatory biological and meteorological variables weighted with shorter\nair mass residence times, which reflects their localized origin as primary\nemissions. Aerosol submicron number and mass negatively correlate with sea\nsurface wind speed. The negative correlation is attributed to enhanced PMA\nconcentrations under higher wind speed conditions. We hypothesized that the\nelevated total particle surface area associated with high PMA concentrations\nleads to enhanced rates of condensation of VOC oxidation products onto PMA.\nGiven the high deposition velocity of PMA relative to submicron aerosol,\nPMA can limit the accumulation of secondary aerosol mass. This study\nprovides observational evidence for connections between marine aerosols and\nunderlying ocean biology through complex secondary formation processes,\nemphasizing the need to consider air mass history in future analyses.","container-title":"Atmospheric Chemistry and Physics","DOI":"10.5194/acp-21-831-2021","ISSN":"1680-7324","issue":"2","journalAbbreviation":"Atmos. Chem. Phys.","language":"en","page":"831-851","source":"DOI.org (Crossref)","title":"Linking marine phytoplankton emissions, meteorological processes, and downwind particle properties with FLEXPART","volume":"21","author":[{"family":"Sanchez","given":"Kevin J."},{"family":"Zhang","given":"Bo"},{"family":"Liu","given":"Hongyu"},{"family":"Saliba","given":"Georges"},{"family":"Chen","given":"Chia-Li"},{"family":"Lewis","given":"Savannah L."},{"family":"Russell","given":"Lynn M."},{"family":"Shook","given":"Michael A."},{"family":"Crosbie","given":"Ewan C."},{"family":"Ziemba","given":"Luke D."},{"family":"Brown","given":"Matthew D."},{"family":"Shingler","given":"Taylor J."},{"family":"Robinson","given":"Claire E."},{"family":"Wiggins","given":"Elizabeth B."},{"family":"Thornhill","given":"Kenneth L."},{"family":"Winstead","given":"Edward L."},{"family":"Jordan","given":"Carolyn"},{"family":"Quinn","given":"Patricia K."},{"family":"Bates","given":"Timothy S."},{"family":"Porter","given":"Jack"},{"family":"Bell","given":"Thomas G."},{"family":"Saltzman","given":"Eric S."},{"family":"Behrenfeld","given":"Michael J."},{"family":"Moore","given":"Richard H."}],"issued":{"date-parts":[["2021",1,20]]}}}],"schema":"https://github.com/citation-style-language/schema/raw/master/csl-citation.json"} </w:instrText>
      </w:r>
      <w:r w:rsidR="00717EAE">
        <w:rPr>
          <w:rFonts w:ascii="Times New Roman" w:hAnsi="Times New Roman" w:cs="Times New Roman"/>
          <w:sz w:val="20"/>
          <w:szCs w:val="20"/>
          <w:lang w:val="en-IE"/>
        </w:rPr>
        <w:fldChar w:fldCharType="separate"/>
      </w:r>
      <w:r w:rsidR="006D22EE" w:rsidRPr="006D22EE">
        <w:rPr>
          <w:rFonts w:ascii="Times New Roman" w:hAnsi="Times New Roman" w:cs="Times New Roman"/>
          <w:sz w:val="20"/>
          <w:szCs w:val="24"/>
        </w:rPr>
        <w:t xml:space="preserve">(O’Dowd </w:t>
      </w:r>
      <w:r w:rsidR="00A72BC3" w:rsidRPr="00A72BC3">
        <w:rPr>
          <w:rFonts w:ascii="Times New Roman" w:hAnsi="Times New Roman" w:cs="Times New Roman"/>
          <w:i/>
          <w:sz w:val="20"/>
          <w:szCs w:val="24"/>
        </w:rPr>
        <w:t>et al</w:t>
      </w:r>
      <w:r w:rsidR="006D22EE" w:rsidRPr="006D22EE">
        <w:rPr>
          <w:rFonts w:ascii="Times New Roman" w:hAnsi="Times New Roman" w:cs="Times New Roman"/>
          <w:sz w:val="20"/>
          <w:szCs w:val="24"/>
        </w:rPr>
        <w:t xml:space="preserve">. 2015; Sanchez </w:t>
      </w:r>
      <w:r w:rsidR="00A72BC3" w:rsidRPr="00A72BC3">
        <w:rPr>
          <w:rFonts w:ascii="Times New Roman" w:hAnsi="Times New Roman" w:cs="Times New Roman"/>
          <w:i/>
          <w:sz w:val="20"/>
          <w:szCs w:val="24"/>
        </w:rPr>
        <w:t>et al</w:t>
      </w:r>
      <w:r w:rsidR="006D22EE" w:rsidRPr="006D22EE">
        <w:rPr>
          <w:rFonts w:ascii="Times New Roman" w:hAnsi="Times New Roman" w:cs="Times New Roman"/>
          <w:sz w:val="20"/>
          <w:szCs w:val="24"/>
        </w:rPr>
        <w:t>. 2021)</w:t>
      </w:r>
      <w:r w:rsidR="00717EAE">
        <w:rPr>
          <w:rFonts w:ascii="Times New Roman" w:hAnsi="Times New Roman" w:cs="Times New Roman"/>
          <w:sz w:val="20"/>
          <w:szCs w:val="20"/>
          <w:lang w:val="en-IE"/>
        </w:rPr>
        <w:fldChar w:fldCharType="end"/>
      </w:r>
      <w:r w:rsidR="00623202">
        <w:rPr>
          <w:rFonts w:ascii="Times New Roman" w:hAnsi="Times New Roman" w:cs="Times New Roman"/>
          <w:sz w:val="20"/>
          <w:szCs w:val="20"/>
          <w:lang w:val="en-IE"/>
        </w:rPr>
        <w:t xml:space="preserve">. However, </w:t>
      </w:r>
      <w:r w:rsidR="00717EAE">
        <w:rPr>
          <w:rFonts w:ascii="Times New Roman" w:hAnsi="Times New Roman" w:cs="Times New Roman"/>
          <w:sz w:val="20"/>
          <w:szCs w:val="20"/>
          <w:lang w:val="en-IE"/>
        </w:rPr>
        <w:t>the</w:t>
      </w:r>
      <w:r w:rsidR="00717EAE" w:rsidRPr="00717EAE">
        <w:rPr>
          <w:rFonts w:ascii="Times New Roman" w:hAnsi="Times New Roman" w:cs="Times New Roman"/>
          <w:sz w:val="20"/>
          <w:szCs w:val="20"/>
          <w:lang w:val="en-IE"/>
        </w:rPr>
        <w:t xml:space="preserve"> sensitivity of </w:t>
      </w:r>
      <w:r w:rsidR="00717EAE">
        <w:rPr>
          <w:rFonts w:ascii="Times New Roman" w:hAnsi="Times New Roman" w:cs="Times New Roman"/>
          <w:sz w:val="20"/>
          <w:szCs w:val="20"/>
          <w:lang w:val="en-IE"/>
        </w:rPr>
        <w:t>aerosol</w:t>
      </w:r>
      <w:r w:rsidR="00717EAE" w:rsidRPr="00717EAE">
        <w:rPr>
          <w:rFonts w:ascii="Times New Roman" w:hAnsi="Times New Roman" w:cs="Times New Roman"/>
          <w:sz w:val="20"/>
          <w:szCs w:val="20"/>
          <w:lang w:val="en-IE"/>
        </w:rPr>
        <w:t xml:space="preserve"> </w:t>
      </w:r>
      <w:r w:rsidR="00717EAE">
        <w:rPr>
          <w:rFonts w:ascii="Times New Roman" w:hAnsi="Times New Roman" w:cs="Times New Roman"/>
          <w:sz w:val="20"/>
          <w:szCs w:val="20"/>
          <w:lang w:val="en-IE"/>
        </w:rPr>
        <w:t>composition (and thus CCN)</w:t>
      </w:r>
      <w:r w:rsidR="00717EAE" w:rsidRPr="00717EAE">
        <w:rPr>
          <w:rFonts w:ascii="Times New Roman" w:hAnsi="Times New Roman" w:cs="Times New Roman"/>
          <w:sz w:val="20"/>
          <w:szCs w:val="20"/>
          <w:lang w:val="en-IE"/>
        </w:rPr>
        <w:t xml:space="preserve"> to ocean biology is currently unaccounted for in climate models</w:t>
      </w:r>
      <w:r w:rsidR="00717EAE">
        <w:rPr>
          <w:rFonts w:ascii="Times New Roman" w:hAnsi="Times New Roman" w:cs="Times New Roman"/>
          <w:sz w:val="20"/>
          <w:szCs w:val="20"/>
          <w:lang w:val="en-IE"/>
        </w:rPr>
        <w:t xml:space="preserve"> </w:t>
      </w:r>
      <w:r w:rsidR="00717EAE">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{"citationID":"YIazwIP5","properties":{"formattedCitation":"(Sellegri et al. 2021)","plainCitation":"(Sellegri et al. 2021)","noteIndex":0},"citationItems":[{"id":2308,"uris":["http://zotero.org/groups/3856298/items/LZEEG94I"],"itemData":{"id":2308,"type":"article-journal","abstract":"Abstract\n            One pathway by which the oceans influence climate is via the emission of sea spray that may subsequently influence cloud properties. Sea spray emissions are known to be dependent on atmospheric and oceanic physicochemical parameters, but the potential role of ocean biology on sea spray fluxes remains poorly characterized. Here we show a consistent significant relationship between seawater nanophytoplankton cell abundances and sea-spray derived Cloud Condensation Nuclei (CCN) number fluxes, generated using water from three different oceanic regions. This sensitivity of CCN number fluxes to ocean biology is currently unaccounted for in climate models yet our measurements indicate that it influences fluxes by more than one order of magnitude over the range of phytoplankton investigated.","container-title":"Scientific Reports","DOI":"10.1038/s41598-020-78097-5","ISSN":"2045-2322","issue":"1","journalAbbreviation":"Sci Rep","language":"en","page":"281","source":"DOI.org (Crossref)","title":"Surface ocean microbiota determine cloud precursors","volume":"11","author":[{"family":"Sellegri","given":"Karine"},{"family":"Nicosia","given":"Alessia"},{"family":"Freney","given":"Evelyn"},{"family":"Uitz","given":"Julia"},{"family":"Thyssen","given":"Melilotus"},{"family":"Grégori","given":"Gérald"},{"family":"Engel","given":"Anja"},{"family":"Zäncker","given":"Birthe"},{"family":"Haëntjens","given":"Nils"},{"family":"Mas","given":"Sébastien"},{"family":"Picard","given":"David"},{"family":"Saint-Macary","given":"Alexia"},{"family":"Peltola","given":"Maija"},{"family":"Rose","given":"Clémence"},{"family":"Trueblood","given":"Jonathan"},{"family":"Lefevre","given":"Dominique"},{"family":"D’Anna","given":"Barbara"},{"family":"Desboeufs","given":"Karine"},{"family":"Meskhidze","given":"Nicholas"},{"family":"Guieu","given":"Cécile"},{"family":"Law","given":"Cliff S."}],"issued":{"date-parts":[["2021",12]]}}}],"schema":"https://github.com/citation-style-language/schema/raw/master/csl-citation.json"} </w:instrText>
      </w:r>
      <w:r w:rsidR="00717EAE">
        <w:rPr>
          <w:rFonts w:ascii="Times New Roman" w:hAnsi="Times New Roman" w:cs="Times New Roman"/>
          <w:sz w:val="20"/>
          <w:szCs w:val="20"/>
          <w:lang w:val="en-IE"/>
        </w:rPr>
        <w:fldChar w:fldCharType="separate"/>
      </w:r>
      <w:r w:rsidR="00717EAE" w:rsidRPr="00717EAE">
        <w:rPr>
          <w:rFonts w:ascii="Times New Roman" w:hAnsi="Times New Roman" w:cs="Times New Roman"/>
          <w:sz w:val="20"/>
        </w:rPr>
        <w:t xml:space="preserve">(Sellegri </w:t>
      </w:r>
      <w:r w:rsidR="00A72BC3" w:rsidRPr="00A72BC3">
        <w:rPr>
          <w:rFonts w:ascii="Times New Roman" w:hAnsi="Times New Roman" w:cs="Times New Roman"/>
          <w:i/>
          <w:sz w:val="20"/>
        </w:rPr>
        <w:t>et al</w:t>
      </w:r>
      <w:r w:rsidR="00717EAE" w:rsidRPr="00717EAE">
        <w:rPr>
          <w:rFonts w:ascii="Times New Roman" w:hAnsi="Times New Roman" w:cs="Times New Roman"/>
          <w:sz w:val="20"/>
        </w:rPr>
        <w:t>. 2021)</w:t>
      </w:r>
      <w:r w:rsidR="00717EAE">
        <w:rPr>
          <w:rFonts w:ascii="Times New Roman" w:hAnsi="Times New Roman" w:cs="Times New Roman"/>
          <w:sz w:val="20"/>
          <w:szCs w:val="20"/>
          <w:lang w:val="en-IE"/>
        </w:rPr>
        <w:fldChar w:fldCharType="end"/>
      </w:r>
      <w:r w:rsidR="00717EAE">
        <w:rPr>
          <w:rFonts w:ascii="Times New Roman" w:hAnsi="Times New Roman" w:cs="Times New Roman"/>
          <w:sz w:val="20"/>
          <w:szCs w:val="20"/>
          <w:lang w:val="en-IE"/>
        </w:rPr>
        <w:t xml:space="preserve">. </w:t>
      </w:r>
      <w:r w:rsidR="00623202">
        <w:rPr>
          <w:rFonts w:ascii="Times New Roman" w:hAnsi="Times New Roman" w:cs="Times New Roman"/>
          <w:sz w:val="20"/>
          <w:szCs w:val="20"/>
          <w:lang w:val="en-IE"/>
        </w:rPr>
        <w:t>In this study</w:t>
      </w:r>
      <w:r w:rsidR="00717EAE">
        <w:rPr>
          <w:rFonts w:ascii="Times New Roman" w:hAnsi="Times New Roman" w:cs="Times New Roman"/>
          <w:sz w:val="20"/>
          <w:szCs w:val="20"/>
          <w:lang w:val="en-IE"/>
        </w:rPr>
        <w:t xml:space="preserve">, we </w:t>
      </w:r>
      <w:r w:rsidR="003D43BB">
        <w:rPr>
          <w:rFonts w:ascii="Times New Roman" w:hAnsi="Times New Roman" w:cs="Times New Roman"/>
          <w:sz w:val="20"/>
          <w:szCs w:val="20"/>
          <w:lang w:val="en-IE"/>
        </w:rPr>
        <w:t>compare</w:t>
      </w:r>
      <w:r w:rsidR="00717EAE">
        <w:rPr>
          <w:rFonts w:ascii="Times New Roman" w:hAnsi="Times New Roman" w:cs="Times New Roman"/>
          <w:sz w:val="20"/>
          <w:szCs w:val="20"/>
          <w:lang w:val="en-IE"/>
        </w:rPr>
        <w:t xml:space="preserve"> aerosols’ geographic sources with </w:t>
      </w:r>
      <w:r w:rsidR="00717EAE" w:rsidRPr="00717EAE">
        <w:rPr>
          <w:rFonts w:ascii="Times New Roman" w:hAnsi="Times New Roman" w:cs="Times New Roman"/>
          <w:sz w:val="20"/>
          <w:szCs w:val="20"/>
          <w:lang w:val="en-IE"/>
        </w:rPr>
        <w:t>NASA Ocean Biogeochemical Model (NOBM)</w:t>
      </w:r>
      <w:r w:rsidR="003D43BB">
        <w:rPr>
          <w:rFonts w:ascii="Times New Roman" w:hAnsi="Times New Roman" w:cs="Times New Roman"/>
          <w:sz w:val="20"/>
          <w:szCs w:val="20"/>
          <w:lang w:val="en-IE"/>
        </w:rPr>
        <w:t xml:space="preserve"> taxonomic group</w:t>
      </w:r>
      <w:r w:rsidR="00717EAE">
        <w:rPr>
          <w:rFonts w:ascii="Times New Roman" w:hAnsi="Times New Roman" w:cs="Times New Roman"/>
          <w:sz w:val="20"/>
          <w:szCs w:val="20"/>
          <w:lang w:val="en-IE"/>
        </w:rPr>
        <w:t xml:space="preserve"> simulations</w:t>
      </w:r>
      <w:r w:rsidR="003D43BB">
        <w:rPr>
          <w:rFonts w:ascii="Times New Roman" w:hAnsi="Times New Roman" w:cs="Times New Roman"/>
          <w:sz w:val="20"/>
          <w:szCs w:val="20"/>
          <w:lang w:val="en-IE"/>
        </w:rPr>
        <w:t xml:space="preserve"> </w:t>
      </w:r>
      <w:r w:rsidR="003D43BB">
        <w:rPr>
          <w:rFonts w:ascii="Times New Roman" w:hAnsi="Times New Roman" w:cs="Times New Roman"/>
          <w:sz w:val="20"/>
          <w:szCs w:val="20"/>
          <w:lang w:val="en-IE"/>
        </w:rPr>
        <w:fldChar w:fldCharType="begin"/>
      </w:r>
      <w:r w:rsidR="003D43BB">
        <w:rPr>
          <w:rFonts w:ascii="Times New Roman" w:hAnsi="Times New Roman" w:cs="Times New Roman"/>
          <w:sz w:val="20"/>
          <w:szCs w:val="20"/>
          <w:lang w:val="en-IE"/>
        </w:rPr>
        <w:instrText xml:space="preserve"> ADDIN ZOTERO_ITEM CSL_CITATION {"citationID":"mZxLN39T","properties":{"formattedCitation":"(Rousseaux, Hirata, and Gregg 2013)","plainCitation":"(Rousseaux, Hirata, and Gregg 2013)","noteIndex":0},"citationItems":[{"id":4303,"uris":["http://zotero.org/groups/3856298/items/TYVY2GD2"],"itemData":{"id":4303,"type":"article","abstract":"Abstract. We compared the functional response of a biogeochemical data assimilation model versus an empirical satellite-derived algorithm in describing the variation of four phytoplankton (diatoms, cyanobacteria, coccolithophores and chlorophytes) groups globally and in 12 major oceanographic basins. Global mean differences of all groups were within ~ 15% of an independent observation data base for both approaches except for satellite-derived chlorophytes. Diatoms and cyanobacteria concentrations were significantly (p &lt; 0.05) correlated with the independent observation data base for both methods. Coccolithophore concentrations were only correlated with the in situ data for the model approach and the chlorophyte concentration was only significantly correlated to the in situ data for the satellite-derived approach. Using monthly means from 1998–2007, the seasonal variation from the satellite-derived approach and model were significantly correlated in 11 regions for diatoms and in 9 for coccolithophores but only in 3 and 2 regions for cyanobacteria and chlorophytes. Most disagreement on the seasonal variation of phytoplankton composition occurred in the North Pacific and Antarctic where, except for diatoms, no significant correlation could be found between the monthly mean concentrations derived from both approaches. In these two regions there was also an overestimate of diatom concentration by the model of ~ 60% whereas the satellite-derived approach was closer to in situ data (8–26% underestimate). Chlorophytes were the group for which both approaches differed most and that was furthest from the in situ data. These results highlight the strengths and weaknesses of both approaches and allow us to make some suggestions to improve our approaches to understanding phytoplankton dynamics and distribution.","DOI":"10.5194/bgd-10-1083-2013","license":"https://creativecommons.org/licenses/by/3.0/","source":"Biogeochemistry: Open Ocean","title":"Satellite views of global phytoplankton community distributions using an empirical algorithm and a numerical model","URL":"https://bg.copernicus.org/preprints/10/1083/2013/","author":[{"family":"Rousseaux","given":"C. S."},{"family":"Hirata","given":"T."},{"family":"Gregg","given":"W. W."}],"accessed":{"date-parts":[["2024",4,19]]},"issued":{"date-parts":[["2013",1,24]]}}}],"schema":"https://github.com/citation-style-language/schema/raw/master/csl-citation.json"} </w:instrText>
      </w:r>
      <w:r w:rsidR="003D43BB">
        <w:rPr>
          <w:rFonts w:ascii="Times New Roman" w:hAnsi="Times New Roman" w:cs="Times New Roman"/>
          <w:sz w:val="20"/>
          <w:szCs w:val="20"/>
          <w:lang w:val="en-IE"/>
        </w:rPr>
        <w:fldChar w:fldCharType="separate"/>
      </w:r>
      <w:r w:rsidR="003D43BB" w:rsidRPr="003D43BB">
        <w:rPr>
          <w:rFonts w:ascii="Times New Roman" w:hAnsi="Times New Roman" w:cs="Times New Roman"/>
          <w:sz w:val="20"/>
        </w:rPr>
        <w:t>(Rousseaux, Hirata, and Gregg 2013)</w:t>
      </w:r>
      <w:r w:rsidR="003D43BB">
        <w:rPr>
          <w:rFonts w:ascii="Times New Roman" w:hAnsi="Times New Roman" w:cs="Times New Roman"/>
          <w:sz w:val="20"/>
          <w:szCs w:val="20"/>
          <w:lang w:val="en-IE"/>
        </w:rPr>
        <w:fldChar w:fldCharType="end"/>
      </w:r>
      <w:r w:rsidR="00717EAE">
        <w:rPr>
          <w:rFonts w:ascii="Times New Roman" w:hAnsi="Times New Roman" w:cs="Times New Roman"/>
          <w:sz w:val="20"/>
          <w:szCs w:val="20"/>
          <w:lang w:val="en-IE"/>
        </w:rPr>
        <w:t xml:space="preserve">. </w:t>
      </w:r>
      <w:r w:rsidR="00717EAE" w:rsidRPr="00717EAE">
        <w:rPr>
          <w:rFonts w:ascii="Times New Roman" w:hAnsi="Times New Roman" w:cs="Times New Roman"/>
          <w:sz w:val="20"/>
          <w:szCs w:val="20"/>
          <w:lang w:val="en-IE"/>
        </w:rPr>
        <w:t xml:space="preserve">This multi-faceted approach allows us to place the local measurements at Mace Head into the broader context of ocean-atmosphere interactions and </w:t>
      </w:r>
      <w:r w:rsidR="006D22EE">
        <w:rPr>
          <w:rFonts w:ascii="Times New Roman" w:hAnsi="Times New Roman" w:cs="Times New Roman"/>
          <w:sz w:val="20"/>
          <w:szCs w:val="20"/>
          <w:lang w:val="en-IE"/>
        </w:rPr>
        <w:t>explore</w:t>
      </w:r>
      <w:r w:rsidR="00717EAE" w:rsidRPr="00717EAE">
        <w:rPr>
          <w:rFonts w:ascii="Times New Roman" w:hAnsi="Times New Roman" w:cs="Times New Roman"/>
          <w:sz w:val="20"/>
          <w:szCs w:val="20"/>
          <w:lang w:val="en-IE"/>
        </w:rPr>
        <w:t xml:space="preserve"> the potential influences of changing marine ecosystem dynamics on atmospheric aerosol loading over the North Atlantic region.</w:t>
      </w:r>
      <w:bookmarkEnd w:id="11"/>
    </w:p>
    <w:bookmarkEnd w:id="10"/>
    <w:p w14:paraId="1D1A6BAA" w14:textId="4463ECC0" w:rsidR="00FE424C" w:rsidRPr="006D22EE" w:rsidRDefault="00715397" w:rsidP="00715397">
      <w:pPr>
        <w:pStyle w:val="Heading1"/>
        <w:rPr>
          <w:rFonts w:ascii="Times New Roman" w:eastAsia="Times New Roman" w:hAnsi="Times New Roman" w:cs="Times New Roman"/>
          <w:b/>
          <w:bCs/>
          <w:color w:val="000000" w:themeColor="text1"/>
          <w:sz w:val="20"/>
          <w:szCs w:val="20"/>
          <w:lang w:val="en-IE"/>
        </w:rPr>
      </w:pPr>
      <w:r w:rsidRPr="006D22EE">
        <w:rPr>
          <w:rFonts w:ascii="Times New Roman" w:eastAsia="Times New Roman" w:hAnsi="Times New Roman" w:cs="Times New Roman"/>
          <w:b/>
          <w:bCs/>
          <w:color w:val="000000" w:themeColor="text1"/>
          <w:sz w:val="20"/>
          <w:szCs w:val="20"/>
          <w:lang w:val="en-IE"/>
        </w:rPr>
        <w:t xml:space="preserve">2. </w:t>
      </w:r>
      <w:r w:rsidR="00C30505" w:rsidRPr="006D22EE">
        <w:rPr>
          <w:rFonts w:ascii="Times New Roman" w:eastAsia="Times New Roman" w:hAnsi="Times New Roman" w:cs="Times New Roman"/>
          <w:b/>
          <w:bCs/>
          <w:color w:val="000000" w:themeColor="text1"/>
          <w:sz w:val="20"/>
          <w:szCs w:val="20"/>
          <w:lang w:val="en-IE"/>
        </w:rPr>
        <w:t>Materials and Methods</w:t>
      </w:r>
    </w:p>
    <w:p w14:paraId="292DE126" w14:textId="27299DB0" w:rsidR="00C243DB" w:rsidRPr="006D22EE" w:rsidRDefault="00715397" w:rsidP="006D22EE">
      <w:pPr>
        <w:pStyle w:val="Heading2"/>
        <w:spacing w:line="360" w:lineRule="auto"/>
        <w:rPr>
          <w:rFonts w:ascii="Times New Roman" w:hAnsi="Times New Roman" w:cs="Times New Roman"/>
          <w:b/>
          <w:bCs/>
          <w:color w:val="000000" w:themeColor="text1"/>
          <w:sz w:val="20"/>
          <w:szCs w:val="20"/>
          <w:lang w:val="en-IE"/>
        </w:rPr>
      </w:pPr>
      <w:r w:rsidRPr="006D22EE">
        <w:rPr>
          <w:rFonts w:ascii="Times New Roman" w:hAnsi="Times New Roman" w:cs="Times New Roman"/>
          <w:b/>
          <w:bCs/>
          <w:color w:val="000000" w:themeColor="text1"/>
          <w:sz w:val="20"/>
          <w:szCs w:val="20"/>
          <w:lang w:val="en-IE"/>
        </w:rPr>
        <w:t>2.1 Site Description</w:t>
      </w:r>
    </w:p>
    <w:p w14:paraId="41DFCB47" w14:textId="1D6CAFA8" w:rsidR="00695D64" w:rsidRPr="006D22EE" w:rsidRDefault="00D75300" w:rsidP="006D22EE">
      <w:pPr>
        <w:spacing w:line="360" w:lineRule="auto"/>
        <w:rPr>
          <w:ins w:id="12" w:author="Lei, Lu" w:date="2024-03-17T18:20:00Z"/>
          <w:rFonts w:ascii="Times New Roman" w:hAnsi="Times New Roman" w:cs="Times New Roman"/>
          <w:sz w:val="20"/>
          <w:szCs w:val="20"/>
          <w:lang w:val="en-IE"/>
        </w:rPr>
      </w:pPr>
      <w:r w:rsidRPr="006D22EE">
        <w:rPr>
          <w:rFonts w:ascii="Times New Roman" w:hAnsi="Times New Roman" w:cs="Times New Roman"/>
          <w:sz w:val="20"/>
          <w:szCs w:val="20"/>
          <w:lang w:val="en-IE"/>
        </w:rPr>
        <w:t>Mace Head</w:t>
      </w:r>
      <w:r w:rsidR="00BF7128" w:rsidRPr="006D22EE">
        <w:rPr>
          <w:rFonts w:ascii="Times New Roman" w:hAnsi="Times New Roman" w:cs="Times New Roman"/>
          <w:sz w:val="20"/>
          <w:szCs w:val="20"/>
          <w:lang w:val="en-IE"/>
        </w:rPr>
        <w:t xml:space="preserve"> (MHD)</w:t>
      </w:r>
      <w:r w:rsidRPr="006D22EE">
        <w:rPr>
          <w:rFonts w:ascii="Times New Roman" w:hAnsi="Times New Roman" w:cs="Times New Roman"/>
          <w:sz w:val="20"/>
          <w:szCs w:val="20"/>
          <w:lang w:val="en-IE"/>
        </w:rPr>
        <w:t xml:space="preserve"> research station is located on the west coast of Ireland (53.33°N, 9.90°W) on a peninsula </w:t>
      </w:r>
      <w:r w:rsidR="00CE26E9" w:rsidRPr="006D22EE">
        <w:rPr>
          <w:rFonts w:ascii="Times New Roman" w:hAnsi="Times New Roman" w:cs="Times New Roman"/>
          <w:sz w:val="20"/>
          <w:szCs w:val="20"/>
          <w:lang w:val="en-IE"/>
        </w:rPr>
        <w:t>that</w:t>
      </w:r>
      <w:r w:rsidR="00695D64" w:rsidRPr="006D22EE">
        <w:rPr>
          <w:rFonts w:ascii="Times New Roman" w:hAnsi="Times New Roman" w:cs="Times New Roman"/>
          <w:sz w:val="20"/>
          <w:szCs w:val="20"/>
          <w:lang w:val="en-IE"/>
        </w:rPr>
        <w:t xml:space="preserve"> overlooks</w:t>
      </w:r>
      <w:r w:rsidRPr="006D22EE">
        <w:rPr>
          <w:rFonts w:ascii="Times New Roman" w:hAnsi="Times New Roman" w:cs="Times New Roman"/>
          <w:sz w:val="20"/>
          <w:szCs w:val="20"/>
          <w:lang w:val="en-IE"/>
        </w:rPr>
        <w:t xml:space="preserve"> </w:t>
      </w:r>
      <w:commentRangeStart w:id="13"/>
      <w:r w:rsidRPr="006D22EE">
        <w:rPr>
          <w:rFonts w:ascii="Times New Roman" w:hAnsi="Times New Roman" w:cs="Times New Roman"/>
          <w:sz w:val="20"/>
          <w:szCs w:val="20"/>
          <w:lang w:val="en-IE"/>
        </w:rPr>
        <w:t>tidal area</w:t>
      </w:r>
      <w:r w:rsidR="00695D64" w:rsidRPr="006D22EE">
        <w:rPr>
          <w:rFonts w:ascii="Times New Roman" w:hAnsi="Times New Roman" w:cs="Times New Roman"/>
          <w:sz w:val="20"/>
          <w:szCs w:val="20"/>
          <w:lang w:val="en-IE"/>
        </w:rPr>
        <w:t>s</w:t>
      </w:r>
      <w:r w:rsidRPr="006D22EE">
        <w:rPr>
          <w:rFonts w:ascii="Times New Roman" w:hAnsi="Times New Roman" w:cs="Times New Roman"/>
          <w:sz w:val="20"/>
          <w:szCs w:val="20"/>
          <w:lang w:val="en-IE"/>
        </w:rPr>
        <w:t xml:space="preserve"> </w:t>
      </w:r>
      <w:r w:rsidR="00CE26E9" w:rsidRPr="006D22EE">
        <w:rPr>
          <w:rFonts w:ascii="Times New Roman" w:hAnsi="Times New Roman" w:cs="Times New Roman"/>
          <w:sz w:val="20"/>
          <w:szCs w:val="20"/>
          <w:lang w:val="en-IE"/>
        </w:rPr>
        <w:t xml:space="preserve">over which </w:t>
      </w:r>
      <w:r w:rsidRPr="006D22EE">
        <w:rPr>
          <w:rFonts w:ascii="Times New Roman" w:hAnsi="Times New Roman" w:cs="Times New Roman"/>
          <w:sz w:val="20"/>
          <w:szCs w:val="20"/>
          <w:lang w:val="en-IE"/>
        </w:rPr>
        <w:t>North Atlantic Ocean air masses</w:t>
      </w:r>
      <w:r w:rsidR="00CE26E9" w:rsidRPr="006D22EE">
        <w:rPr>
          <w:rFonts w:ascii="Times New Roman" w:hAnsi="Times New Roman" w:cs="Times New Roman"/>
          <w:sz w:val="20"/>
          <w:szCs w:val="20"/>
          <w:lang w:val="en-IE"/>
        </w:rPr>
        <w:t xml:space="preserve"> advect</w:t>
      </w:r>
      <w:commentRangeEnd w:id="13"/>
      <w:r w:rsidR="00931B93">
        <w:rPr>
          <w:rStyle w:val="CommentReference"/>
          <w:rFonts w:ascii="Calibri" w:eastAsia="Calibri" w:hAnsi="Calibri" w:cs="Calibri"/>
          <w:lang w:eastAsia="en-GB"/>
        </w:rPr>
        <w:commentReference w:id="13"/>
      </w:r>
      <w:r w:rsidR="00695D64" w:rsidRPr="006D22EE">
        <w:rPr>
          <w:rFonts w:ascii="Times New Roman" w:hAnsi="Times New Roman" w:cs="Times New Roman"/>
          <w:sz w:val="20"/>
          <w:szCs w:val="20"/>
          <w:lang w:val="en-IE"/>
        </w:rPr>
        <w:t xml:space="preserve">. These air masses, </w:t>
      </w:r>
      <w:r w:rsidRPr="006D22EE">
        <w:rPr>
          <w:rFonts w:ascii="Times New Roman" w:hAnsi="Times New Roman" w:cs="Times New Roman"/>
          <w:sz w:val="20"/>
          <w:szCs w:val="20"/>
          <w:lang w:val="en-IE"/>
        </w:rPr>
        <w:t>originat</w:t>
      </w:r>
      <w:r w:rsidR="00695D64" w:rsidRPr="006D22EE">
        <w:rPr>
          <w:rFonts w:ascii="Times New Roman" w:hAnsi="Times New Roman" w:cs="Times New Roman"/>
          <w:sz w:val="20"/>
          <w:szCs w:val="20"/>
          <w:lang w:val="en-IE"/>
        </w:rPr>
        <w:t>ing</w:t>
      </w:r>
      <w:r w:rsidRPr="006D22EE">
        <w:rPr>
          <w:rFonts w:ascii="Times New Roman" w:hAnsi="Times New Roman" w:cs="Times New Roman"/>
          <w:sz w:val="20"/>
          <w:szCs w:val="20"/>
          <w:lang w:val="en-IE"/>
        </w:rPr>
        <w:t xml:space="preserve"> from a nominal clean </w:t>
      </w:r>
      <w:r w:rsidR="00EC6082" w:rsidRPr="006D22EE">
        <w:rPr>
          <w:rFonts w:ascii="Times New Roman" w:hAnsi="Times New Roman" w:cs="Times New Roman"/>
          <w:sz w:val="20"/>
          <w:szCs w:val="20"/>
          <w:lang w:val="en-IE"/>
        </w:rPr>
        <w:t xml:space="preserve">sector </w:t>
      </w:r>
      <w:r w:rsidRPr="006D22EE">
        <w:rPr>
          <w:rFonts w:ascii="Times New Roman" w:hAnsi="Times New Roman" w:cs="Times New Roman"/>
          <w:sz w:val="20"/>
          <w:szCs w:val="20"/>
          <w:lang w:val="en-IE"/>
        </w:rPr>
        <w:t>(between 190° and 300°;</w:t>
      </w:r>
      <w:r w:rsidR="00F639F9" w:rsidRPr="006D22EE">
        <w:rPr>
          <w:rFonts w:ascii="Times New Roman" w:hAnsi="Times New Roman" w:cs="Times New Roman"/>
          <w:sz w:val="20"/>
          <w:szCs w:val="20"/>
          <w:lang w:val="en-IE"/>
        </w:rPr>
        <w:t xml:space="preserve"> </w:t>
      </w:r>
      <w:r w:rsidR="00F639F9" w:rsidRPr="006D22EE">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{"citationID":"E5FYiYmM","properties":{"formattedCitation":"(Grigas et al. 2017)","plainCitation":"(Grigas et al. 2017)","dontUpdate":true,"noteIndex":0},"citationItems":[{"id":1442,"uris":["http://zotero.org/groups/3856298/items/3ZYSUGFT"],"itemData":{"id":1442,"type":"article-journal","container-title":"Scientific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G."},{"family":"O’Dowd","given":"C."}],"issued":{"date-parts":[["2017",4]]}}}],"schema":"https://github.com/citation-style-language/schema/raw/master/csl-citation.json"} </w:instrText>
      </w:r>
      <w:r w:rsidR="00F639F9" w:rsidRPr="006D22EE">
        <w:rPr>
          <w:rFonts w:ascii="Times New Roman" w:hAnsi="Times New Roman" w:cs="Times New Roman"/>
          <w:sz w:val="20"/>
          <w:szCs w:val="20"/>
          <w:lang w:val="en-IE"/>
        </w:rPr>
        <w:fldChar w:fldCharType="separate"/>
      </w:r>
      <w:r w:rsidR="00F639F9" w:rsidRPr="006D22EE">
        <w:rPr>
          <w:rFonts w:ascii="Times New Roman" w:hAnsi="Times New Roman" w:cs="Times New Roman"/>
          <w:sz w:val="20"/>
          <w:szCs w:val="20"/>
          <w:lang w:val="en-IE"/>
        </w:rPr>
        <w:t xml:space="preserve">Grigas </w:t>
      </w:r>
      <w:r w:rsidR="00A72BC3" w:rsidRPr="00A72BC3">
        <w:rPr>
          <w:rFonts w:ascii="Times New Roman" w:hAnsi="Times New Roman" w:cs="Times New Roman"/>
          <w:i/>
          <w:sz w:val="20"/>
          <w:szCs w:val="20"/>
          <w:lang w:val="en-IE"/>
        </w:rPr>
        <w:t>et al</w:t>
      </w:r>
      <w:r w:rsidR="00F639F9" w:rsidRPr="006D22EE">
        <w:rPr>
          <w:rFonts w:ascii="Times New Roman" w:hAnsi="Times New Roman" w:cs="Times New Roman"/>
          <w:sz w:val="20"/>
          <w:szCs w:val="20"/>
          <w:lang w:val="en-IE"/>
        </w:rPr>
        <w:t>. 2017)</w:t>
      </w:r>
      <w:r w:rsidR="00F639F9" w:rsidRPr="006D22EE">
        <w:rPr>
          <w:rFonts w:ascii="Times New Roman" w:hAnsi="Times New Roman" w:cs="Times New Roman"/>
          <w:sz w:val="20"/>
          <w:szCs w:val="20"/>
          <w:lang w:val="en-IE"/>
        </w:rPr>
        <w:fldChar w:fldCharType="end"/>
      </w:r>
      <w:r w:rsidR="00F639F9" w:rsidRPr="006D22EE">
        <w:rPr>
          <w:rFonts w:ascii="Times New Roman" w:hAnsi="Times New Roman" w:cs="Times New Roman"/>
          <w:sz w:val="20"/>
          <w:szCs w:val="20"/>
          <w:lang w:val="en-IE"/>
        </w:rPr>
        <w:t xml:space="preserve"> </w:t>
      </w:r>
      <w:r w:rsidR="00695D64" w:rsidRPr="006D22EE">
        <w:rPr>
          <w:rFonts w:ascii="Times New Roman" w:hAnsi="Times New Roman" w:cs="Times New Roman"/>
          <w:sz w:val="20"/>
          <w:szCs w:val="20"/>
          <w:lang w:val="en-IE"/>
        </w:rPr>
        <w:t xml:space="preserve">are predominantly shaped by south-westerly winds from the Atlantic Ocean, ushered by the polar jet's low-pressure areas. Importantly, these </w:t>
      </w:r>
      <w:r w:rsidR="003902B7">
        <w:rPr>
          <w:rFonts w:ascii="Times New Roman" w:hAnsi="Times New Roman" w:cs="Times New Roman"/>
          <w:sz w:val="20"/>
          <w:szCs w:val="20"/>
          <w:lang w:val="en-IE"/>
        </w:rPr>
        <w:t>air mases</w:t>
      </w:r>
      <w:r w:rsidR="003902B7" w:rsidRPr="006D22EE">
        <w:rPr>
          <w:rFonts w:ascii="Times New Roman" w:hAnsi="Times New Roman" w:cs="Times New Roman"/>
          <w:sz w:val="20"/>
          <w:szCs w:val="20"/>
          <w:lang w:val="en-IE"/>
        </w:rPr>
        <w:t xml:space="preserve"> </w:t>
      </w:r>
      <w:r w:rsidR="00695D64" w:rsidRPr="006D22EE">
        <w:rPr>
          <w:rFonts w:ascii="Times New Roman" w:hAnsi="Times New Roman" w:cs="Times New Roman"/>
          <w:sz w:val="20"/>
          <w:szCs w:val="20"/>
          <w:lang w:val="en-IE"/>
        </w:rPr>
        <w:t>are mostly untouched by anthropogenic influences, with over 60% of air masses over Ireland's west coast being classified as pristine marine</w:t>
      </w:r>
      <w:r w:rsidR="00F639F9" w:rsidRPr="006D22EE">
        <w:rPr>
          <w:rFonts w:ascii="Times New Roman" w:hAnsi="Times New Roman" w:cs="Times New Roman"/>
          <w:sz w:val="20"/>
          <w:szCs w:val="20"/>
          <w:lang w:val="en-IE"/>
        </w:rPr>
        <w:t xml:space="preserve"> </w:t>
      </w:r>
      <w:r w:rsidR="00F639F9" w:rsidRPr="006D22EE">
        <w:rPr>
          <w:rFonts w:ascii="Times New Roman" w:hAnsi="Times New Roman" w:cs="Times New Roman"/>
          <w:sz w:val="20"/>
          <w:szCs w:val="20"/>
          <w:lang w:val="en-IE"/>
        </w:rPr>
        <w:fldChar w:fldCharType="begin"/>
      </w:r>
      <w:r w:rsidR="00623202">
        <w:rPr>
          <w:rFonts w:ascii="Times New Roman" w:hAnsi="Times New Roman" w:cs="Times New Roman"/>
          <w:sz w:val="20"/>
          <w:szCs w:val="20"/>
          <w:lang w:val="en-IE"/>
        </w:rPr>
        <w:instrText xml:space="preserve"> ADDIN ZOTERO_ITEM CSL_CITATION {"citationID":"wrVhQAtf","properties":{"formattedCitation":"(Grigas et al. 2017; Sanchez et al. 2022)","plainCitation":"(Grigas et al. 2017; Sanchez et al. 2022)","noteIndex":0},"citationItems":[{"id":1442,"uris":["http://zotero.org/groups/3856298/items/3ZYSUGFT"],"itemData":{"id":1442,"type":"article-journal","container-title":"Scientific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G."},{"family":"O’Dowd","given":"C."}],"issued":{"date-parts":[["2017",4]]}}},{"id":2214,"uris":["http://zotero.org/groups/3856298/items/NU8SF4G8"],"itemData":{"id":2214,"type":"article-journal","abstract":"Abstract. Atmospheric marine particle concentrations impact cloud\nproperties, which strongly impact the amount of solar radiation reflected\nback into space or absorbed by the ocean surface. While satellites can\nprovide a snapshot of current conditions at the overpass time, models are\nnecessary to simulate temporal variations in both particle and cloud\nproperties. However, poor model accuracy limits the reliability with which\nthese tools can be used to predict future climate. Here, we leverage the\ncomprehensive ocean ecosystem and atmospheric aerosol–cloud dataset\nobtained during the third deployment of the North Atlantic Aerosols and\nMarine Ecosystems Study (NAAMES3). Airborne and ship-based measurements were\ncollected in and around a cold-air outbreak during a 3 d (where d stands for day) intensive\noperations period from 17–19 September 2017. Cold-air outbreaks are of keen\ninterest for model validation because they are challenging to accurately\nsimulate, which is due, in part, to the numerous feedbacks and sub-grid-scale processes that influence aerosol and cloud evolution. The NAAMES\nobservations are particularly valuable because the flight plans were\ntailored to lie along Lagrangian trajectories, making it possible to\nspatiotemporally connect upwind and downwind measurements with the\nstate-of-the-art FLEXible PARTicle (FLEXPART) Lagrangian particle dispersion\nmodel and then calculate a rate of change in particle properties. Initial\naerosol conditions spanning an east–west, closed-cell-to-clear-air\ntransition region of the cold-air outbreak indicate similar particle\nconcentrations and properties. However, despite the similarities in the\naerosol fields, the cloud properties downwind of each region evolved quite\ndifferently. One trajectory carried particles through a cold-air outbreak,\nresulting in a decrease in accumulation mode particle concentration\n(−42 %) and cloud droplet concentrations, while the other remained outside\nof the cold-air outbreak and experienced an increase in accumulation mode\nparticle concentrations (+62 %). The variable meteorological conditions between these two adjacent trajectories result from differences in the local sea surface temperature in the Labrador Current and surrounding waters, altering the stability of the marine atmospheric boundary layer. Further\ncomparisons of historical satellite observations indicate that the observed\npattern occurs annually in the region, making it an ideal location for\nfuture airborne Lagrangian studies tracking the evolution of aerosols and\nclouds over time under cold-air outbreak conditions.","container-title":"Atmospheric Chemistry and Physics","DOI":"10.5194/acp-22-2795-2022","ISSN":"1680-7324","issue":"4","journalAbbreviation":"Atmos. Chem. Phys.","language":"en","page":"2795-2815","source":"DOI.org (Crossref)","title":"North Atlantic Ocean SST-gradient-driven variations in aerosol and cloud evolution along Lagrangian cold-air outbreak trajectories","volume":"22","author":[{"family":"Sanchez","given":"Kevin J."},{"family":"Zhang","given":"Bo"},{"family":"Liu","given":"Hongyu"},{"family":"Brown","given":"Matthew D."},{"family":"Crosbie","given":"Ewan C."},{"family":"Gallo","given":"Francesca"},{"family":"Hair","given":"Johnathan W."},{"family":"Hostetler","given":"Chris A."},{"family":"Jordan","given":"Carolyn E."},{"family":"Robinson","given":"Claire E."},{"family":"Scarino","given":"Amy Jo"},{"family":"Shingler","given":"Taylor J."},{"family":"Shook","given":"Michael A."},{"family":"Thornhill","given":"Kenneth L."},{"family":"Wiggins","given":"Elizabeth B."},{"family":"Winstead","given":"Edward L."},{"family":"Ziemba","given":"Luke D."},{"family":"Saliba","given":"Georges"},{"family":"Lewis","given":"Savannah L."},{"family":"Russell","given":"Lynn M."},{"family":"Quinn","given":"Patricia K."},{"family":"Bates","given":"Timothy S."},{"family":"Porter","given":"Jack"},{"family":"Bell","given":"Thomas G."},{"family":"Gaube","given":"Peter"},{"family":"Saltzman","given":"Eric S."},{"family":"Behrenfeld","given":"Michael J."},{"family":"Moore","given":"Richard H."}],"issued":{"date-parts":[["2022",3,2]]}}}],"schema":"https://github.com/citation-style-language/schema/raw/master/csl-citation.json"} </w:instrText>
      </w:r>
      <w:r w:rsidR="00F639F9" w:rsidRPr="006D22EE">
        <w:rPr>
          <w:rFonts w:ascii="Times New Roman" w:hAnsi="Times New Roman" w:cs="Times New Roman"/>
          <w:sz w:val="20"/>
          <w:szCs w:val="20"/>
          <w:lang w:val="en-IE"/>
        </w:rPr>
        <w:fldChar w:fldCharType="separate"/>
      </w:r>
      <w:r w:rsidR="00623202" w:rsidRPr="00623202">
        <w:rPr>
          <w:rFonts w:ascii="Times New Roman" w:hAnsi="Times New Roman" w:cs="Times New Roman"/>
          <w:sz w:val="20"/>
        </w:rPr>
        <w:t xml:space="preserve">(Grigas </w:t>
      </w:r>
      <w:r w:rsidR="00A72BC3" w:rsidRPr="00A72BC3">
        <w:rPr>
          <w:rFonts w:ascii="Times New Roman" w:hAnsi="Times New Roman" w:cs="Times New Roman"/>
          <w:i/>
          <w:sz w:val="20"/>
        </w:rPr>
        <w:t>et al</w:t>
      </w:r>
      <w:r w:rsidR="00623202" w:rsidRPr="00623202">
        <w:rPr>
          <w:rFonts w:ascii="Times New Roman" w:hAnsi="Times New Roman" w:cs="Times New Roman"/>
          <w:sz w:val="20"/>
        </w:rPr>
        <w:t xml:space="preserve">. 2017; Sanchez </w:t>
      </w:r>
      <w:r w:rsidR="00A72BC3" w:rsidRPr="00A72BC3">
        <w:rPr>
          <w:rFonts w:ascii="Times New Roman" w:hAnsi="Times New Roman" w:cs="Times New Roman"/>
          <w:i/>
          <w:sz w:val="20"/>
        </w:rPr>
        <w:t>et al</w:t>
      </w:r>
      <w:r w:rsidR="00623202" w:rsidRPr="00623202">
        <w:rPr>
          <w:rFonts w:ascii="Times New Roman" w:hAnsi="Times New Roman" w:cs="Times New Roman"/>
          <w:sz w:val="20"/>
        </w:rPr>
        <w:t>. 2022)</w:t>
      </w:r>
      <w:r w:rsidR="00F639F9" w:rsidRPr="006D22EE">
        <w:rPr>
          <w:rFonts w:ascii="Times New Roman" w:hAnsi="Times New Roman" w:cs="Times New Roman"/>
          <w:sz w:val="20"/>
          <w:szCs w:val="20"/>
          <w:lang w:val="en-IE"/>
        </w:rPr>
        <w:fldChar w:fldCharType="end"/>
      </w:r>
      <w:r w:rsidR="00695D64" w:rsidRPr="006D22EE">
        <w:rPr>
          <w:rFonts w:ascii="Times New Roman" w:hAnsi="Times New Roman" w:cs="Times New Roman"/>
          <w:sz w:val="20"/>
          <w:szCs w:val="20"/>
          <w:lang w:val="en-IE"/>
        </w:rPr>
        <w:t>. However, around 40% exhibit varying degrees of anthropogenic influences, particularly during periods of continental outflow under high-pressure regimes</w:t>
      </w:r>
      <w:r w:rsidR="00F639F9" w:rsidRPr="006D22EE">
        <w:rPr>
          <w:rFonts w:ascii="Times New Roman" w:hAnsi="Times New Roman" w:cs="Times New Roman"/>
          <w:sz w:val="20"/>
          <w:szCs w:val="20"/>
          <w:lang w:val="en-IE"/>
        </w:rPr>
        <w:t xml:space="preserve"> </w:t>
      </w:r>
      <w:r w:rsidR="00F639F9" w:rsidRPr="006D22EE">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{"citationID":"26kBbIO3","properties":{"formattedCitation":"(S. Gerard Jennings, Christoph Kleefeld, Colin D. O\\uc0\\u700{}Dowd, Carsten Junker, T. Gerard Spain, Phillip O\\uc0\\u700{}Brien, Aodhaghan F. Roddy, and and Thomas C. O\\uc0\\u700{}Connor 2003)","plainCitation":"(S. Gerard Jennings, Christoph Kleefeld, Colin D. OʼDowd, Carsten Junker, T. Gerard Spain, Phillip OʼBrien, Aodhaghan F. Roddy, and and Thomas C. OʼConnor 2003)","dontUpdate":true,"noteIndex":0},"citationItems":[{"id":1635,"uris":["http://zotero.org/groups/3856298/items/ZPNQ7CZ5"],"itemData":{"id":1635,"type":"article-journal","abstract":"A fairly concise description and a short history of the Mace Head atmospheric research\nstation, at 53°N, 10°W, on the west coast of Ireland is reported. The relatively high\nlatitude site is representative of background marine air in the Northern Atlantic on\nthe western periphery of Europe. The site is ideally located to measure the prevailing\n(about 51% of the time) westerly-southwesterly air from the Atlantic, as well as polluted air under anticyclonic conditions from sources east of the site within Ireland,\nfrom the UK and from mainland Europe. Three years of aerosol radiative data, over a\nperiod from January 2000 to December 2002, are indicative of the medium to longterm\nmeasurement programme at the site. These include aerosol scattering coeffi cient, aerosol absorption coeffi cient, aerosol optical depth and single scattering albedo, supported\nby meteorological and air mass trajectory input. Variability in aerosol parameters are\nshown to be dependent on air mass origin, season and meteorological conditions.\nMeasurements indicate that the dominant contribution to aerosol optical depth is due to\nscattering, with single scattering albedo in the range 0.941 to 0.997. Measured aerosol\noptical depth for marine air over the 3 year period varies between 0.03 and 0.038 with\na mean value of 0.11 and standard deviation of ±0.06. These values are in fair agreement with other data for the North Atlantic region.","container-title":"BOREAL ENVIRONMENT RESEARCH 8","ISSN":"1239-6095","title":"Mace Head Atmospheric Research Station — characterization of aerosol radiative parameters","author":[{"literal":"S. Gerard Jennings, Christoph Kleefeld, Colin D. OʼDowd,"},{"literal":"Carsten Junker, T. Gerard Spain, Phillip OʼBrien, Aodhaghan F. Roddy"},{"literal":"and Thomas C. OʼConnor"}],"issued":{"date-parts":[["2003"]]}}}],"schema":"https://github.com/citation-style-language/schema/raw/master/csl-citation.json"} </w:instrText>
      </w:r>
      <w:r w:rsidR="00F639F9" w:rsidRPr="006D22EE">
        <w:rPr>
          <w:rFonts w:ascii="Times New Roman" w:hAnsi="Times New Roman" w:cs="Times New Roman"/>
          <w:sz w:val="20"/>
          <w:szCs w:val="20"/>
          <w:lang w:val="en-IE"/>
        </w:rPr>
        <w:fldChar w:fldCharType="separate"/>
      </w:r>
      <w:r w:rsidR="00F639F9" w:rsidRPr="006D22EE">
        <w:rPr>
          <w:rFonts w:ascii="Times New Roman" w:hAnsi="Times New Roman" w:cs="Times New Roman"/>
          <w:sz w:val="20"/>
          <w:szCs w:val="20"/>
          <w:lang w:val="en-IE"/>
        </w:rPr>
        <w:t xml:space="preserve">(Jennings </w:t>
      </w:r>
      <w:r w:rsidR="00A72BC3" w:rsidRPr="00A72BC3">
        <w:rPr>
          <w:rFonts w:ascii="Times New Roman" w:hAnsi="Times New Roman" w:cs="Times New Roman"/>
          <w:i/>
          <w:sz w:val="20"/>
          <w:szCs w:val="20"/>
          <w:lang w:val="en-IE"/>
        </w:rPr>
        <w:t>et al</w:t>
      </w:r>
      <w:r w:rsidR="00F639F9" w:rsidRPr="006D22EE">
        <w:rPr>
          <w:rFonts w:ascii="Times New Roman" w:hAnsi="Times New Roman" w:cs="Times New Roman"/>
          <w:sz w:val="20"/>
          <w:szCs w:val="20"/>
          <w:lang w:val="en-IE"/>
        </w:rPr>
        <w:t>. 2003)</w:t>
      </w:r>
      <w:r w:rsidR="00F639F9" w:rsidRPr="006D22EE">
        <w:rPr>
          <w:rFonts w:ascii="Times New Roman" w:hAnsi="Times New Roman" w:cs="Times New Roman"/>
          <w:sz w:val="20"/>
          <w:szCs w:val="20"/>
          <w:lang w:val="en-IE"/>
        </w:rPr>
        <w:fldChar w:fldCharType="end"/>
      </w:r>
      <w:r w:rsidR="00F639F9" w:rsidRPr="006D22EE">
        <w:rPr>
          <w:rFonts w:ascii="Times New Roman" w:hAnsi="Times New Roman" w:cs="Times New Roman"/>
          <w:sz w:val="20"/>
          <w:szCs w:val="20"/>
          <w:lang w:val="en-IE"/>
        </w:rPr>
        <w:t>.</w:t>
      </w:r>
    </w:p>
    <w:p w14:paraId="661EE48D" w14:textId="76A8C49B" w:rsidR="00302E48" w:rsidRPr="006D22EE" w:rsidDel="00931B93" w:rsidRDefault="00302E48" w:rsidP="00302E48">
      <w:pPr>
        <w:spacing w:line="360" w:lineRule="auto"/>
        <w:rPr>
          <w:del w:id="14" w:author="Ovadnevaite, Jurgita" w:date="2024-07-02T16:41:00Z" w16du:dateUtc="2024-07-02T15:41:00Z"/>
          <w:rFonts w:ascii="Times New Roman" w:hAnsi="Times New Roman" w:cs="Times New Roman"/>
          <w:sz w:val="20"/>
          <w:szCs w:val="20"/>
          <w:lang w:val="en-IE"/>
        </w:rPr>
      </w:pPr>
      <w:bookmarkStart w:id="15" w:name="OLE_LINK242"/>
      <w:del w:id="16" w:author="Ovadnevaite, Jurgita" w:date="2024-07-02T16:40:00Z" w16du:dateUtc="2024-07-02T15:40:00Z">
        <w:r w:rsidRPr="006D22EE" w:rsidDel="00931B93">
          <w:rPr>
            <w:rFonts w:ascii="Times New Roman" w:hAnsi="Times New Roman" w:cs="Times New Roman"/>
            <w:sz w:val="20"/>
            <w:szCs w:val="20"/>
            <w:lang w:val="en-IE"/>
          </w:rPr>
          <w:delText>This station</w:delText>
        </w:r>
      </w:del>
      <w:del w:id="17" w:author="Ovadnevaite, Jurgita" w:date="2024-07-02T16:41:00Z" w16du:dateUtc="2024-07-02T15:41:00Z">
        <w:r w:rsidRPr="006D22EE" w:rsidDel="00931B93">
          <w:rPr>
            <w:rFonts w:ascii="Times New Roman" w:hAnsi="Times New Roman" w:cs="Times New Roman"/>
            <w:sz w:val="20"/>
            <w:szCs w:val="20"/>
            <w:lang w:val="en-IE"/>
          </w:rPr>
          <w:delText xml:space="preserve"> </w:delText>
        </w:r>
        <w:r w:rsidRPr="006D22EE" w:rsidDel="00931B93">
          <w:rPr>
            <w:rFonts w:ascii="Times New Roman" w:hAnsi="Times New Roman" w:cs="Times New Roman"/>
            <w:sz w:val="20"/>
            <w:szCs w:val="20"/>
            <w:lang w:val="en-IE" w:eastAsia="zh-CN"/>
          </w:rPr>
          <w:delText xml:space="preserve">has been </w:delText>
        </w:r>
        <w:r w:rsidDel="00931B93">
          <w:rPr>
            <w:rFonts w:ascii="Times New Roman" w:hAnsi="Times New Roman" w:cs="Times New Roman"/>
            <w:sz w:val="20"/>
            <w:szCs w:val="20"/>
            <w:lang w:val="en-IE" w:eastAsia="zh-CN"/>
          </w:rPr>
          <w:delText>established as a</w:delText>
        </w:r>
        <w:r w:rsidRPr="006D22EE" w:rsidDel="00931B93">
          <w:rPr>
            <w:rFonts w:ascii="Times New Roman" w:hAnsi="Times New Roman" w:cs="Times New Roman"/>
            <w:sz w:val="20"/>
            <w:szCs w:val="20"/>
            <w:lang w:val="en-IE"/>
          </w:rPr>
          <w:delText xml:space="preserve"> representative </w:delText>
        </w:r>
        <w:r w:rsidDel="00931B93">
          <w:rPr>
            <w:rFonts w:ascii="Times New Roman" w:hAnsi="Times New Roman" w:cs="Times New Roman"/>
            <w:sz w:val="20"/>
            <w:szCs w:val="20"/>
            <w:lang w:val="en-IE"/>
          </w:rPr>
          <w:delText xml:space="preserve">site for studying the </w:delText>
        </w:r>
        <w:r w:rsidRPr="006D22EE" w:rsidDel="00931B93">
          <w:rPr>
            <w:rFonts w:ascii="Times New Roman" w:hAnsi="Times New Roman" w:cs="Times New Roman"/>
            <w:sz w:val="20"/>
            <w:szCs w:val="20"/>
            <w:lang w:val="en-IE"/>
          </w:rPr>
          <w:delText>background conditions</w:delText>
        </w:r>
        <w:r w:rsidDel="00931B93">
          <w:rPr>
            <w:rFonts w:ascii="Times New Roman" w:hAnsi="Times New Roman" w:cs="Times New Roman"/>
            <w:sz w:val="20"/>
            <w:szCs w:val="20"/>
            <w:lang w:val="en-IE"/>
          </w:rPr>
          <w:delText xml:space="preserve"> in the</w:delText>
        </w:r>
        <w:r w:rsidRPr="006D22EE" w:rsidDel="00931B93">
          <w:rPr>
            <w:rFonts w:ascii="Times New Roman" w:hAnsi="Times New Roman" w:cs="Times New Roman"/>
            <w:sz w:val="20"/>
            <w:szCs w:val="20"/>
            <w:lang w:val="en-IE"/>
          </w:rPr>
          <w:delText xml:space="preserve"> Northern Hemisphere</w:delText>
        </w:r>
        <w:r w:rsidDel="00931B93">
          <w:rPr>
            <w:rFonts w:ascii="Times New Roman" w:hAnsi="Times New Roman" w:cs="Times New Roman"/>
            <w:sz w:val="20"/>
            <w:szCs w:val="20"/>
            <w:lang w:val="en-IE"/>
          </w:rPr>
          <w:delText>, offering</w:delText>
        </w:r>
        <w:r w:rsidRPr="006D22EE" w:rsidDel="00931B93">
          <w:rPr>
            <w:rFonts w:ascii="Times New Roman" w:hAnsi="Times New Roman" w:cs="Times New Roman"/>
            <w:sz w:val="20"/>
            <w:szCs w:val="20"/>
            <w:lang w:val="en-IE"/>
          </w:rPr>
          <w:delText xml:space="preserve"> a unique vantage point for studying clean marine aerosols </w:delText>
        </w:r>
        <w:r w:rsidRPr="006D22EE" w:rsidDel="00931B93">
          <w:rPr>
            <w:rFonts w:ascii="Times New Roman" w:hAnsi="Times New Roman" w:cs="Times New Roman"/>
            <w:sz w:val="20"/>
            <w:szCs w:val="20"/>
            <w:lang w:val="en-IE"/>
          </w:rPr>
          <w:fldChar w:fldCharType="begin"/>
        </w:r>
        <w:r w:rsidR="00093135" w:rsidDel="00931B93">
          <w:rPr>
            <w:rFonts w:ascii="Times New Roman" w:hAnsi="Times New Roman" w:cs="Times New Roman"/>
            <w:sz w:val="20"/>
            <w:szCs w:val="20"/>
            <w:lang w:val="en-IE"/>
          </w:rPr>
          <w:delInstrText xml:space="preserve"> ADDIN ZOTERO_ITEM CSL_CITATION {"citationID":"SDV4SPX3","properties":{"formattedCitation":"(C. O\\uc0\\u8217{}Dowd et al. 2014)","plainCitation":"(C. O’Dowd et al. 2014)","noteIndex":0},"citationItems":[{"id":1666,"uris":["http://zotero.org/groups/3856298/items/A3ETK94R"],"itemData":{"id":1666,"type":"article-journal","abstract":"Abstract. Atmospheric aerosols have been sampled and characterised at the Mace Head north-east (NE) Atlantic atmospheric research station since 1958, with many interesting phenomena being discovered. However, with the range of new discoveries and scientific advances, there has been a range of concomitant criticisms challenging the representativeness of aerosol sampled at the station compared to that of aerosol over the pristine open-ocean. Two recurring criticisms relate to the lack of representativeness due to potentially enhanced coastal sources, possibly leading to artificially high values of aerosol concentrations, and to the influence of long-range transport of anthropogenic or continental aerosol and its potential dominance over, or perturbation of, a natural marine aerosol signal. Here, we review the results of previous experimental studies on marine aerosols over the NE Atlantic and at Mace Head with the aim of evaluating their representativeness relative to that of a pristine open-ocean aerosol, i.e. with negligible anthropogenic/continental influence. Particular focus is given to submicron organic matter (OM) aerosol. In summary, no correlation was found between OM and black carbon (BC) in marine air conforming to clean-air sampling criteria, either at BC levels of 0–15 or 15–50 ng m−3, suggesting that OM concentrations, up to observed peak values of 3.8 μg m−3, are predominantly natural in origin. Sophisticated carbon isotope analysis and aerosol mass spectral finger printing techniques corroborate the conclusion that there is a predominant natural source of OM, with 80% biogenic source apportionment being observed for general clean-air conditions, rising to </w:delInstrText>
        </w:r>
        <w:r w:rsidR="00093135" w:rsidDel="00931B93">
          <w:rPr>
            <w:rFonts w:ascii="Cambria Math" w:hAnsi="Cambria Math" w:cs="Cambria Math"/>
            <w:sz w:val="20"/>
            <w:szCs w:val="20"/>
            <w:lang w:val="en-IE"/>
          </w:rPr>
          <w:delInstrText>∼</w:delInstrText>
        </w:r>
        <w:r w:rsidR="00093135" w:rsidDel="00931B93">
          <w:rPr>
            <w:rFonts w:ascii="Times New Roman" w:hAnsi="Times New Roman" w:cs="Times New Roman"/>
            <w:sz w:val="20"/>
            <w:szCs w:val="20"/>
            <w:lang w:val="en-IE"/>
          </w:rPr>
          <w:delInstrText xml:space="preserve">98% during specific primary marine organic plumes when peak OM mass concentrations &gt; 3 μg m−3 are observed. Similarly, a maximum contribution of 20% OM mass coming from non-marine sources was established by dual carbon isotope analysis. Further, analysis of a series of experiments conducted at Mace Head conclude that negligible coastal, surf zone, or tidal effects are discernible in the secondary or primary aerosol mass residing in the submicron size range for sampling heights of 7 m and above. The Mace Head marine-air criteria ensure anthropogenic and coastal effects are sufficiently minimised so as to guarantee a predominant, and sometimes overwhelming, natural marine aerosol contribution to the total aerosol population when the criteria are adhered to.","container-title":"Atmospheric Chemistry and Physics","DOI":"10.5194/acp-14-10687-2014","ISSN":"1680-7324","issue":"19","journalAbbreviation":"Atmos. Chem. Phys.","language":"en","page":"10687-10704","source":"DOI.org (Crossref)","title":"Do anthropogenic, continental or coastal aerosol sources impact on a marine aerosol signature at Mace Head?","volume":"14","author":[{"family":"O'Dowd","given":"C."},{"family":"Ceburnis","given":"D."},{"family":"Ovadnevaite","given":"J."},{"family":"Vaishya","given":"A."},{"family":"Rinaldi","given":"M."},{"family":"Facchini","given":"M. C."}],"issued":{"date-parts":[["2014",10,10]]}}}],"schema":"https://github.com/citation-style-language/schema/raw/master/csl-citation.json"} </w:delInstrText>
        </w:r>
        <w:r w:rsidRPr="006D22EE" w:rsidDel="00931B93">
          <w:rPr>
            <w:rFonts w:ascii="Times New Roman" w:hAnsi="Times New Roman" w:cs="Times New Roman"/>
            <w:sz w:val="20"/>
            <w:szCs w:val="20"/>
            <w:lang w:val="en-IE"/>
          </w:rPr>
          <w:fldChar w:fldCharType="separate"/>
        </w:r>
        <w:r w:rsidRPr="006D22EE" w:rsidDel="00931B93">
          <w:rPr>
            <w:rFonts w:ascii="Times New Roman" w:hAnsi="Times New Roman" w:cs="Times New Roman"/>
            <w:sz w:val="20"/>
            <w:szCs w:val="20"/>
            <w:lang w:val="en-IE"/>
          </w:rPr>
          <w:delText xml:space="preserve">(C. O’Dowd </w:delText>
        </w:r>
        <w:r w:rsidR="00A72BC3" w:rsidRPr="00A72BC3" w:rsidDel="00931B93">
          <w:rPr>
            <w:rFonts w:ascii="Times New Roman" w:hAnsi="Times New Roman" w:cs="Times New Roman"/>
            <w:i/>
            <w:sz w:val="20"/>
            <w:szCs w:val="20"/>
            <w:lang w:val="en-IE"/>
          </w:rPr>
          <w:delText>et al</w:delText>
        </w:r>
        <w:r w:rsidRPr="006D22EE" w:rsidDel="00931B93">
          <w:rPr>
            <w:rFonts w:ascii="Times New Roman" w:hAnsi="Times New Roman" w:cs="Times New Roman"/>
            <w:sz w:val="20"/>
            <w:szCs w:val="20"/>
            <w:lang w:val="en-IE"/>
          </w:rPr>
          <w:delText>. 2014)</w:delText>
        </w:r>
        <w:r w:rsidRPr="006D22EE" w:rsidDel="00931B93">
          <w:rPr>
            <w:rFonts w:ascii="Times New Roman" w:hAnsi="Times New Roman" w:cs="Times New Roman"/>
            <w:sz w:val="20"/>
            <w:szCs w:val="20"/>
            <w:lang w:val="en-IE"/>
          </w:rPr>
          <w:fldChar w:fldCharType="end"/>
        </w:r>
        <w:r w:rsidDel="00931B93">
          <w:rPr>
            <w:rFonts w:ascii="Times New Roman" w:hAnsi="Times New Roman" w:cs="Times New Roman"/>
            <w:sz w:val="20"/>
            <w:szCs w:val="20"/>
            <w:lang w:val="en-IE"/>
          </w:rPr>
          <w:delText>. It has contributed to</w:delText>
        </w:r>
        <w:r w:rsidRPr="006D22EE" w:rsidDel="00931B93">
          <w:rPr>
            <w:rFonts w:ascii="Times New Roman" w:hAnsi="Times New Roman" w:cs="Times New Roman"/>
            <w:sz w:val="20"/>
            <w:szCs w:val="20"/>
            <w:lang w:val="en-IE"/>
          </w:rPr>
          <w:delText xml:space="preserve"> our understanding of large-scale phenomena </w:delText>
        </w:r>
        <w:r w:rsidDel="00931B93">
          <w:rPr>
            <w:rFonts w:ascii="Times New Roman" w:hAnsi="Times New Roman" w:cs="Times New Roman"/>
            <w:sz w:val="20"/>
            <w:szCs w:val="20"/>
            <w:lang w:val="en-IE"/>
          </w:rPr>
          <w:delText>including</w:delText>
        </w:r>
        <w:r w:rsidRPr="006D22EE" w:rsidDel="00931B93">
          <w:rPr>
            <w:rFonts w:ascii="Times New Roman" w:hAnsi="Times New Roman" w:cs="Times New Roman"/>
            <w:sz w:val="20"/>
            <w:szCs w:val="20"/>
            <w:lang w:val="en-IE"/>
          </w:rPr>
          <w:delText xml:space="preserve"> phytoplankton booms </w:delText>
        </w:r>
        <w:r w:rsidRPr="006D22EE" w:rsidDel="00931B93">
          <w:rPr>
            <w:rFonts w:ascii="Times New Roman" w:hAnsi="Times New Roman" w:cs="Times New Roman"/>
            <w:sz w:val="20"/>
            <w:szCs w:val="20"/>
            <w:lang w:val="en-IE"/>
          </w:rPr>
          <w:fldChar w:fldCharType="begin"/>
        </w:r>
        <w:r w:rsidDel="00931B93">
          <w:rPr>
            <w:rFonts w:ascii="Times New Roman" w:hAnsi="Times New Roman" w:cs="Times New Roman"/>
            <w:sz w:val="20"/>
            <w:szCs w:val="20"/>
            <w:lang w:val="en-IE"/>
          </w:rPr>
          <w:delInstrText xml:space="preserve"> ADDIN ZOTERO_ITEM CSL_CITATION {"citationID":"XkQqZGKp","properties":{"formattedCitation":"(C. D. O\\uc0\\u8217{}Dowd et al. 2004; Ovadnevaite, O\\uc0\\u8217{}Dowd, et al. 2011)","plainCitation":"(C. D. O’Dowd et al. 2004; Ovadnevaite, O’Dowd, et al. 2011)","noteIndex":0},"citationItems":[{"id":1619,"uris":["http://zotero.org/groups/3856298/items/ZEMW35ZQ"],"itemData":{"id":1619,"type":"article-journal","container-title":"Nature","DOI":"10.1038/nature02959","ISSN":"0028-0836,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R."},{"family":"Berresheim","given":"Harald"}],"issued":{"date-parts":[["2011",1]]}}}],"schema":"https://github.com/citation-style-language/schema/raw/master/csl-citation.json"} </w:delInstrText>
        </w:r>
        <w:r w:rsidRPr="006D22EE" w:rsidDel="00931B93">
          <w:rPr>
            <w:rFonts w:ascii="Times New Roman" w:hAnsi="Times New Roman" w:cs="Times New Roman"/>
            <w:sz w:val="20"/>
            <w:szCs w:val="20"/>
            <w:lang w:val="en-IE"/>
          </w:rPr>
          <w:fldChar w:fldCharType="separate"/>
        </w:r>
        <w:r w:rsidRPr="00302E48" w:rsidDel="00931B93">
          <w:rPr>
            <w:rFonts w:ascii="Times New Roman" w:hAnsi="Times New Roman" w:cs="Times New Roman"/>
            <w:sz w:val="20"/>
          </w:rPr>
          <w:delText xml:space="preserve">(C. D. O’Dowd </w:delText>
        </w:r>
        <w:r w:rsidR="00A72BC3" w:rsidRPr="00A72BC3" w:rsidDel="00931B93">
          <w:rPr>
            <w:rFonts w:ascii="Times New Roman" w:hAnsi="Times New Roman" w:cs="Times New Roman"/>
            <w:i/>
            <w:sz w:val="20"/>
          </w:rPr>
          <w:delText>et al</w:delText>
        </w:r>
        <w:r w:rsidRPr="00302E48" w:rsidDel="00931B93">
          <w:rPr>
            <w:rFonts w:ascii="Times New Roman" w:hAnsi="Times New Roman" w:cs="Times New Roman"/>
            <w:sz w:val="20"/>
          </w:rPr>
          <w:delText xml:space="preserve">. 2004; Ovadnevaite, O’Dowd, </w:delText>
        </w:r>
        <w:r w:rsidR="00A72BC3" w:rsidRPr="00A72BC3" w:rsidDel="00931B93">
          <w:rPr>
            <w:rFonts w:ascii="Times New Roman" w:hAnsi="Times New Roman" w:cs="Times New Roman"/>
            <w:i/>
            <w:sz w:val="20"/>
          </w:rPr>
          <w:delText>et al</w:delText>
        </w:r>
        <w:r w:rsidRPr="00302E48" w:rsidDel="00931B93">
          <w:rPr>
            <w:rFonts w:ascii="Times New Roman" w:hAnsi="Times New Roman" w:cs="Times New Roman"/>
            <w:sz w:val="20"/>
          </w:rPr>
          <w:delText>. 2011)</w:delText>
        </w:r>
        <w:r w:rsidRPr="006D22EE" w:rsidDel="00931B93">
          <w:rPr>
            <w:rFonts w:ascii="Times New Roman" w:hAnsi="Times New Roman" w:cs="Times New Roman"/>
            <w:sz w:val="20"/>
            <w:szCs w:val="20"/>
            <w:lang w:val="en-IE"/>
          </w:rPr>
          <w:fldChar w:fldCharType="end"/>
        </w:r>
        <w:r w:rsidRPr="006D22EE" w:rsidDel="00931B93">
          <w:rPr>
            <w:rFonts w:ascii="Times New Roman" w:hAnsi="Times New Roman" w:cs="Times New Roman"/>
            <w:sz w:val="20"/>
            <w:szCs w:val="20"/>
            <w:lang w:val="en-IE"/>
          </w:rPr>
          <w:delText xml:space="preserve"> and more generally, sea spray dynamics over the North-East Atlantic as a whole, thereby featuring a rich history of contributions to Climate Sciences. </w:delText>
        </w:r>
      </w:del>
    </w:p>
    <w:p w14:paraId="62A2EE54" w14:textId="51867C2E" w:rsidR="00FF6BD7" w:rsidRPr="006D22EE" w:rsidRDefault="00E94726" w:rsidP="006D22EE">
      <w:pPr>
        <w:spacing w:line="360" w:lineRule="auto"/>
        <w:rPr>
          <w:rFonts w:ascii="Times New Roman" w:hAnsi="Times New Roman" w:cs="Times New Roman"/>
          <w:sz w:val="20"/>
          <w:szCs w:val="20"/>
          <w:lang w:val="en-IE"/>
        </w:rPr>
      </w:pPr>
      <w:r>
        <w:rPr>
          <w:rFonts w:ascii="Times New Roman" w:hAnsi="Times New Roman" w:cs="Times New Roman"/>
          <w:sz w:val="20"/>
          <w:szCs w:val="20"/>
          <w:lang w:val="en-IE"/>
        </w:rPr>
        <w:t>The research was</w:t>
      </w:r>
      <w:r w:rsidR="00302E48" w:rsidRPr="006D22EE">
        <w:rPr>
          <w:rFonts w:ascii="Times New Roman" w:hAnsi="Times New Roman" w:cs="Times New Roman"/>
          <w:sz w:val="20"/>
          <w:szCs w:val="20"/>
          <w:lang w:val="en-IE"/>
        </w:rPr>
        <w:t xml:space="preserve"> strategically </w:t>
      </w:r>
      <w:r w:rsidR="00302E48">
        <w:rPr>
          <w:rFonts w:ascii="Times New Roman" w:hAnsi="Times New Roman" w:cs="Times New Roman"/>
          <w:sz w:val="20"/>
          <w:szCs w:val="20"/>
          <w:lang w:val="en-IE"/>
        </w:rPr>
        <w:t>conducted</w:t>
      </w:r>
      <w:r w:rsidR="00302E48" w:rsidRPr="006D22EE">
        <w:rPr>
          <w:rFonts w:ascii="Times New Roman" w:hAnsi="Times New Roman" w:cs="Times New Roman"/>
          <w:sz w:val="20"/>
          <w:szCs w:val="20"/>
          <w:lang w:val="en-IE"/>
        </w:rPr>
        <w:t xml:space="preserve"> during summertime</w:t>
      </w:r>
      <w:r w:rsidR="00302E48">
        <w:rPr>
          <w:rFonts w:ascii="Times New Roman" w:hAnsi="Times New Roman" w:cs="Times New Roman"/>
          <w:sz w:val="20"/>
          <w:szCs w:val="20"/>
          <w:lang w:val="en-IE"/>
        </w:rPr>
        <w:t xml:space="preserve"> (August 2015)</w:t>
      </w:r>
      <w:r w:rsidR="00302E48" w:rsidRPr="006D22EE">
        <w:rPr>
          <w:rFonts w:ascii="Times New Roman" w:hAnsi="Times New Roman" w:cs="Times New Roman"/>
          <w:sz w:val="20"/>
          <w:szCs w:val="20"/>
          <w:lang w:val="en-IE"/>
        </w:rPr>
        <w:t xml:space="preserve">, a period </w:t>
      </w:r>
      <w:r w:rsidR="00302E48">
        <w:rPr>
          <w:rFonts w:ascii="Times New Roman" w:hAnsi="Times New Roman" w:cs="Times New Roman"/>
          <w:sz w:val="20"/>
          <w:szCs w:val="20"/>
          <w:lang w:val="en-IE"/>
        </w:rPr>
        <w:t>characterized by</w:t>
      </w:r>
      <w:r w:rsidR="00302E48" w:rsidRPr="006D22EE">
        <w:rPr>
          <w:rFonts w:ascii="Times New Roman" w:hAnsi="Times New Roman" w:cs="Times New Roman"/>
          <w:sz w:val="20"/>
          <w:szCs w:val="20"/>
          <w:lang w:val="en-IE"/>
        </w:rPr>
        <w:t xml:space="preserve"> heightened biological activity to </w:t>
      </w:r>
      <w:proofErr w:type="gramStart"/>
      <w:r w:rsidR="00302E48" w:rsidRPr="006D22EE">
        <w:rPr>
          <w:rFonts w:ascii="Times New Roman" w:hAnsi="Times New Roman" w:cs="Times New Roman"/>
          <w:sz w:val="20"/>
          <w:szCs w:val="20"/>
          <w:lang w:val="en-IE"/>
        </w:rPr>
        <w:t>hone in on</w:t>
      </w:r>
      <w:proofErr w:type="gramEnd"/>
      <w:r w:rsidR="00302E48" w:rsidRPr="006D22EE">
        <w:rPr>
          <w:rFonts w:ascii="Times New Roman" w:hAnsi="Times New Roman" w:cs="Times New Roman"/>
          <w:sz w:val="20"/>
          <w:szCs w:val="20"/>
          <w:lang w:val="en-IE"/>
        </w:rPr>
        <w:t xml:space="preserve"> the interplay between atmospheric dynamics and biological processes in marine settings.</w:t>
      </w:r>
      <w:bookmarkEnd w:id="15"/>
    </w:p>
    <w:p w14:paraId="339DA823" w14:textId="6A5725F3" w:rsidR="006A0E98" w:rsidRPr="006D22EE" w:rsidRDefault="00715397" w:rsidP="00715397">
      <w:pPr>
        <w:pStyle w:val="Heading2"/>
        <w:rPr>
          <w:rFonts w:ascii="Times New Roman" w:hAnsi="Times New Roman" w:cs="Times New Roman"/>
          <w:b/>
          <w:bCs/>
          <w:color w:val="000000" w:themeColor="text1"/>
          <w:sz w:val="20"/>
          <w:szCs w:val="20"/>
          <w:lang w:val="en-IE"/>
        </w:rPr>
      </w:pPr>
      <w:r w:rsidRPr="006D22EE">
        <w:rPr>
          <w:rFonts w:ascii="Times New Roman" w:hAnsi="Times New Roman" w:cs="Times New Roman"/>
          <w:b/>
          <w:bCs/>
          <w:color w:val="000000" w:themeColor="text1"/>
          <w:sz w:val="20"/>
          <w:szCs w:val="20"/>
          <w:lang w:val="en-IE"/>
        </w:rPr>
        <w:t xml:space="preserve">2.2 </w:t>
      </w:r>
      <w:r w:rsidR="009327D1" w:rsidRPr="006D22EE">
        <w:rPr>
          <w:rFonts w:ascii="Times New Roman" w:hAnsi="Times New Roman" w:cs="Times New Roman"/>
          <w:b/>
          <w:bCs/>
          <w:color w:val="000000" w:themeColor="text1"/>
          <w:sz w:val="20"/>
          <w:szCs w:val="20"/>
          <w:lang w:val="en-IE"/>
        </w:rPr>
        <w:t>In-situ measurements</w:t>
      </w:r>
    </w:p>
    <w:p w14:paraId="689E1883" w14:textId="4F8B2AFF" w:rsidR="002C61DC" w:rsidRPr="006D22EE" w:rsidRDefault="002C61DC" w:rsidP="00F04955">
      <w:pPr>
        <w:spacing w:line="360" w:lineRule="auto"/>
        <w:rPr>
          <w:rFonts w:ascii="Times New Roman" w:hAnsi="Times New Roman" w:cs="Times New Roman"/>
          <w:sz w:val="20"/>
          <w:szCs w:val="20"/>
          <w:lang w:val="en-IE"/>
        </w:rPr>
      </w:pPr>
      <w:r w:rsidRPr="006D22EE">
        <w:rPr>
          <w:rFonts w:ascii="Times New Roman" w:hAnsi="Times New Roman" w:cs="Times New Roman"/>
          <w:sz w:val="20"/>
          <w:szCs w:val="20"/>
          <w:lang w:val="en-IE"/>
        </w:rPr>
        <w:t>Ambient submicron aerosol</w:t>
      </w:r>
      <w:del w:id="18" w:author="Ovadnevaite, Jurgita" w:date="2024-07-02T16:42:00Z" w16du:dateUtc="2024-07-02T15:42:00Z">
        <w:r w:rsidRPr="006D22EE" w:rsidDel="00931B93">
          <w:rPr>
            <w:rFonts w:ascii="Times New Roman" w:hAnsi="Times New Roman" w:cs="Times New Roman"/>
            <w:sz w:val="20"/>
            <w:szCs w:val="20"/>
            <w:lang w:val="en-IE"/>
          </w:rPr>
          <w:delText>s</w:delText>
        </w:r>
      </w:del>
      <w:r w:rsidRPr="006D22EE">
        <w:rPr>
          <w:rFonts w:ascii="Times New Roman" w:hAnsi="Times New Roman" w:cs="Times New Roman"/>
          <w:sz w:val="20"/>
          <w:szCs w:val="20"/>
          <w:lang w:val="en-IE"/>
        </w:rPr>
        <w:t xml:space="preserve"> major </w:t>
      </w:r>
      <w:r w:rsidR="00550FF9" w:rsidRPr="006D22EE">
        <w:rPr>
          <w:rFonts w:ascii="Times New Roman" w:hAnsi="Times New Roman" w:cs="Times New Roman"/>
          <w:sz w:val="20"/>
          <w:szCs w:val="20"/>
          <w:lang w:val="en-IE"/>
        </w:rPr>
        <w:t>species were</w:t>
      </w:r>
      <w:r w:rsidRPr="006D22EE">
        <w:rPr>
          <w:rFonts w:ascii="Times New Roman" w:hAnsi="Times New Roman" w:cs="Times New Roman"/>
          <w:sz w:val="20"/>
          <w:szCs w:val="20"/>
          <w:lang w:val="en-IE"/>
        </w:rPr>
        <w:t xml:space="preserve"> monitored using an Aerodyne high-resolution time-of-flight aerosol mass spectrometer</w:t>
      </w:r>
      <w:r w:rsidR="002944EA">
        <w:rPr>
          <w:rFonts w:ascii="Times New Roman" w:hAnsi="Times New Roman" w:cs="Times New Roman"/>
          <w:sz w:val="20"/>
          <w:szCs w:val="20"/>
          <w:lang w:val="en-IE"/>
        </w:rPr>
        <w:t xml:space="preserve"> (</w:t>
      </w:r>
      <w:r w:rsidR="002944EA" w:rsidRPr="006D22EE">
        <w:rPr>
          <w:rFonts w:ascii="Times New Roman" w:hAnsi="Times New Roman" w:cs="Times New Roman"/>
          <w:sz w:val="20"/>
          <w:szCs w:val="20"/>
          <w:lang w:val="en-IE"/>
        </w:rPr>
        <w:t>HR-ToF-AMS</w:t>
      </w:r>
      <w:r w:rsidR="002944EA">
        <w:rPr>
          <w:rFonts w:ascii="Times New Roman" w:hAnsi="Times New Roman" w:cs="Times New Roman"/>
          <w:sz w:val="20"/>
          <w:szCs w:val="20"/>
          <w:lang w:val="en-IE"/>
        </w:rPr>
        <w:t>)</w:t>
      </w:r>
      <w:r w:rsidRPr="006D22EE">
        <w:rPr>
          <w:rFonts w:ascii="Times New Roman" w:hAnsi="Times New Roman" w:cs="Times New Roman"/>
          <w:sz w:val="20"/>
          <w:szCs w:val="20"/>
          <w:lang w:val="en-IE"/>
        </w:rPr>
        <w:t xml:space="preserve"> equipped with a standard vaporizer. The</w:t>
      </w:r>
      <w:r w:rsidR="002944EA">
        <w:rPr>
          <w:rFonts w:ascii="Times New Roman" w:hAnsi="Times New Roman" w:cs="Times New Roman"/>
          <w:sz w:val="20"/>
          <w:szCs w:val="20"/>
          <w:lang w:val="en-IE"/>
        </w:rPr>
        <w:t xml:space="preserve"> instrument</w:t>
      </w:r>
      <w:r w:rsidRPr="006D22EE">
        <w:rPr>
          <w:rFonts w:ascii="Times New Roman" w:hAnsi="Times New Roman" w:cs="Times New Roman"/>
          <w:sz w:val="20"/>
          <w:szCs w:val="20"/>
          <w:lang w:val="en-IE"/>
        </w:rPr>
        <w:t xml:space="preserve"> overall working principles have been</w:t>
      </w:r>
      <w:r w:rsidR="00E05797" w:rsidRPr="006D22EE">
        <w:rPr>
          <w:rFonts w:ascii="Times New Roman" w:hAnsi="Times New Roman" w:cs="Times New Roman"/>
          <w:sz w:val="20"/>
          <w:szCs w:val="20"/>
          <w:lang w:val="en-IE"/>
        </w:rPr>
        <w:t xml:space="preserve"> extensively described in the literature </w:t>
      </w:r>
      <w:r w:rsidR="00E05797" w:rsidRPr="006D22EE">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{"citationID":"u0XOl4hE","properties":{"formattedCitation":"(DeCarlo et al. 2006; Canagaratna et al. 2007)","plainCitation":"(DeCarlo et al. 2006; Canagaratna et al. 2007)","noteIndex":0},"citationItems":[{"id":1385,"uris":["http://zotero.org/groups/3856298/items/HRZTNLSG"],"itemData":{"id":1385,"type":"article-journal","container-title":"Analytical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L."}],"issued":{"date-parts":[["2006",12]]}}},{"id":1576,"uris":["http://zotero.org/groups/3856298/items/KWYLW26Y"],"itemData":{"id":1576,"type":"article-journal","container-title":"Mass Spectrometry Reviews","DOI":"10.1002/mas.20115","ISSN":"0277-7037, 1098-2787","issue":"2","journalAbbreviation":"Mass Spectrom. Rev.","language":"en","page":"185-222","source":"DOI.org (Crossref)","title":"Chemical and microphysical characterization of ambient aerosols with the aerodyne aerosol mass spectrometer","volume":"26","author":[{"family":"Canagaratna","given":"M.R."},{"family":"Jayne","given":"J.T."},{"family":"Jimenez","given":"J.L."},{"family":"Allan","given":"J.D."},{"family":"Alfarra","given":"M.R."},{"family":"Zhang","given":"Q."},{"family":"Onasch","given":"T.B."},{"family":"Drewnick","given":"F."},{"family":"Coe","given":"H."},{"family":"Middlebrook","given":"A."},{"family":"Delia","given":"A."},{"family":"Williams","given":"L.R."},{"family":"Trimborn","given":"A.M."},{"family":"Northway","given":"M.J."},{"family":"DeCarlo","given":"P.F."},{"family":"Kolb","given":"C.E."},{"family":"Davidovits","given":"P."},{"family":"Worsnop","given":"D.R."}],"issued":{"date-parts":[["2007",3]]}}}],"schema":"https://github.com/citation-style-language/schema/raw/master/csl-citation.json"} </w:instrText>
      </w:r>
      <w:r w:rsidR="00E05797" w:rsidRPr="006D22EE">
        <w:rPr>
          <w:rFonts w:ascii="Times New Roman" w:hAnsi="Times New Roman" w:cs="Times New Roman"/>
          <w:sz w:val="20"/>
          <w:szCs w:val="20"/>
          <w:lang w:val="en-IE"/>
        </w:rPr>
        <w:fldChar w:fldCharType="separate"/>
      </w:r>
      <w:r w:rsidR="00E05797" w:rsidRPr="006D22EE">
        <w:rPr>
          <w:rFonts w:ascii="Times New Roman" w:hAnsi="Times New Roman" w:cs="Times New Roman"/>
          <w:sz w:val="20"/>
          <w:szCs w:val="20"/>
          <w:lang w:val="en-IE"/>
        </w:rPr>
        <w:t xml:space="preserve">(DeCarlo </w:t>
      </w:r>
      <w:r w:rsidR="00A72BC3" w:rsidRPr="00A72BC3">
        <w:rPr>
          <w:rFonts w:ascii="Times New Roman" w:hAnsi="Times New Roman" w:cs="Times New Roman"/>
          <w:i/>
          <w:sz w:val="20"/>
          <w:szCs w:val="20"/>
          <w:lang w:val="en-IE"/>
        </w:rPr>
        <w:t>et al</w:t>
      </w:r>
      <w:r w:rsidR="00E05797" w:rsidRPr="006D22EE">
        <w:rPr>
          <w:rFonts w:ascii="Times New Roman" w:hAnsi="Times New Roman" w:cs="Times New Roman"/>
          <w:sz w:val="20"/>
          <w:szCs w:val="20"/>
          <w:lang w:val="en-IE"/>
        </w:rPr>
        <w:t xml:space="preserve">. 2006; Canagaratna </w:t>
      </w:r>
      <w:r w:rsidR="00A72BC3" w:rsidRPr="00A72BC3">
        <w:rPr>
          <w:rFonts w:ascii="Times New Roman" w:hAnsi="Times New Roman" w:cs="Times New Roman"/>
          <w:i/>
          <w:sz w:val="20"/>
          <w:szCs w:val="20"/>
          <w:lang w:val="en-IE"/>
        </w:rPr>
        <w:t>et al</w:t>
      </w:r>
      <w:r w:rsidR="00E05797" w:rsidRPr="006D22EE">
        <w:rPr>
          <w:rFonts w:ascii="Times New Roman" w:hAnsi="Times New Roman" w:cs="Times New Roman"/>
          <w:sz w:val="20"/>
          <w:szCs w:val="20"/>
          <w:lang w:val="en-IE"/>
        </w:rPr>
        <w:t>. 2007)</w:t>
      </w:r>
      <w:r w:rsidR="00E05797" w:rsidRPr="006D22EE">
        <w:rPr>
          <w:rFonts w:ascii="Times New Roman" w:hAnsi="Times New Roman" w:cs="Times New Roman"/>
          <w:sz w:val="20"/>
          <w:szCs w:val="20"/>
          <w:lang w:val="en-IE"/>
        </w:rPr>
        <w:fldChar w:fldCharType="end"/>
      </w:r>
      <w:r w:rsidRPr="006D22EE">
        <w:rPr>
          <w:rFonts w:ascii="Times New Roman" w:hAnsi="Times New Roman" w:cs="Times New Roman"/>
          <w:sz w:val="20"/>
          <w:szCs w:val="20"/>
          <w:lang w:val="en-IE"/>
        </w:rPr>
        <w:t xml:space="preserve">. The </w:t>
      </w:r>
      <w:r w:rsidR="00C243DB" w:rsidRPr="006D22EE">
        <w:rPr>
          <w:rFonts w:ascii="Times New Roman" w:hAnsi="Times New Roman" w:cs="Times New Roman"/>
          <w:sz w:val="20"/>
          <w:szCs w:val="20"/>
          <w:lang w:val="en-IE"/>
        </w:rPr>
        <w:t xml:space="preserve">HR-ToF-AMS </w:t>
      </w:r>
      <w:r w:rsidRPr="006D22EE">
        <w:rPr>
          <w:rFonts w:ascii="Times New Roman" w:hAnsi="Times New Roman" w:cs="Times New Roman"/>
          <w:sz w:val="20"/>
          <w:szCs w:val="20"/>
          <w:lang w:val="en-IE"/>
        </w:rPr>
        <w:t xml:space="preserve">runs were performed on a </w:t>
      </w:r>
      <w:r w:rsidR="002944EA">
        <w:rPr>
          <w:rFonts w:ascii="Times New Roman" w:hAnsi="Times New Roman" w:cs="Times New Roman"/>
          <w:sz w:val="20"/>
          <w:szCs w:val="20"/>
          <w:lang w:val="en-IE"/>
        </w:rPr>
        <w:t>5</w:t>
      </w:r>
      <w:r w:rsidRPr="006D22EE">
        <w:rPr>
          <w:rFonts w:ascii="Times New Roman" w:hAnsi="Times New Roman" w:cs="Times New Roman"/>
          <w:sz w:val="20"/>
          <w:szCs w:val="20"/>
          <w:lang w:val="en-IE"/>
        </w:rPr>
        <w:t>min</w:t>
      </w:r>
      <w:r w:rsidR="002944EA">
        <w:rPr>
          <w:rFonts w:ascii="Times New Roman" w:hAnsi="Times New Roman" w:cs="Times New Roman"/>
          <w:sz w:val="20"/>
          <w:szCs w:val="20"/>
          <w:lang w:val="en-IE"/>
        </w:rPr>
        <w:t>s</w:t>
      </w:r>
      <w:r w:rsidRPr="006D22EE">
        <w:rPr>
          <w:rFonts w:ascii="Times New Roman" w:hAnsi="Times New Roman" w:cs="Times New Roman"/>
          <w:sz w:val="20"/>
          <w:szCs w:val="20"/>
          <w:lang w:val="en-IE"/>
        </w:rPr>
        <w:t xml:space="preserve"> time resolution basis on the single-reflection highly sensitive V mode configuration (</w:t>
      </w:r>
      <w:r w:rsidR="00296499" w:rsidRPr="006D22EE">
        <w:rPr>
          <w:rFonts w:ascii="Times New Roman" w:hAnsi="Times New Roman" w:cs="Times New Roman"/>
          <w:sz w:val="20"/>
          <w:szCs w:val="20"/>
          <w:lang w:val="en-IE" w:eastAsia="zh-CN"/>
        </w:rPr>
        <w:t xml:space="preserve">mass resolution up to </w:t>
      </w:r>
      <w:r w:rsidRPr="006D22EE">
        <w:rPr>
          <w:rFonts w:ascii="Times New Roman" w:hAnsi="Times New Roman" w:cs="Times New Roman"/>
          <w:sz w:val="20"/>
          <w:szCs w:val="20"/>
          <w:lang w:val="en-IE"/>
        </w:rPr>
        <w:t>3000 m/</w:t>
      </w:r>
      <w:proofErr w:type="spellStart"/>
      <w:r w:rsidRPr="006D22EE">
        <w:rPr>
          <w:rFonts w:ascii="Times New Roman" w:hAnsi="Times New Roman" w:cs="Times New Roman"/>
          <w:sz w:val="20"/>
          <w:szCs w:val="20"/>
          <w:lang w:val="en-IE"/>
        </w:rPr>
        <w:t>Δm</w:t>
      </w:r>
      <w:proofErr w:type="spellEnd"/>
      <w:r w:rsidRPr="006D22EE">
        <w:rPr>
          <w:rFonts w:ascii="Times New Roman" w:hAnsi="Times New Roman" w:cs="Times New Roman"/>
          <w:sz w:val="20"/>
          <w:szCs w:val="20"/>
          <w:lang w:val="en-IE"/>
        </w:rPr>
        <w:t>)</w:t>
      </w:r>
      <w:r w:rsidR="00926821" w:rsidRPr="006D22EE">
        <w:rPr>
          <w:rFonts w:ascii="Times New Roman" w:hAnsi="Times New Roman" w:cs="Times New Roman"/>
          <w:sz w:val="20"/>
          <w:szCs w:val="20"/>
          <w:lang w:val="en-IE"/>
        </w:rPr>
        <w:t xml:space="preserve"> </w:t>
      </w:r>
      <w:r w:rsidR="00A55042" w:rsidRPr="006D22EE">
        <w:rPr>
          <w:rFonts w:ascii="Times New Roman" w:hAnsi="Times New Roman" w:cs="Times New Roman"/>
          <w:sz w:val="20"/>
          <w:szCs w:val="20"/>
          <w:lang w:val="en-IE"/>
        </w:rPr>
        <w:t xml:space="preserve">while </w:t>
      </w:r>
      <w:r w:rsidR="00926821" w:rsidRPr="006D22EE">
        <w:rPr>
          <w:rFonts w:ascii="Times New Roman" w:hAnsi="Times New Roman" w:cs="Times New Roman"/>
          <w:sz w:val="20"/>
          <w:szCs w:val="20"/>
          <w:lang w:val="en-IE"/>
        </w:rPr>
        <w:t>d</w:t>
      </w:r>
      <w:r w:rsidRPr="006D22EE">
        <w:rPr>
          <w:rFonts w:ascii="Times New Roman" w:hAnsi="Times New Roman" w:cs="Times New Roman"/>
          <w:sz w:val="20"/>
          <w:szCs w:val="20"/>
          <w:lang w:val="en-IE"/>
        </w:rPr>
        <w:t>etection limit</w:t>
      </w:r>
      <w:r w:rsidR="00A55042" w:rsidRPr="006D22EE">
        <w:rPr>
          <w:rFonts w:ascii="Times New Roman" w:hAnsi="Times New Roman" w:cs="Times New Roman"/>
          <w:sz w:val="20"/>
          <w:szCs w:val="20"/>
          <w:lang w:val="en-IE"/>
        </w:rPr>
        <w:t>s</w:t>
      </w:r>
      <w:r w:rsidRPr="006D22EE">
        <w:rPr>
          <w:rFonts w:ascii="Times New Roman" w:hAnsi="Times New Roman" w:cs="Times New Roman"/>
          <w:sz w:val="20"/>
          <w:szCs w:val="20"/>
          <w:lang w:val="en-IE"/>
        </w:rPr>
        <w:t xml:space="preserve"> </w:t>
      </w:r>
      <w:r w:rsidR="00A55042" w:rsidRPr="00D317DE">
        <w:rPr>
          <w:rFonts w:ascii="Times New Roman" w:hAnsi="Times New Roman" w:cs="Times New Roman"/>
          <w:sz w:val="20"/>
          <w:szCs w:val="20"/>
          <w:lang w:val="en-IE"/>
        </w:rPr>
        <w:t xml:space="preserve">were estimated based on </w:t>
      </w:r>
      <w:r w:rsidR="00A70584" w:rsidRPr="00D317DE">
        <w:rPr>
          <w:rFonts w:ascii="Times New Roman" w:hAnsi="Times New Roman" w:cs="Times New Roman"/>
          <w:sz w:val="20"/>
          <w:szCs w:val="20"/>
          <w:lang w:val="en-IE"/>
        </w:rPr>
        <w:t xml:space="preserve">the approach described by </w:t>
      </w:r>
      <w:r w:rsidR="00E05797" w:rsidRPr="00D317DE">
        <w:rPr>
          <w:rFonts w:ascii="Times New Roman" w:hAnsi="Times New Roman" w:cs="Times New Roman"/>
          <w:sz w:val="20"/>
          <w:szCs w:val="20"/>
          <w:lang w:val="en-IE"/>
        </w:rPr>
        <w:fldChar w:fldCharType="begin"/>
      </w:r>
      <w:r w:rsidR="00C71BDA" w:rsidRPr="00D317DE">
        <w:rPr>
          <w:rFonts w:ascii="Times New Roman" w:hAnsi="Times New Roman" w:cs="Times New Roman"/>
          <w:sz w:val="20"/>
          <w:szCs w:val="20"/>
          <w:lang w:val="en-IE"/>
        </w:rPr>
        <w:instrText xml:space="preserve"> ADDIN ZOTERO_ITEM CSL_CITATION {"citationID":"l9sKTH6x","properties":{"formattedCitation":"(Drewnick et al. 2009)","plainCitation":"(Drewnick et al. 2009)","dontUpdate":true,"noteIndex":0},"citationItems":[{"id":2150,"uris":["http://zotero.org/groups/3856298/items/XWEBNGLW"],"itemData":{"id":2150,"type":"article-journal","abstract":"Abstract. Systematic laboratory experiments were performed to investigate quantification of various species with two versions of the Aerodyne Aerosol Mass Spectrometer, a Quadrupole Aerosol Mass Spectrometer (Q-AMS) and a compact Time-of-Flight Aerosol Mass Spectrometer (c-ToF-AMS). Here we present a new method to continuously determine the detection limits of the AMS analyzers during regular measurements, yielding detection limit (DL) information under various measurement conditions. Minimum detection limits range from 0.03 μg m−3 (nitrate, sulfate, and chloride) up to 0.5 μg m−3 (organics) for the Q-AMS. Those of the c-ToF-AMS are found between 0.003 μg m−3 (nitrate, sulfate) and 0.03 μg m−3 (ammonium, organics). The DL values found for the c-ToF-AMS were ~10 times lower than those of the Q-AMS, mainly due to differences in ion duty cycle. Effects causing an increase of the detection limits include long-term instrument contamination, measurement of high aerosol mass concentrations and short-term instrument history. The self-cleaning processes which reduce the instrument background after measurement of large aerosol concentrations as well as the influences of increased instrument background on mass concentration measurements are discussed. Finally, improvement of detection limits by extension of averaging time intervals, selected or reduced ion monitoring, and variation of particle-to-background measurement ratio are investigated.","container-title":"Atmospheric Measurement Techniques","DOI":"10.5194/amt-2-33-2009","ISSN":"1867-8548","issue":"1","journalAbbreviation":"Atmos. Meas. Tech.","language":"en","page":"33-46","source":"DOI.org (Crossref)","title":"Aerosol quantification with the Aerodyne Aerosol Mass Spectrometer: detection limits and ionizer background effects","title-short":"Aerosol quantification with the Aerodyne Aerosol Mass Spectrometer","volume":"2","author":[{"family":"Drewnick","given":"F."},{"family":"Hings","given":"S. S."},{"family":"Alfarra","given":"M. R."},{"family":"Prevot","given":"A. S. H."},{"family":"Borrmann","given":"S."}],"issued":{"date-parts":[["2009",2,12]]}}}],"schema":"https://github.com/citation-style-language/schema/raw/master/csl-citation.json"} </w:instrText>
      </w:r>
      <w:r w:rsidR="00E05797" w:rsidRPr="00D317DE">
        <w:rPr>
          <w:rFonts w:ascii="Times New Roman" w:hAnsi="Times New Roman" w:cs="Times New Roman"/>
          <w:sz w:val="20"/>
          <w:szCs w:val="20"/>
          <w:lang w:val="en-IE"/>
        </w:rPr>
        <w:fldChar w:fldCharType="separate"/>
      </w:r>
      <w:r w:rsidR="00E05797" w:rsidRPr="00D317DE">
        <w:rPr>
          <w:rFonts w:ascii="Times New Roman" w:hAnsi="Times New Roman" w:cs="Times New Roman"/>
          <w:sz w:val="20"/>
          <w:szCs w:val="20"/>
          <w:lang w:val="en-IE"/>
        </w:rPr>
        <w:t xml:space="preserve">Drewnick </w:t>
      </w:r>
      <w:r w:rsidR="00A72BC3" w:rsidRPr="00A72BC3">
        <w:rPr>
          <w:rFonts w:ascii="Times New Roman" w:hAnsi="Times New Roman" w:cs="Times New Roman"/>
          <w:i/>
          <w:sz w:val="20"/>
          <w:szCs w:val="20"/>
          <w:lang w:val="en-IE"/>
        </w:rPr>
        <w:t>et al</w:t>
      </w:r>
      <w:r w:rsidR="00E05797" w:rsidRPr="00D317DE">
        <w:rPr>
          <w:rFonts w:ascii="Times New Roman" w:hAnsi="Times New Roman" w:cs="Times New Roman"/>
          <w:sz w:val="20"/>
          <w:szCs w:val="20"/>
          <w:lang w:val="en-IE"/>
        </w:rPr>
        <w:t xml:space="preserve"> (2009)</w:t>
      </w:r>
      <w:r w:rsidR="00E05797" w:rsidRPr="00D317DE">
        <w:rPr>
          <w:rFonts w:ascii="Times New Roman" w:hAnsi="Times New Roman" w:cs="Times New Roman"/>
          <w:sz w:val="20"/>
          <w:szCs w:val="20"/>
          <w:lang w:val="en-IE"/>
        </w:rPr>
        <w:fldChar w:fldCharType="end"/>
      </w:r>
      <w:r w:rsidR="00E05797" w:rsidRPr="00D317DE">
        <w:rPr>
          <w:rFonts w:ascii="Times New Roman" w:hAnsi="Times New Roman" w:cs="Times New Roman"/>
          <w:sz w:val="20"/>
          <w:szCs w:val="20"/>
          <w:lang w:val="en-IE"/>
        </w:rPr>
        <w:t>.</w:t>
      </w:r>
      <w:r w:rsidR="002944EA" w:rsidRPr="00D317DE">
        <w:rPr>
          <w:rFonts w:ascii="Times New Roman" w:hAnsi="Times New Roman" w:cs="Times New Roman"/>
          <w:sz w:val="20"/>
          <w:szCs w:val="20"/>
          <w:lang w:val="en-IE"/>
        </w:rPr>
        <w:t xml:space="preserve"> The vapori</w:t>
      </w:r>
      <w:r w:rsidR="00FC1756" w:rsidRPr="00D317DE">
        <w:rPr>
          <w:rFonts w:ascii="Times New Roman" w:hAnsi="Times New Roman" w:cs="Times New Roman"/>
          <w:sz w:val="20"/>
          <w:szCs w:val="20"/>
          <w:lang w:val="en-IE"/>
        </w:rPr>
        <w:t>zer operated at a nominal temperature of 650°C</w:t>
      </w:r>
      <w:r w:rsidR="002944EA" w:rsidRPr="00D317DE">
        <w:rPr>
          <w:rFonts w:ascii="Times New Roman" w:hAnsi="Times New Roman" w:cs="Times New Roman"/>
          <w:sz w:val="20"/>
          <w:szCs w:val="20"/>
          <w:lang w:val="en-IE"/>
        </w:rPr>
        <w:t>.</w:t>
      </w:r>
      <w:r w:rsidR="00FC1756" w:rsidRPr="00D317DE">
        <w:rPr>
          <w:rFonts w:ascii="Times New Roman" w:hAnsi="Times New Roman" w:cs="Times New Roman"/>
          <w:sz w:val="20"/>
          <w:szCs w:val="20"/>
          <w:lang w:val="en-IE"/>
        </w:rPr>
        <w:t xml:space="preserve"> </w:t>
      </w:r>
      <w:r w:rsidRPr="00D317DE">
        <w:rPr>
          <w:rFonts w:ascii="Times New Roman" w:hAnsi="Times New Roman" w:cs="Times New Roman"/>
          <w:sz w:val="20"/>
          <w:szCs w:val="20"/>
          <w:lang w:val="en-IE"/>
        </w:rPr>
        <w:t>Ionisation efficiency (IE), particle velocity and inlet flow were determined following standard</w:t>
      </w:r>
      <w:r w:rsidRPr="006D22EE">
        <w:rPr>
          <w:rFonts w:ascii="Times New Roman" w:hAnsi="Times New Roman" w:cs="Times New Roman"/>
          <w:sz w:val="20"/>
          <w:szCs w:val="20"/>
          <w:lang w:val="en-IE"/>
        </w:rPr>
        <w:t xml:space="preserve"> methods while applying</w:t>
      </w:r>
      <w:r w:rsidR="00E4055F">
        <w:rPr>
          <w:rFonts w:ascii="Times New Roman" w:hAnsi="Times New Roman" w:cs="Times New Roman"/>
          <w:sz w:val="20"/>
          <w:szCs w:val="20"/>
          <w:lang w:val="en-IE"/>
        </w:rPr>
        <w:t xml:space="preserve"> standard </w:t>
      </w:r>
      <w:r w:rsidR="002944EA">
        <w:rPr>
          <w:rFonts w:ascii="Times New Roman" w:hAnsi="Times New Roman" w:cs="Times New Roman"/>
          <w:sz w:val="20"/>
          <w:szCs w:val="20"/>
          <w:lang w:val="en-IE"/>
        </w:rPr>
        <w:t>R</w:t>
      </w:r>
      <w:r w:rsidR="002944EA" w:rsidRPr="006D22EE">
        <w:rPr>
          <w:rFonts w:ascii="Times New Roman" w:hAnsi="Times New Roman" w:cs="Times New Roman"/>
          <w:sz w:val="20"/>
          <w:szCs w:val="20"/>
          <w:lang w:val="en-IE"/>
        </w:rPr>
        <w:t>IE.</w:t>
      </w:r>
      <w:r w:rsidR="00E05797" w:rsidRPr="006D22EE">
        <w:rPr>
          <w:rFonts w:ascii="Times New Roman" w:hAnsi="Times New Roman" w:cs="Times New Roman"/>
          <w:sz w:val="20"/>
          <w:szCs w:val="20"/>
          <w:lang w:val="en-IE"/>
        </w:rPr>
        <w:t xml:space="preserve"> </w:t>
      </w:r>
      <w:r w:rsidRPr="006D22EE">
        <w:rPr>
          <w:rFonts w:ascii="Times New Roman" w:hAnsi="Times New Roman" w:cs="Times New Roman"/>
          <w:sz w:val="20"/>
          <w:szCs w:val="20"/>
          <w:lang w:val="en-IE"/>
        </w:rPr>
        <w:t>The particle transmission and detection efficiency expressed as the collection efficiency (CE;</w:t>
      </w:r>
      <w:r w:rsidR="00E05797" w:rsidRPr="006D22EE">
        <w:rPr>
          <w:rFonts w:ascii="Times New Roman" w:hAnsi="Times New Roman" w:cs="Times New Roman"/>
          <w:sz w:val="20"/>
          <w:szCs w:val="20"/>
          <w:lang w:val="en-IE"/>
        </w:rPr>
        <w:t xml:space="preserve"> </w:t>
      </w:r>
      <w:r w:rsidR="00E05797" w:rsidRPr="006D22EE">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{"citationID":"GWAp9ugx","properties":{"formattedCitation":"(Huffman et al. 2005)","plainCitation":"(Huffman et al. 2005)","dontUpdate":true,"noteIndex":0},"citationItems":[{"id":1562,"uris":["http://zotero.org/groups/3856298/items/BNJZK3SN"],"itemData":{"id":1562,"type":"article-journal","container-title":"Aerosol Science and Technology","DOI":"10.1080/02786820500423782","ISSN":"0278-6826, 1521-7388","issue":"12","journalAbbreviation":"Aerosol Science and Technology","language":"en","page":"1143-1163","source":"DOI.org (Crossref)","title":"Design, Modeling, Optimization, and Experimental Tests of a Particle Beam Width Probe for the Aerodyne Aerosol Mass Spectrometer","volume":"39","author":[{"family":"Huffman","given":"J. Alex"},{"family":"Jayne","given":"John T."},{"family":"Drewnick","given":"Frank"},{"family":"Aiken","given":"Allison C."},{"family":"Onasch","given":"Timothy"},{"family":"Worsnop","given":"Douglas R."},{"family":"Jimenez","given":"Jose L."}],"issued":{"date-parts":[["2005",12]]}}}],"schema":"https://github.com/citation-style-language/schema/raw/master/csl-citation.json"} </w:instrText>
      </w:r>
      <w:r w:rsidR="00E05797" w:rsidRPr="006D22EE">
        <w:rPr>
          <w:rFonts w:ascii="Times New Roman" w:hAnsi="Times New Roman" w:cs="Times New Roman"/>
          <w:sz w:val="20"/>
          <w:szCs w:val="20"/>
          <w:lang w:val="en-IE"/>
        </w:rPr>
        <w:fldChar w:fldCharType="separate"/>
      </w:r>
      <w:r w:rsidR="00E05797" w:rsidRPr="006D22EE">
        <w:rPr>
          <w:rFonts w:ascii="Times New Roman" w:hAnsi="Times New Roman" w:cs="Times New Roman"/>
          <w:sz w:val="20"/>
          <w:szCs w:val="20"/>
          <w:lang w:val="en-IE"/>
        </w:rPr>
        <w:t xml:space="preserve">Huffman </w:t>
      </w:r>
      <w:r w:rsidR="00A72BC3" w:rsidRPr="00A72BC3">
        <w:rPr>
          <w:rFonts w:ascii="Times New Roman" w:hAnsi="Times New Roman" w:cs="Times New Roman"/>
          <w:i/>
          <w:sz w:val="20"/>
          <w:szCs w:val="20"/>
          <w:lang w:val="en-IE"/>
        </w:rPr>
        <w:t>et al</w:t>
      </w:r>
      <w:r w:rsidR="00E05797" w:rsidRPr="006D22EE">
        <w:rPr>
          <w:rFonts w:ascii="Times New Roman" w:hAnsi="Times New Roman" w:cs="Times New Roman"/>
          <w:sz w:val="20"/>
          <w:szCs w:val="20"/>
          <w:lang w:val="en-IE"/>
        </w:rPr>
        <w:t>. 2005)</w:t>
      </w:r>
      <w:r w:rsidR="00E05797" w:rsidRPr="006D22EE">
        <w:rPr>
          <w:rFonts w:ascii="Times New Roman" w:hAnsi="Times New Roman" w:cs="Times New Roman"/>
          <w:sz w:val="20"/>
          <w:szCs w:val="20"/>
          <w:lang w:val="en-IE"/>
        </w:rPr>
        <w:fldChar w:fldCharType="end"/>
      </w:r>
      <w:r w:rsidRPr="006D22EE">
        <w:rPr>
          <w:rFonts w:ascii="Times New Roman" w:hAnsi="Times New Roman" w:cs="Times New Roman"/>
          <w:sz w:val="20"/>
          <w:szCs w:val="20"/>
          <w:lang w:val="en-IE"/>
        </w:rPr>
        <w:t xml:space="preserve"> was corrected for detection losses due to vaporizer particles bounce off by applying the composition-dependent collection efficiency (</w:t>
      </w:r>
      <w:r w:rsidR="00E05797" w:rsidRPr="006D22EE">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{"citationID":"LqLFwr9w","properties":{"formattedCitation":"(Middlebrook et al. 2012)","plainCitation":"(Middlebrook et al. 2012)","dontUpdate":true,"noteIndex":0},"citationItems":[{"id":1380,"uris":["http://zotero.org/groups/3856298/items/QCK6773J"],"itemData":{"id":1380,"type":"article-journal","container-title":"Aerosol Science and Technology","DOI":"10.1080/02786826.2011.620041","ISSN":"0278-6826, 1521-7388","issue":"3","journalAbbreviation":"Aerosol Science and Technology","language":"en","page":"258-271","source":"DOI.org (Crossref)","title":"Evaluation of Composition-Dependent Collection Efficiencies for the Aerodyne Aerosol Mass Spectrometer using Field Data","volume":"46","author":[{"family":"Middlebrook","given":"Ann M."},{"family":"Bahreini","given":"Roya"},{"family":"Jimenez","given":"Jose L."},{"family":"Canagaratna","given":"Manjula R."}],"issued":{"date-parts":[["2012",3]]}}}],"schema":"https://github.com/citation-style-language/schema/raw/master/csl-citation.json"} </w:instrText>
      </w:r>
      <w:r w:rsidR="00E05797" w:rsidRPr="006D22EE">
        <w:rPr>
          <w:rFonts w:ascii="Times New Roman" w:hAnsi="Times New Roman" w:cs="Times New Roman"/>
          <w:sz w:val="20"/>
          <w:szCs w:val="20"/>
          <w:lang w:val="en-IE"/>
        </w:rPr>
        <w:fldChar w:fldCharType="separate"/>
      </w:r>
      <w:r w:rsidR="00E05797" w:rsidRPr="006D22EE">
        <w:rPr>
          <w:rFonts w:ascii="Times New Roman" w:hAnsi="Times New Roman" w:cs="Times New Roman"/>
          <w:sz w:val="20"/>
          <w:szCs w:val="20"/>
          <w:lang w:val="en-IE"/>
        </w:rPr>
        <w:t xml:space="preserve">Middlebrook </w:t>
      </w:r>
      <w:r w:rsidR="00A72BC3" w:rsidRPr="00A72BC3">
        <w:rPr>
          <w:rFonts w:ascii="Times New Roman" w:hAnsi="Times New Roman" w:cs="Times New Roman"/>
          <w:i/>
          <w:sz w:val="20"/>
          <w:szCs w:val="20"/>
          <w:lang w:val="en-IE"/>
        </w:rPr>
        <w:t>et al</w:t>
      </w:r>
      <w:r w:rsidR="00E05797" w:rsidRPr="006D22EE">
        <w:rPr>
          <w:rFonts w:ascii="Times New Roman" w:hAnsi="Times New Roman" w:cs="Times New Roman"/>
          <w:sz w:val="20"/>
          <w:szCs w:val="20"/>
          <w:lang w:val="en-IE"/>
        </w:rPr>
        <w:t>. 2012)</w:t>
      </w:r>
      <w:r w:rsidR="00E05797" w:rsidRPr="006D22EE">
        <w:rPr>
          <w:rFonts w:ascii="Times New Roman" w:hAnsi="Times New Roman" w:cs="Times New Roman"/>
          <w:sz w:val="20"/>
          <w:szCs w:val="20"/>
          <w:lang w:val="en-IE"/>
        </w:rPr>
        <w:fldChar w:fldCharType="end"/>
      </w:r>
      <w:r w:rsidRPr="006D22EE">
        <w:rPr>
          <w:rFonts w:ascii="Times New Roman" w:hAnsi="Times New Roman" w:cs="Times New Roman"/>
          <w:sz w:val="20"/>
          <w:szCs w:val="20"/>
          <w:lang w:val="en-IE"/>
        </w:rPr>
        <w:t xml:space="preserve"> using </w:t>
      </w:r>
      <w:r w:rsidR="00FC1756">
        <w:rPr>
          <w:rFonts w:ascii="Times New Roman" w:hAnsi="Times New Roman" w:cs="Times New Roman"/>
          <w:sz w:val="20"/>
          <w:szCs w:val="20"/>
          <w:lang w:val="en-IE"/>
        </w:rPr>
        <w:t xml:space="preserve">a </w:t>
      </w:r>
      <w:r w:rsidRPr="006D22EE">
        <w:rPr>
          <w:rFonts w:ascii="Times New Roman" w:hAnsi="Times New Roman" w:cs="Times New Roman"/>
          <w:sz w:val="20"/>
          <w:szCs w:val="20"/>
          <w:lang w:val="en-IE"/>
        </w:rPr>
        <w:t xml:space="preserve">value of </w:t>
      </w:r>
      <w:r w:rsidR="00E4055F">
        <w:rPr>
          <w:rFonts w:ascii="Times New Roman" w:hAnsi="Times New Roman" w:cs="Times New Roman"/>
          <w:sz w:val="20"/>
          <w:szCs w:val="20"/>
          <w:lang w:val="en-IE"/>
        </w:rPr>
        <w:t>1</w:t>
      </w:r>
      <w:r w:rsidRPr="006D22EE">
        <w:rPr>
          <w:rFonts w:ascii="Times New Roman" w:hAnsi="Times New Roman" w:cs="Times New Roman"/>
          <w:sz w:val="20"/>
          <w:szCs w:val="20"/>
          <w:lang w:val="en-IE"/>
        </w:rPr>
        <w:t xml:space="preserve"> </w:t>
      </w:r>
      <w:r w:rsidR="00E4308D" w:rsidRPr="006D22EE">
        <w:rPr>
          <w:rFonts w:ascii="Times New Roman" w:hAnsi="Times New Roman" w:cs="Times New Roman"/>
          <w:sz w:val="20"/>
          <w:szCs w:val="20"/>
          <w:lang w:val="en-IE" w:eastAsia="zh-CN"/>
        </w:rPr>
        <w:t xml:space="preserve">as the lower limit of CE </w:t>
      </w:r>
      <w:r w:rsidR="00FC1756">
        <w:rPr>
          <w:rFonts w:ascii="Times New Roman" w:hAnsi="Times New Roman" w:cs="Times New Roman"/>
          <w:sz w:val="20"/>
          <w:szCs w:val="20"/>
          <w:lang w:val="en-IE" w:eastAsia="zh-CN"/>
        </w:rPr>
        <w:t xml:space="preserve">as </w:t>
      </w:r>
      <w:r w:rsidR="00FC1756" w:rsidRPr="006D22EE">
        <w:rPr>
          <w:rFonts w:ascii="Times New Roman" w:hAnsi="Times New Roman" w:cs="Times New Roman"/>
          <w:sz w:val="20"/>
          <w:szCs w:val="20"/>
          <w:lang w:val="en-IE"/>
        </w:rPr>
        <w:t xml:space="preserve">a </w:t>
      </w:r>
      <w:r w:rsidR="00FC1756">
        <w:rPr>
          <w:rFonts w:ascii="Times New Roman" w:hAnsi="Times New Roman" w:cs="Times New Roman"/>
          <w:sz w:val="20"/>
          <w:szCs w:val="20"/>
          <w:lang w:val="en-IE"/>
        </w:rPr>
        <w:t xml:space="preserve">typically applied for  clean marine air masses </w:t>
      </w:r>
      <w:r w:rsidR="00FC1756">
        <w:rPr>
          <w:rFonts w:ascii="Times New Roman" w:hAnsi="Times New Roman" w:cs="Times New Roman"/>
          <w:sz w:val="20"/>
          <w:szCs w:val="20"/>
          <w:lang w:val="en-IE"/>
        </w:rPr>
        <w:fldChar w:fldCharType="begin"/>
      </w:r>
      <w:r w:rsidR="00FC1756">
        <w:rPr>
          <w:rFonts w:ascii="Times New Roman" w:hAnsi="Times New Roman" w:cs="Times New Roman"/>
          <w:sz w:val="20"/>
          <w:szCs w:val="20"/>
          <w:lang w:val="en-IE"/>
        </w:rPr>
        <w:instrText xml:space="preserve"> ADDIN ZOTERO_ITEM CSL_CITATION {"citationID":"nrRUbF9P","properties":{"formattedCitation":"(Ovadnevaite et al. 2012)","plainCitation":"(Ovadnevaite et al. 2012)","noteIndex":0},"citationItems":[{"id":1483,"uris":["http://zotero.org/groups/3856298/items/JGWVUZSQ"],"itemData":{"id":1483,"type":"article-journal","container-title":"Journal of Geophysical Research: Atmospheres","DOI":"10.1029/2011JD017379","ISSN":"01480227","issue":"D16","journalAbbreviation":"J. Geophys. Res.","language":"en","page":"n/a-n/a","source":"DOI.org (Crossref)","title":"On the effect of wind speed on submicron sea salt mass concentrations and source fluxes: EFFECT OF WIND SPEED ON SEA SALT","title-short":"On the effect of wind speed on submicron sea salt mass concentrations and source fluxes","volume":"117","author":[{"family":"Ovadnevaite","given":"Jurgita"},{"family":"Ceburnis","given":"Darius"},{"family":"Canagaratna","given":"Manjula"},{"family":"Berresheim","given":"Harald"},{"family":"Bialek","given":"Jakub"},{"family":"Martucci","given":"Giovanni"},{"family":"Worsnop","given":"Douglas R."},{"family":"O'Dowd","given":"Colin"}],"issued":{"date-parts":[["2012",8,27]]}}}],"schema":"https://github.com/citation-style-language/schema/raw/master/csl-citation.json"} </w:instrText>
      </w:r>
      <w:r w:rsidR="00FC1756">
        <w:rPr>
          <w:rFonts w:ascii="Times New Roman" w:hAnsi="Times New Roman" w:cs="Times New Roman"/>
          <w:sz w:val="20"/>
          <w:szCs w:val="20"/>
          <w:lang w:val="en-IE"/>
        </w:rPr>
        <w:fldChar w:fldCharType="separate"/>
      </w:r>
      <w:r w:rsidR="00FC1756" w:rsidRPr="00FC1756">
        <w:rPr>
          <w:rFonts w:ascii="Times New Roman" w:hAnsi="Times New Roman" w:cs="Times New Roman"/>
          <w:sz w:val="20"/>
        </w:rPr>
        <w:t xml:space="preserve">(Ovadnevaite </w:t>
      </w:r>
      <w:r w:rsidR="00A72BC3" w:rsidRPr="00A72BC3">
        <w:rPr>
          <w:rFonts w:ascii="Times New Roman" w:hAnsi="Times New Roman" w:cs="Times New Roman"/>
          <w:i/>
          <w:sz w:val="20"/>
        </w:rPr>
        <w:t>et al</w:t>
      </w:r>
      <w:r w:rsidR="00FC1756" w:rsidRPr="00FC1756">
        <w:rPr>
          <w:rFonts w:ascii="Times New Roman" w:hAnsi="Times New Roman" w:cs="Times New Roman"/>
          <w:sz w:val="20"/>
        </w:rPr>
        <w:t>. 2012)</w:t>
      </w:r>
      <w:r w:rsidR="00FC1756">
        <w:rPr>
          <w:rFonts w:ascii="Times New Roman" w:hAnsi="Times New Roman" w:cs="Times New Roman"/>
          <w:sz w:val="20"/>
          <w:szCs w:val="20"/>
          <w:lang w:val="en-IE"/>
        </w:rPr>
        <w:fldChar w:fldCharType="end"/>
      </w:r>
      <w:r w:rsidR="00FC1756">
        <w:rPr>
          <w:rFonts w:ascii="Times New Roman" w:hAnsi="Times New Roman" w:cs="Times New Roman"/>
          <w:sz w:val="20"/>
          <w:szCs w:val="20"/>
          <w:lang w:val="en-IE"/>
        </w:rPr>
        <w:t>.</w:t>
      </w:r>
    </w:p>
    <w:p w14:paraId="141F4EDB" w14:textId="783A5BD0" w:rsidR="002C61DC" w:rsidRPr="006D22EE" w:rsidRDefault="002C61DC" w:rsidP="00F04955">
      <w:pPr>
        <w:spacing w:line="360" w:lineRule="auto"/>
        <w:rPr>
          <w:rFonts w:ascii="Times New Roman" w:hAnsi="Times New Roman" w:cs="Times New Roman"/>
          <w:sz w:val="20"/>
          <w:szCs w:val="20"/>
          <w:lang w:val="en-IE"/>
        </w:rPr>
      </w:pPr>
      <w:r w:rsidRPr="006D22EE">
        <w:rPr>
          <w:rFonts w:ascii="Times New Roman" w:hAnsi="Times New Roman" w:cs="Times New Roman"/>
          <w:sz w:val="20"/>
          <w:szCs w:val="20"/>
          <w:lang w:val="en-IE"/>
        </w:rPr>
        <w:t xml:space="preserve">The AMS data were </w:t>
      </w:r>
      <w:r w:rsidR="00E05797" w:rsidRPr="006D22EE">
        <w:rPr>
          <w:rFonts w:ascii="Times New Roman" w:hAnsi="Times New Roman" w:cs="Times New Roman"/>
          <w:sz w:val="20"/>
          <w:szCs w:val="20"/>
          <w:lang w:val="en-IE"/>
        </w:rPr>
        <w:t>analysed</w:t>
      </w:r>
      <w:r w:rsidRPr="006D22EE">
        <w:rPr>
          <w:rFonts w:ascii="Times New Roman" w:hAnsi="Times New Roman" w:cs="Times New Roman"/>
          <w:sz w:val="20"/>
          <w:szCs w:val="20"/>
          <w:lang w:val="en-IE"/>
        </w:rPr>
        <w:t xml:space="preserve"> using SQUIRREL (</w:t>
      </w:r>
      <w:proofErr w:type="spellStart"/>
      <w:r w:rsidRPr="006D22EE">
        <w:rPr>
          <w:rFonts w:ascii="Times New Roman" w:hAnsi="Times New Roman" w:cs="Times New Roman"/>
          <w:sz w:val="20"/>
          <w:szCs w:val="20"/>
          <w:lang w:val="en-IE"/>
        </w:rPr>
        <w:t>SeQUential</w:t>
      </w:r>
      <w:proofErr w:type="spellEnd"/>
      <w:r w:rsidRPr="006D22EE">
        <w:rPr>
          <w:rFonts w:ascii="Times New Roman" w:hAnsi="Times New Roman" w:cs="Times New Roman"/>
          <w:sz w:val="20"/>
          <w:szCs w:val="20"/>
          <w:lang w:val="en-IE"/>
        </w:rPr>
        <w:t xml:space="preserve"> Igor data </w:t>
      </w:r>
      <w:proofErr w:type="spellStart"/>
      <w:r w:rsidRPr="006D22EE">
        <w:rPr>
          <w:rFonts w:ascii="Times New Roman" w:hAnsi="Times New Roman" w:cs="Times New Roman"/>
          <w:sz w:val="20"/>
          <w:szCs w:val="20"/>
          <w:lang w:val="en-IE"/>
        </w:rPr>
        <w:t>RetRiEvaL</w:t>
      </w:r>
      <w:proofErr w:type="spellEnd"/>
      <w:r w:rsidRPr="006D22EE">
        <w:rPr>
          <w:rFonts w:ascii="Times New Roman" w:hAnsi="Times New Roman" w:cs="Times New Roman"/>
          <w:sz w:val="20"/>
          <w:szCs w:val="20"/>
          <w:lang w:val="en-IE"/>
        </w:rPr>
        <w:t>) v1.65B and PIKA (Peak Integration by Key Analysis) v1.25B</w:t>
      </w:r>
      <w:r w:rsidR="00E05797" w:rsidRPr="006D22EE">
        <w:rPr>
          <w:rFonts w:ascii="Times New Roman" w:hAnsi="Times New Roman" w:cs="Times New Roman"/>
          <w:sz w:val="20"/>
          <w:szCs w:val="20"/>
          <w:lang w:val="en-IE"/>
        </w:rPr>
        <w:t xml:space="preserve"> </w:t>
      </w:r>
      <w:r w:rsidRPr="006D22EE">
        <w:rPr>
          <w:rFonts w:ascii="Times New Roman" w:hAnsi="Times New Roman" w:cs="Times New Roman"/>
          <w:sz w:val="20"/>
          <w:szCs w:val="20"/>
          <w:lang w:val="en-IE"/>
        </w:rPr>
        <w:t>software packages</w:t>
      </w:r>
      <w:bookmarkStart w:id="19" w:name="_Hlk134701437"/>
      <w:r w:rsidR="00395F1F">
        <w:rPr>
          <w:rFonts w:ascii="Times New Roman" w:hAnsi="Times New Roman" w:cs="Times New Roman"/>
          <w:sz w:val="20"/>
          <w:szCs w:val="20"/>
          <w:lang w:val="en-IE"/>
        </w:rPr>
        <w:t xml:space="preserve">. </w:t>
      </w:r>
      <w:r w:rsidRPr="006D22EE">
        <w:rPr>
          <w:rFonts w:ascii="Times New Roman" w:hAnsi="Times New Roman" w:cs="Times New Roman"/>
          <w:sz w:val="20"/>
          <w:szCs w:val="20"/>
          <w:lang w:val="en-IE"/>
        </w:rPr>
        <w:t>Sea salt was estimated based on a scaling factor of 51 of the common sea salt ion NaCl</w:t>
      </w:r>
      <w:r w:rsidRPr="006D22EE">
        <w:rPr>
          <w:rFonts w:ascii="Times New Roman" w:hAnsi="Times New Roman" w:cs="Times New Roman"/>
          <w:sz w:val="20"/>
          <w:szCs w:val="20"/>
          <w:vertAlign w:val="superscript"/>
          <w:lang w:val="en-IE"/>
        </w:rPr>
        <w:t>+</w:t>
      </w:r>
      <w:r w:rsidRPr="006D22EE">
        <w:rPr>
          <w:rFonts w:ascii="Times New Roman" w:hAnsi="Times New Roman" w:cs="Times New Roman"/>
          <w:sz w:val="20"/>
          <w:szCs w:val="20"/>
          <w:lang w:val="en-IE"/>
        </w:rPr>
        <w:t xml:space="preserve"> (m/z 57.96)</w:t>
      </w:r>
      <w:r w:rsidR="00E05797" w:rsidRPr="006D22EE">
        <w:rPr>
          <w:rFonts w:ascii="Times New Roman" w:hAnsi="Times New Roman" w:cs="Times New Roman"/>
          <w:sz w:val="20"/>
          <w:szCs w:val="20"/>
          <w:lang w:val="en-IE"/>
        </w:rPr>
        <w:t xml:space="preserve"> </w:t>
      </w:r>
      <w:r w:rsidR="00E05797" w:rsidRPr="006D22EE">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{"citationID":"v0InJSGf","properties":{"formattedCitation":"(Ovadnevaite et al. 2012)","plainCitation":"(Ovadnevaite et al. 2012)","noteIndex":0},"citationItems":[{"id":1483,"uris":["http://zotero.org/groups/3856298/items/JGWVUZSQ"],"itemData":{"id":1483,"type":"article-journal","container-title":"Journal of Geophysical Research: Atmospheres","DOI":"10.1029/2011JD017379","ISSN":"01480227","issue":"D16","journalAbbreviation":"J. Geophys. Res.","language":"en","page":"n/a-n/a","source":"DOI.org (Crossref)","title":"On the effect of wind speed on submicron sea salt mass concentrations and source fluxes: EFFECT OF WIND SPEED ON SEA SALT","title-short":"On the effect of wind speed on submicron sea salt mass concentrations and source fluxes","volume":"117","author":[{"family":"Ovadnevaite","given":"Jurgita"},{"family":"Ceburnis","given":"Darius"},{"family":"Canagaratna","given":"Manjula"},{"family":"Berresheim","given":"Harald"},{"family":"Bialek","given":"Jakub"},{"family":"Martucci","given":"Giovanni"},{"family":"Worsnop","given":"Douglas R."},{"family":"O'Dowd","given":"Colin"}],"issued":{"date-parts":[["2012",8,27]]}}}],"schema":"https://github.com/citation-style-language/schema/raw/master/csl-citation.json"} </w:instrText>
      </w:r>
      <w:r w:rsidR="00E05797" w:rsidRPr="006D22EE">
        <w:rPr>
          <w:rFonts w:ascii="Times New Roman" w:hAnsi="Times New Roman" w:cs="Times New Roman"/>
          <w:sz w:val="20"/>
          <w:szCs w:val="20"/>
          <w:lang w:val="en-IE"/>
        </w:rPr>
        <w:fldChar w:fldCharType="separate"/>
      </w:r>
      <w:r w:rsidR="00E05797" w:rsidRPr="006D22EE">
        <w:rPr>
          <w:rFonts w:ascii="Times New Roman" w:hAnsi="Times New Roman" w:cs="Times New Roman"/>
          <w:sz w:val="20"/>
          <w:szCs w:val="20"/>
          <w:lang w:val="en-IE"/>
        </w:rPr>
        <w:t xml:space="preserve">(Ovadnevaite </w:t>
      </w:r>
      <w:r w:rsidR="00A72BC3" w:rsidRPr="00A72BC3">
        <w:rPr>
          <w:rFonts w:ascii="Times New Roman" w:hAnsi="Times New Roman" w:cs="Times New Roman"/>
          <w:i/>
          <w:sz w:val="20"/>
          <w:szCs w:val="20"/>
          <w:lang w:val="en-IE"/>
        </w:rPr>
        <w:t>et al</w:t>
      </w:r>
      <w:r w:rsidR="00E05797" w:rsidRPr="006D22EE">
        <w:rPr>
          <w:rFonts w:ascii="Times New Roman" w:hAnsi="Times New Roman" w:cs="Times New Roman"/>
          <w:sz w:val="20"/>
          <w:szCs w:val="20"/>
          <w:lang w:val="en-IE"/>
        </w:rPr>
        <w:t>. 2012)</w:t>
      </w:r>
      <w:r w:rsidR="00E05797" w:rsidRPr="006D22EE">
        <w:rPr>
          <w:rFonts w:ascii="Times New Roman" w:hAnsi="Times New Roman" w:cs="Times New Roman"/>
          <w:sz w:val="20"/>
          <w:szCs w:val="20"/>
          <w:lang w:val="en-IE"/>
        </w:rPr>
        <w:fldChar w:fldCharType="end"/>
      </w:r>
      <w:r w:rsidR="00E05797" w:rsidRPr="006D22EE">
        <w:rPr>
          <w:rFonts w:ascii="Times New Roman" w:hAnsi="Times New Roman" w:cs="Times New Roman"/>
          <w:sz w:val="20"/>
          <w:szCs w:val="20"/>
          <w:lang w:val="en-IE"/>
        </w:rPr>
        <w:t xml:space="preserve"> </w:t>
      </w:r>
      <w:r w:rsidRPr="006D22EE">
        <w:rPr>
          <w:rFonts w:ascii="Times New Roman" w:hAnsi="Times New Roman" w:cs="Times New Roman"/>
          <w:sz w:val="20"/>
          <w:szCs w:val="20"/>
          <w:lang w:val="en-IE"/>
        </w:rPr>
        <w:t>while MSA was quantified by upscaling the CH</w:t>
      </w:r>
      <w:r w:rsidRPr="006D22EE">
        <w:rPr>
          <w:rFonts w:ascii="Times New Roman" w:hAnsi="Times New Roman" w:cs="Times New Roman"/>
          <w:sz w:val="20"/>
          <w:szCs w:val="20"/>
          <w:vertAlign w:val="subscript"/>
          <w:lang w:val="en-IE"/>
        </w:rPr>
        <w:t>3</w:t>
      </w:r>
      <w:r w:rsidRPr="006D22EE">
        <w:rPr>
          <w:rFonts w:ascii="Times New Roman" w:hAnsi="Times New Roman" w:cs="Times New Roman"/>
          <w:sz w:val="20"/>
          <w:szCs w:val="20"/>
          <w:lang w:val="en-IE"/>
        </w:rPr>
        <w:t>SO</w:t>
      </w:r>
      <w:r w:rsidRPr="006D22EE">
        <w:rPr>
          <w:rFonts w:ascii="Times New Roman" w:hAnsi="Times New Roman" w:cs="Times New Roman"/>
          <w:sz w:val="20"/>
          <w:szCs w:val="20"/>
          <w:vertAlign w:val="subscript"/>
          <w:lang w:val="en-IE"/>
        </w:rPr>
        <w:t>2</w:t>
      </w:r>
      <w:r w:rsidRPr="006D22EE">
        <w:rPr>
          <w:rFonts w:ascii="Times New Roman" w:hAnsi="Times New Roman" w:cs="Times New Roman"/>
          <w:sz w:val="20"/>
          <w:szCs w:val="20"/>
          <w:lang w:val="en-IE"/>
        </w:rPr>
        <w:t xml:space="preserve"> ion</w:t>
      </w:r>
      <w:r w:rsidR="009D6B4F">
        <w:rPr>
          <w:rFonts w:ascii="Times New Roman" w:hAnsi="Times New Roman" w:cs="Times New Roman"/>
          <w:sz w:val="20"/>
          <w:szCs w:val="20"/>
          <w:lang w:val="en-IE"/>
        </w:rPr>
        <w:t xml:space="preserve"> (Ovadnevaite </w:t>
      </w:r>
      <w:r w:rsidR="00A72BC3" w:rsidRPr="00A72BC3">
        <w:rPr>
          <w:rFonts w:ascii="Times New Roman" w:hAnsi="Times New Roman" w:cs="Times New Roman"/>
          <w:i/>
          <w:sz w:val="20"/>
          <w:szCs w:val="20"/>
          <w:lang w:val="en-IE"/>
        </w:rPr>
        <w:t>et al</w:t>
      </w:r>
      <w:r w:rsidR="009D6B4F">
        <w:rPr>
          <w:rFonts w:ascii="Times New Roman" w:hAnsi="Times New Roman" w:cs="Times New Roman"/>
          <w:sz w:val="20"/>
          <w:szCs w:val="20"/>
          <w:lang w:val="en-IE"/>
        </w:rPr>
        <w:t>., 2014)</w:t>
      </w:r>
      <w:r w:rsidRPr="006D22EE">
        <w:rPr>
          <w:rFonts w:ascii="Times New Roman" w:hAnsi="Times New Roman" w:cs="Times New Roman"/>
          <w:sz w:val="20"/>
          <w:szCs w:val="20"/>
          <w:lang w:val="en-IE"/>
        </w:rPr>
        <w:t>. Influences from MSA on SO</w:t>
      </w:r>
      <w:r w:rsidRPr="006D22EE">
        <w:rPr>
          <w:rFonts w:ascii="Times New Roman" w:hAnsi="Times New Roman" w:cs="Times New Roman"/>
          <w:sz w:val="20"/>
          <w:szCs w:val="20"/>
          <w:vertAlign w:val="subscript"/>
          <w:lang w:val="en-IE"/>
        </w:rPr>
        <w:t>4</w:t>
      </w:r>
      <w:r w:rsidRPr="006D22EE">
        <w:rPr>
          <w:rFonts w:ascii="Times New Roman" w:hAnsi="Times New Roman" w:cs="Times New Roman"/>
          <w:sz w:val="20"/>
          <w:szCs w:val="20"/>
          <w:lang w:val="en-IE"/>
        </w:rPr>
        <w:t xml:space="preserve"> and OA were accounted as follows:</w:t>
      </w:r>
      <w:bookmarkEnd w:id="19"/>
    </w:p>
    <w:p w14:paraId="1020E54E" w14:textId="77777777" w:rsidR="002C61DC" w:rsidRPr="006D22EE" w:rsidRDefault="00000000" w:rsidP="002C61DC">
      <w:pPr>
        <w:rPr>
          <w:rFonts w:ascii="Times New Roman" w:hAnsi="Times New Roman" w:cs="Times New Roman"/>
          <w:sz w:val="20"/>
          <w:szCs w:val="20"/>
          <w:lang w:val="en-IE"/>
        </w:rPr>
      </w:pPr>
      <m:oMathPara>
        <m:oMath>
          <m:sSub>
            <m:sSubPr>
              <m:ctrlPr>
                <w:rPr>
                  <w:rFonts w:ascii="Cambria Math" w:hAnsi="Cambria Math" w:cs="Times New Roman"/>
                  <w:i/>
                  <w:sz w:val="20"/>
                  <w:szCs w:val="20"/>
                  <w:lang w:val="en-IE"/>
                </w:rPr>
              </m:ctrlPr>
            </m:sSubPr>
            <m:e>
              <m:r>
                <w:rPr>
                  <w:rFonts w:ascii="Cambria Math" w:hAnsi="Cambria Math" w:cs="Times New Roman"/>
                  <w:sz w:val="20"/>
                  <w:szCs w:val="20"/>
                  <w:lang w:val="en-IE"/>
                </w:rPr>
                <m:t>SO</m:t>
              </m:r>
            </m:e>
            <m:sub>
              <m:r>
                <w:rPr>
                  <w:rFonts w:ascii="Cambria Math" w:hAnsi="Cambria Math" w:cs="Times New Roman"/>
                  <w:sz w:val="20"/>
                  <w:szCs w:val="20"/>
                  <w:lang w:val="en-IE"/>
                </w:rPr>
                <m:t>4 corrected</m:t>
              </m:r>
            </m:sub>
          </m:sSub>
          <m:r>
            <w:rPr>
              <w:rFonts w:ascii="Cambria Math" w:hAnsi="Cambria Math" w:cs="Times New Roman"/>
              <w:sz w:val="20"/>
              <w:szCs w:val="20"/>
              <w:lang w:val="en-IE"/>
            </w:rPr>
            <m:t>=</m:t>
          </m:r>
          <m:sSub>
            <m:sSubPr>
              <m:ctrlPr>
                <w:rPr>
                  <w:rFonts w:ascii="Cambria Math" w:hAnsi="Cambria Math" w:cs="Times New Roman"/>
                  <w:i/>
                  <w:sz w:val="20"/>
                  <w:szCs w:val="20"/>
                  <w:lang w:val="en-IE"/>
                </w:rPr>
              </m:ctrlPr>
            </m:sSubPr>
            <m:e>
              <m:r>
                <w:rPr>
                  <w:rFonts w:ascii="Cambria Math" w:hAnsi="Cambria Math" w:cs="Times New Roman"/>
                  <w:sz w:val="20"/>
                  <w:szCs w:val="20"/>
                  <w:lang w:val="en-IE"/>
                </w:rPr>
                <m:t>SO</m:t>
              </m:r>
            </m:e>
            <m:sub>
              <m:r>
                <w:rPr>
                  <w:rFonts w:ascii="Cambria Math" w:hAnsi="Cambria Math" w:cs="Times New Roman"/>
                  <w:sz w:val="20"/>
                  <w:szCs w:val="20"/>
                  <w:lang w:val="en-IE"/>
                </w:rPr>
                <m:t>4</m:t>
              </m:r>
            </m:sub>
          </m:sSub>
          <m:r>
            <w:rPr>
              <w:rFonts w:ascii="Cambria Math" w:hAnsi="Cambria Math" w:cs="Times New Roman"/>
              <w:sz w:val="20"/>
              <w:szCs w:val="20"/>
              <w:lang w:val="en-IE"/>
            </w:rPr>
            <m:t>-</m:t>
          </m:r>
          <m:f>
            <m:fPr>
              <m:ctrlPr>
                <w:rPr>
                  <w:rFonts w:ascii="Cambria Math" w:hAnsi="Cambria Math" w:cs="Times New Roman"/>
                  <w:i/>
                  <w:sz w:val="20"/>
                  <w:szCs w:val="20"/>
                  <w:lang w:val="en-IE"/>
                </w:rPr>
              </m:ctrlPr>
            </m:fPr>
            <m:num>
              <m:sSub>
                <m:sSubPr>
                  <m:ctrlPr>
                    <w:rPr>
                      <w:rFonts w:ascii="Cambria Math" w:hAnsi="Cambria Math" w:cs="Times New Roman"/>
                      <w:i/>
                      <w:sz w:val="20"/>
                      <w:szCs w:val="20"/>
                      <w:lang w:val="en-IE"/>
                    </w:rPr>
                  </m:ctrlPr>
                </m:sSubPr>
                <m:e>
                  <m:r>
                    <w:rPr>
                      <w:rFonts w:ascii="Cambria Math" w:hAnsi="Cambria Math" w:cs="Times New Roman"/>
                      <w:sz w:val="20"/>
                      <w:szCs w:val="20"/>
                      <w:lang w:val="en-IE"/>
                    </w:rPr>
                    <m:t>CH</m:t>
                  </m:r>
                </m:e>
                <m:sub>
                  <m:r>
                    <w:rPr>
                      <w:rFonts w:ascii="Cambria Math" w:hAnsi="Cambria Math" w:cs="Times New Roman"/>
                      <w:sz w:val="20"/>
                      <w:szCs w:val="20"/>
                      <w:lang w:val="en-IE"/>
                    </w:rPr>
                    <m:t>3</m:t>
                  </m:r>
                </m:sub>
              </m:sSub>
              <m:sSub>
                <m:sSubPr>
                  <m:ctrlPr>
                    <w:rPr>
                      <w:rFonts w:ascii="Cambria Math" w:hAnsi="Cambria Math" w:cs="Times New Roman"/>
                      <w:i/>
                      <w:sz w:val="20"/>
                      <w:szCs w:val="20"/>
                      <w:lang w:val="en-IE"/>
                    </w:rPr>
                  </m:ctrlPr>
                </m:sSubPr>
                <m:e>
                  <m:r>
                    <w:rPr>
                      <w:rFonts w:ascii="Cambria Math" w:hAnsi="Cambria Math" w:cs="Times New Roman"/>
                      <w:sz w:val="20"/>
                      <w:szCs w:val="20"/>
                      <w:lang w:val="en-IE"/>
                    </w:rPr>
                    <m:t>SO</m:t>
                  </m:r>
                </m:e>
                <m:sub>
                  <m:r>
                    <w:rPr>
                      <w:rFonts w:ascii="Cambria Math" w:hAnsi="Cambria Math" w:cs="Times New Roman"/>
                      <w:sz w:val="20"/>
                      <w:szCs w:val="20"/>
                      <w:lang w:val="en-IE"/>
                    </w:rPr>
                    <m:t>2</m:t>
                  </m:r>
                </m:sub>
              </m:sSub>
              <m:r>
                <w:rPr>
                  <w:rFonts w:ascii="Cambria Math" w:hAnsi="Cambria Math" w:cs="Times New Roman"/>
                  <w:sz w:val="20"/>
                  <w:szCs w:val="20"/>
                  <w:lang w:val="en-IE"/>
                </w:rPr>
                <m:t>*12.48</m:t>
              </m:r>
            </m:num>
            <m:den>
              <m:sSub>
                <m:sSubPr>
                  <m:ctrlPr>
                    <w:rPr>
                      <w:rFonts w:ascii="Cambria Math" w:hAnsi="Cambria Math" w:cs="Times New Roman"/>
                      <w:i/>
                      <w:sz w:val="20"/>
                      <w:szCs w:val="20"/>
                      <w:lang w:val="en-IE"/>
                    </w:rPr>
                  </m:ctrlPr>
                </m:sSubPr>
                <m:e>
                  <m:r>
                    <w:rPr>
                      <w:rFonts w:ascii="Cambria Math" w:hAnsi="Cambria Math" w:cs="Times New Roman"/>
                      <w:sz w:val="20"/>
                      <w:szCs w:val="20"/>
                      <w:lang w:val="en-IE"/>
                    </w:rPr>
                    <m:t>RIE</m:t>
                  </m:r>
                </m:e>
                <m:sub>
                  <m:sSub>
                    <m:sSubPr>
                      <m:ctrlPr>
                        <w:rPr>
                          <w:rFonts w:ascii="Cambria Math" w:hAnsi="Cambria Math" w:cs="Times New Roman"/>
                          <w:i/>
                          <w:sz w:val="20"/>
                          <w:szCs w:val="20"/>
                          <w:lang w:val="en-IE"/>
                        </w:rPr>
                      </m:ctrlPr>
                    </m:sSubPr>
                    <m:e>
                      <m:r>
                        <w:rPr>
                          <w:rFonts w:ascii="Cambria Math" w:hAnsi="Cambria Math" w:cs="Times New Roman"/>
                          <w:sz w:val="20"/>
                          <w:szCs w:val="20"/>
                          <w:lang w:val="en-IE"/>
                        </w:rPr>
                        <m:t>SO</m:t>
                      </m:r>
                    </m:e>
                    <m:sub>
                      <m:r>
                        <w:rPr>
                          <w:rFonts w:ascii="Cambria Math" w:hAnsi="Cambria Math" w:cs="Times New Roman"/>
                          <w:sz w:val="20"/>
                          <w:szCs w:val="20"/>
                          <w:lang w:val="en-IE"/>
                        </w:rPr>
                        <m:t>4</m:t>
                      </m:r>
                    </m:sub>
                  </m:sSub>
                </m:sub>
              </m:sSub>
            </m:den>
          </m:f>
        </m:oMath>
      </m:oMathPara>
    </w:p>
    <w:p w14:paraId="59098839" w14:textId="77777777" w:rsidR="002C61DC" w:rsidRPr="006D22EE" w:rsidRDefault="00000000" w:rsidP="002C61DC">
      <w:pPr>
        <w:rPr>
          <w:rFonts w:ascii="Times New Roman" w:hAnsi="Times New Roman" w:cs="Times New Roman"/>
          <w:sz w:val="20"/>
          <w:szCs w:val="20"/>
          <w:lang w:val="en-IE"/>
        </w:rPr>
      </w:pPr>
      <m:oMathPara>
        <m:oMath>
          <m:sSub>
            <m:sSubPr>
              <m:ctrlPr>
                <w:rPr>
                  <w:rFonts w:ascii="Cambria Math" w:hAnsi="Cambria Math" w:cs="Times New Roman"/>
                  <w:i/>
                  <w:sz w:val="20"/>
                  <w:szCs w:val="20"/>
                  <w:lang w:val="en-IE"/>
                </w:rPr>
              </m:ctrlPr>
            </m:sSubPr>
            <m:e>
              <m:r>
                <w:rPr>
                  <w:rFonts w:ascii="Cambria Math" w:hAnsi="Cambria Math" w:cs="Times New Roman"/>
                  <w:sz w:val="20"/>
                  <w:szCs w:val="20"/>
                  <w:lang w:val="en-IE"/>
                </w:rPr>
                <m:t>OA</m:t>
              </m:r>
            </m:e>
            <m:sub>
              <m:r>
                <w:rPr>
                  <w:rFonts w:ascii="Cambria Math" w:hAnsi="Cambria Math" w:cs="Times New Roman"/>
                  <w:sz w:val="20"/>
                  <w:szCs w:val="20"/>
                  <w:lang w:val="en-IE"/>
                </w:rPr>
                <m:t xml:space="preserve"> corrected</m:t>
              </m:r>
            </m:sub>
          </m:sSub>
          <m:r>
            <w:rPr>
              <w:rFonts w:ascii="Cambria Math" w:hAnsi="Cambria Math" w:cs="Times New Roman"/>
              <w:sz w:val="20"/>
              <w:szCs w:val="20"/>
              <w:lang w:val="en-IE"/>
            </w:rPr>
            <m:t>=OA-</m:t>
          </m:r>
          <m:f>
            <m:fPr>
              <m:ctrlPr>
                <w:rPr>
                  <w:rFonts w:ascii="Cambria Math" w:hAnsi="Cambria Math" w:cs="Times New Roman"/>
                  <w:i/>
                  <w:sz w:val="20"/>
                  <w:szCs w:val="20"/>
                  <w:lang w:val="en-IE"/>
                </w:rPr>
              </m:ctrlPr>
            </m:fPr>
            <m:num>
              <m:sSub>
                <m:sSubPr>
                  <m:ctrlPr>
                    <w:rPr>
                      <w:rFonts w:ascii="Cambria Math" w:hAnsi="Cambria Math" w:cs="Times New Roman"/>
                      <w:i/>
                      <w:sz w:val="20"/>
                      <w:szCs w:val="20"/>
                      <w:lang w:val="en-IE"/>
                    </w:rPr>
                  </m:ctrlPr>
                </m:sSubPr>
                <m:e>
                  <m:r>
                    <w:rPr>
                      <w:rFonts w:ascii="Cambria Math" w:hAnsi="Cambria Math" w:cs="Times New Roman"/>
                      <w:sz w:val="20"/>
                      <w:szCs w:val="20"/>
                      <w:lang w:val="en-IE"/>
                    </w:rPr>
                    <m:t>CH</m:t>
                  </m:r>
                </m:e>
                <m:sub>
                  <m:r>
                    <w:rPr>
                      <w:rFonts w:ascii="Cambria Math" w:hAnsi="Cambria Math" w:cs="Times New Roman"/>
                      <w:sz w:val="20"/>
                      <w:szCs w:val="20"/>
                      <w:lang w:val="en-IE"/>
                    </w:rPr>
                    <m:t>3</m:t>
                  </m:r>
                </m:sub>
              </m:sSub>
              <m:sSub>
                <m:sSubPr>
                  <m:ctrlPr>
                    <w:rPr>
                      <w:rFonts w:ascii="Cambria Math" w:hAnsi="Cambria Math" w:cs="Times New Roman"/>
                      <w:i/>
                      <w:sz w:val="20"/>
                      <w:szCs w:val="20"/>
                      <w:lang w:val="en-IE"/>
                    </w:rPr>
                  </m:ctrlPr>
                </m:sSubPr>
                <m:e>
                  <m:r>
                    <w:rPr>
                      <w:rFonts w:ascii="Cambria Math" w:hAnsi="Cambria Math" w:cs="Times New Roman"/>
                      <w:sz w:val="20"/>
                      <w:szCs w:val="20"/>
                      <w:lang w:val="en-IE"/>
                    </w:rPr>
                    <m:t>SO</m:t>
                  </m:r>
                </m:e>
                <m:sub>
                  <m:r>
                    <w:rPr>
                      <w:rFonts w:ascii="Cambria Math" w:hAnsi="Cambria Math" w:cs="Times New Roman"/>
                      <w:sz w:val="20"/>
                      <w:szCs w:val="20"/>
                      <w:lang w:val="en-IE"/>
                    </w:rPr>
                    <m:t>2</m:t>
                  </m:r>
                </m:sub>
              </m:sSub>
              <m:r>
                <w:rPr>
                  <w:rFonts w:ascii="Cambria Math" w:hAnsi="Cambria Math" w:cs="Times New Roman"/>
                  <w:sz w:val="20"/>
                  <w:szCs w:val="20"/>
                  <w:lang w:val="en-IE"/>
                </w:rPr>
                <m:t>*15.86</m:t>
              </m:r>
            </m:num>
            <m:den>
              <m:sSub>
                <m:sSubPr>
                  <m:ctrlPr>
                    <w:rPr>
                      <w:rFonts w:ascii="Cambria Math" w:hAnsi="Cambria Math" w:cs="Times New Roman"/>
                      <w:i/>
                      <w:sz w:val="20"/>
                      <w:szCs w:val="20"/>
                      <w:lang w:val="en-IE"/>
                    </w:rPr>
                  </m:ctrlPr>
                </m:sSubPr>
                <m:e>
                  <m:r>
                    <w:rPr>
                      <w:rFonts w:ascii="Cambria Math" w:hAnsi="Cambria Math" w:cs="Times New Roman"/>
                      <w:sz w:val="20"/>
                      <w:szCs w:val="20"/>
                      <w:lang w:val="en-IE"/>
                    </w:rPr>
                    <m:t>RIE</m:t>
                  </m:r>
                </m:e>
                <m:sub>
                  <m:r>
                    <w:rPr>
                      <w:rFonts w:ascii="Cambria Math" w:hAnsi="Cambria Math" w:cs="Times New Roman"/>
                      <w:sz w:val="20"/>
                      <w:szCs w:val="20"/>
                      <w:lang w:val="en-IE"/>
                    </w:rPr>
                    <m:t>Orgs</m:t>
                  </m:r>
                </m:sub>
              </m:sSub>
            </m:den>
          </m:f>
        </m:oMath>
      </m:oMathPara>
    </w:p>
    <w:p w14:paraId="64C992BF" w14:textId="696739A3" w:rsidR="0050010C" w:rsidRPr="006D22EE" w:rsidRDefault="002C61DC" w:rsidP="006D22EE">
      <w:pPr>
        <w:spacing w:line="360" w:lineRule="auto"/>
        <w:rPr>
          <w:rFonts w:ascii="Times New Roman" w:hAnsi="Times New Roman" w:cs="Times New Roman"/>
          <w:sz w:val="20"/>
          <w:szCs w:val="20"/>
          <w:lang w:val="en-IE"/>
        </w:rPr>
      </w:pPr>
      <w:r w:rsidRPr="006D22EE">
        <w:rPr>
          <w:rFonts w:ascii="Times New Roman" w:hAnsi="Times New Roman" w:cs="Times New Roman"/>
          <w:sz w:val="20"/>
          <w:szCs w:val="20"/>
          <w:lang w:val="en-IE"/>
        </w:rPr>
        <w:t>An improved Ambient (I-A) method was adopted for the mass spectra elemental ratio analysis of O:C, H C, N:C, S:C, and the OM:</w:t>
      </w:r>
      <w:r w:rsidR="00E05797" w:rsidRPr="006D22EE">
        <w:rPr>
          <w:rFonts w:ascii="Times New Roman" w:hAnsi="Times New Roman" w:cs="Times New Roman"/>
          <w:sz w:val="20"/>
          <w:szCs w:val="20"/>
          <w:lang w:val="en-IE"/>
        </w:rPr>
        <w:t xml:space="preserve"> </w:t>
      </w:r>
      <w:r w:rsidRPr="006D22EE">
        <w:rPr>
          <w:rFonts w:ascii="Times New Roman" w:hAnsi="Times New Roman" w:cs="Times New Roman"/>
          <w:sz w:val="20"/>
          <w:szCs w:val="20"/>
          <w:lang w:val="en-IE"/>
        </w:rPr>
        <w:t>OC (organic matter to organic carbon) ratio</w:t>
      </w:r>
      <w:r w:rsidR="00E05797" w:rsidRPr="006D22EE">
        <w:rPr>
          <w:rFonts w:ascii="Times New Roman" w:hAnsi="Times New Roman" w:cs="Times New Roman"/>
          <w:sz w:val="20"/>
          <w:szCs w:val="20"/>
          <w:lang w:val="en-IE"/>
        </w:rPr>
        <w:t xml:space="preserve"> </w:t>
      </w:r>
      <w:r w:rsidR="00E05797" w:rsidRPr="006D22EE">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{"citationID":"7HvmVB1h","properties":{"formattedCitation":"(Canagaratna et al. 2015)","plainCitation":"(Canagaratna et al. 2015)","noteIndex":0},"citationItems":[{"id":1333,"uris":["http://zotero.org/groups/3856298/items/FVKPU58V"],"itemData":{"id":1333,"type":"article-journal","abstract":"Abstract. Elemental compositions of organic aerosol (OA) particles provide useful constraints on OA sources, chemical evolution, and effects. The Aerodyne high-resolution time-of-flight aerosol mass spectrometer (HR-ToF-AMS) is widely used to measure OA elemental composition. This study evaluates AMS measurements of atomic oxygen-to-carbon (O : C), hydrogen-to-carbon (H : C), and organic mass-to-organic carbon (OM : OC) ratios, and of carbon oxidation state (OS C) for a vastly expanded laboratory data set of multifunctional oxidized OA standards. For the expanded standard data set, the method introduced by Aiken et al. (2008), which uses experimentally measured ion intensities at all ions to determine elemental ratios (referred to here as \"Aiken-Explicit\"), reproduces known O : C and H : C ratio values within 20% (average absolute value of relative errors) and 12%, respectively. The more commonly used method, which uses empirically estimated H2O+ and CO+ ion intensities to avoid gas phase air interferences at these ions (referred to here as \"Aiken-Ambient\"), reproduces O : C and H : C of multifunctional oxidized species within 28 and 14% of known values. The values from the latter method are systematically biased low, however, with larger biases observed for alcohols and simple diacids. A detailed examination of the H2O+, CO+, and CO2+ fragments in the high-resolution mass spectra of the standard compounds indicates that the Aiken-Ambient method underestimates the CO+ and especially H2O+ produced from many oxidized species. Combined AMS–vacuum ultraviolet (VUV) ionization measurements indicate that these ions are produced by dehydration and decarboxylation on the AMS vaporizer (usually operated at 600 °C). Thermal decomposition is observed to be efficient at vaporizer temperatures down to 200 °C. These results are used together to develop an \"Improved-Ambient\" elemental analysis method for AMS spectra measured in air. The Improved-Ambient method uses specific ion fragments as markers to correct for molecular functionality-dependent systematic biases and reproduces known O : C (H : C) ratios of individual oxidized standards within 28% (13%) of the known molecular values. The error in Improved-Ambient O : C (H : C) values is smaller for theoretical standard mixtures of the oxidized organic standards, which are more representative of the complex mix of species present in ambient OA. For ambient OA, the Improved-Ambient method produces O : C (H : C) values that are 27% (11%) larger than previously published Aiken-Ambient values; a corresponding increase of 9% is observed for OM : OC values. These results imply that ambient OA has a higher relative oxygen content than previously estimated. The OS C values calculated for ambient OA by the two methods agree well, however (average relative difference of 0.06 OS C units). This indicates that OS C is a more robust metric of oxidation than O : C, likely since OS C is not affected by hydration or dehydration, either in the atmosphere or during analysis.","container-title":"Atmospheric Chemistry and Physics","DOI":"10.5194/acp-15-253-2015","ISSN":"1680-7324","issue":"1","journalAbbreviation":"Atmos. Chem. Phys.","language":"en","page":"253-272","source":"DOI.org (Crossref)","title":"Elemental ratio measurements of organic compounds using aerosol mass spectrometry: characterization, improved calibration, and implications","title-short":"Elemental ratio measurements of organic compounds using aerosol mass spectrometry","volume":"15","author":[{"family":"Canagaratna","given":"M. R."},{"family":"Jimenez","given":"J. L."},{"family":"Kroll","given":"J. H."},{"family":"Chen","given":"Q."},{"family":"Kessler","given":"S. H."},{"family":"Massoli","given":"P."},{"family":"Hildebrandt Ruiz","given":"L."},{"family":"Fortner","given":"E."},{"family":"Williams","given":"L. R."},{"family":"Wilson","given":"K. R."},{"family":"Surratt","given":"J. D."},{"family":"Donahue","given":"N. M."},{"family":"Jayne","given":"J. T."},{"family":"Worsnop","given":"D. R."}],"issued":{"date-parts":[["2015",1,12]]}}}],"schema":"https://github.com/citation-style-language/schema/raw/master/csl-citation.json"} </w:instrText>
      </w:r>
      <w:r w:rsidR="00E05797" w:rsidRPr="006D22EE">
        <w:rPr>
          <w:rFonts w:ascii="Times New Roman" w:hAnsi="Times New Roman" w:cs="Times New Roman"/>
          <w:sz w:val="20"/>
          <w:szCs w:val="20"/>
          <w:lang w:val="en-IE"/>
        </w:rPr>
        <w:fldChar w:fldCharType="separate"/>
      </w:r>
      <w:r w:rsidR="00E05797" w:rsidRPr="006D22EE">
        <w:rPr>
          <w:rFonts w:ascii="Times New Roman" w:hAnsi="Times New Roman" w:cs="Times New Roman"/>
          <w:sz w:val="20"/>
          <w:szCs w:val="20"/>
          <w:lang w:val="en-IE"/>
        </w:rPr>
        <w:t xml:space="preserve">(Canagaratna </w:t>
      </w:r>
      <w:r w:rsidR="00A72BC3" w:rsidRPr="00A72BC3">
        <w:rPr>
          <w:rFonts w:ascii="Times New Roman" w:hAnsi="Times New Roman" w:cs="Times New Roman"/>
          <w:i/>
          <w:sz w:val="20"/>
          <w:szCs w:val="20"/>
          <w:lang w:val="en-IE"/>
        </w:rPr>
        <w:t>et al</w:t>
      </w:r>
      <w:r w:rsidR="00E05797" w:rsidRPr="006D22EE">
        <w:rPr>
          <w:rFonts w:ascii="Times New Roman" w:hAnsi="Times New Roman" w:cs="Times New Roman"/>
          <w:sz w:val="20"/>
          <w:szCs w:val="20"/>
          <w:lang w:val="en-IE"/>
        </w:rPr>
        <w:t>. 2015)</w:t>
      </w:r>
      <w:r w:rsidR="00E05797" w:rsidRPr="006D22EE">
        <w:rPr>
          <w:rFonts w:ascii="Times New Roman" w:hAnsi="Times New Roman" w:cs="Times New Roman"/>
          <w:sz w:val="20"/>
          <w:szCs w:val="20"/>
          <w:lang w:val="en-IE"/>
        </w:rPr>
        <w:fldChar w:fldCharType="end"/>
      </w:r>
      <w:r w:rsidR="00E05797" w:rsidRPr="006D22EE">
        <w:rPr>
          <w:rFonts w:ascii="Times New Roman" w:hAnsi="Times New Roman" w:cs="Times New Roman"/>
          <w:sz w:val="20"/>
          <w:szCs w:val="20"/>
          <w:lang w:val="en-IE"/>
        </w:rPr>
        <w:t xml:space="preserve">. </w:t>
      </w:r>
      <w:r w:rsidRPr="006D22EE">
        <w:rPr>
          <w:rFonts w:ascii="Times New Roman" w:hAnsi="Times New Roman" w:cs="Times New Roman"/>
          <w:sz w:val="20"/>
          <w:szCs w:val="20"/>
          <w:lang w:val="en-IE"/>
        </w:rPr>
        <w:t xml:space="preserve">High-resolution analysis was performed on each ion in the mass range 12–130 m/z with ion fitting applied to difference between open and closed spectra. </w:t>
      </w:r>
      <w:bookmarkStart w:id="20" w:name="_Hlk118896502"/>
      <w:bookmarkStart w:id="21" w:name="_Hlk145932626"/>
      <w:r w:rsidRPr="006D22EE">
        <w:rPr>
          <w:rFonts w:ascii="Times New Roman" w:hAnsi="Times New Roman" w:cs="Times New Roman"/>
          <w:sz w:val="20"/>
          <w:szCs w:val="20"/>
          <w:lang w:val="en-IE"/>
        </w:rPr>
        <w:t xml:space="preserve">Based on their elemental composition (C, O, H, N, S), ions were then grouped into chemical families: </w:t>
      </w:r>
      <w:proofErr w:type="spellStart"/>
      <w:r w:rsidRPr="006D22EE">
        <w:rPr>
          <w:rFonts w:ascii="Times New Roman" w:hAnsi="Times New Roman" w:cs="Times New Roman"/>
          <w:sz w:val="20"/>
          <w:szCs w:val="20"/>
          <w:lang w:val="en-IE"/>
        </w:rPr>
        <w:t>C</w:t>
      </w:r>
      <w:r w:rsidRPr="006D22EE">
        <w:rPr>
          <w:rFonts w:ascii="Times New Roman" w:hAnsi="Times New Roman" w:cs="Times New Roman"/>
          <w:sz w:val="20"/>
          <w:szCs w:val="20"/>
          <w:vertAlign w:val="subscript"/>
          <w:lang w:val="en-IE"/>
        </w:rPr>
        <w:t>x</w:t>
      </w:r>
      <w:proofErr w:type="spellEnd"/>
      <w:r w:rsidRPr="006D22EE">
        <w:rPr>
          <w:rFonts w:ascii="Times New Roman" w:hAnsi="Times New Roman" w:cs="Times New Roman"/>
          <w:sz w:val="20"/>
          <w:szCs w:val="20"/>
          <w:lang w:val="en-IE"/>
        </w:rPr>
        <w:t xml:space="preserve">, </w:t>
      </w:r>
      <w:proofErr w:type="spellStart"/>
      <w:r w:rsidRPr="006D22EE">
        <w:rPr>
          <w:rFonts w:ascii="Times New Roman" w:hAnsi="Times New Roman" w:cs="Times New Roman"/>
          <w:sz w:val="20"/>
          <w:szCs w:val="20"/>
          <w:lang w:val="en-IE"/>
        </w:rPr>
        <w:t>C</w:t>
      </w:r>
      <w:r w:rsidRPr="006D22EE">
        <w:rPr>
          <w:rFonts w:ascii="Times New Roman" w:hAnsi="Times New Roman" w:cs="Times New Roman"/>
          <w:sz w:val="20"/>
          <w:szCs w:val="20"/>
          <w:vertAlign w:val="subscript"/>
          <w:lang w:val="en-IE"/>
        </w:rPr>
        <w:t>x</w:t>
      </w:r>
      <w:r w:rsidRPr="006D22EE">
        <w:rPr>
          <w:rFonts w:ascii="Times New Roman" w:hAnsi="Times New Roman" w:cs="Times New Roman"/>
          <w:sz w:val="20"/>
          <w:szCs w:val="20"/>
          <w:lang w:val="en-IE"/>
        </w:rPr>
        <w:t>H</w:t>
      </w:r>
      <w:r w:rsidRPr="006D22EE">
        <w:rPr>
          <w:rFonts w:ascii="Times New Roman" w:hAnsi="Times New Roman" w:cs="Times New Roman"/>
          <w:sz w:val="20"/>
          <w:szCs w:val="20"/>
          <w:vertAlign w:val="subscript"/>
          <w:lang w:val="en-IE"/>
        </w:rPr>
        <w:t>y</w:t>
      </w:r>
      <w:proofErr w:type="spellEnd"/>
      <w:r w:rsidRPr="006D22EE">
        <w:rPr>
          <w:rFonts w:ascii="Times New Roman" w:hAnsi="Times New Roman" w:cs="Times New Roman"/>
          <w:sz w:val="20"/>
          <w:szCs w:val="20"/>
          <w:lang w:val="en-IE"/>
        </w:rPr>
        <w:t xml:space="preserve">, </w:t>
      </w:r>
      <w:bookmarkStart w:id="22" w:name="_Hlk145927277"/>
      <w:proofErr w:type="spellStart"/>
      <w:r w:rsidRPr="006D22EE">
        <w:rPr>
          <w:rFonts w:ascii="Times New Roman" w:hAnsi="Times New Roman" w:cs="Times New Roman"/>
          <w:sz w:val="20"/>
          <w:szCs w:val="20"/>
          <w:lang w:val="en-IE"/>
        </w:rPr>
        <w:t>C</w:t>
      </w:r>
      <w:r w:rsidRPr="006D22EE">
        <w:rPr>
          <w:rFonts w:ascii="Times New Roman" w:hAnsi="Times New Roman" w:cs="Times New Roman"/>
          <w:sz w:val="20"/>
          <w:szCs w:val="20"/>
          <w:vertAlign w:val="subscript"/>
          <w:lang w:val="en-IE"/>
        </w:rPr>
        <w:t>x</w:t>
      </w:r>
      <w:r w:rsidRPr="006D22EE">
        <w:rPr>
          <w:rFonts w:ascii="Times New Roman" w:hAnsi="Times New Roman" w:cs="Times New Roman"/>
          <w:sz w:val="20"/>
          <w:szCs w:val="20"/>
          <w:lang w:val="en-IE"/>
        </w:rPr>
        <w:t>H</w:t>
      </w:r>
      <w:r w:rsidRPr="006D22EE">
        <w:rPr>
          <w:rFonts w:ascii="Times New Roman" w:hAnsi="Times New Roman" w:cs="Times New Roman"/>
          <w:sz w:val="20"/>
          <w:szCs w:val="20"/>
          <w:vertAlign w:val="subscript"/>
          <w:lang w:val="en-IE"/>
        </w:rPr>
        <w:t>y</w:t>
      </w:r>
      <w:r w:rsidRPr="006D22EE">
        <w:rPr>
          <w:rFonts w:ascii="Times New Roman" w:hAnsi="Times New Roman" w:cs="Times New Roman"/>
          <w:sz w:val="20"/>
          <w:szCs w:val="20"/>
          <w:lang w:val="en-IE"/>
        </w:rPr>
        <w:t>O</w:t>
      </w:r>
      <w:r w:rsidRPr="006D22EE">
        <w:rPr>
          <w:rFonts w:ascii="Times New Roman" w:hAnsi="Times New Roman" w:cs="Times New Roman"/>
          <w:sz w:val="20"/>
          <w:szCs w:val="20"/>
          <w:vertAlign w:val="subscript"/>
          <w:lang w:val="en-IE"/>
        </w:rPr>
        <w:t>z</w:t>
      </w:r>
      <w:proofErr w:type="spellEnd"/>
      <w:r w:rsidRPr="006D22EE">
        <w:rPr>
          <w:rFonts w:ascii="Times New Roman" w:hAnsi="Times New Roman" w:cs="Times New Roman"/>
          <w:sz w:val="20"/>
          <w:szCs w:val="20"/>
          <w:lang w:val="en-IE"/>
        </w:rPr>
        <w:t xml:space="preserve"> (z = 1), </w:t>
      </w:r>
      <w:bookmarkStart w:id="23" w:name="_Hlk145927255"/>
      <w:bookmarkEnd w:id="22"/>
      <w:proofErr w:type="spellStart"/>
      <w:r w:rsidRPr="006D22EE">
        <w:rPr>
          <w:rFonts w:ascii="Times New Roman" w:hAnsi="Times New Roman" w:cs="Times New Roman"/>
          <w:sz w:val="20"/>
          <w:szCs w:val="20"/>
          <w:lang w:val="en-IE"/>
        </w:rPr>
        <w:t>C</w:t>
      </w:r>
      <w:r w:rsidRPr="006D22EE">
        <w:rPr>
          <w:rFonts w:ascii="Times New Roman" w:hAnsi="Times New Roman" w:cs="Times New Roman"/>
          <w:sz w:val="20"/>
          <w:szCs w:val="20"/>
          <w:vertAlign w:val="subscript"/>
          <w:lang w:val="en-IE"/>
        </w:rPr>
        <w:t>x</w:t>
      </w:r>
      <w:r w:rsidRPr="006D22EE">
        <w:rPr>
          <w:rFonts w:ascii="Times New Roman" w:hAnsi="Times New Roman" w:cs="Times New Roman"/>
          <w:sz w:val="20"/>
          <w:szCs w:val="20"/>
          <w:lang w:val="en-IE"/>
        </w:rPr>
        <w:t>H</w:t>
      </w:r>
      <w:r w:rsidRPr="006D22EE">
        <w:rPr>
          <w:rFonts w:ascii="Times New Roman" w:hAnsi="Times New Roman" w:cs="Times New Roman"/>
          <w:sz w:val="20"/>
          <w:szCs w:val="20"/>
          <w:vertAlign w:val="subscript"/>
          <w:lang w:val="en-IE"/>
        </w:rPr>
        <w:t>y</w:t>
      </w:r>
      <w:r w:rsidRPr="006D22EE">
        <w:rPr>
          <w:rFonts w:ascii="Times New Roman" w:hAnsi="Times New Roman" w:cs="Times New Roman"/>
          <w:sz w:val="20"/>
          <w:szCs w:val="20"/>
          <w:lang w:val="en-IE"/>
        </w:rPr>
        <w:t>O</w:t>
      </w:r>
      <w:r w:rsidRPr="006D22EE">
        <w:rPr>
          <w:rFonts w:ascii="Times New Roman" w:hAnsi="Times New Roman" w:cs="Times New Roman"/>
          <w:sz w:val="20"/>
          <w:szCs w:val="20"/>
          <w:vertAlign w:val="subscript"/>
          <w:lang w:val="en-IE"/>
        </w:rPr>
        <w:t>z</w:t>
      </w:r>
      <w:proofErr w:type="spellEnd"/>
      <w:r w:rsidRPr="006D22EE">
        <w:rPr>
          <w:rFonts w:ascii="Times New Roman" w:hAnsi="Times New Roman" w:cs="Times New Roman"/>
          <w:sz w:val="20"/>
          <w:szCs w:val="20"/>
          <w:lang w:val="en-IE"/>
        </w:rPr>
        <w:t xml:space="preserve"> (z &gt; 1), </w:t>
      </w:r>
      <w:bookmarkEnd w:id="23"/>
      <w:proofErr w:type="spellStart"/>
      <w:r w:rsidRPr="006D22EE">
        <w:rPr>
          <w:rFonts w:ascii="Times New Roman" w:hAnsi="Times New Roman" w:cs="Times New Roman"/>
          <w:sz w:val="20"/>
          <w:szCs w:val="20"/>
          <w:lang w:val="en-IE"/>
        </w:rPr>
        <w:t>C</w:t>
      </w:r>
      <w:r w:rsidRPr="006D22EE">
        <w:rPr>
          <w:rFonts w:ascii="Times New Roman" w:hAnsi="Times New Roman" w:cs="Times New Roman"/>
          <w:sz w:val="20"/>
          <w:szCs w:val="20"/>
          <w:vertAlign w:val="subscript"/>
          <w:lang w:val="en-IE"/>
        </w:rPr>
        <w:t>x</w:t>
      </w:r>
      <w:r w:rsidRPr="006D22EE">
        <w:rPr>
          <w:rFonts w:ascii="Times New Roman" w:hAnsi="Times New Roman" w:cs="Times New Roman"/>
          <w:sz w:val="20"/>
          <w:szCs w:val="20"/>
          <w:lang w:val="en-IE"/>
        </w:rPr>
        <w:t>H</w:t>
      </w:r>
      <w:r w:rsidRPr="006D22EE">
        <w:rPr>
          <w:rFonts w:ascii="Times New Roman" w:hAnsi="Times New Roman" w:cs="Times New Roman"/>
          <w:sz w:val="20"/>
          <w:szCs w:val="20"/>
          <w:vertAlign w:val="subscript"/>
          <w:lang w:val="en-IE"/>
        </w:rPr>
        <w:t>y</w:t>
      </w:r>
      <w:r w:rsidRPr="006D22EE">
        <w:rPr>
          <w:rFonts w:ascii="Times New Roman" w:hAnsi="Times New Roman" w:cs="Times New Roman"/>
          <w:sz w:val="20"/>
          <w:szCs w:val="20"/>
          <w:lang w:val="en-IE"/>
        </w:rPr>
        <w:t>N</w:t>
      </w:r>
      <w:r w:rsidRPr="006D22EE">
        <w:rPr>
          <w:rFonts w:ascii="Times New Roman" w:hAnsi="Times New Roman" w:cs="Times New Roman"/>
          <w:sz w:val="20"/>
          <w:szCs w:val="20"/>
          <w:vertAlign w:val="subscript"/>
          <w:lang w:val="en-IE"/>
        </w:rPr>
        <w:t>w</w:t>
      </w:r>
      <w:proofErr w:type="spellEnd"/>
      <w:r w:rsidRPr="006D22EE">
        <w:rPr>
          <w:rFonts w:ascii="Times New Roman" w:hAnsi="Times New Roman" w:cs="Times New Roman"/>
          <w:sz w:val="20"/>
          <w:szCs w:val="20"/>
          <w:lang w:val="en-IE"/>
        </w:rPr>
        <w:t xml:space="preserve"> (w = 1), </w:t>
      </w:r>
      <w:proofErr w:type="spellStart"/>
      <w:r w:rsidRPr="006D22EE">
        <w:rPr>
          <w:rFonts w:ascii="Times New Roman" w:hAnsi="Times New Roman" w:cs="Times New Roman"/>
          <w:sz w:val="20"/>
          <w:szCs w:val="20"/>
          <w:lang w:val="en-IE"/>
        </w:rPr>
        <w:t>C</w:t>
      </w:r>
      <w:r w:rsidRPr="006D22EE">
        <w:rPr>
          <w:rFonts w:ascii="Times New Roman" w:hAnsi="Times New Roman" w:cs="Times New Roman"/>
          <w:sz w:val="20"/>
          <w:szCs w:val="20"/>
          <w:vertAlign w:val="subscript"/>
          <w:lang w:val="en-IE"/>
        </w:rPr>
        <w:t>x</w:t>
      </w:r>
      <w:r w:rsidRPr="006D22EE">
        <w:rPr>
          <w:rFonts w:ascii="Times New Roman" w:hAnsi="Times New Roman" w:cs="Times New Roman"/>
          <w:sz w:val="20"/>
          <w:szCs w:val="20"/>
          <w:lang w:val="en-IE"/>
        </w:rPr>
        <w:t>H</w:t>
      </w:r>
      <w:r w:rsidRPr="006D22EE">
        <w:rPr>
          <w:rFonts w:ascii="Times New Roman" w:hAnsi="Times New Roman" w:cs="Times New Roman"/>
          <w:sz w:val="20"/>
          <w:szCs w:val="20"/>
          <w:vertAlign w:val="subscript"/>
          <w:lang w:val="en-IE"/>
        </w:rPr>
        <w:t>y</w:t>
      </w:r>
      <w:r w:rsidRPr="006D22EE">
        <w:rPr>
          <w:rFonts w:ascii="Times New Roman" w:hAnsi="Times New Roman" w:cs="Times New Roman"/>
          <w:sz w:val="20"/>
          <w:szCs w:val="20"/>
          <w:lang w:val="en-IE"/>
        </w:rPr>
        <w:t>N</w:t>
      </w:r>
      <w:r w:rsidRPr="006D22EE">
        <w:rPr>
          <w:rFonts w:ascii="Times New Roman" w:hAnsi="Times New Roman" w:cs="Times New Roman"/>
          <w:sz w:val="20"/>
          <w:szCs w:val="20"/>
          <w:vertAlign w:val="subscript"/>
          <w:lang w:val="en-IE"/>
        </w:rPr>
        <w:t>w</w:t>
      </w:r>
      <w:proofErr w:type="spellEnd"/>
      <w:r w:rsidRPr="006D22EE">
        <w:rPr>
          <w:rFonts w:ascii="Times New Roman" w:hAnsi="Times New Roman" w:cs="Times New Roman"/>
          <w:sz w:val="20"/>
          <w:szCs w:val="20"/>
          <w:lang w:val="en-IE"/>
        </w:rPr>
        <w:t xml:space="preserve"> (w &gt;1), </w:t>
      </w:r>
      <w:proofErr w:type="spellStart"/>
      <w:r w:rsidRPr="006D22EE">
        <w:rPr>
          <w:rFonts w:ascii="Times New Roman" w:hAnsi="Times New Roman" w:cs="Times New Roman"/>
          <w:sz w:val="20"/>
          <w:szCs w:val="20"/>
          <w:lang w:val="en-IE"/>
        </w:rPr>
        <w:t>C</w:t>
      </w:r>
      <w:r w:rsidRPr="006D22EE">
        <w:rPr>
          <w:rFonts w:ascii="Times New Roman" w:hAnsi="Times New Roman" w:cs="Times New Roman"/>
          <w:sz w:val="20"/>
          <w:szCs w:val="20"/>
          <w:vertAlign w:val="subscript"/>
          <w:lang w:val="en-IE"/>
        </w:rPr>
        <w:t>x</w:t>
      </w:r>
      <w:r w:rsidRPr="006D22EE">
        <w:rPr>
          <w:rFonts w:ascii="Times New Roman" w:hAnsi="Times New Roman" w:cs="Times New Roman"/>
          <w:sz w:val="20"/>
          <w:szCs w:val="20"/>
          <w:lang w:val="en-IE"/>
        </w:rPr>
        <w:t>S</w:t>
      </w:r>
      <w:r w:rsidRPr="006D22EE">
        <w:rPr>
          <w:rFonts w:ascii="Times New Roman" w:hAnsi="Times New Roman" w:cs="Times New Roman"/>
          <w:sz w:val="20"/>
          <w:szCs w:val="20"/>
          <w:vertAlign w:val="subscript"/>
          <w:lang w:val="en-IE"/>
        </w:rPr>
        <w:t>j</w:t>
      </w:r>
      <w:proofErr w:type="spellEnd"/>
      <w:r w:rsidRPr="006D22EE">
        <w:rPr>
          <w:rFonts w:ascii="Times New Roman" w:hAnsi="Times New Roman" w:cs="Times New Roman"/>
          <w:sz w:val="20"/>
          <w:szCs w:val="20"/>
          <w:lang w:val="en-IE"/>
        </w:rPr>
        <w:t xml:space="preserve">, </w:t>
      </w:r>
      <w:proofErr w:type="spellStart"/>
      <w:r w:rsidRPr="006D22EE">
        <w:rPr>
          <w:rFonts w:ascii="Times New Roman" w:hAnsi="Times New Roman" w:cs="Times New Roman"/>
          <w:sz w:val="20"/>
          <w:szCs w:val="20"/>
          <w:lang w:val="en-IE"/>
        </w:rPr>
        <w:t>H</w:t>
      </w:r>
      <w:r w:rsidRPr="006D22EE">
        <w:rPr>
          <w:rFonts w:ascii="Times New Roman" w:hAnsi="Times New Roman" w:cs="Times New Roman"/>
          <w:sz w:val="20"/>
          <w:szCs w:val="20"/>
          <w:vertAlign w:val="subscript"/>
          <w:lang w:val="en-IE"/>
        </w:rPr>
        <w:t>y</w:t>
      </w:r>
      <w:r w:rsidRPr="006D22EE">
        <w:rPr>
          <w:rFonts w:ascii="Times New Roman" w:hAnsi="Times New Roman" w:cs="Times New Roman"/>
          <w:sz w:val="20"/>
          <w:szCs w:val="20"/>
          <w:lang w:val="en-IE"/>
        </w:rPr>
        <w:t>O</w:t>
      </w:r>
      <w:r w:rsidRPr="006D22EE">
        <w:rPr>
          <w:rFonts w:ascii="Times New Roman" w:hAnsi="Times New Roman" w:cs="Times New Roman"/>
          <w:sz w:val="20"/>
          <w:szCs w:val="20"/>
          <w:vertAlign w:val="subscript"/>
          <w:lang w:val="en-IE"/>
        </w:rPr>
        <w:t>z</w:t>
      </w:r>
      <w:proofErr w:type="spellEnd"/>
      <w:r w:rsidRPr="006D22EE">
        <w:rPr>
          <w:rFonts w:ascii="Times New Roman" w:hAnsi="Times New Roman" w:cs="Times New Roman"/>
          <w:sz w:val="20"/>
          <w:szCs w:val="20"/>
          <w:lang w:val="en-IE"/>
        </w:rPr>
        <w:t xml:space="preserve">, </w:t>
      </w:r>
      <w:proofErr w:type="spellStart"/>
      <w:r w:rsidRPr="006D22EE">
        <w:rPr>
          <w:rFonts w:ascii="Times New Roman" w:hAnsi="Times New Roman" w:cs="Times New Roman"/>
          <w:sz w:val="20"/>
          <w:szCs w:val="20"/>
          <w:lang w:val="en-IE"/>
        </w:rPr>
        <w:t>N</w:t>
      </w:r>
      <w:r w:rsidRPr="006D22EE">
        <w:rPr>
          <w:rFonts w:ascii="Times New Roman" w:hAnsi="Times New Roman" w:cs="Times New Roman"/>
          <w:sz w:val="20"/>
          <w:szCs w:val="20"/>
          <w:vertAlign w:val="subscript"/>
          <w:lang w:val="en-IE"/>
        </w:rPr>
        <w:t>w</w:t>
      </w:r>
      <w:r w:rsidRPr="006D22EE">
        <w:rPr>
          <w:rFonts w:ascii="Times New Roman" w:hAnsi="Times New Roman" w:cs="Times New Roman"/>
          <w:sz w:val="20"/>
          <w:szCs w:val="20"/>
          <w:lang w:val="en-IE"/>
        </w:rPr>
        <w:t>H</w:t>
      </w:r>
      <w:r w:rsidRPr="006D22EE">
        <w:rPr>
          <w:rFonts w:ascii="Times New Roman" w:hAnsi="Times New Roman" w:cs="Times New Roman"/>
          <w:sz w:val="20"/>
          <w:szCs w:val="20"/>
          <w:vertAlign w:val="subscript"/>
          <w:lang w:val="en-IE"/>
        </w:rPr>
        <w:t>y</w:t>
      </w:r>
      <w:proofErr w:type="spellEnd"/>
      <w:r w:rsidRPr="006D22EE">
        <w:rPr>
          <w:rFonts w:ascii="Times New Roman" w:hAnsi="Times New Roman" w:cs="Times New Roman"/>
          <w:sz w:val="20"/>
          <w:szCs w:val="20"/>
          <w:lang w:val="en-IE"/>
        </w:rPr>
        <w:t xml:space="preserve">, </w:t>
      </w:r>
      <w:proofErr w:type="spellStart"/>
      <w:r w:rsidRPr="006D22EE">
        <w:rPr>
          <w:rFonts w:ascii="Times New Roman" w:hAnsi="Times New Roman" w:cs="Times New Roman"/>
          <w:sz w:val="20"/>
          <w:szCs w:val="20"/>
          <w:lang w:val="en-IE"/>
        </w:rPr>
        <w:t>N</w:t>
      </w:r>
      <w:r w:rsidRPr="006D22EE">
        <w:rPr>
          <w:rFonts w:ascii="Times New Roman" w:hAnsi="Times New Roman" w:cs="Times New Roman"/>
          <w:sz w:val="20"/>
          <w:szCs w:val="20"/>
          <w:vertAlign w:val="subscript"/>
          <w:lang w:val="en-IE"/>
        </w:rPr>
        <w:t>w</w:t>
      </w:r>
      <w:r w:rsidRPr="006D22EE">
        <w:rPr>
          <w:rFonts w:ascii="Times New Roman" w:hAnsi="Times New Roman" w:cs="Times New Roman"/>
          <w:sz w:val="20"/>
          <w:szCs w:val="20"/>
          <w:lang w:val="en-IE"/>
        </w:rPr>
        <w:t>O</w:t>
      </w:r>
      <w:r w:rsidRPr="006D22EE">
        <w:rPr>
          <w:rFonts w:ascii="Times New Roman" w:hAnsi="Times New Roman" w:cs="Times New Roman"/>
          <w:sz w:val="20"/>
          <w:szCs w:val="20"/>
          <w:vertAlign w:val="subscript"/>
          <w:lang w:val="en-IE"/>
        </w:rPr>
        <w:t>z</w:t>
      </w:r>
      <w:proofErr w:type="spellEnd"/>
      <w:r w:rsidRPr="006D22EE">
        <w:rPr>
          <w:rFonts w:ascii="Times New Roman" w:hAnsi="Times New Roman" w:cs="Times New Roman"/>
          <w:sz w:val="20"/>
          <w:szCs w:val="20"/>
          <w:lang w:val="en-IE"/>
        </w:rPr>
        <w:t xml:space="preserve">, </w:t>
      </w:r>
      <w:proofErr w:type="spellStart"/>
      <w:r w:rsidRPr="006D22EE">
        <w:rPr>
          <w:rFonts w:ascii="Times New Roman" w:hAnsi="Times New Roman" w:cs="Times New Roman"/>
          <w:sz w:val="20"/>
          <w:szCs w:val="20"/>
          <w:lang w:val="en-IE"/>
        </w:rPr>
        <w:t>S</w:t>
      </w:r>
      <w:r w:rsidRPr="006D22EE">
        <w:rPr>
          <w:rFonts w:ascii="Times New Roman" w:hAnsi="Times New Roman" w:cs="Times New Roman"/>
          <w:sz w:val="20"/>
          <w:szCs w:val="20"/>
          <w:vertAlign w:val="subscript"/>
          <w:lang w:val="en-IE"/>
        </w:rPr>
        <w:t>j</w:t>
      </w:r>
      <w:r w:rsidRPr="006D22EE">
        <w:rPr>
          <w:rFonts w:ascii="Times New Roman" w:hAnsi="Times New Roman" w:cs="Times New Roman"/>
          <w:sz w:val="20"/>
          <w:szCs w:val="20"/>
          <w:lang w:val="en-IE"/>
        </w:rPr>
        <w:t>O</w:t>
      </w:r>
      <w:r w:rsidRPr="006D22EE">
        <w:rPr>
          <w:rFonts w:ascii="Times New Roman" w:hAnsi="Times New Roman" w:cs="Times New Roman"/>
          <w:sz w:val="20"/>
          <w:szCs w:val="20"/>
          <w:vertAlign w:val="subscript"/>
          <w:lang w:val="en-IE"/>
        </w:rPr>
        <w:t>z</w:t>
      </w:r>
      <w:proofErr w:type="spellEnd"/>
      <w:r w:rsidRPr="006D22EE">
        <w:rPr>
          <w:rFonts w:ascii="Times New Roman" w:hAnsi="Times New Roman" w:cs="Times New Roman"/>
          <w:sz w:val="20"/>
          <w:szCs w:val="20"/>
          <w:lang w:val="en-IE"/>
        </w:rPr>
        <w:t>,</w:t>
      </w:r>
      <w:r w:rsidR="00DA4AF8" w:rsidRPr="006D22EE">
        <w:rPr>
          <w:rFonts w:ascii="Times New Roman" w:hAnsi="Times New Roman" w:cs="Times New Roman"/>
          <w:sz w:val="20"/>
          <w:szCs w:val="20"/>
          <w:lang w:val="en-IE"/>
        </w:rPr>
        <w:t xml:space="preserve"> and</w:t>
      </w:r>
      <w:r w:rsidRPr="006D22EE">
        <w:rPr>
          <w:rFonts w:ascii="Times New Roman" w:hAnsi="Times New Roman" w:cs="Times New Roman"/>
          <w:sz w:val="20"/>
          <w:szCs w:val="20"/>
          <w:lang w:val="en-IE"/>
        </w:rPr>
        <w:t xml:space="preserve"> </w:t>
      </w:r>
      <w:proofErr w:type="spellStart"/>
      <w:r w:rsidRPr="006D22EE">
        <w:rPr>
          <w:rFonts w:ascii="Times New Roman" w:hAnsi="Times New Roman" w:cs="Times New Roman"/>
          <w:sz w:val="20"/>
          <w:szCs w:val="20"/>
          <w:lang w:val="en-IE"/>
        </w:rPr>
        <w:t>C</w:t>
      </w:r>
      <w:r w:rsidRPr="006D22EE">
        <w:rPr>
          <w:rFonts w:ascii="Times New Roman" w:hAnsi="Times New Roman" w:cs="Times New Roman"/>
          <w:sz w:val="20"/>
          <w:szCs w:val="20"/>
          <w:vertAlign w:val="subscript"/>
          <w:lang w:val="en-IE"/>
        </w:rPr>
        <w:t>x</w:t>
      </w:r>
      <w:r w:rsidRPr="006D22EE">
        <w:rPr>
          <w:rFonts w:ascii="Times New Roman" w:hAnsi="Times New Roman" w:cs="Times New Roman"/>
          <w:sz w:val="20"/>
          <w:szCs w:val="20"/>
          <w:lang w:val="en-IE"/>
        </w:rPr>
        <w:t>S</w:t>
      </w:r>
      <w:r w:rsidRPr="006D22EE">
        <w:rPr>
          <w:rFonts w:ascii="Times New Roman" w:hAnsi="Times New Roman" w:cs="Times New Roman"/>
          <w:sz w:val="20"/>
          <w:szCs w:val="20"/>
          <w:vertAlign w:val="subscript"/>
          <w:lang w:val="en-IE"/>
        </w:rPr>
        <w:t>i</w:t>
      </w:r>
      <w:proofErr w:type="spellEnd"/>
      <w:r w:rsidR="00DA4AF8" w:rsidRPr="006D22EE">
        <w:rPr>
          <w:rFonts w:ascii="Times New Roman" w:hAnsi="Times New Roman" w:cs="Times New Roman"/>
          <w:sz w:val="20"/>
          <w:szCs w:val="20"/>
          <w:lang w:val="en-IE"/>
        </w:rPr>
        <w:t xml:space="preserve"> </w:t>
      </w:r>
      <w:r w:rsidRPr="006D22EE">
        <w:rPr>
          <w:rFonts w:ascii="Times New Roman" w:hAnsi="Times New Roman" w:cs="Times New Roman"/>
          <w:sz w:val="20"/>
          <w:szCs w:val="20"/>
          <w:lang w:val="en-IE"/>
        </w:rPr>
        <w:t>where the indices x, y, z, w, j represent the number of C, H, O, N, S atoms, respectively.</w:t>
      </w:r>
      <w:r w:rsidR="00D97EB3" w:rsidRPr="006D22EE">
        <w:rPr>
          <w:rFonts w:ascii="Times New Roman" w:hAnsi="Times New Roman" w:cs="Times New Roman"/>
          <w:sz w:val="20"/>
          <w:szCs w:val="20"/>
          <w:lang w:val="en-IE"/>
        </w:rPr>
        <w:t xml:space="preserve"> </w:t>
      </w:r>
      <w:bookmarkEnd w:id="20"/>
    </w:p>
    <w:p w14:paraId="06C64688" w14:textId="00C859CB" w:rsidR="00184C93" w:rsidRPr="006D22EE" w:rsidRDefault="009327D1" w:rsidP="006D22EE">
      <w:pPr>
        <w:pBdr>
          <w:top w:val="nil"/>
          <w:left w:val="nil"/>
          <w:bottom w:val="nil"/>
          <w:right w:val="nil"/>
          <w:between w:val="nil"/>
        </w:pBdr>
        <w:spacing w:line="360" w:lineRule="auto"/>
        <w:rPr>
          <w:rFonts w:ascii="Times New Roman" w:hAnsi="Times New Roman" w:cs="Times New Roman"/>
          <w:sz w:val="20"/>
          <w:szCs w:val="20"/>
          <w:lang w:val="en-IE"/>
        </w:rPr>
      </w:pPr>
      <w:r w:rsidRPr="006D22EE">
        <w:rPr>
          <w:rFonts w:ascii="Times New Roman" w:hAnsi="Times New Roman" w:cs="Times New Roman"/>
          <w:sz w:val="20"/>
          <w:szCs w:val="20"/>
          <w:lang w:val="en-IE"/>
        </w:rPr>
        <w:t xml:space="preserve">The concentration of </w:t>
      </w:r>
      <w:r w:rsidR="00093135">
        <w:rPr>
          <w:rFonts w:ascii="Times New Roman" w:hAnsi="Times New Roman" w:cs="Times New Roman"/>
          <w:sz w:val="20"/>
          <w:szCs w:val="20"/>
          <w:lang w:val="en-IE"/>
        </w:rPr>
        <w:t>equivalent</w:t>
      </w:r>
      <w:r w:rsidR="0036077A" w:rsidRPr="006D22EE">
        <w:rPr>
          <w:rFonts w:ascii="Times New Roman" w:hAnsi="Times New Roman" w:cs="Times New Roman"/>
          <w:sz w:val="20"/>
          <w:szCs w:val="20"/>
          <w:lang w:val="en-IE"/>
        </w:rPr>
        <w:t xml:space="preserve"> </w:t>
      </w:r>
      <w:r w:rsidRPr="006D22EE">
        <w:rPr>
          <w:rFonts w:ascii="Times New Roman" w:hAnsi="Times New Roman" w:cs="Times New Roman"/>
          <w:sz w:val="20"/>
          <w:szCs w:val="20"/>
          <w:lang w:val="en-IE"/>
        </w:rPr>
        <w:t>black carbon (</w:t>
      </w:r>
      <w:r w:rsidR="0036077A" w:rsidRPr="006D22EE">
        <w:rPr>
          <w:rFonts w:ascii="Times New Roman" w:hAnsi="Times New Roman" w:cs="Times New Roman"/>
          <w:sz w:val="20"/>
          <w:szCs w:val="20"/>
          <w:lang w:val="en-IE"/>
        </w:rPr>
        <w:t>e</w:t>
      </w:r>
      <w:r w:rsidRPr="006D22EE">
        <w:rPr>
          <w:rFonts w:ascii="Times New Roman" w:hAnsi="Times New Roman" w:cs="Times New Roman"/>
          <w:sz w:val="20"/>
          <w:szCs w:val="20"/>
          <w:lang w:val="en-IE"/>
        </w:rPr>
        <w:t>BC) was</w:t>
      </w:r>
      <w:r w:rsidR="0036077A" w:rsidRPr="006D22EE">
        <w:rPr>
          <w:rFonts w:ascii="Times New Roman" w:hAnsi="Times New Roman" w:cs="Times New Roman"/>
          <w:sz w:val="20"/>
          <w:szCs w:val="20"/>
          <w:lang w:val="en-IE"/>
        </w:rPr>
        <w:t xml:space="preserve"> </w:t>
      </w:r>
      <w:r w:rsidRPr="006D22EE">
        <w:rPr>
          <w:rFonts w:ascii="Times New Roman" w:hAnsi="Times New Roman" w:cs="Times New Roman"/>
          <w:sz w:val="20"/>
          <w:szCs w:val="20"/>
          <w:lang w:val="en-IE"/>
        </w:rPr>
        <w:t xml:space="preserve">measured by a multi-angle absorption photometer (MAAP, </w:t>
      </w:r>
      <w:proofErr w:type="spellStart"/>
      <w:r w:rsidRPr="006D22EE">
        <w:rPr>
          <w:rFonts w:ascii="Times New Roman" w:hAnsi="Times New Roman" w:cs="Times New Roman"/>
          <w:sz w:val="20"/>
          <w:szCs w:val="20"/>
          <w:lang w:val="en-IE"/>
        </w:rPr>
        <w:t>Thermo</w:t>
      </w:r>
      <w:proofErr w:type="spellEnd"/>
      <w:r w:rsidRPr="006D22EE">
        <w:rPr>
          <w:rFonts w:ascii="Times New Roman" w:hAnsi="Times New Roman" w:cs="Times New Roman"/>
          <w:sz w:val="20"/>
          <w:szCs w:val="20"/>
          <w:lang w:val="en-IE"/>
        </w:rPr>
        <w:t xml:space="preserve"> Fisher Scientific model 5012). The MAAP operated at a flow rate of 10 L min</w:t>
      </w:r>
      <w:r w:rsidRPr="006D22EE">
        <w:rPr>
          <w:rFonts w:ascii="Times New Roman" w:hAnsi="Times New Roman" w:cs="Times New Roman"/>
          <w:sz w:val="20"/>
          <w:szCs w:val="20"/>
          <w:vertAlign w:val="superscript"/>
          <w:lang w:val="en-IE"/>
        </w:rPr>
        <w:t xml:space="preserve">−1 </w:t>
      </w:r>
      <w:r w:rsidRPr="006D22EE">
        <w:rPr>
          <w:rFonts w:ascii="Times New Roman" w:hAnsi="Times New Roman" w:cs="Times New Roman"/>
          <w:sz w:val="20"/>
          <w:szCs w:val="20"/>
          <w:lang w:val="en-IE"/>
        </w:rPr>
        <w:t xml:space="preserve">and a 5 min time resolution. </w:t>
      </w:r>
      <w:r w:rsidR="00184C93" w:rsidRPr="006D22EE">
        <w:rPr>
          <w:rFonts w:ascii="Times New Roman" w:hAnsi="Times New Roman" w:cs="Times New Roman"/>
          <w:sz w:val="20"/>
          <w:szCs w:val="20"/>
          <w:lang w:val="en-IE"/>
        </w:rPr>
        <w:t xml:space="preserve"> The transmittance and reflectance of eBC-containing particles were measured by the MAAP at two different angles to derive optical absorbance</w:t>
      </w:r>
      <w:r w:rsidR="00352900" w:rsidRPr="006D22EE">
        <w:rPr>
          <w:rFonts w:ascii="Times New Roman" w:hAnsi="Times New Roman" w:cs="Times New Roman"/>
          <w:sz w:val="20"/>
          <w:szCs w:val="20"/>
          <w:lang w:val="en-IE"/>
        </w:rPr>
        <w:t xml:space="preserve"> </w:t>
      </w:r>
      <w:r w:rsidR="00184C93" w:rsidRPr="006D22EE">
        <w:rPr>
          <w:rFonts w:ascii="Times New Roman" w:hAnsi="Times New Roman" w:cs="Times New Roman"/>
          <w:sz w:val="20"/>
          <w:szCs w:val="20"/>
          <w:lang w:val="en-IE"/>
        </w:rPr>
        <w:t xml:space="preserve">as mentioned in </w:t>
      </w:r>
      <w:r w:rsidR="00184C93" w:rsidRPr="006D22EE">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{"citationID":"hBdBIzJO","properties":{"formattedCitation":"(Xu et al. 2020)","plainCitation":"(Xu et al. 2020)","noteIndex":0},"citationItems":[{"id":1649,"uris":["http://zotero.org/groups/3856298/items/7C6ZTBEH"],"itemData":{"id":1649,"type":"article-journal","abstract":"Abstract. Chemical composition and hygroscopicity closure of marine\naerosol in high time resolution has not been achieved yet due to the\ndifficulty involved in measuring the refractory sea-salt concentration in near-real time.\nIn this study, attempts were made to achieve closure for marine aerosol\nbased on a humidified tandem differential mobility analyser (HTDMA) and a\nhigh-resolution time-of-flight aerosol mass spectrometer (AMS) for\nwintertime aerosol at Mace Head, Ireland. The aerosol hygroscopicity was\nexamined as a growth factor (GF) at 90 % relative humidity (RH). The\ncorresponding GFs of 35, 50, 75, 110 and 165 nm particles were\n1.54±0.26, 1.60±0.29, 1.66±0.31, 1.72±0.29 and 1.78±0.30 (mean ± standard deviation), respectively. Two contrasting air\nmasses (continental and marine) were selected to study the temporal\nvariation in hygroscopicity; the results demonstrated a clear diurnal\npattern in continental air masses, whereas no diurnal pattern was found in\nmarine air masses. In addition, wintertime aerosol was observed to be\nlargely externally mixed in both of the contrasting air masses. Concurrent high\ntime resolution PM1 (particulate matter &lt;1 µm) chemical\ncomposition data from combined AMS and MAAP measurements, comprising organic\nmatter, non-sea-salt sulfate, nitrate, ammonium, sea salt and black carbon\n(BC), were used to predict aerosol hygroscopicity with the\nZdanovskii–Stokes–Robinson (ZSR) mixing rule. Overall, good agreement\n(an R2 value of 0.824 and a slope of 1.02) was found between the growth\nfactor of 165 nm particles measured by the HTDMA (GF_HTDMA) and the growth factor derived from the AMS + MAAP bulk\nchemical composition (GF_AMS). Over\n95 % of the estimated GF values exhibited less than a 10 % deviation for the\nwhole dataset, and this deviation was mostly attributed to the neglected\nmixing state as a result of the bulk PM1 composition.","container-title":"Atmospheric Chemistry and Physics","DOI":"10.5194/acp-20-3777-2020","ISSN":"1680-7324","issue":"6","journalAbbreviation":"Atmos. Chem. Phys.","language":"en","page":"3777-3791","source":"DOI.org (Crossref)","title":"Aerosol hygroscopicity and its link to chemical composition in the coastal atmosphere of Mace Head: marine and continental air masses","title-short":"Aerosol hygroscopicity and its link to chemical composition in the coastal atmosphere of Mace Head","volume":"20","author":[{"family":"Xu","given":"Wei"},{"family":"Ovadnevaite","given":"Jurgita"},{"family":"Fossum","given":"Kirsten N."},{"family":"Lin","given":"Chunshui"},{"family":"Huang","given":"Ru-Jin"},{"family":"O'Dowd","given":"Colin"},{"family":"Ceburnis","given":"Darius"}],"issued":{"date-parts":[["2020",3,30]]}}}],"schema":"https://github.com/citation-style-language/schema/raw/master/csl-citation.json"} </w:instrText>
      </w:r>
      <w:r w:rsidR="00184C93" w:rsidRPr="006D22EE">
        <w:rPr>
          <w:rFonts w:ascii="Times New Roman" w:hAnsi="Times New Roman" w:cs="Times New Roman"/>
          <w:sz w:val="20"/>
          <w:szCs w:val="20"/>
          <w:lang w:val="en-IE"/>
        </w:rPr>
        <w:fldChar w:fldCharType="separate"/>
      </w:r>
      <w:r w:rsidR="008D10AF" w:rsidRPr="006D22EE">
        <w:rPr>
          <w:rFonts w:ascii="Times New Roman" w:hAnsi="Times New Roman" w:cs="Times New Roman"/>
          <w:sz w:val="20"/>
          <w:szCs w:val="20"/>
          <w:lang w:val="en-IE"/>
        </w:rPr>
        <w:t xml:space="preserve">(Xu </w:t>
      </w:r>
      <w:r w:rsidR="00A72BC3" w:rsidRPr="00A72BC3">
        <w:rPr>
          <w:rFonts w:ascii="Times New Roman" w:hAnsi="Times New Roman" w:cs="Times New Roman"/>
          <w:i/>
          <w:sz w:val="20"/>
          <w:szCs w:val="20"/>
          <w:lang w:val="en-IE"/>
        </w:rPr>
        <w:t>et al</w:t>
      </w:r>
      <w:r w:rsidR="008D10AF" w:rsidRPr="006D22EE">
        <w:rPr>
          <w:rFonts w:ascii="Times New Roman" w:hAnsi="Times New Roman" w:cs="Times New Roman"/>
          <w:sz w:val="20"/>
          <w:szCs w:val="20"/>
          <w:lang w:val="en-IE"/>
        </w:rPr>
        <w:t>. 2020)</w:t>
      </w:r>
      <w:r w:rsidR="00184C93" w:rsidRPr="006D22EE">
        <w:rPr>
          <w:rFonts w:ascii="Times New Roman" w:hAnsi="Times New Roman" w:cs="Times New Roman"/>
          <w:sz w:val="20"/>
          <w:szCs w:val="20"/>
          <w:lang w:val="en-IE"/>
        </w:rPr>
        <w:fldChar w:fldCharType="end"/>
      </w:r>
      <w:r w:rsidR="00184C93" w:rsidRPr="006D22EE">
        <w:rPr>
          <w:rFonts w:ascii="Times New Roman" w:hAnsi="Times New Roman" w:cs="Times New Roman"/>
          <w:sz w:val="20"/>
          <w:szCs w:val="20"/>
          <w:lang w:val="en-IE"/>
        </w:rPr>
        <w:t xml:space="preserve">. </w:t>
      </w:r>
    </w:p>
    <w:p w14:paraId="18116711" w14:textId="4DEF454B" w:rsidR="009327D1" w:rsidRPr="006D22EE" w:rsidRDefault="00184C93" w:rsidP="006D22EE">
      <w:pPr>
        <w:pBdr>
          <w:top w:val="nil"/>
          <w:left w:val="nil"/>
          <w:bottom w:val="nil"/>
          <w:right w:val="nil"/>
          <w:between w:val="nil"/>
        </w:pBdr>
        <w:spacing w:line="360" w:lineRule="auto"/>
        <w:rPr>
          <w:rFonts w:ascii="Times New Roman" w:hAnsi="Times New Roman" w:cs="Times New Roman"/>
          <w:sz w:val="20"/>
          <w:szCs w:val="20"/>
          <w:lang w:val="en-IE"/>
        </w:rPr>
      </w:pPr>
      <w:r w:rsidRPr="006D22EE">
        <w:rPr>
          <w:rFonts w:ascii="Times New Roman" w:hAnsi="Times New Roman" w:cs="Times New Roman"/>
          <w:sz w:val="20"/>
          <w:szCs w:val="20"/>
          <w:lang w:val="en-IE"/>
        </w:rPr>
        <w:t xml:space="preserve">Finally, ozone was measured with an </w:t>
      </w:r>
      <w:r w:rsidR="0000452F" w:rsidRPr="006D22EE">
        <w:rPr>
          <w:rFonts w:ascii="Times New Roman" w:hAnsi="Times New Roman" w:cs="Times New Roman"/>
          <w:sz w:val="20"/>
          <w:szCs w:val="20"/>
          <w:lang w:val="en-IE"/>
        </w:rPr>
        <w:t>UV O</w:t>
      </w:r>
      <w:r w:rsidR="0000452F" w:rsidRPr="006D22EE">
        <w:rPr>
          <w:rFonts w:ascii="Times New Roman" w:hAnsi="Times New Roman" w:cs="Times New Roman"/>
          <w:sz w:val="20"/>
          <w:szCs w:val="20"/>
          <w:vertAlign w:val="subscript"/>
          <w:lang w:val="en-IE"/>
        </w:rPr>
        <w:t>3</w:t>
      </w:r>
      <w:r w:rsidR="0000452F" w:rsidRPr="006D22EE">
        <w:rPr>
          <w:rFonts w:ascii="Times New Roman" w:hAnsi="Times New Roman" w:cs="Times New Roman"/>
          <w:sz w:val="20"/>
          <w:szCs w:val="20"/>
          <w:lang w:val="en-IE"/>
        </w:rPr>
        <w:t xml:space="preserve"> spectrometer (Model 8810, Monitor Labs San Diego, CA)</w:t>
      </w:r>
      <w:r w:rsidR="008E3252" w:rsidRPr="006D22EE">
        <w:rPr>
          <w:rFonts w:ascii="Times New Roman" w:hAnsi="Times New Roman" w:cs="Times New Roman"/>
          <w:sz w:val="20"/>
          <w:szCs w:val="20"/>
          <w:lang w:val="en-IE"/>
        </w:rPr>
        <w:t>, t</w:t>
      </w:r>
      <w:r w:rsidRPr="006D22EE">
        <w:rPr>
          <w:rFonts w:ascii="Times New Roman" w:hAnsi="Times New Roman" w:cs="Times New Roman"/>
          <w:sz w:val="20"/>
          <w:szCs w:val="20"/>
          <w:lang w:val="en-IE"/>
        </w:rPr>
        <w:t>he raw voltage outpu</w:t>
      </w:r>
      <w:r w:rsidR="008E3252" w:rsidRPr="006D22EE">
        <w:rPr>
          <w:rFonts w:ascii="Times New Roman" w:hAnsi="Times New Roman" w:cs="Times New Roman"/>
          <w:sz w:val="20"/>
          <w:szCs w:val="20"/>
          <w:lang w:val="en-IE"/>
        </w:rPr>
        <w:t>t</w:t>
      </w:r>
      <w:r w:rsidRPr="006D22EE">
        <w:rPr>
          <w:rFonts w:ascii="Times New Roman" w:hAnsi="Times New Roman" w:cs="Times New Roman"/>
          <w:sz w:val="20"/>
          <w:szCs w:val="20"/>
          <w:lang w:val="en-IE"/>
        </w:rPr>
        <w:t xml:space="preserve"> was converted to concentration values</w:t>
      </w:r>
      <w:r w:rsidR="008E3252" w:rsidRPr="006D22EE">
        <w:rPr>
          <w:rFonts w:ascii="Times New Roman" w:hAnsi="Times New Roman" w:cs="Times New Roman"/>
          <w:sz w:val="20"/>
          <w:szCs w:val="20"/>
          <w:lang w:val="en-IE"/>
        </w:rPr>
        <w:t xml:space="preserve"> </w:t>
      </w:r>
      <w:r w:rsidRPr="006D22EE">
        <w:rPr>
          <w:rFonts w:ascii="Times New Roman" w:hAnsi="Times New Roman" w:cs="Times New Roman"/>
          <w:sz w:val="20"/>
          <w:szCs w:val="20"/>
          <w:lang w:val="en-IE"/>
        </w:rPr>
        <w:t xml:space="preserve">based on </w:t>
      </w:r>
      <w:r w:rsidR="008E3252" w:rsidRPr="006D22EE">
        <w:rPr>
          <w:rFonts w:ascii="Times New Roman" w:hAnsi="Times New Roman" w:cs="Times New Roman"/>
          <w:sz w:val="20"/>
          <w:szCs w:val="20"/>
          <w:lang w:val="en-IE"/>
        </w:rPr>
        <w:t xml:space="preserve">Automatic Urban/Rural Network (AURN) calibration audits </w:t>
      </w:r>
      <w:r w:rsidR="0050010C" w:rsidRPr="006D22EE">
        <w:rPr>
          <w:rFonts w:ascii="Times New Roman" w:hAnsi="Times New Roman" w:cs="Times New Roman"/>
          <w:sz w:val="20"/>
          <w:szCs w:val="20"/>
          <w:lang w:val="en-IE"/>
        </w:rPr>
        <w:t>(</w:t>
      </w:r>
      <w:r w:rsidR="008E3252" w:rsidRPr="006D22EE">
        <w:rPr>
          <w:rFonts w:ascii="Times New Roman" w:hAnsi="Times New Roman" w:cs="Times New Roman"/>
          <w:sz w:val="20"/>
          <w:szCs w:val="20"/>
          <w:lang w:val="en-IE"/>
        </w:rPr>
        <w:t xml:space="preserve">see </w:t>
      </w:r>
      <w:r w:rsidR="008E3252" w:rsidRPr="006D22EE">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{"citationID":"udwSgyfQ","properties":{"formattedCitation":"(Derwent et al. 2018)","plainCitation":"(Derwent et al. 2018)","dontUpdate":true,"noteIndex":0},"citationItems":[{"id":2425,"uris":["http://zotero.org/groups/3856298/items/W835DUEJ"],"itemData":{"id":2425,"type":"article-journal","container-title":"Atmospheric Environment","DOI":"10.1016/j.atmosenv.2018.02.024","ISSN":"13522310","journalAbbreviation":"Atmospheric Environment","language":"en","page":"279-287","source":"DOI.org (Crossref)","title":"Long-term trends in ozone in baseline and European regionally-polluted air at Mace Head, Ireland over a 30-year period","volume":"179","author":[{"family":"Derwent","given":"Richard G."},{"family":"Manning","given":"Alistair J."},{"family":"Simmonds","given":"Peter G."},{"family":"Spain","given":"T. Gerard"},{"family":"O'Doherty","given":"Simon"}],"issued":{"date-parts":[["2018",4]]}}}],"schema":"https://github.com/citation-style-language/schema/raw/master/csl-citation.json"} </w:instrText>
      </w:r>
      <w:r w:rsidR="008E3252" w:rsidRPr="006D22EE">
        <w:rPr>
          <w:rFonts w:ascii="Times New Roman" w:hAnsi="Times New Roman" w:cs="Times New Roman"/>
          <w:sz w:val="20"/>
          <w:szCs w:val="20"/>
          <w:lang w:val="en-IE"/>
        </w:rPr>
        <w:fldChar w:fldCharType="separate"/>
      </w:r>
      <w:r w:rsidR="008D10AF" w:rsidRPr="006D22EE">
        <w:rPr>
          <w:rFonts w:ascii="Times New Roman" w:hAnsi="Times New Roman" w:cs="Times New Roman"/>
          <w:sz w:val="20"/>
          <w:szCs w:val="20"/>
          <w:lang w:val="en-IE"/>
        </w:rPr>
        <w:t xml:space="preserve">Derwent </w:t>
      </w:r>
      <w:r w:rsidR="00A72BC3" w:rsidRPr="00A72BC3">
        <w:rPr>
          <w:rFonts w:ascii="Times New Roman" w:hAnsi="Times New Roman" w:cs="Times New Roman"/>
          <w:i/>
          <w:sz w:val="20"/>
          <w:szCs w:val="20"/>
          <w:lang w:val="en-IE"/>
        </w:rPr>
        <w:t>et al</w:t>
      </w:r>
      <w:r w:rsidR="008D10AF" w:rsidRPr="006D22EE">
        <w:rPr>
          <w:rFonts w:ascii="Times New Roman" w:hAnsi="Times New Roman" w:cs="Times New Roman"/>
          <w:sz w:val="20"/>
          <w:szCs w:val="20"/>
          <w:lang w:val="en-IE"/>
        </w:rPr>
        <w:t>. 2018)</w:t>
      </w:r>
      <w:r w:rsidR="008E3252" w:rsidRPr="006D22EE">
        <w:rPr>
          <w:rFonts w:ascii="Times New Roman" w:hAnsi="Times New Roman" w:cs="Times New Roman"/>
          <w:sz w:val="20"/>
          <w:szCs w:val="20"/>
          <w:lang w:val="en-IE"/>
        </w:rPr>
        <w:fldChar w:fldCharType="end"/>
      </w:r>
      <w:r w:rsidR="0050010C" w:rsidRPr="006D22EE">
        <w:rPr>
          <w:rFonts w:ascii="Times New Roman" w:hAnsi="Times New Roman" w:cs="Times New Roman"/>
          <w:sz w:val="20"/>
          <w:szCs w:val="20"/>
          <w:lang w:val="en-IE"/>
        </w:rPr>
        <w:t xml:space="preserve"> </w:t>
      </w:r>
      <w:r w:rsidR="008E3252" w:rsidRPr="006D22EE">
        <w:rPr>
          <w:rFonts w:ascii="Times New Roman" w:hAnsi="Times New Roman" w:cs="Times New Roman"/>
          <w:sz w:val="20"/>
          <w:szCs w:val="20"/>
          <w:lang w:val="en-IE"/>
        </w:rPr>
        <w:t>and m</w:t>
      </w:r>
      <w:r w:rsidRPr="006D22EE">
        <w:rPr>
          <w:rFonts w:ascii="Times New Roman" w:hAnsi="Times New Roman" w:cs="Times New Roman"/>
          <w:sz w:val="20"/>
          <w:szCs w:val="20"/>
          <w:lang w:val="en-IE"/>
        </w:rPr>
        <w:t xml:space="preserve">eteorological data </w:t>
      </w:r>
      <w:r w:rsidR="008E3252" w:rsidRPr="006D22EE">
        <w:rPr>
          <w:rFonts w:ascii="Times New Roman" w:hAnsi="Times New Roman" w:cs="Times New Roman"/>
          <w:sz w:val="20"/>
          <w:szCs w:val="20"/>
          <w:lang w:val="en-IE"/>
        </w:rPr>
        <w:t>were continuously</w:t>
      </w:r>
      <w:r w:rsidRPr="006D22EE">
        <w:rPr>
          <w:rFonts w:ascii="Times New Roman" w:hAnsi="Times New Roman" w:cs="Times New Roman"/>
          <w:sz w:val="20"/>
          <w:szCs w:val="20"/>
          <w:lang w:val="en-IE"/>
        </w:rPr>
        <w:t xml:space="preserve"> recorded at the station</w:t>
      </w:r>
      <w:r w:rsidR="008E3252" w:rsidRPr="006D22EE">
        <w:rPr>
          <w:rFonts w:ascii="Times New Roman" w:hAnsi="Times New Roman" w:cs="Times New Roman"/>
          <w:sz w:val="20"/>
          <w:szCs w:val="20"/>
          <w:lang w:val="en-IE"/>
        </w:rPr>
        <w:t xml:space="preserve"> (</w:t>
      </w:r>
      <w:r w:rsidRPr="006D22EE">
        <w:rPr>
          <w:rFonts w:ascii="Times New Roman" w:hAnsi="Times New Roman" w:cs="Times New Roman"/>
          <w:sz w:val="20"/>
          <w:szCs w:val="20"/>
          <w:lang w:val="en-IE"/>
        </w:rPr>
        <w:t xml:space="preserve">including rainfall, solar radiation, wind speed, wind direction, temperature, </w:t>
      </w:r>
      <w:r w:rsidR="00C12EA5" w:rsidRPr="006D22EE">
        <w:rPr>
          <w:rFonts w:ascii="Times New Roman" w:hAnsi="Times New Roman" w:cs="Times New Roman"/>
          <w:sz w:val="20"/>
          <w:szCs w:val="20"/>
          <w:lang w:val="en-IE"/>
        </w:rPr>
        <w:t>relative humidity</w:t>
      </w:r>
      <w:r w:rsidRPr="006D22EE">
        <w:rPr>
          <w:rFonts w:ascii="Times New Roman" w:hAnsi="Times New Roman" w:cs="Times New Roman"/>
          <w:sz w:val="20"/>
          <w:szCs w:val="20"/>
          <w:lang w:val="en-IE"/>
        </w:rPr>
        <w:t xml:space="preserve"> and pressure</w:t>
      </w:r>
      <w:r w:rsidR="008E3252" w:rsidRPr="006D22EE">
        <w:rPr>
          <w:rFonts w:ascii="Times New Roman" w:hAnsi="Times New Roman" w:cs="Times New Roman"/>
          <w:sz w:val="20"/>
          <w:szCs w:val="20"/>
          <w:lang w:val="en-IE"/>
        </w:rPr>
        <w:t>).</w:t>
      </w:r>
    </w:p>
    <w:bookmarkEnd w:id="21"/>
    <w:p w14:paraId="05EA7087" w14:textId="1277E30F" w:rsidR="00926821" w:rsidRPr="006D22EE" w:rsidRDefault="00715397" w:rsidP="00715397">
      <w:pPr>
        <w:pStyle w:val="Heading2"/>
        <w:rPr>
          <w:rFonts w:ascii="Times New Roman" w:hAnsi="Times New Roman" w:cs="Times New Roman"/>
          <w:b/>
          <w:bCs/>
          <w:color w:val="000000" w:themeColor="text1"/>
          <w:sz w:val="20"/>
          <w:szCs w:val="20"/>
          <w:lang w:val="en-IE"/>
        </w:rPr>
      </w:pPr>
      <w:r w:rsidRPr="006D22EE">
        <w:rPr>
          <w:rFonts w:ascii="Times New Roman" w:hAnsi="Times New Roman" w:cs="Times New Roman"/>
          <w:b/>
          <w:bCs/>
          <w:color w:val="000000" w:themeColor="text1"/>
          <w:sz w:val="20"/>
          <w:szCs w:val="20"/>
          <w:lang w:val="en-IE"/>
        </w:rPr>
        <w:t>2.3 Source apportionment</w:t>
      </w:r>
    </w:p>
    <w:p w14:paraId="5D11F128" w14:textId="289796CC" w:rsidR="006137E1" w:rsidRDefault="00577657" w:rsidP="006D22EE">
      <w:pPr>
        <w:pBdr>
          <w:top w:val="nil"/>
          <w:left w:val="nil"/>
          <w:bottom w:val="nil"/>
          <w:right w:val="nil"/>
          <w:between w:val="nil"/>
        </w:pBdr>
        <w:spacing w:line="360" w:lineRule="auto"/>
        <w:rPr>
          <w:rFonts w:ascii="Times New Roman" w:hAnsi="Times New Roman" w:cs="Times New Roman"/>
          <w:sz w:val="20"/>
          <w:szCs w:val="20"/>
          <w:lang w:val="en-IE"/>
        </w:rPr>
      </w:pPr>
      <w:bookmarkStart w:id="24" w:name="_Hlk134617727"/>
      <w:r w:rsidRPr="006D22EE">
        <w:rPr>
          <w:rFonts w:ascii="Times New Roman" w:hAnsi="Times New Roman" w:cs="Times New Roman"/>
          <w:sz w:val="20"/>
          <w:szCs w:val="20"/>
          <w:lang w:val="en-IE"/>
        </w:rPr>
        <w:t xml:space="preserve">The HR organic mass spectra was deconvolved using the Positive Matrix Factorization (PMF; </w:t>
      </w:r>
      <w:r w:rsidR="006A03F8" w:rsidRPr="006D22EE">
        <w:rPr>
          <w:rFonts w:ascii="Times New Roman" w:hAnsi="Times New Roman" w:cs="Times New Roman"/>
          <w:sz w:val="20"/>
          <w:szCs w:val="20"/>
          <w:lang w:val="en-IE"/>
        </w:rPr>
        <w:fldChar w:fldCharType="begin"/>
      </w:r>
      <w:r w:rsidR="00673806">
        <w:rPr>
          <w:rFonts w:ascii="Times New Roman" w:hAnsi="Times New Roman" w:cs="Times New Roman"/>
          <w:sz w:val="20"/>
          <w:szCs w:val="20"/>
          <w:lang w:val="en-IE"/>
        </w:rPr>
        <w:instrText xml:space="preserve"> ADDIN ZOTERO_ITEM CSL_CITATION {"citationID":"8bnvaNqr","properties":{"formattedCitation":"(Paatero and Tapper 1994; Paatero 1999)","plainCitation":"(Paatero and Tapper 1994; Paatero 1999)","dontUpdate":true,"noteIndex":0},"citationItems":[{"id":6,"uris":["http://zotero.org/users/5865966/items/PQCUGV8C"],"itemData":{"id":6,"type":"article-journal","container-title":"Environmetrics","DOI":"10.1002/env.3170050203","ISSN":"11804009, 1099095X","issue":"2","journalAbbreviation":"Environmetrics","language":"en","page":"111-126","source":"DOI.org (Crossref)","title":"Positive matrix factorization: A non-negative factor model with optimal utilization of error estimates of data values","title-short":"Positive matrix factorization","volume":"5","author":[{"family":"Paatero","given":"Pentti"},{"family":"Tapper","given":"Unto"}],"issued":{"date-parts":[["1994",6]]}}},{"id":2208,"uris":["http://zotero.org/groups/3856298/items/C4CMVJJY"],"itemData":{"id":2208,"type":"article-journal","container-title":"Journal of Computational and Graphical Statistics","DOI":"10.1080/10618600.1999.10474853","ISSN":"1061-8600, 1537-2715","issue":"4","journalAbbreviation":"Journal of Computational and Graphical Statistics","language":"en","page":"854-888","source":"DOI.org (Crossref)","title":"The Multilinear Engine—A Table-Driven, Least Squares Program for Solving Multilinear Problems, Including the &lt;i&gt;n&lt;/i&gt; -Way Parallel Factor Analysis Model","volume":"8","author":[{"family":"Paatero","given":"Pentti"}],"issued":{"date-parts":[["1999",12]]}}}],"schema":"https://github.com/citation-style-language/schema/raw/master/csl-citation.json"} </w:instrText>
      </w:r>
      <w:r w:rsidR="006A03F8" w:rsidRPr="006D22EE">
        <w:rPr>
          <w:rFonts w:ascii="Times New Roman" w:hAnsi="Times New Roman" w:cs="Times New Roman"/>
          <w:sz w:val="20"/>
          <w:szCs w:val="20"/>
          <w:lang w:val="en-IE"/>
        </w:rPr>
        <w:fldChar w:fldCharType="separate"/>
      </w:r>
      <w:r w:rsidR="006A03F8" w:rsidRPr="006D22EE">
        <w:rPr>
          <w:rFonts w:ascii="Times New Roman" w:hAnsi="Times New Roman" w:cs="Times New Roman"/>
          <w:sz w:val="20"/>
          <w:szCs w:val="20"/>
          <w:lang w:val="en-IE"/>
        </w:rPr>
        <w:t>Paatero and Tapper 1994; Paatero 1999)</w:t>
      </w:r>
      <w:r w:rsidR="006A03F8" w:rsidRPr="006D22EE">
        <w:rPr>
          <w:rFonts w:ascii="Times New Roman" w:hAnsi="Times New Roman" w:cs="Times New Roman"/>
          <w:sz w:val="20"/>
          <w:szCs w:val="20"/>
          <w:lang w:val="en-IE"/>
        </w:rPr>
        <w:fldChar w:fldCharType="end"/>
      </w:r>
      <w:r w:rsidR="006A03F8" w:rsidRPr="006D22EE">
        <w:rPr>
          <w:rFonts w:ascii="Times New Roman" w:hAnsi="Times New Roman" w:cs="Times New Roman"/>
          <w:sz w:val="20"/>
          <w:szCs w:val="20"/>
          <w:lang w:val="en-IE"/>
        </w:rPr>
        <w:t xml:space="preserve"> </w:t>
      </w:r>
      <w:r w:rsidRPr="006D22EE">
        <w:rPr>
          <w:rFonts w:ascii="Times New Roman" w:hAnsi="Times New Roman" w:cs="Times New Roman"/>
          <w:sz w:val="20"/>
          <w:szCs w:val="20"/>
          <w:lang w:val="en-IE"/>
        </w:rPr>
        <w:t xml:space="preserve">source-receptor model to investigate the various source contributions to OA. </w:t>
      </w:r>
      <w:r w:rsidR="0087214F" w:rsidRPr="006D22EE">
        <w:rPr>
          <w:rFonts w:ascii="Times New Roman" w:hAnsi="Times New Roman" w:cs="Times New Roman"/>
          <w:sz w:val="20"/>
          <w:szCs w:val="20"/>
          <w:lang w:val="en-IE"/>
        </w:rPr>
        <w:t>A major advantage of using</w:t>
      </w:r>
      <w:r w:rsidR="00E4761B" w:rsidRPr="006D22EE">
        <w:rPr>
          <w:rFonts w:ascii="Times New Roman" w:hAnsi="Times New Roman" w:cs="Times New Roman"/>
          <w:sz w:val="20"/>
          <w:szCs w:val="20"/>
          <w:lang w:val="en-IE"/>
        </w:rPr>
        <w:t xml:space="preserve"> </w:t>
      </w:r>
      <w:r w:rsidR="00101AE1">
        <w:rPr>
          <w:rFonts w:ascii="Times New Roman" w:hAnsi="Times New Roman" w:cs="Times New Roman"/>
          <w:sz w:val="20"/>
          <w:szCs w:val="20"/>
          <w:lang w:val="en-IE"/>
        </w:rPr>
        <w:t>HR</w:t>
      </w:r>
      <w:r w:rsidR="0087214F" w:rsidRPr="006D22EE">
        <w:rPr>
          <w:rFonts w:ascii="Times New Roman" w:hAnsi="Times New Roman" w:cs="Times New Roman"/>
          <w:sz w:val="20"/>
          <w:szCs w:val="20"/>
          <w:lang w:val="en-IE"/>
        </w:rPr>
        <w:t xml:space="preserve"> data</w:t>
      </w:r>
      <w:r w:rsidR="004A39DE">
        <w:rPr>
          <w:rFonts w:ascii="Times New Roman" w:hAnsi="Times New Roman" w:cs="Times New Roman"/>
          <w:sz w:val="20"/>
          <w:szCs w:val="20"/>
          <w:lang w:val="en-IE"/>
        </w:rPr>
        <w:t xml:space="preserve"> over unit mass resolution</w:t>
      </w:r>
      <w:r w:rsidR="0087214F" w:rsidRPr="006D22EE">
        <w:rPr>
          <w:rFonts w:ascii="Times New Roman" w:hAnsi="Times New Roman" w:cs="Times New Roman"/>
          <w:sz w:val="20"/>
          <w:szCs w:val="20"/>
          <w:lang w:val="en-IE"/>
        </w:rPr>
        <w:t xml:space="preserve"> is the distinct quantification of multiple ions sharing the same nominal mass, thereby allowing for a more exact characterisation of the temporal fluctuations of different ion families (e.g., </w:t>
      </w:r>
      <w:proofErr w:type="spellStart"/>
      <w:r w:rsidR="0087214F" w:rsidRPr="006D22EE">
        <w:rPr>
          <w:rFonts w:ascii="Times New Roman" w:hAnsi="Times New Roman" w:cs="Times New Roman"/>
          <w:sz w:val="20"/>
          <w:szCs w:val="20"/>
          <w:lang w:val="en-IE"/>
        </w:rPr>
        <w:t>C</w:t>
      </w:r>
      <w:r w:rsidR="0087214F" w:rsidRPr="006D22EE">
        <w:rPr>
          <w:rFonts w:ascii="Times New Roman" w:hAnsi="Times New Roman" w:cs="Times New Roman"/>
          <w:sz w:val="20"/>
          <w:szCs w:val="20"/>
          <w:vertAlign w:val="subscript"/>
          <w:lang w:val="en-IE"/>
        </w:rPr>
        <w:t>x</w:t>
      </w:r>
      <w:r w:rsidR="0087214F" w:rsidRPr="006D22EE">
        <w:rPr>
          <w:rFonts w:ascii="Times New Roman" w:hAnsi="Times New Roman" w:cs="Times New Roman"/>
          <w:sz w:val="20"/>
          <w:szCs w:val="20"/>
          <w:lang w:val="en-IE"/>
        </w:rPr>
        <w:t>H</w:t>
      </w:r>
      <w:r w:rsidR="0087214F" w:rsidRPr="006D22EE">
        <w:rPr>
          <w:rFonts w:ascii="Times New Roman" w:hAnsi="Times New Roman" w:cs="Times New Roman"/>
          <w:sz w:val="20"/>
          <w:szCs w:val="20"/>
          <w:vertAlign w:val="subscript"/>
          <w:lang w:val="en-IE"/>
        </w:rPr>
        <w:t>y</w:t>
      </w:r>
      <w:proofErr w:type="spellEnd"/>
      <w:r w:rsidR="0087214F" w:rsidRPr="006D22EE">
        <w:rPr>
          <w:rFonts w:ascii="Times New Roman" w:hAnsi="Times New Roman" w:cs="Times New Roman"/>
          <w:sz w:val="20"/>
          <w:szCs w:val="20"/>
          <w:vertAlign w:val="superscript"/>
          <w:lang w:val="en-IE"/>
        </w:rPr>
        <w:t>+</w:t>
      </w:r>
      <w:r w:rsidR="0087214F" w:rsidRPr="006D22EE">
        <w:rPr>
          <w:rFonts w:ascii="Times New Roman" w:hAnsi="Times New Roman" w:cs="Times New Roman"/>
          <w:sz w:val="20"/>
          <w:szCs w:val="20"/>
          <w:lang w:val="en-IE"/>
        </w:rPr>
        <w:t>,</w:t>
      </w:r>
      <w:r w:rsidR="00EC6082" w:rsidRPr="006D22EE">
        <w:rPr>
          <w:rFonts w:ascii="Times New Roman" w:hAnsi="Times New Roman" w:cs="Times New Roman"/>
          <w:sz w:val="20"/>
          <w:szCs w:val="20"/>
          <w:lang w:val="en-IE"/>
        </w:rPr>
        <w:t xml:space="preserve"> </w:t>
      </w:r>
      <w:proofErr w:type="spellStart"/>
      <w:r w:rsidR="0087214F" w:rsidRPr="006D22EE">
        <w:rPr>
          <w:rFonts w:ascii="Times New Roman" w:hAnsi="Times New Roman" w:cs="Times New Roman"/>
          <w:sz w:val="20"/>
          <w:szCs w:val="20"/>
          <w:lang w:val="en-IE"/>
        </w:rPr>
        <w:t>C</w:t>
      </w:r>
      <w:r w:rsidR="0087214F" w:rsidRPr="006D22EE">
        <w:rPr>
          <w:rFonts w:ascii="Times New Roman" w:hAnsi="Times New Roman" w:cs="Times New Roman"/>
          <w:sz w:val="20"/>
          <w:szCs w:val="20"/>
          <w:vertAlign w:val="subscript"/>
          <w:lang w:val="en-IE"/>
        </w:rPr>
        <w:t>x</w:t>
      </w:r>
      <w:r w:rsidR="0087214F" w:rsidRPr="006D22EE">
        <w:rPr>
          <w:rFonts w:ascii="Times New Roman" w:hAnsi="Times New Roman" w:cs="Times New Roman"/>
          <w:sz w:val="20"/>
          <w:szCs w:val="20"/>
          <w:lang w:val="en-IE"/>
        </w:rPr>
        <w:t>H</w:t>
      </w:r>
      <w:r w:rsidR="0087214F" w:rsidRPr="006D22EE">
        <w:rPr>
          <w:rFonts w:ascii="Times New Roman" w:hAnsi="Times New Roman" w:cs="Times New Roman"/>
          <w:sz w:val="20"/>
          <w:szCs w:val="20"/>
          <w:vertAlign w:val="subscript"/>
          <w:lang w:val="en-IE"/>
        </w:rPr>
        <w:t>y</w:t>
      </w:r>
      <w:r w:rsidR="0087214F" w:rsidRPr="006D22EE">
        <w:rPr>
          <w:rFonts w:ascii="Times New Roman" w:hAnsi="Times New Roman" w:cs="Times New Roman"/>
          <w:sz w:val="20"/>
          <w:szCs w:val="20"/>
          <w:lang w:val="en-IE"/>
        </w:rPr>
        <w:t>O</w:t>
      </w:r>
      <w:r w:rsidR="0087214F" w:rsidRPr="006D22EE">
        <w:rPr>
          <w:rFonts w:ascii="Times New Roman" w:hAnsi="Times New Roman" w:cs="Times New Roman"/>
          <w:sz w:val="20"/>
          <w:szCs w:val="20"/>
          <w:vertAlign w:val="subscript"/>
          <w:lang w:val="en-IE"/>
        </w:rPr>
        <w:t>z</w:t>
      </w:r>
      <w:proofErr w:type="spellEnd"/>
      <w:r w:rsidR="0087214F" w:rsidRPr="006D22EE">
        <w:rPr>
          <w:rFonts w:ascii="Times New Roman" w:hAnsi="Times New Roman" w:cs="Times New Roman"/>
          <w:sz w:val="20"/>
          <w:szCs w:val="20"/>
          <w:vertAlign w:val="superscript"/>
          <w:lang w:val="en-IE"/>
        </w:rPr>
        <w:t>+</w:t>
      </w:r>
      <w:r w:rsidR="0087214F" w:rsidRPr="006D22EE">
        <w:rPr>
          <w:rFonts w:ascii="Times New Roman" w:hAnsi="Times New Roman" w:cs="Times New Roman"/>
          <w:sz w:val="20"/>
          <w:szCs w:val="20"/>
          <w:lang w:val="en-IE"/>
        </w:rPr>
        <w:t>)</w:t>
      </w:r>
      <w:r w:rsidR="00410E7D" w:rsidRPr="006D22EE">
        <w:rPr>
          <w:rFonts w:ascii="Times New Roman" w:hAnsi="Times New Roman" w:cs="Times New Roman"/>
          <w:sz w:val="20"/>
          <w:szCs w:val="20"/>
          <w:lang w:val="en-IE"/>
        </w:rPr>
        <w:t xml:space="preserve">. The </w:t>
      </w:r>
      <w:r w:rsidR="0087214F" w:rsidRPr="006D22EE">
        <w:rPr>
          <w:rFonts w:ascii="Times New Roman" w:hAnsi="Times New Roman" w:cs="Times New Roman"/>
          <w:sz w:val="20"/>
          <w:szCs w:val="20"/>
          <w:lang w:val="en-IE"/>
        </w:rPr>
        <w:t>information richness in the HR-</w:t>
      </w:r>
      <w:r w:rsidR="006A03F8" w:rsidRPr="006D22EE">
        <w:rPr>
          <w:rFonts w:ascii="Times New Roman" w:hAnsi="Times New Roman" w:cs="Times New Roman"/>
          <w:sz w:val="20"/>
          <w:szCs w:val="20"/>
          <w:lang w:val="en-IE"/>
        </w:rPr>
        <w:t>ToF-AMS</w:t>
      </w:r>
      <w:r w:rsidR="0087214F" w:rsidRPr="006D22EE">
        <w:rPr>
          <w:rFonts w:ascii="Times New Roman" w:hAnsi="Times New Roman" w:cs="Times New Roman"/>
          <w:sz w:val="20"/>
          <w:szCs w:val="20"/>
          <w:lang w:val="en-IE"/>
        </w:rPr>
        <w:t xml:space="preserve"> datasets, </w:t>
      </w:r>
      <w:proofErr w:type="gramStart"/>
      <w:r w:rsidR="0087214F" w:rsidRPr="006D22EE">
        <w:rPr>
          <w:rFonts w:ascii="Times New Roman" w:hAnsi="Times New Roman" w:cs="Times New Roman"/>
          <w:sz w:val="20"/>
          <w:szCs w:val="20"/>
          <w:lang w:val="en-IE"/>
        </w:rPr>
        <w:t>as a result of</w:t>
      </w:r>
      <w:proofErr w:type="gramEnd"/>
      <w:r w:rsidR="0087214F" w:rsidRPr="006D22EE">
        <w:rPr>
          <w:rFonts w:ascii="Times New Roman" w:hAnsi="Times New Roman" w:cs="Times New Roman"/>
          <w:sz w:val="20"/>
          <w:szCs w:val="20"/>
          <w:lang w:val="en-IE"/>
        </w:rPr>
        <w:t xml:space="preserve"> the improved chemical resolution, is advantageous for restricting the PMF solutions, minimizing rotational ambiguity and results </w:t>
      </w:r>
      <w:r w:rsidR="002A3363" w:rsidRPr="006D22EE">
        <w:rPr>
          <w:rFonts w:ascii="Times New Roman" w:hAnsi="Times New Roman" w:cs="Times New Roman"/>
          <w:sz w:val="20"/>
          <w:szCs w:val="20"/>
          <w:lang w:val="en-IE"/>
        </w:rPr>
        <w:t xml:space="preserve">in </w:t>
      </w:r>
      <w:r w:rsidR="0087214F" w:rsidRPr="006D22EE">
        <w:rPr>
          <w:rFonts w:ascii="Times New Roman" w:hAnsi="Times New Roman" w:cs="Times New Roman"/>
          <w:sz w:val="20"/>
          <w:szCs w:val="20"/>
          <w:lang w:val="en-IE"/>
        </w:rPr>
        <w:t xml:space="preserve">more reliable solutions </w:t>
      </w:r>
      <w:r w:rsidR="00EC6082" w:rsidRPr="006D22EE">
        <w:rPr>
          <w:rFonts w:ascii="Times New Roman" w:hAnsi="Times New Roman" w:cs="Times New Roman"/>
          <w:sz w:val="20"/>
          <w:szCs w:val="20"/>
          <w:lang w:val="en-IE"/>
        </w:rPr>
        <w:t>and a</w:t>
      </w:r>
      <w:r w:rsidR="0087214F" w:rsidRPr="006D22EE">
        <w:rPr>
          <w:rFonts w:ascii="Times New Roman" w:hAnsi="Times New Roman" w:cs="Times New Roman"/>
          <w:sz w:val="20"/>
          <w:szCs w:val="20"/>
          <w:lang w:val="en-IE"/>
        </w:rPr>
        <w:t xml:space="preserve"> larger number of interpretable OA factors.</w:t>
      </w:r>
    </w:p>
    <w:p w14:paraId="449B679F" w14:textId="1AC64870" w:rsidR="00CD7419" w:rsidRPr="00794E86" w:rsidRDefault="00906B3B" w:rsidP="006D22EE">
      <w:pPr>
        <w:pBdr>
          <w:top w:val="nil"/>
          <w:left w:val="nil"/>
          <w:bottom w:val="nil"/>
          <w:right w:val="nil"/>
          <w:between w:val="nil"/>
        </w:pBdr>
        <w:spacing w:line="360" w:lineRule="auto"/>
        <w:rPr>
          <w:rFonts w:ascii="Times New Roman" w:hAnsi="Times New Roman" w:cs="Times New Roman"/>
          <w:sz w:val="20"/>
          <w:szCs w:val="20"/>
          <w:lang w:val="en-IE"/>
        </w:rPr>
      </w:pPr>
      <w:r w:rsidRPr="006D22EE">
        <w:rPr>
          <w:rFonts w:ascii="Times New Roman" w:hAnsi="Times New Roman" w:cs="Times New Roman"/>
          <w:sz w:val="20"/>
          <w:szCs w:val="20"/>
          <w:lang w:val="en-IE"/>
        </w:rPr>
        <w:t>The IGOR PRO Source Finder (</w:t>
      </w:r>
      <w:proofErr w:type="spellStart"/>
      <w:r w:rsidRPr="006D22EE">
        <w:rPr>
          <w:rFonts w:ascii="Times New Roman" w:hAnsi="Times New Roman" w:cs="Times New Roman"/>
          <w:sz w:val="20"/>
          <w:szCs w:val="20"/>
          <w:lang w:val="en-IE"/>
        </w:rPr>
        <w:t>SoFi</w:t>
      </w:r>
      <w:proofErr w:type="spellEnd"/>
      <w:r w:rsidRPr="006D22EE">
        <w:rPr>
          <w:rFonts w:ascii="Times New Roman" w:hAnsi="Times New Roman" w:cs="Times New Roman"/>
          <w:sz w:val="20"/>
          <w:szCs w:val="20"/>
          <w:lang w:val="en-IE"/>
        </w:rPr>
        <w:t xml:space="preserve"> v6.8.1) toolkit</w:t>
      </w:r>
      <w:r w:rsidR="006A03F8" w:rsidRPr="006D22EE">
        <w:rPr>
          <w:rFonts w:ascii="Times New Roman" w:hAnsi="Times New Roman" w:cs="Times New Roman"/>
          <w:sz w:val="20"/>
          <w:szCs w:val="20"/>
          <w:lang w:val="en-IE"/>
        </w:rPr>
        <w:t xml:space="preserve"> </w:t>
      </w:r>
      <w:r w:rsidR="006A03F8" w:rsidRPr="006D22EE">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{"citationID":"FsNhmnxl","properties":{"formattedCitation":"(F. Canonaco et al. 2013)","plainCitation":"(F. Canonaco et al. 2013)","noteIndex":0},"citationItems":[{"id":2012,"uris":["http://zotero.org/groups/3856298/items/IB7EA3V6"],"itemData":{"id":2012,"type":"article-journal","abstract":"Abstract. Source apportionment using the bilinear model through a multilinear engine (ME-2) was successfully applied to non-refractory organic aerosol (OA) mass spectra collected during the winter of 2011 and 2012 in Zurich, Switzerland using the aerosol chemical speciation monitor (ACSM). Five factors were identified: low-volatility oxygenated OA (LV-OOA), semivolatile oxygenated OA (SV-OOA), hydrocarbon-like OA (HOA), cooking OA (COA) and biomass burning OA (BBOA). A graphical user interface SoFi (Source Finder) was developed at PSI in order to facilitate the testing of different rotational techniques available within the ME-2 engine by providing a priori factor profiles for some or all of the expected factors. ME-2 was used to test the positive matrix factorization (PMF) model, the fully constrained chemical mass balance (CMB) model, and partially constrained models utilizing a values and pulling equations. Within the set of model solutions determined to be environmentally reasonable, BBOA and SV-OOA factor mass spectra and time series showed the greatest variability. This variability represents the uncertainty in the model solution and indicates that analysis of model rotations provides a useful approach for assessing the uncertainty of bilinear source apportionment models.","container-title":"Atmospheric Measurement Techniques","DOI":"10.5194/amt-6-3649-2013","ISSN":"1867-8548","issue":"12","journalAbbreviation":"Atmos. Meas. Tech.","language":"en","page":"3649-3661","source":"DOI.org (Crossref)","title":"SoFi, an IGOR-based interface for the efficient use of the generalized multilinear engine (ME-2) for the source apportionment: ME-2 application to aerosol mass spectrometer data","title-short":"SoFi, an IGOR-based interface for the efficient use of the generalized multilinear engine (ME-2) for the source apportionment","volume":"6","author":[{"family":"Canonaco","given":"F."},{"family":"Crippa","given":"M."},{"family":"Slowik","given":"J. G."},{"family":"Baltensperger","given":"U."},{"family":"Prévôt","given":"A. S. H."}],"issued":{"date-parts":[["2013",12,23]]}}}],"schema":"https://github.com/citation-style-language/schema/raw/master/csl-citation.json"} </w:instrText>
      </w:r>
      <w:r w:rsidR="006A03F8" w:rsidRPr="006D22EE">
        <w:rPr>
          <w:rFonts w:ascii="Times New Roman" w:hAnsi="Times New Roman" w:cs="Times New Roman"/>
          <w:sz w:val="20"/>
          <w:szCs w:val="20"/>
          <w:lang w:val="en-IE"/>
        </w:rPr>
        <w:fldChar w:fldCharType="separate"/>
      </w:r>
      <w:r w:rsidR="006A03F8" w:rsidRPr="006D22EE">
        <w:rPr>
          <w:rFonts w:ascii="Times New Roman" w:hAnsi="Times New Roman" w:cs="Times New Roman"/>
          <w:sz w:val="20"/>
          <w:szCs w:val="20"/>
          <w:lang w:val="en-IE"/>
        </w:rPr>
        <w:t xml:space="preserve">(F. Canonaco </w:t>
      </w:r>
      <w:r w:rsidR="00A72BC3" w:rsidRPr="00A72BC3">
        <w:rPr>
          <w:rFonts w:ascii="Times New Roman" w:hAnsi="Times New Roman" w:cs="Times New Roman"/>
          <w:i/>
          <w:sz w:val="20"/>
          <w:szCs w:val="20"/>
          <w:lang w:val="en-IE"/>
        </w:rPr>
        <w:t>et al</w:t>
      </w:r>
      <w:r w:rsidR="006A03F8" w:rsidRPr="006D22EE">
        <w:rPr>
          <w:rFonts w:ascii="Times New Roman" w:hAnsi="Times New Roman" w:cs="Times New Roman"/>
          <w:sz w:val="20"/>
          <w:szCs w:val="20"/>
          <w:lang w:val="en-IE"/>
        </w:rPr>
        <w:t>. 2013)</w:t>
      </w:r>
      <w:r w:rsidR="006A03F8" w:rsidRPr="006D22EE">
        <w:rPr>
          <w:rFonts w:ascii="Times New Roman" w:hAnsi="Times New Roman" w:cs="Times New Roman"/>
          <w:sz w:val="20"/>
          <w:szCs w:val="20"/>
          <w:lang w:val="en-IE"/>
        </w:rPr>
        <w:fldChar w:fldCharType="end"/>
      </w:r>
      <w:r w:rsidR="006A03F8" w:rsidRPr="006D22EE">
        <w:rPr>
          <w:rFonts w:ascii="Times New Roman" w:hAnsi="Times New Roman" w:cs="Times New Roman"/>
          <w:sz w:val="20"/>
          <w:szCs w:val="20"/>
          <w:lang w:val="en-IE"/>
        </w:rPr>
        <w:t xml:space="preserve"> </w:t>
      </w:r>
      <w:r w:rsidRPr="006D22EE">
        <w:rPr>
          <w:rFonts w:ascii="Times New Roman" w:hAnsi="Times New Roman" w:cs="Times New Roman"/>
          <w:sz w:val="20"/>
          <w:szCs w:val="20"/>
          <w:lang w:val="en-IE"/>
        </w:rPr>
        <w:t>was used to run the PMF algorithm</w:t>
      </w:r>
      <w:r w:rsidR="00794E86">
        <w:rPr>
          <w:rFonts w:ascii="Times New Roman" w:hAnsi="Times New Roman" w:cs="Times New Roman"/>
          <w:sz w:val="20"/>
          <w:szCs w:val="20"/>
          <w:lang w:val="en-IE"/>
        </w:rPr>
        <w:t xml:space="preserve">. </w:t>
      </w:r>
      <w:r w:rsidR="00794E86">
        <w:rPr>
          <w:rFonts w:ascii="Times New Roman" w:eastAsia="Times New Roman" w:hAnsi="Times New Roman" w:cs="Times New Roman"/>
          <w:sz w:val="20"/>
          <w:szCs w:val="20"/>
          <w:lang w:val="en-IE" w:eastAsia="en-GB"/>
        </w:rPr>
        <w:t>Solutions</w:t>
      </w:r>
      <w:r w:rsidR="00417EC9" w:rsidRPr="006D22EE">
        <w:rPr>
          <w:rFonts w:ascii="Times New Roman" w:eastAsia="Times New Roman" w:hAnsi="Times New Roman" w:cs="Times New Roman"/>
          <w:sz w:val="20"/>
          <w:szCs w:val="20"/>
          <w:lang w:val="en-IE" w:eastAsia="en-GB"/>
        </w:rPr>
        <w:t xml:space="preserve"> were </w:t>
      </w:r>
      <w:r w:rsidR="003672CC" w:rsidRPr="006D22EE">
        <w:rPr>
          <w:rFonts w:ascii="Times New Roman" w:eastAsia="Times New Roman" w:hAnsi="Times New Roman" w:cs="Times New Roman"/>
          <w:sz w:val="20"/>
          <w:szCs w:val="20"/>
          <w:lang w:val="en-IE" w:eastAsia="en-GB"/>
        </w:rPr>
        <w:t>assessed</w:t>
      </w:r>
      <w:r w:rsidR="00395F1F">
        <w:rPr>
          <w:rFonts w:ascii="Times New Roman" w:eastAsia="Times New Roman" w:hAnsi="Times New Roman" w:cs="Times New Roman"/>
          <w:sz w:val="20"/>
          <w:szCs w:val="20"/>
          <w:lang w:val="en-IE" w:eastAsia="en-GB"/>
        </w:rPr>
        <w:t xml:space="preserve"> across </w:t>
      </w:r>
      <w:r w:rsidR="003672CC" w:rsidRPr="006D22EE">
        <w:rPr>
          <w:rFonts w:ascii="Times New Roman" w:eastAsia="Times New Roman" w:hAnsi="Times New Roman" w:cs="Times New Roman"/>
          <w:sz w:val="20"/>
          <w:szCs w:val="20"/>
          <w:lang w:val="en-IE" w:eastAsia="en-GB"/>
        </w:rPr>
        <w:t xml:space="preserve">2 to 12 </w:t>
      </w:r>
      <w:r w:rsidR="00395F1F">
        <w:rPr>
          <w:rFonts w:ascii="Times New Roman" w:eastAsia="Times New Roman" w:hAnsi="Times New Roman" w:cs="Times New Roman"/>
          <w:sz w:val="20"/>
          <w:szCs w:val="20"/>
          <w:lang w:val="en-IE" w:eastAsia="en-GB"/>
        </w:rPr>
        <w:t>factors</w:t>
      </w:r>
      <w:r w:rsidR="003672CC" w:rsidRPr="006D22EE">
        <w:rPr>
          <w:rFonts w:ascii="Times New Roman" w:eastAsia="Times New Roman" w:hAnsi="Times New Roman" w:cs="Times New Roman"/>
          <w:sz w:val="20"/>
          <w:szCs w:val="20"/>
          <w:lang w:val="en-IE" w:eastAsia="en-GB"/>
        </w:rPr>
        <w:t xml:space="preserve"> </w:t>
      </w:r>
      <w:r w:rsidR="00417EC9" w:rsidRPr="006D22EE">
        <w:rPr>
          <w:rFonts w:ascii="Times New Roman" w:eastAsia="Times New Roman" w:hAnsi="Times New Roman" w:cs="Times New Roman"/>
          <w:sz w:val="20"/>
          <w:szCs w:val="20"/>
          <w:lang w:val="en-IE" w:eastAsia="en-GB"/>
        </w:rPr>
        <w:t xml:space="preserve">using the unconstrained factors rotational Fpeak tool. Factors were explored for </w:t>
      </w:r>
      <w:proofErr w:type="spellStart"/>
      <w:r w:rsidR="00417EC9" w:rsidRPr="006D22EE">
        <w:rPr>
          <w:rFonts w:ascii="Times New Roman" w:eastAsia="Times New Roman" w:hAnsi="Times New Roman" w:cs="Times New Roman"/>
          <w:sz w:val="20"/>
          <w:szCs w:val="20"/>
          <w:lang w:val="en-IE" w:eastAsia="en-GB"/>
        </w:rPr>
        <w:t>Fpeaks</w:t>
      </w:r>
      <w:proofErr w:type="spellEnd"/>
      <w:r w:rsidR="00417EC9" w:rsidRPr="006D22EE">
        <w:rPr>
          <w:rFonts w:ascii="Times New Roman" w:eastAsia="Times New Roman" w:hAnsi="Times New Roman" w:cs="Times New Roman"/>
          <w:sz w:val="20"/>
          <w:szCs w:val="20"/>
          <w:lang w:val="en-IE" w:eastAsia="en-GB"/>
        </w:rPr>
        <w:t xml:space="preserve"> (rotations) between −1 and 1 </w:t>
      </w:r>
      <w:r w:rsidR="00D80034" w:rsidRPr="006D22EE">
        <w:rPr>
          <w:rFonts w:ascii="Times New Roman" w:eastAsia="Times New Roman" w:hAnsi="Times New Roman" w:cs="Times New Roman"/>
          <w:sz w:val="20"/>
          <w:szCs w:val="20"/>
          <w:lang w:val="en-IE" w:eastAsia="en-GB"/>
        </w:rPr>
        <w:t>(</w:t>
      </w:r>
      <w:r w:rsidR="00417EC9" w:rsidRPr="006D22EE">
        <w:rPr>
          <w:rFonts w:ascii="Times New Roman" w:eastAsia="Times New Roman" w:hAnsi="Times New Roman" w:cs="Times New Roman"/>
          <w:sz w:val="20"/>
          <w:szCs w:val="20"/>
          <w:lang w:val="en-IE" w:eastAsia="en-GB"/>
        </w:rPr>
        <w:t>0.1 steps</w:t>
      </w:r>
      <w:r w:rsidR="00D80034" w:rsidRPr="006D22EE">
        <w:rPr>
          <w:rFonts w:ascii="Times New Roman" w:eastAsia="Times New Roman" w:hAnsi="Times New Roman" w:cs="Times New Roman"/>
          <w:sz w:val="20"/>
          <w:szCs w:val="20"/>
          <w:lang w:val="en-IE" w:eastAsia="en-GB"/>
        </w:rPr>
        <w:t>)</w:t>
      </w:r>
      <w:r w:rsidR="00417EC9" w:rsidRPr="006D22EE">
        <w:rPr>
          <w:rFonts w:ascii="Times New Roman" w:eastAsia="Times New Roman" w:hAnsi="Times New Roman" w:cs="Times New Roman"/>
          <w:sz w:val="20"/>
          <w:szCs w:val="20"/>
          <w:lang w:val="en-IE" w:eastAsia="en-GB"/>
        </w:rPr>
        <w:t xml:space="preserve">. </w:t>
      </w:r>
      <w:r w:rsidR="00EE7BE0" w:rsidRPr="006D22EE">
        <w:rPr>
          <w:rFonts w:ascii="Times New Roman" w:eastAsia="Times New Roman" w:hAnsi="Times New Roman" w:cs="Times New Roman"/>
          <w:sz w:val="20"/>
          <w:szCs w:val="20"/>
          <w:lang w:val="en-IE" w:eastAsia="en-GB"/>
        </w:rPr>
        <w:t>A final solution consisting of 4 factors was</w:t>
      </w:r>
      <w:r w:rsidR="00417EC9" w:rsidRPr="006D22EE">
        <w:rPr>
          <w:rFonts w:ascii="Times New Roman" w:eastAsia="Times New Roman" w:hAnsi="Times New Roman" w:cs="Times New Roman"/>
          <w:sz w:val="20"/>
          <w:szCs w:val="20"/>
          <w:lang w:val="en-IE" w:eastAsia="en-GB"/>
        </w:rPr>
        <w:t xml:space="preserve"> retained</w:t>
      </w:r>
      <w:r w:rsidR="00EE7BE0" w:rsidRPr="006D22EE">
        <w:rPr>
          <w:rFonts w:ascii="Times New Roman" w:eastAsia="Times New Roman" w:hAnsi="Times New Roman" w:cs="Times New Roman"/>
          <w:sz w:val="20"/>
          <w:szCs w:val="20"/>
          <w:lang w:val="en-IE" w:eastAsia="en-GB"/>
        </w:rPr>
        <w:t xml:space="preserve"> as the</w:t>
      </w:r>
      <w:r w:rsidR="00417EC9" w:rsidRPr="006D22EE">
        <w:rPr>
          <w:rFonts w:ascii="Times New Roman" w:eastAsia="Times New Roman" w:hAnsi="Times New Roman" w:cs="Times New Roman"/>
          <w:sz w:val="20"/>
          <w:szCs w:val="20"/>
          <w:lang w:val="en-IE" w:eastAsia="en-GB"/>
        </w:rPr>
        <w:t xml:space="preserve"> optimal solution </w:t>
      </w:r>
      <w:r w:rsidR="00EE7BE0" w:rsidRPr="006D22EE">
        <w:rPr>
          <w:rFonts w:ascii="Times New Roman" w:eastAsia="Times New Roman" w:hAnsi="Times New Roman" w:cs="Times New Roman"/>
          <w:sz w:val="20"/>
          <w:szCs w:val="20"/>
          <w:lang w:val="en-IE" w:eastAsia="en-GB"/>
        </w:rPr>
        <w:t>based</w:t>
      </w:r>
      <w:r w:rsidR="00417EC9" w:rsidRPr="006D22EE">
        <w:rPr>
          <w:rFonts w:ascii="Times New Roman" w:eastAsia="Times New Roman" w:hAnsi="Times New Roman" w:cs="Times New Roman"/>
          <w:sz w:val="20"/>
          <w:szCs w:val="20"/>
          <w:lang w:val="en-IE" w:eastAsia="en-GB"/>
        </w:rPr>
        <w:t xml:space="preserve"> </w:t>
      </w:r>
      <w:r w:rsidR="00EE7BE0" w:rsidRPr="006D22EE">
        <w:rPr>
          <w:rFonts w:ascii="Times New Roman" w:eastAsia="Times New Roman" w:hAnsi="Times New Roman" w:cs="Times New Roman"/>
          <w:sz w:val="20"/>
          <w:szCs w:val="20"/>
          <w:lang w:val="en-IE" w:eastAsia="en-GB"/>
        </w:rPr>
        <w:t>on</w:t>
      </w:r>
      <w:r w:rsidR="00417EC9" w:rsidRPr="006D22EE">
        <w:rPr>
          <w:rFonts w:ascii="Times New Roman" w:eastAsia="Times New Roman" w:hAnsi="Times New Roman" w:cs="Times New Roman"/>
          <w:sz w:val="20"/>
          <w:szCs w:val="20"/>
          <w:lang w:val="en-IE" w:eastAsia="en-GB"/>
        </w:rPr>
        <w:t xml:space="preserve"> its Q/Qexp ratio value (</w:t>
      </w:r>
      <w:r w:rsidR="003672CC" w:rsidRPr="006D22EE">
        <w:rPr>
          <w:rFonts w:ascii="Times New Roman" w:eastAsia="Times New Roman" w:hAnsi="Times New Roman" w:cs="Times New Roman"/>
          <w:sz w:val="20"/>
          <w:szCs w:val="20"/>
          <w:lang w:val="en-IE" w:eastAsia="en-GB"/>
        </w:rPr>
        <w:t>1.46</w:t>
      </w:r>
      <w:r w:rsidR="00417EC9" w:rsidRPr="006D22EE">
        <w:rPr>
          <w:rFonts w:ascii="Times New Roman" w:eastAsia="Times New Roman" w:hAnsi="Times New Roman" w:cs="Times New Roman"/>
          <w:sz w:val="20"/>
          <w:szCs w:val="20"/>
          <w:lang w:val="en-IE" w:eastAsia="en-GB"/>
        </w:rPr>
        <w:t>), being at least 3% above the minimum Q/Qexp ratio (as recommended by</w:t>
      </w:r>
      <w:r w:rsidR="007B6775" w:rsidRPr="006D22EE">
        <w:rPr>
          <w:rFonts w:ascii="Times New Roman" w:eastAsia="Times New Roman" w:hAnsi="Times New Roman" w:cs="Times New Roman"/>
          <w:sz w:val="20"/>
          <w:szCs w:val="20"/>
          <w:lang w:val="en-IE" w:eastAsia="en-GB"/>
        </w:rPr>
        <w:t xml:space="preserve"> </w:t>
      </w:r>
      <w:r w:rsidR="007B6775" w:rsidRPr="006D22EE">
        <w:rPr>
          <w:rFonts w:ascii="Times New Roman" w:eastAsia="Times New Roman" w:hAnsi="Times New Roman" w:cs="Times New Roman"/>
          <w:sz w:val="20"/>
          <w:szCs w:val="20"/>
          <w:lang w:val="en-IE" w:eastAsia="en-GB"/>
        </w:rPr>
        <w:fldChar w:fldCharType="begin"/>
      </w:r>
      <w:r w:rsidR="00C71BDA">
        <w:rPr>
          <w:rFonts w:ascii="Times New Roman" w:eastAsia="Times New Roman" w:hAnsi="Times New Roman" w:cs="Times New Roman"/>
          <w:sz w:val="20"/>
          <w:szCs w:val="20"/>
          <w:lang w:val="en-IE" w:eastAsia="en-GB"/>
        </w:rPr>
        <w:instrText xml:space="preserve"> ADDIN ZOTERO_ITEM CSL_CITATION {"citationID":"CcSbBdWR","properties":{"formattedCitation":"(Q. Zhang et al. 2011)","plainCitation":"(Q. Zhang et al. 2011)","dontUpdate":true,"noteIndex":0},"citationItems":[{"id":2200,"uris":["http://zotero.org/groups/3856298/items/Y7B944MV"],"itemData":{"id":2200,"type":"article-journal","container-title":"Analytical and Bioanalytical Chemistry","DOI":"10.1007/s00216-011-5355-y","ISSN":"1618-2642, 1618-2650","issue":"10","journalAbbreviation":"Anal Bioanal Chem","language":"en","page":"3045-3067","source":"DOI.org (Crossref)","title":"Understanding atmospheric organic aerosols via factor analysis of aerosol mass spectrometry: a review","title-short":"Understanding atmospheric organic aerosols via factor analysis of aerosol mass spectrometry","volume":"401","author":[{"family":"Zhang","given":"Qi"},{"family":"Jimenez","given":"Jose L."},{"family":"Canagaratna","given":"Manjula R."},{"family":"Ulbrich","given":"Ingrid M."},{"family":"Ng","given":"Nga L."},{"family":"Worsnop","given":"Douglas R."},{"family":"Sun","given":"Yele"}],"issued":{"date-parts":[["2011",12]]}}}],"schema":"https://github.com/citation-style-language/schema/raw/master/csl-citation.json"} </w:instrText>
      </w:r>
      <w:r w:rsidR="007B6775" w:rsidRPr="006D22EE">
        <w:rPr>
          <w:rFonts w:ascii="Times New Roman" w:eastAsia="Times New Roman" w:hAnsi="Times New Roman" w:cs="Times New Roman"/>
          <w:sz w:val="20"/>
          <w:szCs w:val="20"/>
          <w:lang w:val="en-IE" w:eastAsia="en-GB"/>
        </w:rPr>
        <w:fldChar w:fldCharType="separate"/>
      </w:r>
      <w:r w:rsidR="007B6775" w:rsidRPr="006D22EE">
        <w:rPr>
          <w:rFonts w:ascii="Times New Roman" w:hAnsi="Times New Roman" w:cs="Times New Roman"/>
          <w:sz w:val="20"/>
          <w:szCs w:val="20"/>
          <w:lang w:val="en-IE"/>
        </w:rPr>
        <w:t xml:space="preserve">Q. Zhang </w:t>
      </w:r>
      <w:r w:rsidR="00A72BC3" w:rsidRPr="00A72BC3">
        <w:rPr>
          <w:rFonts w:ascii="Times New Roman" w:hAnsi="Times New Roman" w:cs="Times New Roman"/>
          <w:i/>
          <w:sz w:val="20"/>
          <w:szCs w:val="20"/>
          <w:lang w:val="en-IE"/>
        </w:rPr>
        <w:t>et al</w:t>
      </w:r>
      <w:r w:rsidR="007B6775" w:rsidRPr="006D22EE">
        <w:rPr>
          <w:rFonts w:ascii="Times New Roman" w:hAnsi="Times New Roman" w:cs="Times New Roman"/>
          <w:sz w:val="20"/>
          <w:szCs w:val="20"/>
          <w:lang w:val="en-IE"/>
        </w:rPr>
        <w:t>. 2011)</w:t>
      </w:r>
      <w:r w:rsidR="007B6775" w:rsidRPr="006D22EE">
        <w:rPr>
          <w:rFonts w:ascii="Times New Roman" w:eastAsia="Times New Roman" w:hAnsi="Times New Roman" w:cs="Times New Roman"/>
          <w:sz w:val="20"/>
          <w:szCs w:val="20"/>
          <w:lang w:val="en-IE" w:eastAsia="en-GB"/>
        </w:rPr>
        <w:fldChar w:fldCharType="end"/>
      </w:r>
      <w:r w:rsidR="00EE7BE0" w:rsidRPr="006D22EE">
        <w:rPr>
          <w:rFonts w:ascii="Times New Roman" w:eastAsia="Times New Roman" w:hAnsi="Times New Roman" w:cs="Times New Roman"/>
          <w:sz w:val="20"/>
          <w:szCs w:val="20"/>
          <w:lang w:val="en-IE" w:eastAsia="en-GB"/>
        </w:rPr>
        <w:t>. Following previous studies recommendations</w:t>
      </w:r>
      <w:r w:rsidR="004B4064" w:rsidRPr="006D22EE">
        <w:rPr>
          <w:rFonts w:ascii="Times New Roman" w:eastAsia="Times New Roman" w:hAnsi="Times New Roman" w:cs="Times New Roman"/>
          <w:sz w:val="20"/>
          <w:szCs w:val="20"/>
          <w:lang w:val="en-IE" w:eastAsia="en-GB"/>
        </w:rPr>
        <w:t xml:space="preserve"> </w:t>
      </w:r>
      <w:r w:rsidR="004B4064" w:rsidRPr="006D22EE">
        <w:rPr>
          <w:rFonts w:ascii="Times New Roman" w:eastAsia="Times New Roman" w:hAnsi="Times New Roman" w:cs="Times New Roman"/>
          <w:sz w:val="20"/>
          <w:szCs w:val="20"/>
          <w:lang w:val="en-IE" w:eastAsia="en-GB"/>
        </w:rPr>
        <w:fldChar w:fldCharType="begin"/>
      </w:r>
      <w:r w:rsidR="00C71BDA">
        <w:rPr>
          <w:rFonts w:ascii="Times New Roman" w:eastAsia="Times New Roman" w:hAnsi="Times New Roman" w:cs="Times New Roman"/>
          <w:sz w:val="20"/>
          <w:szCs w:val="20"/>
          <w:lang w:val="en-IE" w:eastAsia="en-GB"/>
        </w:rPr>
        <w:instrText xml:space="preserve"> ADDIN ZOTERO_ITEM CSL_CITATION {"citationID":"CCFyc1EH","properties":{"formattedCitation":"(Francesco Canonaco et al. 2021)","plainCitation":"(Francesco Canonaco et al. 2021)","dontUpdate":true,"noteIndex":0},"citationItems":[{"id":2010,"uris":["http://zotero.org/groups/3856298/items/XUGWID3D"],"itemData":{"id":2010,"type":"article-journal","abstract":"Abstract. A new methodology for performing long-term source apportionment (SA) using positive matrix factorization (PMF) is presented. The method is implemented within the SoFi Pro software package\nand uses the multilinear engine (ME-2) as a PMF solver. The technique is applied to a 1-year aerosol chemical speciation monitor (ACSM) dataset from downtown Zurich, Switzerland. The measured organic aerosol mass spectra were analyzed by PMF using a small (14 d) and rolling PMF window to account for the temporal evolution of the sources. The rotational ambiguity is explored and the uncertainties of the PMF solutions were estimated. Factor–tracer correlations for averaged seasonal results from the rolling window analysis are higher than those retrieved from\nconventional PMF analyses of individual seasons, highlighting the improved performance of the\nrolling window algorithm for long-term data. In this study four to five factors were tested for every PMF window. Factor profiles for primary organic aerosol from traffic (HOA), cooking (COA) and biomass burning (BBOA) were\nconstrained. Secondary organic aerosol was represented by either the combination of semi-volatile\nand low-volatility organic aerosol (SV-OOA and LV-OOA, respectively) or by a single OOA when this separation was not robust. This scheme led to roughly 40 000 PMF runs. Full visual inspection of\nall these PMF runs is unrealistic and is replaced by predefined user-selected criteria, which allow\nfactor sorting and PMF run acceptance/rejection. The selected criteria for traffic (HOA) and BBOA were the correlation with equivalent black carbon from traffic (eBCtr) and the explained variation of m/z 60, respectively. COA was assessed by the prominence of a lunchtime\nconcentration peak within the diurnal cycle. SV-OOA and LV-OOA were evaluated based on the fractions of m/z 43 and 44 in their respective factor profiles. Seasonal pre-tests revealed a\nnon-continuous separation of OOA into SV-OOA and LV-OOA, in particular during the warm\nseasons. Therefore, a differentiation between four-factor solutions (HOA, COA, BBOA and OOA) and\nfive-factor solutions (HOA, COA, BBOA, SV-OOA and LV-OOA) was also conducted based on the criterion\nfor SV-OOA. HOA and COA contribute between 0.4–0.7 µg m−3 (7.8 %–9.0 %) and\n0.7–1.2 µg m−3 (12.2 %–15.7 %) on average throughout the year,\nrespectively. BBOA shows a strong yearly cycle with the lowest mean concentrations in summer\n(0.6 µg m−3, 12.0 %), slightly higher mean concentrations during spring and fall (1.0 and 1.5 µg m−3, or 15.6 % and 18.6 %, respectively), and the highest mean concentrations during winter (1.9 µg m−3, 25.0 %). In summer, OOA is separated into SV-OOA and LV-OOA, with mean concentrations of 1.4 µg m−3\n(26.5 %) and 2.2 µg m−3 (40.3 %), respectively. For the remaining seasons\nthe seasonal concentrations of SV-OOA, LV-OOA and OOA range from 0.3 to 1.1 µg m−3 (3.4 %–15.9 %), from 0.6 to 2.2 µg m−3 (7.7 %–33.7 %) and\nfrom 0.9 to 3.1 µg m−3 (13.7 %–39.9 %), respectively. The relative PMF errors modeled for this study for HOA, COA, BBOA, LV-OOA, SV-OOA and OOA are on average ±34 %, ±27 %, ±30 %, ±11 %, ±25 % and ±12 %, respectively.","container-title":"Atmospheric Measurement Techniques","DOI":"10.5194/amt-14-923-2021","ISSN":"1867-8548","issue":"2","journalAbbreviation":"Atmos. Meas. Tech.","language":"en","page":"923-943","source":"DOI.org (Crossref)","title":"A new method for long-term source apportionment with time-dependent factor profiles and uncertainty assessment using SoFi Pro: application to 1 year of organic aerosol data","title-short":"A new method for long-term source apportionment with time-dependent factor profiles and uncertainty assessment using SoFi Pro","volume":"14","author":[{"family":"Canonaco","given":"Francesco"},{"family":"Tobler","given":"Anna"},{"family":"Chen","given":"Gang"},{"family":"Sosedova","given":"Yulia"},{"family":"Slowik","given":"Jay Gates"},{"family":"Bozzetti","given":"Carlo"},{"family":"Daellenbach","given":"Kaspar Rudolf"},{"family":"El Haddad","given":"Imad"},{"family":"Crippa","given":"Monica"},{"family":"Huang","given":"Ru-Jin"},{"family":"Furger","given":"Markus"},{"family":"Baltensperger","given":"Urs"},{"family":"Prévôt","given":"André Stephan Henry"}],"issued":{"date-parts":[["2021",2,8]]}}}],"schema":"https://github.com/citation-style-language/schema/raw/master/csl-citation.json"} </w:instrText>
      </w:r>
      <w:r w:rsidR="004B4064" w:rsidRPr="006D22EE">
        <w:rPr>
          <w:rFonts w:ascii="Times New Roman" w:eastAsia="Times New Roman" w:hAnsi="Times New Roman" w:cs="Times New Roman"/>
          <w:sz w:val="20"/>
          <w:szCs w:val="20"/>
          <w:lang w:val="en-IE" w:eastAsia="en-GB"/>
        </w:rPr>
        <w:fldChar w:fldCharType="separate"/>
      </w:r>
      <w:r w:rsidR="006A03F8" w:rsidRPr="006D22EE">
        <w:rPr>
          <w:rFonts w:ascii="Times New Roman" w:hAnsi="Times New Roman" w:cs="Times New Roman"/>
          <w:sz w:val="20"/>
          <w:szCs w:val="20"/>
          <w:lang w:val="en-IE"/>
        </w:rPr>
        <w:t xml:space="preserve">(Canonaco </w:t>
      </w:r>
      <w:r w:rsidR="00A72BC3" w:rsidRPr="00A72BC3">
        <w:rPr>
          <w:rFonts w:ascii="Times New Roman" w:hAnsi="Times New Roman" w:cs="Times New Roman"/>
          <w:i/>
          <w:sz w:val="20"/>
          <w:szCs w:val="20"/>
          <w:lang w:val="en-IE"/>
        </w:rPr>
        <w:t>et al</w:t>
      </w:r>
      <w:r w:rsidR="006A03F8" w:rsidRPr="006D22EE">
        <w:rPr>
          <w:rFonts w:ascii="Times New Roman" w:hAnsi="Times New Roman" w:cs="Times New Roman"/>
          <w:sz w:val="20"/>
          <w:szCs w:val="20"/>
          <w:lang w:val="en-IE"/>
        </w:rPr>
        <w:t>. 2021)</w:t>
      </w:r>
      <w:r w:rsidR="004B4064" w:rsidRPr="006D22EE">
        <w:rPr>
          <w:rFonts w:ascii="Times New Roman" w:eastAsia="Times New Roman" w:hAnsi="Times New Roman" w:cs="Times New Roman"/>
          <w:sz w:val="20"/>
          <w:szCs w:val="20"/>
          <w:lang w:val="en-IE" w:eastAsia="en-GB"/>
        </w:rPr>
        <w:fldChar w:fldCharType="end"/>
      </w:r>
      <w:r w:rsidR="00EE7BE0" w:rsidRPr="006D22EE">
        <w:rPr>
          <w:rFonts w:ascii="Times New Roman" w:eastAsia="Times New Roman" w:hAnsi="Times New Roman" w:cs="Times New Roman"/>
          <w:sz w:val="20"/>
          <w:szCs w:val="20"/>
          <w:lang w:val="en-IE" w:eastAsia="en-GB"/>
        </w:rPr>
        <w:t>, the solutions were also investigated in regard to key diagnostic plots,</w:t>
      </w:r>
      <w:r w:rsidR="00EE7BE0" w:rsidRPr="006D22EE">
        <w:rPr>
          <w:rFonts w:ascii="Times New Roman" w:hAnsi="Times New Roman" w:cs="Times New Roman"/>
          <w:sz w:val="20"/>
          <w:szCs w:val="20"/>
          <w:lang w:val="en-IE"/>
        </w:rPr>
        <w:t xml:space="preserve"> </w:t>
      </w:r>
      <w:r w:rsidR="00EE7BE0" w:rsidRPr="006D22EE">
        <w:rPr>
          <w:rFonts w:ascii="Times New Roman" w:eastAsia="Times New Roman" w:hAnsi="Times New Roman" w:cs="Times New Roman"/>
          <w:sz w:val="20"/>
          <w:szCs w:val="20"/>
          <w:lang w:val="en-IE" w:eastAsia="en-GB"/>
        </w:rPr>
        <w:t xml:space="preserve">diurnal profiles, correlations with meaningful external </w:t>
      </w:r>
      <w:r w:rsidR="00694755" w:rsidRPr="006D22EE">
        <w:rPr>
          <w:rFonts w:ascii="Times New Roman" w:eastAsia="Times New Roman" w:hAnsi="Times New Roman" w:cs="Times New Roman"/>
          <w:sz w:val="20"/>
          <w:szCs w:val="20"/>
          <w:lang w:val="en-IE" w:eastAsia="en-GB"/>
        </w:rPr>
        <w:t>tracer</w:t>
      </w:r>
      <w:r w:rsidR="00EE7BE0" w:rsidRPr="006D22EE">
        <w:rPr>
          <w:rFonts w:ascii="Times New Roman" w:eastAsia="Times New Roman" w:hAnsi="Times New Roman" w:cs="Times New Roman"/>
          <w:sz w:val="20"/>
          <w:szCs w:val="20"/>
          <w:lang w:val="en-IE" w:eastAsia="en-GB"/>
        </w:rPr>
        <w:t xml:space="preserve"> time series and reference mass spectra from the aerosol mass spectrometer database </w:t>
      </w:r>
      <w:bookmarkEnd w:id="24"/>
      <w:r w:rsidR="00093135">
        <w:rPr>
          <w:rFonts w:ascii="Times New Roman" w:eastAsia="Times New Roman" w:hAnsi="Times New Roman" w:cs="Times New Roman"/>
          <w:sz w:val="20"/>
          <w:szCs w:val="20"/>
          <w:lang w:val="en-IE" w:eastAsia="en-GB"/>
        </w:rPr>
        <w:fldChar w:fldCharType="begin"/>
      </w:r>
      <w:r w:rsidR="00093135">
        <w:rPr>
          <w:rFonts w:ascii="Times New Roman" w:eastAsia="Times New Roman" w:hAnsi="Times New Roman" w:cs="Times New Roman"/>
          <w:sz w:val="20"/>
          <w:szCs w:val="20"/>
          <w:lang w:val="en-IE" w:eastAsia="en-GB"/>
        </w:rPr>
        <w:instrText xml:space="preserve"> ADDIN ZOTERO_ITEM CSL_CITATION {"citationID":"TYHaGkN7","properties":{"formattedCitation":"(Ulbrich et al. 2009)","plainCitation":"(Ulbrich et al. 2009)","noteIndex":0},"citationItems":[{"id":1977,"uris":["http://zotero.org/groups/3856298/items/6DWDABAG"],"itemData":{"id":1977,"type":"article-journal","abstract":"Abstract. The organic aerosol (OA) dataset from an Aerodyne Aerosol Mass Spectrometer (Q-AMS) collected at the Pittsburgh Air Quality Study (PAQS) in September 2002 was analyzed with Positive Matrix Factorization (PMF). Three components – hydrocarbon-like organic aerosol OA (HOA), a highly-oxygenated OA (OOA-1) that correlates well with sulfate, and a less-oxygenated, semi-volatile OA (OOA-2) that correlates well with nitrate and chloride – are identified and interpreted as primary combustion emissions, aged SOA, and semivolatile, less aged SOA, respectively. The complexity of interpreting the PMF solutions of unit mass resolution (UMR) AMS data is illustrated by a detailed analysis of the solutions as a function of number of components and rotational forcing. A public web-based database of AMS spectra has been created to aid this type of analysis. Realistic synthetic data is also used to characterize the behavior of PMF for choosing the best number of factors, and evaluating the rotations of non-unique solutions. The ambient and synthetic data indicate that the variation of the PMF quality of fit parameter (Q, a normalized chi-squared metric) vs. number of factors in the solution is useful to identify the minimum number of factors, but more detailed analysis and interpretation are needed to choose the best number of factors. The maximum value of the rotational matrix is not useful for determining the best number of factors. In synthetic datasets, factors are \"split\" into two or more components when solving for more factors than were used in the input. Elements of the \"splitting\" behavior are observed in solutions of real datasets with several factors. Significant structure remains in the residual of the real dataset after physically-meaningful factors have been assigned and an unrealistic number of factors would be required to explain the remaining variance. This residual structure appears to be due to variability in the spectra of the components (especially OOA-2 in this case), which is likely to be a key limit of the retrievability of components from AMS datasets using PMF and similar methods that need to assume constant component mass spectra. Methods for characterizing and dealing with this variability are needed. Interpretation of PMF factors must be done carefully. Synthetic data indicate that PMF internal diagnostics and similarity to available source component spectra together are not sufficient for identifying factors. It is critical to use correlations between factor and external measurement time series and other criteria to support factor interpretations. True components with &lt;5% of the mass are unlikely to be retrieved accurately. Results from this study may be useful for interpreting the PMF analysis of data from other aerosol mass spectrometers. Researchers are urged to analyze future datasets carefully, including synthetic analyses, and to evaluate whether the conclusions made here apply to their datasets.","container-title":"Atmospheric Chemistry and Physics","DOI":"10.5194/acp-9-2891-2009","ISSN":"1680-7324","issue":"9","journalAbbreviation":"Atmos. Chem. Phys.","language":"en","page":"2891-2918","source":"DOI.org (Crossref)","title":"Interpretation of organic components from Positive Matrix Factorization of aerosol mass spectrometric data","volume":"9","author":[{"family":"Ulbrich","given":"I. M."},{"family":"Canagaratna","given":"M. R."},{"family":"Zhang","given":"Q."},{"family":"Worsnop","given":"D. R."},{"family":"Jimenez","given":"J. L."}],"issued":{"date-parts":[["2009",5,5]]}}}],"schema":"https://github.com/citation-style-language/schema/raw/master/csl-citation.json"} </w:instrText>
      </w:r>
      <w:r w:rsidR="00093135">
        <w:rPr>
          <w:rFonts w:ascii="Times New Roman" w:eastAsia="Times New Roman" w:hAnsi="Times New Roman" w:cs="Times New Roman"/>
          <w:sz w:val="20"/>
          <w:szCs w:val="20"/>
          <w:lang w:val="en-IE" w:eastAsia="en-GB"/>
        </w:rPr>
        <w:fldChar w:fldCharType="separate"/>
      </w:r>
      <w:r w:rsidR="00093135" w:rsidRPr="00093135">
        <w:rPr>
          <w:rFonts w:ascii="Times New Roman" w:hAnsi="Times New Roman" w:cs="Times New Roman"/>
          <w:sz w:val="20"/>
        </w:rPr>
        <w:t xml:space="preserve">(Ulbrich </w:t>
      </w:r>
      <w:r w:rsidR="00A72BC3" w:rsidRPr="00A72BC3">
        <w:rPr>
          <w:rFonts w:ascii="Times New Roman" w:hAnsi="Times New Roman" w:cs="Times New Roman"/>
          <w:i/>
          <w:sz w:val="20"/>
        </w:rPr>
        <w:t>et al</w:t>
      </w:r>
      <w:r w:rsidR="00093135" w:rsidRPr="00093135">
        <w:rPr>
          <w:rFonts w:ascii="Times New Roman" w:hAnsi="Times New Roman" w:cs="Times New Roman"/>
          <w:sz w:val="20"/>
        </w:rPr>
        <w:t>. 2009)</w:t>
      </w:r>
      <w:r w:rsidR="00093135">
        <w:rPr>
          <w:rFonts w:ascii="Times New Roman" w:eastAsia="Times New Roman" w:hAnsi="Times New Roman" w:cs="Times New Roman"/>
          <w:sz w:val="20"/>
          <w:szCs w:val="20"/>
          <w:lang w:val="en-IE" w:eastAsia="en-GB"/>
        </w:rPr>
        <w:fldChar w:fldCharType="end"/>
      </w:r>
      <w:r w:rsidR="00093135">
        <w:rPr>
          <w:rFonts w:ascii="Times New Roman" w:eastAsia="Times New Roman" w:hAnsi="Times New Roman" w:cs="Times New Roman"/>
          <w:sz w:val="20"/>
          <w:szCs w:val="20"/>
          <w:lang w:val="en-IE" w:eastAsia="en-GB"/>
        </w:rPr>
        <w:t>.</w:t>
      </w:r>
    </w:p>
    <w:p w14:paraId="7FADBF31" w14:textId="5C128BAD" w:rsidR="00FC3086" w:rsidRPr="006D22EE" w:rsidRDefault="00FC3086" w:rsidP="00FC3086">
      <w:pPr>
        <w:pStyle w:val="Heading2"/>
        <w:rPr>
          <w:rFonts w:ascii="Times New Roman" w:eastAsia="Times New Roman" w:hAnsi="Times New Roman" w:cs="Times New Roman"/>
          <w:b/>
          <w:bCs/>
          <w:color w:val="000000" w:themeColor="text1"/>
          <w:sz w:val="20"/>
          <w:szCs w:val="20"/>
          <w:lang w:val="en-IE" w:eastAsia="en-GB"/>
        </w:rPr>
      </w:pPr>
      <w:r w:rsidRPr="006D22EE">
        <w:rPr>
          <w:rFonts w:ascii="Times New Roman" w:eastAsia="Times New Roman" w:hAnsi="Times New Roman" w:cs="Times New Roman"/>
          <w:b/>
          <w:bCs/>
          <w:color w:val="000000" w:themeColor="text1"/>
          <w:sz w:val="20"/>
          <w:szCs w:val="20"/>
          <w:lang w:val="en-IE" w:eastAsia="en-GB"/>
        </w:rPr>
        <w:t xml:space="preserve">2.4 Air masses trajectory </w:t>
      </w:r>
      <w:r w:rsidR="007E6377" w:rsidRPr="006D22EE">
        <w:rPr>
          <w:rFonts w:ascii="Times New Roman" w:eastAsia="Times New Roman" w:hAnsi="Times New Roman" w:cs="Times New Roman"/>
          <w:b/>
          <w:bCs/>
          <w:color w:val="000000" w:themeColor="text1"/>
          <w:sz w:val="20"/>
          <w:szCs w:val="20"/>
          <w:lang w:val="en-IE" w:eastAsia="en-GB"/>
        </w:rPr>
        <w:t>analysis</w:t>
      </w:r>
    </w:p>
    <w:p w14:paraId="19048B68" w14:textId="76F92610" w:rsidR="00480551" w:rsidRPr="003A40C4" w:rsidRDefault="00402AEF" w:rsidP="003A40C4">
      <w:pPr>
        <w:pBdr>
          <w:top w:val="nil"/>
          <w:left w:val="nil"/>
          <w:bottom w:val="nil"/>
          <w:right w:val="nil"/>
          <w:between w:val="nil"/>
        </w:pBdr>
        <w:spacing w:line="360" w:lineRule="auto"/>
        <w:rPr>
          <w:rFonts w:ascii="Times New Roman" w:hAnsi="Times New Roman" w:cs="Times New Roman"/>
          <w:sz w:val="20"/>
          <w:szCs w:val="20"/>
          <w:lang w:val="en-IE"/>
        </w:rPr>
      </w:pPr>
      <w:r w:rsidRPr="003A40C4">
        <w:rPr>
          <w:rFonts w:ascii="Times New Roman" w:hAnsi="Times New Roman" w:cs="Times New Roman"/>
          <w:sz w:val="20"/>
          <w:szCs w:val="20"/>
          <w:lang w:val="en-IE"/>
        </w:rPr>
        <w:t xml:space="preserve">Air masses back trajectories analysis was performed using the Hybrid Single Particle </w:t>
      </w:r>
      <w:proofErr w:type="spellStart"/>
      <w:r w:rsidRPr="003A40C4">
        <w:rPr>
          <w:rFonts w:ascii="Times New Roman" w:hAnsi="Times New Roman" w:cs="Times New Roman"/>
          <w:sz w:val="20"/>
          <w:szCs w:val="20"/>
          <w:lang w:val="en-IE"/>
        </w:rPr>
        <w:t>Lagrangian</w:t>
      </w:r>
      <w:proofErr w:type="spellEnd"/>
      <w:r w:rsidRPr="003A40C4">
        <w:rPr>
          <w:rFonts w:ascii="Times New Roman" w:hAnsi="Times New Roman" w:cs="Times New Roman"/>
          <w:sz w:val="20"/>
          <w:szCs w:val="20"/>
          <w:lang w:val="en-IE"/>
        </w:rPr>
        <w:t xml:space="preserve"> Integrated Trajectory</w:t>
      </w:r>
      <w:r w:rsidR="00395F1F">
        <w:rPr>
          <w:rFonts w:ascii="Times New Roman" w:hAnsi="Times New Roman" w:cs="Times New Roman"/>
          <w:sz w:val="20"/>
          <w:szCs w:val="20"/>
          <w:lang w:val="en-IE"/>
        </w:rPr>
        <w:t xml:space="preserve"> </w:t>
      </w:r>
      <w:r w:rsidR="007B6775" w:rsidRPr="003A40C4">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{"citationID":"z0K8zW5G","properties":{"formattedCitation":"(Stein et al. 2015)","plainCitation":"(Stein et al. 2015)","noteIndex":0},"citationItems":[{"id":2157,"uris":["http://zotero.org/groups/3856298/items/HAPNGT9F"],"itemData":{"id":2157,"type":"article-journal","abstract":"Abstract\n            The Hybrid Single-Particle Lagrangian Integrated Trajectory model (HYSPLIT), developed by NOAA’s Air Resources Laboratory, is one of the most widely used models for atmospheric trajectory and dispersion calculations. We present the model’s historical evolution over the last 30 years from simple hand-drawn back trajectories to very sophisticated computations of transport, mixing, chemical transformation, and deposition of pollutants and hazardous materials. We highlight recent applications of the HYSPLIT modeling system, including the simulation of atmospheric tracer release experiments, radionuclides, smoke originated from wild fires, volcanic ash, mercury, and wind-blown dust.","container-title":"Bulletin of the American Meteorological Society","DOI":"10.1175/BAMS-D-14-00110.1","ISSN":"0003-0007, 1520-0477","issue":"12","language":"en","page":"2059-2077","source":"DOI.org (Crossref)","title":"NOAA’s HYSPLIT Atmospheric Transport and Dispersion Modeling System","volume":"96","author":[{"family":"Stein","given":"A. F."},{"family":"Draxler","given":"R. R."},{"family":"Rolph","given":"G. D."},{"family":"Stunder","given":"B. J. B."},{"family":"Cohen","given":"M. D."},{"family":"Ngan","given":"F."}],"issued":{"date-parts":[["2015",12,1]]}}}],"schema":"https://github.com/citation-style-language/schema/raw/master/csl-citation.json"} </w:instrText>
      </w:r>
      <w:r w:rsidR="007B6775" w:rsidRPr="003A40C4">
        <w:rPr>
          <w:rFonts w:ascii="Times New Roman" w:hAnsi="Times New Roman" w:cs="Times New Roman"/>
          <w:sz w:val="20"/>
          <w:szCs w:val="20"/>
          <w:lang w:val="en-IE"/>
        </w:rPr>
        <w:fldChar w:fldCharType="separate"/>
      </w:r>
      <w:r w:rsidR="007B6775" w:rsidRPr="003A40C4">
        <w:rPr>
          <w:rFonts w:ascii="Times New Roman" w:hAnsi="Times New Roman" w:cs="Times New Roman"/>
          <w:sz w:val="20"/>
          <w:szCs w:val="20"/>
          <w:lang w:val="en-IE"/>
        </w:rPr>
        <w:t xml:space="preserve">(Stein </w:t>
      </w:r>
      <w:r w:rsidR="00A72BC3" w:rsidRPr="00A72BC3">
        <w:rPr>
          <w:rFonts w:ascii="Times New Roman" w:hAnsi="Times New Roman" w:cs="Times New Roman"/>
          <w:i/>
          <w:sz w:val="20"/>
          <w:szCs w:val="20"/>
          <w:lang w:val="en-IE"/>
        </w:rPr>
        <w:t>et al</w:t>
      </w:r>
      <w:r w:rsidR="007B6775" w:rsidRPr="003A40C4">
        <w:rPr>
          <w:rFonts w:ascii="Times New Roman" w:hAnsi="Times New Roman" w:cs="Times New Roman"/>
          <w:sz w:val="20"/>
          <w:szCs w:val="20"/>
          <w:lang w:val="en-IE"/>
        </w:rPr>
        <w:t>. 2015)</w:t>
      </w:r>
      <w:r w:rsidR="007B6775" w:rsidRPr="003A40C4">
        <w:rPr>
          <w:rFonts w:ascii="Times New Roman" w:hAnsi="Times New Roman" w:cs="Times New Roman"/>
          <w:sz w:val="20"/>
          <w:szCs w:val="20"/>
          <w:lang w:val="en-IE"/>
        </w:rPr>
        <w:fldChar w:fldCharType="end"/>
      </w:r>
      <w:r w:rsidRPr="003A40C4">
        <w:rPr>
          <w:rFonts w:ascii="Times New Roman" w:hAnsi="Times New Roman" w:cs="Times New Roman"/>
          <w:sz w:val="20"/>
          <w:szCs w:val="20"/>
          <w:lang w:val="en-IE"/>
        </w:rPr>
        <w:t>. Meteorological data were accessed from the Global Data Assimilation System (GDAS) archived by NOAA Air Resources Laboratory</w:t>
      </w:r>
      <w:r w:rsidR="00395F1F">
        <w:rPr>
          <w:rFonts w:ascii="Times New Roman" w:hAnsi="Times New Roman" w:cs="Times New Roman"/>
          <w:sz w:val="20"/>
          <w:szCs w:val="20"/>
          <w:lang w:val="en-IE"/>
        </w:rPr>
        <w:t xml:space="preserve">. </w:t>
      </w:r>
      <w:r w:rsidR="00577959" w:rsidRPr="003A40C4">
        <w:rPr>
          <w:rFonts w:ascii="Times New Roman" w:hAnsi="Times New Roman" w:cs="Times New Roman"/>
          <w:sz w:val="20"/>
          <w:szCs w:val="20"/>
          <w:lang w:val="en-IE"/>
        </w:rPr>
        <w:t xml:space="preserve">HYSPLIT </w:t>
      </w:r>
      <w:r w:rsidR="00C73E2F" w:rsidRPr="003A40C4">
        <w:rPr>
          <w:rFonts w:ascii="Times New Roman" w:hAnsi="Times New Roman" w:cs="Times New Roman"/>
          <w:sz w:val="20"/>
          <w:szCs w:val="20"/>
          <w:lang w:val="en-IE"/>
        </w:rPr>
        <w:t>was used to calculate</w:t>
      </w:r>
      <w:r w:rsidR="00577959" w:rsidRPr="003A40C4">
        <w:rPr>
          <w:rFonts w:ascii="Times New Roman" w:hAnsi="Times New Roman" w:cs="Times New Roman"/>
          <w:sz w:val="20"/>
          <w:szCs w:val="20"/>
          <w:lang w:val="en-IE"/>
        </w:rPr>
        <w:t xml:space="preserve"> 72 hour</w:t>
      </w:r>
      <w:r w:rsidR="00352900" w:rsidRPr="003A40C4">
        <w:rPr>
          <w:rFonts w:ascii="Times New Roman" w:hAnsi="Times New Roman" w:cs="Times New Roman"/>
          <w:sz w:val="20"/>
          <w:szCs w:val="20"/>
          <w:lang w:val="en-IE"/>
        </w:rPr>
        <w:t>s</w:t>
      </w:r>
      <w:r w:rsidR="00C73E2F" w:rsidRPr="003A40C4">
        <w:rPr>
          <w:rFonts w:ascii="Times New Roman" w:hAnsi="Times New Roman" w:cs="Times New Roman"/>
          <w:sz w:val="20"/>
          <w:szCs w:val="20"/>
          <w:lang w:val="en-IE"/>
        </w:rPr>
        <w:t xml:space="preserve"> back trajectories every </w:t>
      </w:r>
      <w:r w:rsidR="00577959" w:rsidRPr="003A40C4">
        <w:rPr>
          <w:rFonts w:ascii="Times New Roman" w:hAnsi="Times New Roman" w:cs="Times New Roman"/>
          <w:sz w:val="20"/>
          <w:szCs w:val="20"/>
          <w:lang w:val="en-IE"/>
        </w:rPr>
        <w:t>3</w:t>
      </w:r>
      <w:r w:rsidRPr="003A40C4">
        <w:rPr>
          <w:rFonts w:ascii="Times New Roman" w:hAnsi="Times New Roman" w:cs="Times New Roman"/>
          <w:sz w:val="20"/>
          <w:szCs w:val="20"/>
          <w:lang w:val="en-IE"/>
        </w:rPr>
        <w:t xml:space="preserve"> hours</w:t>
      </w:r>
      <w:r w:rsidR="00EC6082" w:rsidRPr="003A40C4">
        <w:rPr>
          <w:rFonts w:ascii="Times New Roman" w:hAnsi="Times New Roman" w:cs="Times New Roman"/>
          <w:sz w:val="20"/>
          <w:szCs w:val="20"/>
          <w:lang w:val="en-IE"/>
        </w:rPr>
        <w:t xml:space="preserve"> </w:t>
      </w:r>
      <w:r w:rsidR="0025603D" w:rsidRPr="003A40C4">
        <w:rPr>
          <w:rFonts w:ascii="Times New Roman" w:hAnsi="Times New Roman" w:cs="Times New Roman"/>
          <w:sz w:val="20"/>
          <w:szCs w:val="20"/>
          <w:lang w:val="en-IE"/>
        </w:rPr>
        <w:t>with starting height set to 100m</w:t>
      </w:r>
      <w:r w:rsidR="0062567F" w:rsidRPr="003A40C4">
        <w:rPr>
          <w:rFonts w:ascii="Times New Roman" w:hAnsi="Times New Roman" w:cs="Times New Roman"/>
          <w:sz w:val="20"/>
          <w:szCs w:val="20"/>
          <w:lang w:val="en-IE"/>
        </w:rPr>
        <w:t>.</w:t>
      </w:r>
      <w:r w:rsidR="001F6EDE" w:rsidRPr="003A40C4">
        <w:rPr>
          <w:rFonts w:ascii="Times New Roman" w:hAnsi="Times New Roman" w:cs="Times New Roman"/>
          <w:sz w:val="20"/>
          <w:szCs w:val="20"/>
          <w:lang w:val="en-IE"/>
        </w:rPr>
        <w:t xml:space="preserve"> </w:t>
      </w:r>
      <w:r w:rsidR="0062567F" w:rsidRPr="003A40C4">
        <w:rPr>
          <w:rFonts w:ascii="Times New Roman" w:hAnsi="Times New Roman" w:cs="Times New Roman"/>
          <w:sz w:val="20"/>
          <w:szCs w:val="20"/>
          <w:lang w:val="en-IE"/>
        </w:rPr>
        <w:t>To</w:t>
      </w:r>
      <w:r w:rsidR="001F6EDE" w:rsidRPr="003A40C4">
        <w:rPr>
          <w:rFonts w:ascii="Times New Roman" w:hAnsi="Times New Roman" w:cs="Times New Roman"/>
          <w:sz w:val="20"/>
          <w:szCs w:val="20"/>
          <w:lang w:val="en-IE"/>
        </w:rPr>
        <w:t xml:space="preserve"> </w:t>
      </w:r>
      <w:r w:rsidR="0062567F" w:rsidRPr="003A40C4">
        <w:rPr>
          <w:rFonts w:ascii="Times New Roman" w:hAnsi="Times New Roman" w:cs="Times New Roman"/>
          <w:sz w:val="20"/>
          <w:szCs w:val="20"/>
          <w:lang w:val="en-IE"/>
        </w:rPr>
        <w:t xml:space="preserve">investigate potential source regions leading to total particle </w:t>
      </w:r>
      <w:r w:rsidR="003A40C4">
        <w:rPr>
          <w:rFonts w:ascii="Times New Roman" w:hAnsi="Times New Roman" w:cs="Times New Roman"/>
          <w:sz w:val="20"/>
          <w:szCs w:val="20"/>
          <w:lang w:val="en-IE"/>
        </w:rPr>
        <w:t xml:space="preserve">mass </w:t>
      </w:r>
      <w:r w:rsidR="0062567F" w:rsidRPr="003A40C4">
        <w:rPr>
          <w:rFonts w:ascii="Times New Roman" w:hAnsi="Times New Roman" w:cs="Times New Roman"/>
          <w:sz w:val="20"/>
          <w:szCs w:val="20"/>
          <w:lang w:val="en-IE"/>
        </w:rPr>
        <w:t>concentration</w:t>
      </w:r>
      <w:r w:rsidR="003A40C4">
        <w:rPr>
          <w:rFonts w:ascii="Times New Roman" w:hAnsi="Times New Roman" w:cs="Times New Roman"/>
          <w:sz w:val="20"/>
          <w:szCs w:val="20"/>
          <w:lang w:val="en-IE"/>
        </w:rPr>
        <w:t>s</w:t>
      </w:r>
      <w:r w:rsidR="0062567F" w:rsidRPr="003A40C4">
        <w:rPr>
          <w:rFonts w:ascii="Times New Roman" w:hAnsi="Times New Roman" w:cs="Times New Roman"/>
          <w:sz w:val="20"/>
          <w:szCs w:val="20"/>
          <w:lang w:val="en-IE"/>
        </w:rPr>
        <w:t xml:space="preserve"> from each resolved source, the back trajectories were gridded to 1° × 1° grid cells and linked to particle concentrations </w:t>
      </w:r>
      <w:r w:rsidR="00DA4AF8" w:rsidRPr="003A40C4">
        <w:rPr>
          <w:rFonts w:ascii="Times New Roman" w:hAnsi="Times New Roman" w:cs="Times New Roman"/>
          <w:sz w:val="20"/>
          <w:szCs w:val="20"/>
          <w:lang w:val="en-IE"/>
        </w:rPr>
        <w:t>using trajectory source contribution functions</w:t>
      </w:r>
      <w:r w:rsidR="00B37112" w:rsidRPr="003A40C4">
        <w:rPr>
          <w:rFonts w:ascii="Times New Roman" w:hAnsi="Times New Roman" w:cs="Times New Roman"/>
          <w:sz w:val="20"/>
          <w:szCs w:val="20"/>
          <w:lang w:val="en-IE"/>
        </w:rPr>
        <w:t xml:space="preserve">. </w:t>
      </w:r>
      <w:r w:rsidR="009276ED" w:rsidRPr="003A40C4">
        <w:rPr>
          <w:rFonts w:ascii="Times New Roman" w:hAnsi="Times New Roman" w:cs="Times New Roman"/>
          <w:sz w:val="20"/>
          <w:szCs w:val="20"/>
          <w:lang w:val="en-IE"/>
        </w:rPr>
        <w:t xml:space="preserve">While common source contribution functions assume </w:t>
      </w:r>
      <w:r w:rsidR="00480551" w:rsidRPr="003A40C4">
        <w:rPr>
          <w:rFonts w:ascii="Times New Roman" w:hAnsi="Times New Roman" w:cs="Times New Roman"/>
          <w:sz w:val="20"/>
          <w:szCs w:val="20"/>
          <w:lang w:val="en-IE"/>
        </w:rPr>
        <w:t>that trajectories centreline</w:t>
      </w:r>
      <w:r w:rsidR="001E1E6C" w:rsidRPr="003A40C4">
        <w:rPr>
          <w:rFonts w:ascii="Times New Roman" w:hAnsi="Times New Roman" w:cs="Times New Roman"/>
          <w:sz w:val="20"/>
          <w:szCs w:val="20"/>
          <w:lang w:val="en-IE"/>
        </w:rPr>
        <w:t>s</w:t>
      </w:r>
      <w:r w:rsidR="00480551" w:rsidRPr="003A40C4">
        <w:rPr>
          <w:rFonts w:ascii="Times New Roman" w:hAnsi="Times New Roman" w:cs="Times New Roman"/>
          <w:sz w:val="20"/>
          <w:szCs w:val="20"/>
          <w:lang w:val="en-IE"/>
        </w:rPr>
        <w:t xml:space="preserve"> estimates represent good estimate</w:t>
      </w:r>
      <w:r w:rsidR="001E1E6C" w:rsidRPr="003A40C4">
        <w:rPr>
          <w:rFonts w:ascii="Times New Roman" w:hAnsi="Times New Roman" w:cs="Times New Roman"/>
          <w:sz w:val="20"/>
          <w:szCs w:val="20"/>
          <w:lang w:val="en-IE"/>
        </w:rPr>
        <w:t>s</w:t>
      </w:r>
      <w:r w:rsidR="009276ED" w:rsidRPr="003A40C4">
        <w:rPr>
          <w:rFonts w:ascii="Times New Roman" w:hAnsi="Times New Roman" w:cs="Times New Roman"/>
          <w:sz w:val="20"/>
          <w:szCs w:val="20"/>
          <w:lang w:val="en-IE"/>
        </w:rPr>
        <w:t xml:space="preserve">, we focused on the Simplified </w:t>
      </w:r>
      <w:proofErr w:type="spellStart"/>
      <w:r w:rsidR="009276ED" w:rsidRPr="003A40C4">
        <w:rPr>
          <w:rFonts w:ascii="Times New Roman" w:hAnsi="Times New Roman" w:cs="Times New Roman"/>
          <w:sz w:val="20"/>
          <w:szCs w:val="20"/>
          <w:lang w:val="en-IE"/>
        </w:rPr>
        <w:t>Quantiative</w:t>
      </w:r>
      <w:proofErr w:type="spellEnd"/>
      <w:r w:rsidR="009276ED" w:rsidRPr="003A40C4">
        <w:rPr>
          <w:rFonts w:ascii="Times New Roman" w:hAnsi="Times New Roman" w:cs="Times New Roman"/>
          <w:sz w:val="20"/>
          <w:szCs w:val="20"/>
          <w:lang w:val="en-IE"/>
        </w:rPr>
        <w:t xml:space="preserve"> Transport Bias Analysis (STQBA) </w:t>
      </w:r>
      <w:r w:rsidR="00480551" w:rsidRPr="003A40C4">
        <w:rPr>
          <w:rFonts w:ascii="Times New Roman" w:hAnsi="Times New Roman" w:cs="Times New Roman"/>
          <w:sz w:val="20"/>
          <w:szCs w:val="20"/>
          <w:lang w:val="en-IE"/>
        </w:rPr>
        <w:t>approach</w:t>
      </w:r>
      <w:r w:rsidR="001E1E6C" w:rsidRPr="003A40C4">
        <w:rPr>
          <w:rFonts w:ascii="Times New Roman" w:hAnsi="Times New Roman" w:cs="Times New Roman"/>
          <w:sz w:val="20"/>
          <w:szCs w:val="20"/>
          <w:lang w:val="en-IE"/>
        </w:rPr>
        <w:t xml:space="preserve"> </w:t>
      </w:r>
      <w:r w:rsidR="009276ED" w:rsidRPr="003A40C4">
        <w:rPr>
          <w:rFonts w:ascii="Times New Roman" w:hAnsi="Times New Roman" w:cs="Times New Roman"/>
          <w:sz w:val="20"/>
          <w:szCs w:val="20"/>
          <w:lang w:val="en-IE"/>
        </w:rPr>
        <w:t xml:space="preserve">which </w:t>
      </w:r>
      <w:r w:rsidR="00395F1F" w:rsidRPr="003A40C4">
        <w:rPr>
          <w:rFonts w:ascii="Times New Roman" w:hAnsi="Times New Roman" w:cs="Times New Roman"/>
          <w:sz w:val="20"/>
          <w:szCs w:val="20"/>
          <w:lang w:val="en-IE"/>
        </w:rPr>
        <w:t>considers</w:t>
      </w:r>
      <w:r w:rsidR="001E1E6C" w:rsidRPr="003A40C4">
        <w:rPr>
          <w:rFonts w:ascii="Times New Roman" w:hAnsi="Times New Roman" w:cs="Times New Roman"/>
          <w:sz w:val="20"/>
          <w:szCs w:val="20"/>
          <w:lang w:val="en-IE"/>
        </w:rPr>
        <w:t xml:space="preserve"> plumes transport bias along air mass trajectories</w:t>
      </w:r>
      <w:r w:rsidR="009276ED" w:rsidRPr="003A40C4">
        <w:rPr>
          <w:rFonts w:ascii="Times New Roman" w:hAnsi="Times New Roman" w:cs="Times New Roman"/>
          <w:sz w:val="20"/>
          <w:szCs w:val="20"/>
          <w:lang w:val="en-IE"/>
        </w:rPr>
        <w:t xml:space="preserve">. </w:t>
      </w:r>
    </w:p>
    <w:p w14:paraId="7884A62A" w14:textId="7D1425EA" w:rsidR="00657E55" w:rsidRPr="00093E8A" w:rsidRDefault="001505A0" w:rsidP="00187020">
      <w:pPr>
        <w:pBdr>
          <w:top w:val="nil"/>
          <w:left w:val="nil"/>
          <w:bottom w:val="nil"/>
          <w:right w:val="nil"/>
          <w:between w:val="nil"/>
        </w:pBdr>
        <w:spacing w:line="360" w:lineRule="auto"/>
        <w:rPr>
          <w:rFonts w:ascii="Times New Roman" w:hAnsi="Times New Roman" w:cs="Times New Roman"/>
          <w:sz w:val="20"/>
          <w:szCs w:val="20"/>
          <w:lang w:val="en-IE"/>
        </w:rPr>
      </w:pPr>
      <w:r w:rsidRPr="003A40C4">
        <w:rPr>
          <w:rFonts w:ascii="Times New Roman" w:hAnsi="Times New Roman" w:cs="Times New Roman"/>
          <w:sz w:val="20"/>
          <w:szCs w:val="20"/>
          <w:lang w:val="en-IE"/>
        </w:rPr>
        <w:t>Additionally, the fraction of time spent over the ocean, within the Marine Boundary Layer (MB</w:t>
      </w:r>
      <w:r w:rsidR="000A0D92" w:rsidRPr="003A40C4">
        <w:rPr>
          <w:rFonts w:ascii="Times New Roman" w:hAnsi="Times New Roman" w:cs="Times New Roman"/>
          <w:sz w:val="20"/>
          <w:szCs w:val="20"/>
          <w:lang w:val="en-IE"/>
        </w:rPr>
        <w:t>L;</w:t>
      </w:r>
      <w:r w:rsidRPr="003A40C4">
        <w:rPr>
          <w:rFonts w:ascii="Times New Roman" w:hAnsi="Times New Roman" w:cs="Times New Roman"/>
          <w:sz w:val="20"/>
          <w:szCs w:val="20"/>
          <w:lang w:val="en-IE"/>
        </w:rPr>
        <w:t xml:space="preserve"> </w:t>
      </w:r>
      <w:r w:rsidR="000A0D92" w:rsidRPr="003A40C4">
        <w:rPr>
          <w:rFonts w:ascii="Times New Roman" w:hAnsi="Times New Roman" w:cs="Times New Roman"/>
          <w:sz w:val="20"/>
          <w:szCs w:val="20"/>
          <w:lang w:val="en-IE"/>
        </w:rPr>
        <w:t>altitude</w:t>
      </w:r>
      <w:r w:rsidRPr="003A40C4">
        <w:rPr>
          <w:rFonts w:ascii="Times New Roman" w:hAnsi="Times New Roman" w:cs="Times New Roman"/>
          <w:sz w:val="20"/>
          <w:szCs w:val="20"/>
          <w:lang w:val="en-IE"/>
        </w:rPr>
        <w:t xml:space="preserve"> &lt;</w:t>
      </w:r>
      <w:r w:rsidR="00380CFC" w:rsidRPr="003A40C4">
        <w:rPr>
          <w:rFonts w:ascii="Times New Roman" w:hAnsi="Times New Roman" w:cs="Times New Roman"/>
          <w:sz w:val="20"/>
          <w:szCs w:val="20"/>
          <w:lang w:val="en-IE"/>
        </w:rPr>
        <w:t>BLH</w:t>
      </w:r>
      <w:r w:rsidRPr="003A40C4">
        <w:rPr>
          <w:rFonts w:ascii="Times New Roman" w:hAnsi="Times New Roman" w:cs="Times New Roman"/>
          <w:sz w:val="20"/>
          <w:szCs w:val="20"/>
          <w:lang w:val="en-IE"/>
        </w:rPr>
        <w:t>),</w:t>
      </w:r>
      <w:r w:rsidR="007E6377" w:rsidRPr="003A40C4">
        <w:rPr>
          <w:rFonts w:ascii="Times New Roman" w:hAnsi="Times New Roman" w:cs="Times New Roman"/>
          <w:sz w:val="20"/>
          <w:szCs w:val="20"/>
          <w:lang w:val="en-IE"/>
        </w:rPr>
        <w:t xml:space="preserve"> </w:t>
      </w:r>
      <w:r w:rsidRPr="003A40C4">
        <w:rPr>
          <w:rFonts w:ascii="Times New Roman" w:hAnsi="Times New Roman" w:cs="Times New Roman"/>
          <w:sz w:val="20"/>
          <w:szCs w:val="20"/>
          <w:lang w:val="en-IE"/>
        </w:rPr>
        <w:t>in the Marine Free Troposphere (MFT</w:t>
      </w:r>
      <w:r w:rsidR="000A0D92" w:rsidRPr="003A40C4">
        <w:rPr>
          <w:rFonts w:ascii="Times New Roman" w:hAnsi="Times New Roman" w:cs="Times New Roman"/>
          <w:sz w:val="20"/>
          <w:szCs w:val="20"/>
          <w:lang w:val="en-IE"/>
        </w:rPr>
        <w:t>;</w:t>
      </w:r>
      <w:r w:rsidRPr="003A40C4">
        <w:rPr>
          <w:rFonts w:ascii="Times New Roman" w:hAnsi="Times New Roman" w:cs="Times New Roman"/>
          <w:sz w:val="20"/>
          <w:szCs w:val="20"/>
          <w:lang w:val="en-IE"/>
        </w:rPr>
        <w:t xml:space="preserve"> </w:t>
      </w:r>
      <w:r w:rsidR="000A0D92" w:rsidRPr="003A40C4">
        <w:rPr>
          <w:rFonts w:ascii="Times New Roman" w:hAnsi="Times New Roman" w:cs="Times New Roman"/>
          <w:sz w:val="20"/>
          <w:szCs w:val="20"/>
          <w:lang w:val="en-IE"/>
        </w:rPr>
        <w:t>altitude</w:t>
      </w:r>
      <w:r w:rsidRPr="003A40C4">
        <w:rPr>
          <w:rFonts w:ascii="Times New Roman" w:hAnsi="Times New Roman" w:cs="Times New Roman"/>
          <w:sz w:val="20"/>
          <w:szCs w:val="20"/>
          <w:lang w:val="en-IE"/>
        </w:rPr>
        <w:t xml:space="preserve"> &gt;</w:t>
      </w:r>
      <w:r w:rsidR="00380CFC" w:rsidRPr="003A40C4">
        <w:rPr>
          <w:rFonts w:ascii="Times New Roman" w:hAnsi="Times New Roman" w:cs="Times New Roman"/>
          <w:sz w:val="20"/>
          <w:szCs w:val="20"/>
          <w:lang w:val="en-IE"/>
        </w:rPr>
        <w:t>BLH</w:t>
      </w:r>
      <w:r w:rsidRPr="003A40C4">
        <w:rPr>
          <w:rFonts w:ascii="Times New Roman" w:hAnsi="Times New Roman" w:cs="Times New Roman"/>
          <w:sz w:val="20"/>
          <w:szCs w:val="20"/>
          <w:lang w:val="en-IE"/>
        </w:rPr>
        <w:t>)</w:t>
      </w:r>
      <w:r w:rsidR="007E6377" w:rsidRPr="003A40C4">
        <w:rPr>
          <w:rFonts w:ascii="Times New Roman" w:hAnsi="Times New Roman" w:cs="Times New Roman"/>
          <w:sz w:val="20"/>
          <w:szCs w:val="20"/>
          <w:lang w:val="en-IE"/>
        </w:rPr>
        <w:t xml:space="preserve"> </w:t>
      </w:r>
      <w:r w:rsidR="000A0D92" w:rsidRPr="003A40C4">
        <w:rPr>
          <w:rFonts w:ascii="Times New Roman" w:hAnsi="Times New Roman" w:cs="Times New Roman"/>
          <w:sz w:val="20"/>
          <w:szCs w:val="20"/>
          <w:lang w:val="en-IE"/>
        </w:rPr>
        <w:t xml:space="preserve">and </w:t>
      </w:r>
      <w:r w:rsidR="007E6377" w:rsidRPr="003A40C4">
        <w:rPr>
          <w:rFonts w:ascii="Times New Roman" w:hAnsi="Times New Roman" w:cs="Times New Roman"/>
          <w:sz w:val="20"/>
          <w:szCs w:val="20"/>
          <w:lang w:val="en-IE"/>
        </w:rPr>
        <w:t xml:space="preserve">over land in the planetary boundary layer (PBL; altitude &lt; </w:t>
      </w:r>
      <w:r w:rsidR="000A0D92" w:rsidRPr="003A40C4">
        <w:rPr>
          <w:rFonts w:ascii="Times New Roman" w:hAnsi="Times New Roman" w:cs="Times New Roman"/>
          <w:sz w:val="20"/>
          <w:szCs w:val="20"/>
          <w:lang w:val="en-IE"/>
        </w:rPr>
        <w:t>BLH</w:t>
      </w:r>
      <w:r w:rsidR="007E6377" w:rsidRPr="003A40C4">
        <w:rPr>
          <w:rFonts w:ascii="Times New Roman" w:hAnsi="Times New Roman" w:cs="Times New Roman"/>
          <w:sz w:val="20"/>
          <w:szCs w:val="20"/>
          <w:lang w:val="en-IE"/>
        </w:rPr>
        <w:t>)</w:t>
      </w:r>
      <w:r w:rsidR="002F0AF1">
        <w:rPr>
          <w:rFonts w:ascii="Times New Roman" w:hAnsi="Times New Roman" w:cs="Times New Roman"/>
          <w:sz w:val="20"/>
          <w:szCs w:val="20"/>
          <w:lang w:val="en-IE"/>
        </w:rPr>
        <w:t xml:space="preserve"> was quantified</w:t>
      </w:r>
      <w:r w:rsidR="000A0D92" w:rsidRPr="003A40C4">
        <w:rPr>
          <w:rFonts w:ascii="Times New Roman" w:hAnsi="Times New Roman" w:cs="Times New Roman"/>
          <w:sz w:val="20"/>
          <w:szCs w:val="20"/>
          <w:lang w:val="en-IE"/>
        </w:rPr>
        <w:t>. In this study,</w:t>
      </w:r>
      <w:r w:rsidR="00380CFC" w:rsidRPr="003A40C4">
        <w:rPr>
          <w:rFonts w:ascii="Times New Roman" w:hAnsi="Times New Roman" w:cs="Times New Roman"/>
          <w:sz w:val="20"/>
          <w:szCs w:val="20"/>
          <w:lang w:val="en-IE"/>
        </w:rPr>
        <w:t xml:space="preserve"> BLH </w:t>
      </w:r>
      <w:r w:rsidR="00596E4D">
        <w:rPr>
          <w:rFonts w:ascii="Times New Roman" w:hAnsi="Times New Roman" w:cs="Times New Roman"/>
          <w:sz w:val="20"/>
          <w:szCs w:val="20"/>
          <w:lang w:val="en-IE"/>
        </w:rPr>
        <w:t>was determined from</w:t>
      </w:r>
      <w:r w:rsidR="00596E4D" w:rsidRPr="003A40C4">
        <w:rPr>
          <w:rFonts w:ascii="Times New Roman" w:hAnsi="Times New Roman" w:cs="Times New Roman"/>
          <w:sz w:val="20"/>
          <w:szCs w:val="20"/>
          <w:lang w:val="en-IE"/>
        </w:rPr>
        <w:t xml:space="preserve"> </w:t>
      </w:r>
      <w:r w:rsidR="00380CFC" w:rsidRPr="003A40C4">
        <w:rPr>
          <w:rFonts w:ascii="Times New Roman" w:hAnsi="Times New Roman" w:cs="Times New Roman"/>
          <w:sz w:val="20"/>
          <w:szCs w:val="20"/>
          <w:lang w:val="en-IE"/>
        </w:rPr>
        <w:t>the fifth generation ECMWF (European Centre for Medium-Range Weather Forecasts) atmospheric reanalysis (ERA5) dataset</w:t>
      </w:r>
      <w:r w:rsidR="000A0D92" w:rsidRPr="003A40C4">
        <w:rPr>
          <w:rFonts w:ascii="Times New Roman" w:hAnsi="Times New Roman" w:cs="Times New Roman"/>
          <w:sz w:val="20"/>
          <w:szCs w:val="20"/>
          <w:lang w:val="en-IE"/>
        </w:rPr>
        <w:t xml:space="preserve"> based on the bulk Richardson number</w:t>
      </w:r>
      <w:r w:rsidR="00380CFC" w:rsidRPr="003A40C4">
        <w:rPr>
          <w:rFonts w:ascii="Times New Roman" w:hAnsi="Times New Roman" w:cs="Times New Roman"/>
          <w:sz w:val="20"/>
          <w:szCs w:val="20"/>
          <w:lang w:val="en-IE"/>
        </w:rPr>
        <w:t xml:space="preserve"> </w:t>
      </w:r>
      <w:r w:rsidR="00380CFC" w:rsidRPr="003A40C4">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{"citationID":"BZtyaMzC","properties":{"formattedCitation":"(Guo et al. 2021)","plainCitation":"(Guo et al. 2021)","noteIndex":0},"citationItems":[{"id":2450,"uris":["http://zotero.org/groups/3856298/items/DY4Y7MG4"],"itemData":{"id":2450,"type":"article-journal","abstract":"Abstract. The planetary boundary layer (PBL) governs the vertical transport of mass,\nmomentum, and moisture between the surface and the free atmosphere, and thus\nthe determination of PBL height (BLH) is recognized as crucial for air\nquality, weather, and climate analysis. Although reanalysis products can\nprovide important insight into the global view of BLH in a seamless way, the BLH observed in situ on a global scale remains poorly understood due to the lack of\nhigh-resolution (1 or 2 s) radiosonde measurements. The present study\nattempts to establish a near-global BLH climatology at synoptic times (00:00\nand 12:00 UTC) and in the daytime using high-resolution radiosonde\nmeasurements over 300 radiosonde sites worldwide for the period 2012 to\n2019, which is then compared against the BLHs obtained from four reanalysis\ndatasets, including ERA5, MERRA-2, JRA-55, and NCEP-2. The variations in\ndaytime BLH exhibit large spatial and temporal dependence, and as a result\nthe BLH maxima are generally discerned over the regions such as the western\nUnited States and western China, in which the balloon launch times mostly\ncorrespond to the afternoon. The diurnal variations in BLH are revealed with\na peak at 17:00 local solar time (LST). The most promising reanalysis product\nis ERA5, which underestimates BLH by around 130 m as compared to radiosondes\nreleased during daytime. In addition, MERRA-2 is a well-established product\nand has an underestimation of around 160 m. JRA-55 and NCEP-2 might produce\nconsiderable additional uncertainties, with a much larger underestimation of\nup to 400 m. The largest bias in the reanalysis data appears over the\nwestern United States and western China, and it might be attributed to the\nmaximal BLH in the afternoon when the PBL has risen. Statistical analyses\nfurther indicate that the biases of reanalysis BLH products are positively\nassociated with orographic complexity, as well as the occurrence of static\ninstability. To our best knowledge, this study presents the first\nnear-global view of high-resolution radiosonde-derived boundary layer height\nand provides a quantitative assessment of the four frequently used\nreanalysis products.","container-title":"Atmospheric Chemistry and Physics","DOI":"10.5194/acp-21-17079-2021","ISSN":"1680-7324","issue":"22","journalAbbreviation":"Atmos. Chem. Phys.","language":"en","page":"17079-17097","source":"DOI.org (Crossref)","title":"Investigation of near-global daytime boundary layer height using high-resolution radiosondes: first results and comparison with ERA5, MERRA-2, JRA-55, and NCEP-2 reanalyses","title-short":"Investigation of near-global daytime boundary layer height using high-resolution radiosondes","volume":"21","author":[{"family":"Guo","given":"Jianping"},{"family":"Zhang","given":"Jian"},{"family":"Yang","given":"Kun"},{"family":"Liao","given":"Hong"},{"family":"Zhang","given":"Shaodong"},{"family":"Huang","given":"Kaiming"},{"family":"Lv","given":"Yanmin"},{"family":"Shao","given":"Jia"},{"family":"Yu","given":"Tao"},{"family":"Tong","given":"Bing"},{"family":"Li","given":"Jian"},{"family":"Su","given":"Tianning"},{"family":"Yim","given":"Steve H. L."},{"family":"Stoffelen","given":"Ad"},{"family":"Zhai","given":"Panmao"},{"family":"Xu","given":"Xiaofeng"}],"issued":{"date-parts":[["2021",11,24]]}}}],"schema":"https://github.com/citation-style-language/schema/raw/master/csl-citation.json"} </w:instrText>
      </w:r>
      <w:r w:rsidR="00380CFC" w:rsidRPr="003A40C4">
        <w:rPr>
          <w:rFonts w:ascii="Times New Roman" w:hAnsi="Times New Roman" w:cs="Times New Roman"/>
          <w:sz w:val="20"/>
          <w:szCs w:val="20"/>
          <w:lang w:val="en-IE"/>
        </w:rPr>
        <w:fldChar w:fldCharType="separate"/>
      </w:r>
      <w:r w:rsidR="00380CFC" w:rsidRPr="003A40C4">
        <w:rPr>
          <w:rFonts w:ascii="Times New Roman" w:hAnsi="Times New Roman" w:cs="Times New Roman"/>
          <w:sz w:val="20"/>
          <w:szCs w:val="20"/>
          <w:lang w:val="en-IE"/>
        </w:rPr>
        <w:t xml:space="preserve">(Guo </w:t>
      </w:r>
      <w:r w:rsidR="00A72BC3" w:rsidRPr="00A72BC3">
        <w:rPr>
          <w:rFonts w:ascii="Times New Roman" w:hAnsi="Times New Roman" w:cs="Times New Roman"/>
          <w:i/>
          <w:sz w:val="20"/>
          <w:szCs w:val="20"/>
          <w:lang w:val="en-IE"/>
        </w:rPr>
        <w:t>et al</w:t>
      </w:r>
      <w:r w:rsidR="00380CFC" w:rsidRPr="003A40C4">
        <w:rPr>
          <w:rFonts w:ascii="Times New Roman" w:hAnsi="Times New Roman" w:cs="Times New Roman"/>
          <w:sz w:val="20"/>
          <w:szCs w:val="20"/>
          <w:lang w:val="en-IE"/>
        </w:rPr>
        <w:t>. 2021)</w:t>
      </w:r>
      <w:r w:rsidR="00380CFC" w:rsidRPr="003A40C4">
        <w:rPr>
          <w:rFonts w:ascii="Times New Roman" w:hAnsi="Times New Roman" w:cs="Times New Roman"/>
          <w:sz w:val="20"/>
          <w:szCs w:val="20"/>
          <w:lang w:val="en-IE"/>
        </w:rPr>
        <w:fldChar w:fldCharType="end"/>
      </w:r>
      <w:r w:rsidR="00380CFC" w:rsidRPr="003A40C4">
        <w:rPr>
          <w:rFonts w:ascii="Times New Roman" w:hAnsi="Times New Roman" w:cs="Times New Roman"/>
          <w:sz w:val="20"/>
          <w:szCs w:val="20"/>
          <w:lang w:val="en-IE"/>
        </w:rPr>
        <w:t xml:space="preserve">. </w:t>
      </w:r>
      <w:r w:rsidR="006A05C5">
        <w:rPr>
          <w:rFonts w:ascii="Times New Roman" w:hAnsi="Times New Roman" w:cs="Times New Roman"/>
          <w:sz w:val="20"/>
          <w:szCs w:val="20"/>
          <w:lang w:val="en-IE"/>
        </w:rPr>
        <w:t xml:space="preserve">Other datasets included </w:t>
      </w:r>
      <w:r w:rsidR="006A05C5" w:rsidRPr="00717EAE">
        <w:rPr>
          <w:rFonts w:ascii="Times New Roman" w:hAnsi="Times New Roman" w:cs="Times New Roman"/>
          <w:sz w:val="20"/>
          <w:szCs w:val="20"/>
          <w:lang w:val="en-IE"/>
        </w:rPr>
        <w:t>NASA Ocean Biogeochemical Model (NOBM)</w:t>
      </w:r>
      <w:r w:rsidR="006A05C5">
        <w:rPr>
          <w:rFonts w:ascii="Times New Roman" w:hAnsi="Times New Roman" w:cs="Times New Roman"/>
          <w:sz w:val="20"/>
          <w:szCs w:val="20"/>
          <w:lang w:val="en-IE"/>
        </w:rPr>
        <w:t xml:space="preserve"> taxonomic group simulations </w:t>
      </w:r>
      <w:r w:rsidR="006A05C5">
        <w:rPr>
          <w:rFonts w:ascii="Times New Roman" w:hAnsi="Times New Roman" w:cs="Times New Roman"/>
          <w:sz w:val="20"/>
          <w:szCs w:val="20"/>
          <w:lang w:val="en-IE"/>
        </w:rPr>
        <w:fldChar w:fldCharType="begin"/>
      </w:r>
      <w:r w:rsidR="007351EC">
        <w:rPr>
          <w:rFonts w:ascii="Times New Roman" w:hAnsi="Times New Roman" w:cs="Times New Roman"/>
          <w:sz w:val="20"/>
          <w:szCs w:val="20"/>
          <w:lang w:val="en-IE"/>
        </w:rPr>
        <w:instrText xml:space="preserve"> ADDIN ZOTERO_ITEM CSL_CITATION {"citationID":"HSNiA1N2","properties":{"formattedCitation":"(Rousseaux, Hirata, and Gregg 2013)","plainCitation":"(Rousseaux, Hirata, and Gregg 2013)","noteIndex":0},"citationItems":[{"id":4303,"uris":["http://zotero.org/groups/3856298/items/TYVY2GD2"],"itemData":{"id":4303,"type":"article","abstract":"Abstract. We compared the functional response of a biogeochemical data assimilation model versus an empirical satellite-derived algorithm in describing the variation of four phytoplankton (diatoms, cyanobacteria, coccolithophores and chlorophytes) groups globally and in 12 major oceanographic basins. Global mean differences of all groups were within ~ 15% of an independent observation data base for both approaches except for satellite-derived chlorophytes. Diatoms and cyanobacteria concentrations were significantly (p &lt; 0.05) correlated with the independent observation data base for both methods. Coccolithophore concentrations were only correlated with the in situ data for the model approach and the chlorophyte concentration was only significantly correlated to the in situ data for the satellite-derived approach. Using monthly means from 1998–2007, the seasonal variation from the satellite-derived approach and model were significantly correlated in 11 regions for diatoms and in 9 for coccolithophores but only in 3 and 2 regions for cyanobacteria and chlorophytes. Most disagreement on the seasonal variation of phytoplankton composition occurred in the North Pacific and Antarctic where, except for diatoms, no significant correlation could be found between the monthly mean concentrations derived from both approaches. In these two regions there was also an overestimate of diatom concentration by the model of ~ 60% whereas the satellite-derived approach was closer to in situ data (8–26% underestimate). Chlorophytes were the group for which both approaches differed most and that was furthest from the in situ data. These results highlight the strengths and weaknesses of both approaches and allow us to make some suggestions to improve our approaches to understanding phytoplankton dynamics and distribution.","DOI":"10.5194/bgd-10-1083-2013","license":"https://creativecommons.org/licenses/by/3.0/","source":"Biogeochemistry: Open Ocean","title":"Satellite views of global phytoplankton community distributions using an empirical algorithm and a numerical model","URL":"https://bg.copernicus.org/preprints/10/1083/2013/","author":[{"family":"Rousseaux","given":"C. S."},{"family":"Hirata","given":"T."},{"family":"Gregg","given":"W. W."}],"accessed":{"date-parts":[["2024",4,19]]},"issued":{"date-parts":[["2013",1,24]]}}}],"schema":"https://github.com/citation-style-language/schema/raw/master/csl-citation.json"} </w:instrText>
      </w:r>
      <w:r w:rsidR="006A05C5">
        <w:rPr>
          <w:rFonts w:ascii="Times New Roman" w:hAnsi="Times New Roman" w:cs="Times New Roman"/>
          <w:sz w:val="20"/>
          <w:szCs w:val="20"/>
          <w:lang w:val="en-IE"/>
        </w:rPr>
        <w:fldChar w:fldCharType="separate"/>
      </w:r>
      <w:r w:rsidR="006A05C5" w:rsidRPr="003D43BB">
        <w:rPr>
          <w:rFonts w:ascii="Times New Roman" w:hAnsi="Times New Roman" w:cs="Times New Roman"/>
          <w:sz w:val="20"/>
        </w:rPr>
        <w:t>(Rousseaux, Hirata, and Gregg 2013)</w:t>
      </w:r>
      <w:r w:rsidR="006A05C5">
        <w:rPr>
          <w:rFonts w:ascii="Times New Roman" w:hAnsi="Times New Roman" w:cs="Times New Roman"/>
          <w:sz w:val="20"/>
          <w:szCs w:val="20"/>
          <w:lang w:val="en-IE"/>
        </w:rPr>
        <w:fldChar w:fldCharType="end"/>
      </w:r>
      <w:r w:rsidR="006A05C5">
        <w:rPr>
          <w:rFonts w:ascii="Times New Roman" w:hAnsi="Times New Roman" w:cs="Times New Roman"/>
          <w:sz w:val="20"/>
          <w:szCs w:val="20"/>
          <w:lang w:val="en-IE"/>
        </w:rPr>
        <w:t xml:space="preserve"> which allowed for </w:t>
      </w:r>
      <w:r w:rsidR="006A05C5" w:rsidRPr="00696482">
        <w:rPr>
          <w:rFonts w:ascii="Times New Roman" w:hAnsi="Times New Roman" w:cs="Times New Roman"/>
          <w:i/>
          <w:iCs/>
          <w:sz w:val="20"/>
          <w:szCs w:val="20"/>
          <w:lang w:val="en-IE"/>
        </w:rPr>
        <w:t>coccolithophores</w:t>
      </w:r>
      <w:r w:rsidR="006A05C5">
        <w:rPr>
          <w:rFonts w:ascii="Times New Roman" w:hAnsi="Times New Roman" w:cs="Times New Roman"/>
          <w:sz w:val="20"/>
          <w:szCs w:val="20"/>
          <w:lang w:val="en-IE"/>
        </w:rPr>
        <w:t xml:space="preserve">, </w:t>
      </w:r>
      <w:r w:rsidR="006A05C5" w:rsidRPr="00696482">
        <w:rPr>
          <w:rFonts w:ascii="Times New Roman" w:hAnsi="Times New Roman" w:cs="Times New Roman"/>
          <w:i/>
          <w:iCs/>
          <w:sz w:val="20"/>
          <w:szCs w:val="20"/>
          <w:lang w:val="en-IE"/>
        </w:rPr>
        <w:t>diatoms</w:t>
      </w:r>
      <w:r w:rsidR="006A05C5">
        <w:rPr>
          <w:rFonts w:ascii="Times New Roman" w:hAnsi="Times New Roman" w:cs="Times New Roman"/>
          <w:sz w:val="20"/>
          <w:szCs w:val="20"/>
          <w:lang w:val="en-IE"/>
        </w:rPr>
        <w:t xml:space="preserve">, </w:t>
      </w:r>
      <w:r w:rsidR="006A05C5" w:rsidRPr="00696482">
        <w:rPr>
          <w:rFonts w:ascii="Times New Roman" w:hAnsi="Times New Roman" w:cs="Times New Roman"/>
          <w:i/>
          <w:iCs/>
          <w:sz w:val="20"/>
          <w:szCs w:val="20"/>
          <w:lang w:val="en-IE"/>
        </w:rPr>
        <w:t>chlorophytes</w:t>
      </w:r>
      <w:r w:rsidR="006A05C5">
        <w:rPr>
          <w:rFonts w:ascii="Times New Roman" w:hAnsi="Times New Roman" w:cs="Times New Roman"/>
          <w:sz w:val="20"/>
          <w:szCs w:val="20"/>
          <w:lang w:val="en-IE"/>
        </w:rPr>
        <w:t xml:space="preserve"> and </w:t>
      </w:r>
      <w:r w:rsidR="006A05C5" w:rsidRPr="00696482">
        <w:rPr>
          <w:rFonts w:ascii="Times New Roman" w:hAnsi="Times New Roman" w:cs="Times New Roman"/>
          <w:i/>
          <w:iCs/>
          <w:sz w:val="20"/>
          <w:szCs w:val="20"/>
          <w:lang w:val="en-IE"/>
        </w:rPr>
        <w:t>cyanobacteria</w:t>
      </w:r>
      <w:r w:rsidR="006A05C5">
        <w:rPr>
          <w:rFonts w:ascii="Times New Roman" w:hAnsi="Times New Roman" w:cs="Times New Roman"/>
          <w:sz w:val="20"/>
          <w:szCs w:val="20"/>
          <w:lang w:val="en-IE"/>
        </w:rPr>
        <w:t xml:space="preserve"> geographic repartition estimates</w:t>
      </w:r>
      <w:r w:rsidR="007351EC">
        <w:rPr>
          <w:rFonts w:ascii="Times New Roman" w:hAnsi="Times New Roman" w:cs="Times New Roman"/>
          <w:sz w:val="20"/>
          <w:szCs w:val="20"/>
          <w:lang w:val="en-IE"/>
        </w:rPr>
        <w:t xml:space="preserve"> as well as lags calculations similarly to </w:t>
      </w:r>
      <w:r w:rsidR="007351EC">
        <w:rPr>
          <w:rFonts w:ascii="Times New Roman" w:hAnsi="Times New Roman" w:cs="Times New Roman"/>
          <w:sz w:val="20"/>
          <w:szCs w:val="20"/>
          <w:lang w:val="en-IE"/>
        </w:rPr>
        <w:fldChar w:fldCharType="begin"/>
      </w:r>
      <w:r w:rsidR="008017B4">
        <w:rPr>
          <w:rFonts w:ascii="Times New Roman" w:hAnsi="Times New Roman" w:cs="Times New Roman"/>
          <w:sz w:val="20"/>
          <w:szCs w:val="20"/>
          <w:lang w:val="en-IE"/>
        </w:rPr>
        <w:instrText xml:space="preserve"> ADDIN ZOTERO_ITEM CSL_CITATION {"citationID":"w4tr3EBy","properties":{"formattedCitation":"(O\\uc0\\u8217{}Dowd et al. 2015)","plainCitation":"(O’Dowd et al. 2015)","dontUpdate":true,"noteIndex":0},"citationItems":[{"id":1457,"uris":["http://zotero.org/groups/3856298/items/QEUXKLK2"],"itemData":{"id":1457,"type":"article-journal","container-title":"Scientific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schema":"https://github.com/citation-style-language/schema/raw/master/csl-citation.json"} </w:instrText>
      </w:r>
      <w:r w:rsidR="007351EC">
        <w:rPr>
          <w:rFonts w:ascii="Times New Roman" w:hAnsi="Times New Roman" w:cs="Times New Roman"/>
          <w:sz w:val="20"/>
          <w:szCs w:val="20"/>
          <w:lang w:val="en-IE"/>
        </w:rPr>
        <w:fldChar w:fldCharType="separate"/>
      </w:r>
      <w:r w:rsidR="006D0972" w:rsidRPr="006D0972">
        <w:rPr>
          <w:rFonts w:ascii="Times New Roman" w:hAnsi="Times New Roman" w:cs="Times New Roman"/>
          <w:sz w:val="20"/>
        </w:rPr>
        <w:t xml:space="preserve">O’Dowd </w:t>
      </w:r>
      <w:r w:rsidR="00A72BC3" w:rsidRPr="00A72BC3">
        <w:rPr>
          <w:rFonts w:ascii="Times New Roman" w:hAnsi="Times New Roman" w:cs="Times New Roman"/>
          <w:i/>
          <w:sz w:val="20"/>
        </w:rPr>
        <w:t>et al</w:t>
      </w:r>
      <w:r w:rsidR="00522F3C">
        <w:rPr>
          <w:rFonts w:ascii="Times New Roman" w:hAnsi="Times New Roman" w:cs="Times New Roman"/>
          <w:sz w:val="20"/>
        </w:rPr>
        <w:t xml:space="preserve"> (</w:t>
      </w:r>
      <w:r w:rsidR="006D0972" w:rsidRPr="006D0972">
        <w:rPr>
          <w:rFonts w:ascii="Times New Roman" w:hAnsi="Times New Roman" w:cs="Times New Roman"/>
          <w:sz w:val="20"/>
        </w:rPr>
        <w:t>2015)</w:t>
      </w:r>
      <w:r w:rsidR="007351EC">
        <w:rPr>
          <w:rFonts w:ascii="Times New Roman" w:hAnsi="Times New Roman" w:cs="Times New Roman"/>
          <w:sz w:val="20"/>
          <w:szCs w:val="20"/>
          <w:lang w:val="en-IE"/>
        </w:rPr>
        <w:fldChar w:fldCharType="end"/>
      </w:r>
      <w:r w:rsidR="006A05C5">
        <w:rPr>
          <w:rFonts w:ascii="Times New Roman" w:hAnsi="Times New Roman" w:cs="Times New Roman"/>
          <w:sz w:val="20"/>
          <w:szCs w:val="20"/>
          <w:lang w:val="en-IE"/>
        </w:rPr>
        <w:t>. Finally, t</w:t>
      </w:r>
      <w:r w:rsidR="001827FC" w:rsidRPr="003A40C4">
        <w:rPr>
          <w:rFonts w:ascii="Times New Roman" w:hAnsi="Times New Roman" w:cs="Times New Roman"/>
          <w:sz w:val="20"/>
          <w:szCs w:val="20"/>
          <w:lang w:val="en-IE"/>
        </w:rPr>
        <w:t>o</w:t>
      </w:r>
      <w:r w:rsidR="000A0D92" w:rsidRPr="003A40C4">
        <w:rPr>
          <w:rFonts w:ascii="Times New Roman" w:hAnsi="Times New Roman" w:cs="Times New Roman"/>
          <w:sz w:val="20"/>
          <w:szCs w:val="20"/>
          <w:lang w:val="en-IE"/>
        </w:rPr>
        <w:t xml:space="preserve"> delineate lands from oceans, </w:t>
      </w:r>
      <w:r w:rsidR="001827FC" w:rsidRPr="003A40C4">
        <w:rPr>
          <w:rFonts w:ascii="Times New Roman" w:hAnsi="Times New Roman" w:cs="Times New Roman"/>
          <w:sz w:val="20"/>
          <w:szCs w:val="20"/>
          <w:lang w:val="en-IE"/>
        </w:rPr>
        <w:t xml:space="preserve">the R package </w:t>
      </w:r>
      <w:proofErr w:type="spellStart"/>
      <w:r w:rsidR="001827FC" w:rsidRPr="003A40C4">
        <w:rPr>
          <w:rFonts w:ascii="Times New Roman" w:hAnsi="Times New Roman" w:cs="Times New Roman"/>
          <w:i/>
          <w:iCs/>
          <w:sz w:val="20"/>
          <w:szCs w:val="20"/>
          <w:lang w:val="en-IE"/>
        </w:rPr>
        <w:t>rnaturalearth</w:t>
      </w:r>
      <w:proofErr w:type="spellEnd"/>
      <w:r w:rsidR="001827FC" w:rsidRPr="003A40C4">
        <w:rPr>
          <w:rFonts w:ascii="Times New Roman" w:hAnsi="Times New Roman" w:cs="Times New Roman"/>
          <w:sz w:val="20"/>
          <w:szCs w:val="20"/>
          <w:lang w:val="en-IE"/>
        </w:rPr>
        <w:t xml:space="preserve"> was used to obtain a high-resolution land mask for Ireland</w:t>
      </w:r>
      <w:r w:rsidR="000A0D92" w:rsidRPr="003A40C4">
        <w:rPr>
          <w:rFonts w:ascii="Times New Roman" w:hAnsi="Times New Roman" w:cs="Times New Roman"/>
          <w:sz w:val="20"/>
          <w:szCs w:val="20"/>
          <w:lang w:val="en-IE"/>
        </w:rPr>
        <w:t xml:space="preserve"> allowing for identification of purely marine air masses</w:t>
      </w:r>
      <w:r w:rsidR="00187020">
        <w:rPr>
          <w:rFonts w:ascii="Times New Roman" w:hAnsi="Times New Roman" w:cs="Times New Roman"/>
          <w:sz w:val="20"/>
          <w:szCs w:val="20"/>
          <w:lang w:val="en-IE"/>
        </w:rPr>
        <w:t xml:space="preserve"> (</w:t>
      </w:r>
      <w:r w:rsidR="00187020" w:rsidRPr="00187020">
        <w:rPr>
          <w:rFonts w:ascii="Times New Roman" w:hAnsi="Times New Roman" w:cs="Times New Roman"/>
          <w:sz w:val="20"/>
          <w:szCs w:val="20"/>
          <w:lang w:val="en-IE"/>
        </w:rPr>
        <w:t>no advection over land for at least 3 days prior to being sampled at MHD</w:t>
      </w:r>
      <w:r w:rsidR="00395F1F">
        <w:rPr>
          <w:rFonts w:ascii="Times New Roman" w:hAnsi="Times New Roman" w:cs="Times New Roman"/>
          <w:sz w:val="20"/>
          <w:szCs w:val="20"/>
          <w:lang w:val="en-IE"/>
        </w:rPr>
        <w:t>).</w:t>
      </w:r>
    </w:p>
    <w:p w14:paraId="337A028F" w14:textId="5C45DCC7" w:rsidR="00CD7419" w:rsidRPr="00093E8A" w:rsidRDefault="008847A7" w:rsidP="00B8215E">
      <w:pPr>
        <w:pStyle w:val="Heading1"/>
        <w:rPr>
          <w:rFonts w:ascii="Times New Roman" w:hAnsi="Times New Roman" w:cs="Times New Roman"/>
          <w:b/>
          <w:bCs/>
          <w:color w:val="000000" w:themeColor="text1"/>
          <w:sz w:val="20"/>
          <w:szCs w:val="20"/>
          <w:lang w:val="en-IE"/>
        </w:rPr>
      </w:pPr>
      <w:bookmarkStart w:id="25" w:name="_Hlk165556418"/>
      <w:r w:rsidRPr="00093E8A">
        <w:rPr>
          <w:rStyle w:val="Heading2Char"/>
          <w:rFonts w:ascii="Times New Roman" w:hAnsi="Times New Roman" w:cs="Times New Roman"/>
          <w:b/>
          <w:bCs/>
          <w:color w:val="000000" w:themeColor="text1"/>
          <w:sz w:val="20"/>
          <w:szCs w:val="20"/>
          <w:lang w:val="en-IE"/>
        </w:rPr>
        <w:t>3.</w:t>
      </w:r>
      <w:r w:rsidRPr="00093E8A">
        <w:rPr>
          <w:rFonts w:ascii="Times New Roman" w:hAnsi="Times New Roman" w:cs="Times New Roman"/>
          <w:b/>
          <w:bCs/>
          <w:color w:val="000000" w:themeColor="text1"/>
          <w:sz w:val="20"/>
          <w:szCs w:val="20"/>
          <w:lang w:val="en-IE"/>
        </w:rPr>
        <w:t xml:space="preserve"> </w:t>
      </w:r>
      <w:r w:rsidRPr="00093E8A">
        <w:rPr>
          <w:rStyle w:val="Heading2Char"/>
          <w:rFonts w:ascii="Times New Roman" w:hAnsi="Times New Roman" w:cs="Times New Roman"/>
          <w:b/>
          <w:bCs/>
          <w:color w:val="000000" w:themeColor="text1"/>
          <w:sz w:val="20"/>
          <w:szCs w:val="20"/>
          <w:lang w:val="en-IE"/>
        </w:rPr>
        <w:t>Results</w:t>
      </w:r>
    </w:p>
    <w:bookmarkEnd w:id="25"/>
    <w:p w14:paraId="43AFBD69" w14:textId="597C964B" w:rsidR="008847A7" w:rsidRPr="00093E8A" w:rsidRDefault="003F6076" w:rsidP="003F6076">
      <w:pPr>
        <w:pStyle w:val="Heading2"/>
        <w:rPr>
          <w:rFonts w:ascii="Times New Roman" w:eastAsia="Times New Roman" w:hAnsi="Times New Roman" w:cs="Times New Roman"/>
          <w:b/>
          <w:bCs/>
          <w:color w:val="000000" w:themeColor="text1"/>
          <w:sz w:val="20"/>
          <w:szCs w:val="20"/>
          <w:lang w:val="en-IE"/>
        </w:rPr>
      </w:pPr>
      <w:r w:rsidRPr="00093E8A">
        <w:rPr>
          <w:rFonts w:ascii="Times New Roman" w:eastAsia="Times New Roman" w:hAnsi="Times New Roman" w:cs="Times New Roman"/>
          <w:b/>
          <w:bCs/>
          <w:color w:val="000000" w:themeColor="text1"/>
          <w:sz w:val="20"/>
          <w:szCs w:val="20"/>
          <w:lang w:val="en-IE"/>
        </w:rPr>
        <w:t>3.1 Submicron aerosol chemical composition overview</w:t>
      </w:r>
    </w:p>
    <w:p w14:paraId="47CF6E04" w14:textId="64BE3D75" w:rsidR="00252A13" w:rsidRPr="00093E8A" w:rsidRDefault="00966053" w:rsidP="00093E8A">
      <w:pPr>
        <w:pBdr>
          <w:top w:val="nil"/>
          <w:left w:val="nil"/>
          <w:bottom w:val="nil"/>
          <w:right w:val="nil"/>
          <w:between w:val="nil"/>
        </w:pBdr>
        <w:spacing w:line="360" w:lineRule="auto"/>
        <w:rPr>
          <w:rFonts w:ascii="Times New Roman" w:hAnsi="Times New Roman" w:cs="Times New Roman"/>
          <w:sz w:val="20"/>
          <w:szCs w:val="20"/>
          <w:lang w:val="en-IE"/>
        </w:rPr>
      </w:pPr>
      <w:r w:rsidRPr="00093E8A">
        <w:rPr>
          <w:rFonts w:ascii="Times New Roman" w:hAnsi="Times New Roman" w:cs="Times New Roman"/>
          <w:color w:val="000000" w:themeColor="text1"/>
          <w:sz w:val="20"/>
          <w:szCs w:val="20"/>
          <w:lang w:val="en-IE"/>
        </w:rPr>
        <w:t>The</w:t>
      </w:r>
      <w:r w:rsidR="00FC769F" w:rsidRPr="00093E8A">
        <w:rPr>
          <w:rFonts w:ascii="Times New Roman" w:hAnsi="Times New Roman" w:cs="Times New Roman"/>
          <w:color w:val="000000" w:themeColor="text1"/>
          <w:sz w:val="20"/>
          <w:szCs w:val="20"/>
          <w:lang w:val="en-IE"/>
        </w:rPr>
        <w:t xml:space="preserve"> mass</w:t>
      </w:r>
      <w:r w:rsidR="009078DC" w:rsidRPr="00093E8A">
        <w:rPr>
          <w:rFonts w:ascii="Times New Roman" w:hAnsi="Times New Roman" w:cs="Times New Roman"/>
          <w:color w:val="000000" w:themeColor="text1"/>
          <w:sz w:val="20"/>
          <w:szCs w:val="20"/>
          <w:lang w:val="en-IE"/>
        </w:rPr>
        <w:t xml:space="preserve"> concentration</w:t>
      </w:r>
      <w:r w:rsidR="00FC769F" w:rsidRPr="00093E8A">
        <w:rPr>
          <w:rFonts w:ascii="Times New Roman" w:hAnsi="Times New Roman" w:cs="Times New Roman"/>
          <w:color w:val="000000" w:themeColor="text1"/>
          <w:sz w:val="20"/>
          <w:szCs w:val="20"/>
          <w:lang w:val="en-IE"/>
        </w:rPr>
        <w:t xml:space="preserve"> time series</w:t>
      </w:r>
      <w:r w:rsidR="009078DC" w:rsidRPr="00093E8A">
        <w:rPr>
          <w:rFonts w:ascii="Times New Roman" w:hAnsi="Times New Roman" w:cs="Times New Roman"/>
          <w:color w:val="000000" w:themeColor="text1"/>
          <w:sz w:val="20"/>
          <w:szCs w:val="20"/>
          <w:lang w:val="en-IE"/>
        </w:rPr>
        <w:t xml:space="preserve"> of organic </w:t>
      </w:r>
      <w:r w:rsidR="00FC769F" w:rsidRPr="00093E8A">
        <w:rPr>
          <w:rFonts w:ascii="Times New Roman" w:hAnsi="Times New Roman" w:cs="Times New Roman"/>
          <w:color w:val="000000" w:themeColor="text1"/>
          <w:sz w:val="20"/>
          <w:szCs w:val="20"/>
          <w:lang w:val="en-IE"/>
        </w:rPr>
        <w:t>aerosols</w:t>
      </w:r>
      <w:r w:rsidR="00ED2B42" w:rsidRPr="00093E8A">
        <w:rPr>
          <w:rFonts w:ascii="Times New Roman" w:hAnsi="Times New Roman" w:cs="Times New Roman"/>
          <w:color w:val="000000" w:themeColor="text1"/>
          <w:sz w:val="20"/>
          <w:szCs w:val="20"/>
          <w:lang w:val="en-IE"/>
        </w:rPr>
        <w:t xml:space="preserve"> (OA)</w:t>
      </w:r>
      <w:r w:rsidR="009078DC" w:rsidRPr="00093E8A">
        <w:rPr>
          <w:rFonts w:ascii="Times New Roman" w:hAnsi="Times New Roman" w:cs="Times New Roman"/>
          <w:color w:val="000000" w:themeColor="text1"/>
          <w:sz w:val="20"/>
          <w:szCs w:val="20"/>
          <w:lang w:val="en-IE"/>
        </w:rPr>
        <w:t xml:space="preserve">, </w:t>
      </w:r>
      <w:r w:rsidR="007B4E93" w:rsidRPr="00093E8A">
        <w:rPr>
          <w:rFonts w:ascii="Times New Roman" w:hAnsi="Times New Roman" w:cs="Times New Roman"/>
          <w:color w:val="000000" w:themeColor="text1"/>
          <w:sz w:val="20"/>
          <w:szCs w:val="20"/>
          <w:lang w:val="en-IE"/>
        </w:rPr>
        <w:t xml:space="preserve">Methane sulphonic acid (MSA), </w:t>
      </w:r>
      <w:r w:rsidR="0047479A" w:rsidRPr="00093E8A">
        <w:rPr>
          <w:rFonts w:ascii="Times New Roman" w:hAnsi="Times New Roman" w:cs="Times New Roman"/>
          <w:color w:val="000000" w:themeColor="text1"/>
          <w:sz w:val="20"/>
          <w:szCs w:val="20"/>
          <w:lang w:val="en-IE" w:eastAsia="zh-CN"/>
        </w:rPr>
        <w:t>sulfate (</w:t>
      </w:r>
      <w:r w:rsidR="009078DC" w:rsidRPr="00093E8A">
        <w:rPr>
          <w:rFonts w:ascii="Times New Roman" w:hAnsi="Times New Roman" w:cs="Times New Roman"/>
          <w:color w:val="000000" w:themeColor="text1"/>
          <w:sz w:val="20"/>
          <w:szCs w:val="20"/>
          <w:lang w:val="en-IE"/>
        </w:rPr>
        <w:t>SO</w:t>
      </w:r>
      <w:r w:rsidR="009078DC" w:rsidRPr="00093E8A">
        <w:rPr>
          <w:rFonts w:ascii="Times New Roman" w:hAnsi="Times New Roman" w:cs="Times New Roman"/>
          <w:color w:val="000000" w:themeColor="text1"/>
          <w:sz w:val="20"/>
          <w:szCs w:val="20"/>
          <w:vertAlign w:val="subscript"/>
          <w:lang w:val="en-IE"/>
        </w:rPr>
        <w:t>4</w:t>
      </w:r>
      <w:r w:rsidR="009078DC" w:rsidRPr="00093E8A">
        <w:rPr>
          <w:rFonts w:ascii="Times New Roman" w:hAnsi="Times New Roman" w:cs="Times New Roman"/>
          <w:color w:val="000000" w:themeColor="text1"/>
          <w:sz w:val="20"/>
          <w:szCs w:val="20"/>
          <w:vertAlign w:val="superscript"/>
          <w:lang w:val="en-IE"/>
        </w:rPr>
        <w:t>2-</w:t>
      </w:r>
      <w:r w:rsidR="0047479A" w:rsidRPr="00093E8A">
        <w:rPr>
          <w:rFonts w:ascii="Times New Roman" w:hAnsi="Times New Roman" w:cs="Times New Roman"/>
          <w:color w:val="000000" w:themeColor="text1"/>
          <w:sz w:val="20"/>
          <w:szCs w:val="20"/>
          <w:lang w:val="en-IE" w:eastAsia="zh-CN"/>
        </w:rPr>
        <w:t>)</w:t>
      </w:r>
      <w:r w:rsidR="009078DC" w:rsidRPr="00093E8A">
        <w:rPr>
          <w:rFonts w:ascii="Times New Roman" w:hAnsi="Times New Roman" w:cs="Times New Roman"/>
          <w:color w:val="000000" w:themeColor="text1"/>
          <w:sz w:val="20"/>
          <w:szCs w:val="20"/>
          <w:lang w:val="en-IE"/>
        </w:rPr>
        <w:t xml:space="preserve">, </w:t>
      </w:r>
      <w:r w:rsidR="0047479A" w:rsidRPr="00093E8A">
        <w:rPr>
          <w:rFonts w:ascii="Times New Roman" w:hAnsi="Times New Roman" w:cs="Times New Roman"/>
          <w:color w:val="000000" w:themeColor="text1"/>
          <w:sz w:val="20"/>
          <w:szCs w:val="20"/>
          <w:lang w:val="en-IE" w:eastAsia="zh-CN"/>
        </w:rPr>
        <w:t>Nitrate (</w:t>
      </w:r>
      <w:r w:rsidR="009078DC" w:rsidRPr="00093E8A">
        <w:rPr>
          <w:rFonts w:ascii="Times New Roman" w:hAnsi="Times New Roman" w:cs="Times New Roman"/>
          <w:color w:val="000000" w:themeColor="text1"/>
          <w:sz w:val="20"/>
          <w:szCs w:val="20"/>
          <w:lang w:val="en-IE"/>
        </w:rPr>
        <w:t>NO</w:t>
      </w:r>
      <w:r w:rsidR="009078DC" w:rsidRPr="00093E8A">
        <w:rPr>
          <w:rFonts w:ascii="Times New Roman" w:hAnsi="Times New Roman" w:cs="Times New Roman"/>
          <w:color w:val="000000" w:themeColor="text1"/>
          <w:sz w:val="20"/>
          <w:szCs w:val="20"/>
          <w:vertAlign w:val="subscript"/>
          <w:lang w:val="en-IE"/>
        </w:rPr>
        <w:t>3</w:t>
      </w:r>
      <w:r w:rsidR="009078DC" w:rsidRPr="00093E8A">
        <w:rPr>
          <w:rFonts w:ascii="Times New Roman" w:hAnsi="Times New Roman" w:cs="Times New Roman"/>
          <w:color w:val="000000" w:themeColor="text1"/>
          <w:sz w:val="20"/>
          <w:szCs w:val="20"/>
          <w:vertAlign w:val="superscript"/>
          <w:lang w:val="en-IE"/>
        </w:rPr>
        <w:t>-</w:t>
      </w:r>
      <w:r w:rsidR="0047479A" w:rsidRPr="00093E8A">
        <w:rPr>
          <w:rFonts w:ascii="Times New Roman" w:hAnsi="Times New Roman" w:cs="Times New Roman"/>
          <w:color w:val="000000" w:themeColor="text1"/>
          <w:sz w:val="20"/>
          <w:szCs w:val="20"/>
          <w:lang w:val="en-IE" w:eastAsia="zh-CN"/>
        </w:rPr>
        <w:t>)</w:t>
      </w:r>
      <w:r w:rsidR="009078DC" w:rsidRPr="00093E8A">
        <w:rPr>
          <w:rFonts w:ascii="Times New Roman" w:hAnsi="Times New Roman" w:cs="Times New Roman"/>
          <w:color w:val="000000" w:themeColor="text1"/>
          <w:sz w:val="20"/>
          <w:szCs w:val="20"/>
          <w:lang w:val="en-IE"/>
        </w:rPr>
        <w:t>,</w:t>
      </w:r>
      <w:r w:rsidR="00DB55AF" w:rsidRPr="00093E8A">
        <w:rPr>
          <w:rFonts w:ascii="Times New Roman" w:hAnsi="Times New Roman" w:cs="Times New Roman"/>
          <w:color w:val="000000" w:themeColor="text1"/>
          <w:sz w:val="20"/>
          <w:szCs w:val="20"/>
          <w:lang w:val="en-IE"/>
        </w:rPr>
        <w:t xml:space="preserve"> </w:t>
      </w:r>
      <w:r w:rsidR="0047479A" w:rsidRPr="00093E8A">
        <w:rPr>
          <w:rFonts w:ascii="Times New Roman" w:hAnsi="Times New Roman" w:cs="Times New Roman"/>
          <w:color w:val="000000" w:themeColor="text1"/>
          <w:sz w:val="20"/>
          <w:szCs w:val="20"/>
          <w:lang w:val="en-IE" w:eastAsia="zh-CN"/>
        </w:rPr>
        <w:t>ammonium (</w:t>
      </w:r>
      <w:r w:rsidR="009078DC" w:rsidRPr="00093E8A">
        <w:rPr>
          <w:rFonts w:ascii="Times New Roman" w:hAnsi="Times New Roman" w:cs="Times New Roman"/>
          <w:color w:val="000000" w:themeColor="text1"/>
          <w:sz w:val="20"/>
          <w:szCs w:val="20"/>
          <w:lang w:val="en-IE"/>
        </w:rPr>
        <w:t>NH</w:t>
      </w:r>
      <w:r w:rsidR="009078DC" w:rsidRPr="00093E8A">
        <w:rPr>
          <w:rFonts w:ascii="Times New Roman" w:hAnsi="Times New Roman" w:cs="Times New Roman"/>
          <w:color w:val="000000" w:themeColor="text1"/>
          <w:sz w:val="20"/>
          <w:szCs w:val="20"/>
          <w:vertAlign w:val="subscript"/>
          <w:lang w:val="en-IE"/>
        </w:rPr>
        <w:t>4</w:t>
      </w:r>
      <w:r w:rsidR="009078DC" w:rsidRPr="00093E8A">
        <w:rPr>
          <w:rFonts w:ascii="Times New Roman" w:hAnsi="Times New Roman" w:cs="Times New Roman"/>
          <w:color w:val="000000" w:themeColor="text1"/>
          <w:sz w:val="20"/>
          <w:szCs w:val="20"/>
          <w:vertAlign w:val="superscript"/>
          <w:lang w:val="en-IE"/>
        </w:rPr>
        <w:t>+</w:t>
      </w:r>
      <w:r w:rsidR="0047479A" w:rsidRPr="00093E8A">
        <w:rPr>
          <w:rFonts w:ascii="Times New Roman" w:hAnsi="Times New Roman" w:cs="Times New Roman"/>
          <w:color w:val="000000" w:themeColor="text1"/>
          <w:sz w:val="20"/>
          <w:szCs w:val="20"/>
          <w:lang w:val="en-IE" w:eastAsia="zh-CN"/>
        </w:rPr>
        <w:t>)</w:t>
      </w:r>
      <w:r w:rsidR="009078DC" w:rsidRPr="00093E8A">
        <w:rPr>
          <w:rFonts w:ascii="Times New Roman" w:hAnsi="Times New Roman" w:cs="Times New Roman"/>
          <w:color w:val="000000" w:themeColor="text1"/>
          <w:sz w:val="20"/>
          <w:szCs w:val="20"/>
          <w:lang w:val="en-IE"/>
        </w:rPr>
        <w:t xml:space="preserve"> and sea</w:t>
      </w:r>
      <w:r w:rsidR="00DB55AF" w:rsidRPr="00093E8A">
        <w:rPr>
          <w:rFonts w:ascii="Times New Roman" w:hAnsi="Times New Roman" w:cs="Times New Roman"/>
          <w:color w:val="000000" w:themeColor="text1"/>
          <w:sz w:val="20"/>
          <w:szCs w:val="20"/>
          <w:lang w:val="en-IE"/>
        </w:rPr>
        <w:t xml:space="preserve"> </w:t>
      </w:r>
      <w:r w:rsidR="009078DC" w:rsidRPr="00093E8A">
        <w:rPr>
          <w:rFonts w:ascii="Times New Roman" w:hAnsi="Times New Roman" w:cs="Times New Roman"/>
          <w:color w:val="000000" w:themeColor="text1"/>
          <w:sz w:val="20"/>
          <w:szCs w:val="20"/>
          <w:lang w:val="en-IE"/>
        </w:rPr>
        <w:t>salt measured by the HR-ToF-AMS</w:t>
      </w:r>
      <w:r w:rsidR="00EC6082" w:rsidRPr="00093E8A">
        <w:rPr>
          <w:rFonts w:ascii="Times New Roman" w:hAnsi="Times New Roman" w:cs="Times New Roman"/>
          <w:color w:val="000000" w:themeColor="text1"/>
          <w:sz w:val="20"/>
          <w:szCs w:val="20"/>
          <w:lang w:val="en-IE"/>
        </w:rPr>
        <w:t xml:space="preserve"> as well as eBC from MAAP measurements</w:t>
      </w:r>
      <w:r w:rsidRPr="00093E8A">
        <w:rPr>
          <w:rFonts w:ascii="Times New Roman" w:hAnsi="Times New Roman" w:cs="Times New Roman"/>
          <w:color w:val="000000" w:themeColor="text1"/>
          <w:sz w:val="20"/>
          <w:szCs w:val="20"/>
          <w:lang w:val="en-IE"/>
        </w:rPr>
        <w:t xml:space="preserve"> is shown on </w:t>
      </w:r>
      <w:r w:rsidR="007D4AEC" w:rsidRPr="00093E8A">
        <w:rPr>
          <w:rFonts w:ascii="Times New Roman" w:hAnsi="Times New Roman" w:cs="Times New Roman"/>
          <w:color w:val="000000" w:themeColor="text1"/>
          <w:sz w:val="20"/>
          <w:szCs w:val="20"/>
          <w:lang w:val="en-IE"/>
        </w:rPr>
        <w:t>F</w:t>
      </w:r>
      <w:r w:rsidRPr="00093E8A">
        <w:rPr>
          <w:rFonts w:ascii="Times New Roman" w:hAnsi="Times New Roman" w:cs="Times New Roman"/>
          <w:color w:val="000000" w:themeColor="text1"/>
          <w:sz w:val="20"/>
          <w:szCs w:val="20"/>
          <w:lang w:val="en-IE"/>
        </w:rPr>
        <w:t xml:space="preserve">igure </w:t>
      </w:r>
      <w:r w:rsidR="0070590F">
        <w:rPr>
          <w:rFonts w:ascii="Times New Roman" w:hAnsi="Times New Roman" w:cs="Times New Roman"/>
          <w:color w:val="000000" w:themeColor="text1"/>
          <w:sz w:val="20"/>
          <w:szCs w:val="20"/>
          <w:lang w:val="en-IE"/>
        </w:rPr>
        <w:t>1</w:t>
      </w:r>
      <w:r w:rsidR="00713280" w:rsidRPr="00093E8A">
        <w:rPr>
          <w:rFonts w:ascii="Times New Roman" w:hAnsi="Times New Roman" w:cs="Times New Roman"/>
          <w:color w:val="000000" w:themeColor="text1"/>
          <w:sz w:val="20"/>
          <w:szCs w:val="20"/>
          <w:lang w:val="en-IE"/>
        </w:rPr>
        <w:t xml:space="preserve">. </w:t>
      </w:r>
      <w:r w:rsidR="00F36BC7" w:rsidRPr="00093E8A">
        <w:rPr>
          <w:rFonts w:ascii="Times New Roman" w:hAnsi="Times New Roman" w:cs="Times New Roman"/>
          <w:sz w:val="20"/>
          <w:szCs w:val="20"/>
          <w:lang w:val="en-IE"/>
        </w:rPr>
        <w:t>The average chemical composition was dominated by</w:t>
      </w:r>
      <w:r w:rsidR="000D6489" w:rsidRPr="00093E8A">
        <w:rPr>
          <w:rFonts w:ascii="Times New Roman" w:hAnsi="Times New Roman" w:cs="Times New Roman"/>
          <w:sz w:val="20"/>
          <w:szCs w:val="20"/>
          <w:lang w:val="en-IE"/>
        </w:rPr>
        <w:t xml:space="preserve"> OA</w:t>
      </w:r>
      <w:r w:rsidR="00F36BC7" w:rsidRPr="00093E8A">
        <w:rPr>
          <w:rFonts w:ascii="Times New Roman" w:hAnsi="Times New Roman" w:cs="Times New Roman"/>
          <w:sz w:val="20"/>
          <w:szCs w:val="20"/>
          <w:lang w:val="en-IE"/>
        </w:rPr>
        <w:t xml:space="preserve"> (</w:t>
      </w:r>
      <w:r w:rsidR="00A369DB" w:rsidRPr="00093E8A">
        <w:rPr>
          <w:rFonts w:ascii="Times New Roman" w:hAnsi="Times New Roman" w:cs="Times New Roman"/>
          <w:sz w:val="20"/>
          <w:szCs w:val="20"/>
          <w:lang w:val="en-IE"/>
        </w:rPr>
        <w:t>3</w:t>
      </w:r>
      <w:r w:rsidR="000D6489" w:rsidRPr="00093E8A">
        <w:rPr>
          <w:rFonts w:ascii="Times New Roman" w:hAnsi="Times New Roman" w:cs="Times New Roman"/>
          <w:sz w:val="20"/>
          <w:szCs w:val="20"/>
          <w:lang w:val="en-IE"/>
        </w:rPr>
        <w:t>2</w:t>
      </w:r>
      <w:r w:rsidR="00F36BC7" w:rsidRPr="00093E8A">
        <w:rPr>
          <w:rFonts w:ascii="Times New Roman" w:hAnsi="Times New Roman" w:cs="Times New Roman"/>
          <w:sz w:val="20"/>
          <w:szCs w:val="20"/>
          <w:lang w:val="en-IE"/>
        </w:rPr>
        <w:t xml:space="preserve">%), followed by </w:t>
      </w:r>
      <w:r w:rsidR="000D6489" w:rsidRPr="00093E8A">
        <w:rPr>
          <w:rFonts w:ascii="Times New Roman" w:hAnsi="Times New Roman" w:cs="Times New Roman"/>
          <w:sz w:val="20"/>
          <w:szCs w:val="20"/>
          <w:lang w:val="en-IE"/>
        </w:rPr>
        <w:t>SO</w:t>
      </w:r>
      <w:r w:rsidR="000D6489" w:rsidRPr="00093E8A">
        <w:rPr>
          <w:rFonts w:ascii="Times New Roman" w:hAnsi="Times New Roman" w:cs="Times New Roman"/>
          <w:sz w:val="20"/>
          <w:szCs w:val="20"/>
          <w:vertAlign w:val="subscript"/>
          <w:lang w:val="en-IE"/>
        </w:rPr>
        <w:t>4</w:t>
      </w:r>
      <w:r w:rsidR="000D6489" w:rsidRPr="00093E8A">
        <w:rPr>
          <w:rFonts w:ascii="Times New Roman" w:hAnsi="Times New Roman" w:cs="Times New Roman"/>
          <w:sz w:val="20"/>
          <w:szCs w:val="20"/>
          <w:vertAlign w:val="superscript"/>
          <w:lang w:val="en-IE"/>
        </w:rPr>
        <w:t>2−</w:t>
      </w:r>
      <w:r w:rsidR="000D6489" w:rsidRPr="00093E8A">
        <w:rPr>
          <w:rFonts w:ascii="Times New Roman" w:hAnsi="Times New Roman" w:cs="Times New Roman"/>
          <w:sz w:val="20"/>
          <w:szCs w:val="20"/>
          <w:lang w:val="en-IE"/>
        </w:rPr>
        <w:t xml:space="preserve"> </w:t>
      </w:r>
      <w:r w:rsidR="00F36BC7" w:rsidRPr="00093E8A">
        <w:rPr>
          <w:rFonts w:ascii="Times New Roman" w:hAnsi="Times New Roman" w:cs="Times New Roman"/>
          <w:sz w:val="20"/>
          <w:szCs w:val="20"/>
          <w:lang w:val="en-IE"/>
        </w:rPr>
        <w:t>(</w:t>
      </w:r>
      <w:r w:rsidR="000D6489" w:rsidRPr="00093E8A">
        <w:rPr>
          <w:rFonts w:ascii="Times New Roman" w:hAnsi="Times New Roman" w:cs="Times New Roman"/>
          <w:sz w:val="20"/>
          <w:szCs w:val="20"/>
          <w:lang w:val="en-IE"/>
        </w:rPr>
        <w:t>31</w:t>
      </w:r>
      <w:r w:rsidR="00F36BC7" w:rsidRPr="00093E8A">
        <w:rPr>
          <w:rFonts w:ascii="Times New Roman" w:hAnsi="Times New Roman" w:cs="Times New Roman"/>
          <w:sz w:val="20"/>
          <w:szCs w:val="20"/>
          <w:lang w:val="en-IE"/>
        </w:rPr>
        <w:t xml:space="preserve">%), </w:t>
      </w:r>
      <w:r w:rsidR="00864890" w:rsidRPr="00093E8A">
        <w:rPr>
          <w:rFonts w:ascii="Times New Roman" w:hAnsi="Times New Roman" w:cs="Times New Roman"/>
          <w:sz w:val="20"/>
          <w:szCs w:val="20"/>
          <w:lang w:val="en-IE"/>
        </w:rPr>
        <w:t>sea salt</w:t>
      </w:r>
      <w:r w:rsidR="00F36BC7" w:rsidRPr="00093E8A">
        <w:rPr>
          <w:rFonts w:ascii="Times New Roman" w:hAnsi="Times New Roman" w:cs="Times New Roman"/>
          <w:sz w:val="20"/>
          <w:szCs w:val="20"/>
          <w:vertAlign w:val="superscript"/>
          <w:lang w:val="en-IE"/>
        </w:rPr>
        <w:t xml:space="preserve"> </w:t>
      </w:r>
      <w:r w:rsidR="00F36BC7" w:rsidRPr="00093E8A">
        <w:rPr>
          <w:rFonts w:ascii="Times New Roman" w:hAnsi="Times New Roman" w:cs="Times New Roman"/>
          <w:sz w:val="20"/>
          <w:szCs w:val="20"/>
          <w:lang w:val="en-IE"/>
        </w:rPr>
        <w:t>(</w:t>
      </w:r>
      <w:r w:rsidR="00864890" w:rsidRPr="00093E8A">
        <w:rPr>
          <w:rFonts w:ascii="Times New Roman" w:hAnsi="Times New Roman" w:cs="Times New Roman"/>
          <w:sz w:val="20"/>
          <w:szCs w:val="20"/>
          <w:lang w:val="en-IE"/>
        </w:rPr>
        <w:t>2</w:t>
      </w:r>
      <w:r w:rsidR="000D6489" w:rsidRPr="00093E8A">
        <w:rPr>
          <w:rFonts w:ascii="Times New Roman" w:hAnsi="Times New Roman" w:cs="Times New Roman"/>
          <w:sz w:val="20"/>
          <w:szCs w:val="20"/>
          <w:lang w:val="en-IE"/>
        </w:rPr>
        <w:t>0</w:t>
      </w:r>
      <w:r w:rsidR="00F36BC7" w:rsidRPr="00093E8A">
        <w:rPr>
          <w:rFonts w:ascii="Times New Roman" w:hAnsi="Times New Roman" w:cs="Times New Roman"/>
          <w:sz w:val="20"/>
          <w:szCs w:val="20"/>
          <w:lang w:val="en-IE"/>
        </w:rPr>
        <w:t xml:space="preserve">%), </w:t>
      </w:r>
      <w:r w:rsidR="000D6489" w:rsidRPr="00093E8A">
        <w:rPr>
          <w:rFonts w:ascii="Times New Roman" w:hAnsi="Times New Roman" w:cs="Times New Roman"/>
          <w:sz w:val="20"/>
          <w:szCs w:val="20"/>
          <w:lang w:val="en-IE"/>
        </w:rPr>
        <w:t xml:space="preserve">MSA (7%), </w:t>
      </w:r>
      <w:r w:rsidR="00F36BC7" w:rsidRPr="00093E8A">
        <w:rPr>
          <w:rFonts w:ascii="Times New Roman" w:hAnsi="Times New Roman" w:cs="Times New Roman"/>
          <w:sz w:val="20"/>
          <w:szCs w:val="20"/>
          <w:lang w:val="en-IE"/>
        </w:rPr>
        <w:t>NH</w:t>
      </w:r>
      <w:r w:rsidR="00F36BC7" w:rsidRPr="00093E8A">
        <w:rPr>
          <w:rFonts w:ascii="Times New Roman" w:hAnsi="Times New Roman" w:cs="Times New Roman"/>
          <w:sz w:val="20"/>
          <w:szCs w:val="20"/>
          <w:vertAlign w:val="subscript"/>
          <w:lang w:val="en-IE"/>
        </w:rPr>
        <w:t>4</w:t>
      </w:r>
      <w:r w:rsidR="00F36BC7" w:rsidRPr="00093E8A">
        <w:rPr>
          <w:rFonts w:ascii="Times New Roman" w:hAnsi="Times New Roman" w:cs="Times New Roman"/>
          <w:sz w:val="20"/>
          <w:szCs w:val="20"/>
          <w:vertAlign w:val="superscript"/>
          <w:lang w:val="en-IE"/>
        </w:rPr>
        <w:t>+</w:t>
      </w:r>
      <w:r w:rsidR="00F36BC7" w:rsidRPr="00093E8A">
        <w:rPr>
          <w:rFonts w:ascii="Times New Roman" w:hAnsi="Times New Roman" w:cs="Times New Roman"/>
          <w:sz w:val="20"/>
          <w:szCs w:val="20"/>
          <w:lang w:val="en-IE"/>
        </w:rPr>
        <w:t xml:space="preserve"> (</w:t>
      </w:r>
      <w:r w:rsidR="000D6489" w:rsidRPr="00093E8A">
        <w:rPr>
          <w:rFonts w:ascii="Times New Roman" w:hAnsi="Times New Roman" w:cs="Times New Roman"/>
          <w:sz w:val="20"/>
          <w:szCs w:val="20"/>
          <w:lang w:val="en-IE"/>
        </w:rPr>
        <w:t>6</w:t>
      </w:r>
      <w:r w:rsidR="00F36BC7" w:rsidRPr="00093E8A">
        <w:rPr>
          <w:rFonts w:ascii="Times New Roman" w:hAnsi="Times New Roman" w:cs="Times New Roman"/>
          <w:sz w:val="20"/>
          <w:szCs w:val="20"/>
          <w:lang w:val="en-IE"/>
        </w:rPr>
        <w:t>%), NO</w:t>
      </w:r>
      <w:r w:rsidR="00F36BC7" w:rsidRPr="00093E8A">
        <w:rPr>
          <w:rFonts w:ascii="Times New Roman" w:hAnsi="Times New Roman" w:cs="Times New Roman"/>
          <w:sz w:val="20"/>
          <w:szCs w:val="20"/>
          <w:vertAlign w:val="subscript"/>
          <w:lang w:val="en-IE"/>
        </w:rPr>
        <w:t>3</w:t>
      </w:r>
      <w:r w:rsidR="00F36BC7" w:rsidRPr="00093E8A">
        <w:rPr>
          <w:rFonts w:ascii="Times New Roman" w:hAnsi="Times New Roman" w:cs="Times New Roman"/>
          <w:sz w:val="20"/>
          <w:szCs w:val="20"/>
          <w:vertAlign w:val="superscript"/>
          <w:lang w:val="en-IE"/>
        </w:rPr>
        <w:t xml:space="preserve">− </w:t>
      </w:r>
      <w:r w:rsidR="00F36BC7" w:rsidRPr="00093E8A">
        <w:rPr>
          <w:rFonts w:ascii="Times New Roman" w:hAnsi="Times New Roman" w:cs="Times New Roman"/>
          <w:sz w:val="20"/>
          <w:szCs w:val="20"/>
          <w:lang w:val="en-IE"/>
        </w:rPr>
        <w:t>(</w:t>
      </w:r>
      <w:r w:rsidR="000D6489" w:rsidRPr="00093E8A">
        <w:rPr>
          <w:rFonts w:ascii="Times New Roman" w:hAnsi="Times New Roman" w:cs="Times New Roman"/>
          <w:sz w:val="20"/>
          <w:szCs w:val="20"/>
          <w:lang w:val="en-IE"/>
        </w:rPr>
        <w:t>2</w:t>
      </w:r>
      <w:r w:rsidR="00F36BC7" w:rsidRPr="00093E8A">
        <w:rPr>
          <w:rFonts w:ascii="Times New Roman" w:hAnsi="Times New Roman" w:cs="Times New Roman"/>
          <w:sz w:val="20"/>
          <w:szCs w:val="20"/>
          <w:lang w:val="en-IE"/>
        </w:rPr>
        <w:t>%)</w:t>
      </w:r>
      <w:r w:rsidR="00864890" w:rsidRPr="00093E8A">
        <w:rPr>
          <w:rFonts w:ascii="Times New Roman" w:hAnsi="Times New Roman" w:cs="Times New Roman"/>
          <w:sz w:val="20"/>
          <w:szCs w:val="20"/>
          <w:lang w:val="en-IE"/>
        </w:rPr>
        <w:t xml:space="preserve"> and eBC (</w:t>
      </w:r>
      <w:r w:rsidR="000D6489" w:rsidRPr="00093E8A">
        <w:rPr>
          <w:rFonts w:ascii="Times New Roman" w:hAnsi="Times New Roman" w:cs="Times New Roman"/>
          <w:sz w:val="20"/>
          <w:szCs w:val="20"/>
          <w:lang w:val="en-IE"/>
        </w:rPr>
        <w:t>2</w:t>
      </w:r>
      <w:r w:rsidR="00864890" w:rsidRPr="00093E8A">
        <w:rPr>
          <w:rFonts w:ascii="Times New Roman" w:hAnsi="Times New Roman" w:cs="Times New Roman"/>
          <w:sz w:val="20"/>
          <w:szCs w:val="20"/>
          <w:lang w:val="en-IE"/>
        </w:rPr>
        <w:t>%)</w:t>
      </w:r>
      <w:r w:rsidR="00F36BC7" w:rsidRPr="00093E8A">
        <w:rPr>
          <w:rFonts w:ascii="Times New Roman" w:hAnsi="Times New Roman" w:cs="Times New Roman"/>
          <w:sz w:val="20"/>
          <w:szCs w:val="20"/>
          <w:lang w:val="en-IE"/>
        </w:rPr>
        <w:t xml:space="preserve"> (</w:t>
      </w:r>
      <w:r w:rsidR="00B77159" w:rsidRPr="00093E8A">
        <w:rPr>
          <w:rFonts w:ascii="Times New Roman" w:hAnsi="Times New Roman" w:cs="Times New Roman"/>
          <w:sz w:val="20"/>
          <w:szCs w:val="20"/>
          <w:lang w:val="en-IE"/>
        </w:rPr>
        <w:t>F</w:t>
      </w:r>
      <w:r w:rsidR="00F36BC7" w:rsidRPr="00093E8A">
        <w:rPr>
          <w:rFonts w:ascii="Times New Roman" w:hAnsi="Times New Roman" w:cs="Times New Roman"/>
          <w:sz w:val="20"/>
          <w:szCs w:val="20"/>
          <w:lang w:val="en-IE"/>
        </w:rPr>
        <w:t xml:space="preserve">igure </w:t>
      </w:r>
      <w:r w:rsidR="00FC1756">
        <w:rPr>
          <w:rFonts w:ascii="Times New Roman" w:hAnsi="Times New Roman" w:cs="Times New Roman"/>
          <w:sz w:val="20"/>
          <w:szCs w:val="20"/>
          <w:lang w:val="en-IE"/>
        </w:rPr>
        <w:t>1</w:t>
      </w:r>
      <w:r w:rsidR="00F36BC7" w:rsidRPr="00093E8A">
        <w:rPr>
          <w:rFonts w:ascii="Times New Roman" w:hAnsi="Times New Roman" w:cs="Times New Roman"/>
          <w:sz w:val="20"/>
          <w:szCs w:val="20"/>
          <w:lang w:val="en-IE"/>
        </w:rPr>
        <w:t>).</w:t>
      </w:r>
      <w:r w:rsidR="00042555" w:rsidRPr="00093E8A">
        <w:rPr>
          <w:rFonts w:ascii="Times New Roman" w:hAnsi="Times New Roman" w:cs="Times New Roman"/>
          <w:sz w:val="20"/>
          <w:szCs w:val="20"/>
          <w:lang w:val="en-IE"/>
        </w:rPr>
        <w:t xml:space="preserve"> </w:t>
      </w:r>
    </w:p>
    <w:p w14:paraId="06F7F578" w14:textId="438CF671" w:rsidR="009213EC" w:rsidRPr="002E0350" w:rsidRDefault="00815D5A" w:rsidP="00C86CBD">
      <w:pPr>
        <w:pBdr>
          <w:top w:val="nil"/>
          <w:left w:val="nil"/>
          <w:bottom w:val="nil"/>
          <w:right w:val="nil"/>
          <w:between w:val="nil"/>
        </w:pBdr>
        <w:spacing w:line="360" w:lineRule="auto"/>
        <w:jc w:val="center"/>
        <w:rPr>
          <w:rFonts w:ascii="Times New Roman" w:hAnsi="Times New Roman" w:cs="Times New Roman"/>
          <w:color w:val="000000" w:themeColor="text1"/>
          <w:lang w:val="en-IE"/>
        </w:rPr>
      </w:pPr>
      <w:r w:rsidRPr="002E0350">
        <w:rPr>
          <w:rFonts w:ascii="Times New Roman" w:hAnsi="Times New Roman" w:cs="Times New Roman"/>
          <w:noProof/>
          <w:color w:val="000000" w:themeColor="text1"/>
          <w:lang w:val="en-IE"/>
        </w:rPr>
        <w:drawing>
          <wp:inline distT="0" distB="0" distL="0" distR="0" wp14:anchorId="11D712AA" wp14:editId="032784FD">
            <wp:extent cx="5354108" cy="528799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357089" cy="5290937"/>
                    </a:xfrm>
                    <a:prstGeom prst="rect">
                      <a:avLst/>
                    </a:prstGeom>
                  </pic:spPr>
                </pic:pic>
              </a:graphicData>
            </a:graphic>
          </wp:inline>
        </w:drawing>
      </w:r>
    </w:p>
    <w:p w14:paraId="1E42FFC0" w14:textId="062FACB0" w:rsidR="00892925" w:rsidRPr="00093E8A" w:rsidRDefault="009213EC" w:rsidP="009213EC">
      <w:pPr>
        <w:rPr>
          <w:rFonts w:ascii="Times New Roman" w:hAnsi="Times New Roman" w:cs="Times New Roman"/>
          <w:b/>
          <w:bCs/>
          <w:sz w:val="20"/>
          <w:szCs w:val="20"/>
          <w:lang w:val="en-IE"/>
        </w:rPr>
      </w:pPr>
      <w:r w:rsidRPr="00093E8A">
        <w:rPr>
          <w:rFonts w:ascii="Times New Roman" w:hAnsi="Times New Roman" w:cs="Times New Roman"/>
          <w:b/>
          <w:bCs/>
          <w:sz w:val="20"/>
          <w:szCs w:val="20"/>
          <w:lang w:val="en-IE"/>
        </w:rPr>
        <w:t>Figure</w:t>
      </w:r>
      <w:r w:rsidR="00093E8A">
        <w:rPr>
          <w:rFonts w:ascii="Times New Roman" w:hAnsi="Times New Roman" w:cs="Times New Roman"/>
          <w:b/>
          <w:bCs/>
          <w:sz w:val="20"/>
          <w:szCs w:val="20"/>
          <w:lang w:val="en-IE"/>
        </w:rPr>
        <w:t xml:space="preserve"> </w:t>
      </w:r>
      <w:r w:rsidR="00FC1756">
        <w:rPr>
          <w:rFonts w:ascii="Times New Roman" w:hAnsi="Times New Roman" w:cs="Times New Roman"/>
          <w:b/>
          <w:bCs/>
          <w:sz w:val="20"/>
          <w:szCs w:val="20"/>
          <w:lang w:val="en-IE"/>
        </w:rPr>
        <w:t>1</w:t>
      </w:r>
      <w:r w:rsidR="00093E8A">
        <w:rPr>
          <w:rFonts w:ascii="Times New Roman" w:hAnsi="Times New Roman" w:cs="Times New Roman"/>
          <w:b/>
          <w:bCs/>
          <w:sz w:val="20"/>
          <w:szCs w:val="20"/>
          <w:lang w:val="en-IE"/>
        </w:rPr>
        <w:t>:</w:t>
      </w:r>
      <w:r w:rsidRPr="00093E8A">
        <w:rPr>
          <w:rFonts w:ascii="Times New Roman" w:hAnsi="Times New Roman" w:cs="Times New Roman"/>
          <w:b/>
          <w:bCs/>
          <w:sz w:val="20"/>
          <w:szCs w:val="20"/>
          <w:lang w:val="en-IE"/>
        </w:rPr>
        <w:t xml:space="preserve"> A) </w:t>
      </w:r>
      <w:r w:rsidR="000D6489" w:rsidRPr="00093E8A">
        <w:rPr>
          <w:rFonts w:ascii="Times New Roman" w:hAnsi="Times New Roman" w:cs="Times New Roman"/>
          <w:b/>
          <w:bCs/>
          <w:sz w:val="20"/>
          <w:szCs w:val="20"/>
          <w:lang w:val="en-IE"/>
        </w:rPr>
        <w:t>OA, SO</w:t>
      </w:r>
      <w:r w:rsidR="000D6489" w:rsidRPr="00093E8A">
        <w:rPr>
          <w:rFonts w:ascii="Times New Roman" w:hAnsi="Times New Roman" w:cs="Times New Roman"/>
          <w:b/>
          <w:bCs/>
          <w:sz w:val="20"/>
          <w:szCs w:val="20"/>
          <w:vertAlign w:val="subscript"/>
          <w:lang w:val="en-IE"/>
        </w:rPr>
        <w:t>4,</w:t>
      </w:r>
      <w:r w:rsidR="000D6489" w:rsidRPr="00093E8A">
        <w:rPr>
          <w:rFonts w:ascii="Times New Roman" w:hAnsi="Times New Roman" w:cs="Times New Roman"/>
          <w:b/>
          <w:bCs/>
          <w:sz w:val="20"/>
          <w:szCs w:val="20"/>
          <w:lang w:val="en-IE"/>
        </w:rPr>
        <w:t xml:space="preserve"> sea salt, MSA, N</w:t>
      </w:r>
      <w:r w:rsidRPr="00093E8A">
        <w:rPr>
          <w:rFonts w:ascii="Times New Roman" w:hAnsi="Times New Roman" w:cs="Times New Roman"/>
          <w:b/>
          <w:bCs/>
          <w:sz w:val="20"/>
          <w:szCs w:val="20"/>
          <w:lang w:val="en-IE"/>
        </w:rPr>
        <w:t>H</w:t>
      </w:r>
      <w:r w:rsidRPr="00093E8A">
        <w:rPr>
          <w:rFonts w:ascii="Times New Roman" w:hAnsi="Times New Roman" w:cs="Times New Roman"/>
          <w:b/>
          <w:bCs/>
          <w:sz w:val="20"/>
          <w:szCs w:val="20"/>
          <w:vertAlign w:val="subscript"/>
          <w:lang w:val="en-IE"/>
        </w:rPr>
        <w:t>4</w:t>
      </w:r>
      <w:r w:rsidRPr="00093E8A">
        <w:rPr>
          <w:rFonts w:ascii="Times New Roman" w:hAnsi="Times New Roman" w:cs="Times New Roman"/>
          <w:b/>
          <w:bCs/>
          <w:sz w:val="20"/>
          <w:szCs w:val="20"/>
          <w:lang w:val="en-IE"/>
        </w:rPr>
        <w:t>, NO</w:t>
      </w:r>
      <w:r w:rsidRPr="00093E8A">
        <w:rPr>
          <w:rFonts w:ascii="Times New Roman" w:hAnsi="Times New Roman" w:cs="Times New Roman"/>
          <w:b/>
          <w:bCs/>
          <w:sz w:val="20"/>
          <w:szCs w:val="20"/>
          <w:vertAlign w:val="subscript"/>
          <w:lang w:val="en-IE"/>
        </w:rPr>
        <w:t>3</w:t>
      </w:r>
      <w:r w:rsidR="000D6489" w:rsidRPr="00093E8A">
        <w:rPr>
          <w:rFonts w:ascii="Times New Roman" w:hAnsi="Times New Roman" w:cs="Times New Roman"/>
          <w:b/>
          <w:bCs/>
          <w:sz w:val="20"/>
          <w:szCs w:val="20"/>
          <w:lang w:val="en-IE"/>
        </w:rPr>
        <w:t xml:space="preserve"> and</w:t>
      </w:r>
      <w:r w:rsidRPr="00093E8A">
        <w:rPr>
          <w:rFonts w:ascii="Times New Roman" w:hAnsi="Times New Roman" w:cs="Times New Roman"/>
          <w:b/>
          <w:bCs/>
          <w:sz w:val="20"/>
          <w:szCs w:val="20"/>
          <w:lang w:val="en-IE"/>
        </w:rPr>
        <w:t xml:space="preserve"> eBC mass concentrations time series - μgm</w:t>
      </w:r>
      <w:r w:rsidRPr="00093E8A">
        <w:rPr>
          <w:rFonts w:ascii="Times New Roman" w:hAnsi="Times New Roman" w:cs="Times New Roman"/>
          <w:b/>
          <w:bCs/>
          <w:sz w:val="20"/>
          <w:szCs w:val="20"/>
          <w:vertAlign w:val="superscript"/>
          <w:lang w:val="en-IE"/>
        </w:rPr>
        <w:t>-3</w:t>
      </w:r>
      <w:r w:rsidRPr="00093E8A">
        <w:rPr>
          <w:rFonts w:ascii="Times New Roman" w:hAnsi="Times New Roman" w:cs="Times New Roman"/>
          <w:b/>
          <w:bCs/>
          <w:sz w:val="20"/>
          <w:szCs w:val="20"/>
          <w:lang w:val="en-IE"/>
        </w:rPr>
        <w:t xml:space="preserve"> B) Relative contributions to total PM1 C</w:t>
      </w:r>
      <w:r w:rsidR="000D6489" w:rsidRPr="00093E8A">
        <w:rPr>
          <w:rFonts w:ascii="Times New Roman" w:hAnsi="Times New Roman" w:cs="Times New Roman"/>
          <w:b/>
          <w:bCs/>
          <w:sz w:val="20"/>
          <w:szCs w:val="20"/>
          <w:lang w:val="en-IE"/>
        </w:rPr>
        <w:t xml:space="preserve">) Pie plot of total contributions to total PM1 D) </w:t>
      </w:r>
      <w:r w:rsidR="00777613" w:rsidRPr="00093E8A">
        <w:rPr>
          <w:rFonts w:ascii="Times New Roman" w:hAnsi="Times New Roman" w:cs="Times New Roman"/>
          <w:b/>
          <w:bCs/>
          <w:sz w:val="20"/>
          <w:szCs w:val="20"/>
          <w:lang w:val="en-IE"/>
        </w:rPr>
        <w:t>shows</w:t>
      </w:r>
      <w:r w:rsidR="000D6489" w:rsidRPr="00093E8A">
        <w:rPr>
          <w:rFonts w:ascii="Times New Roman" w:hAnsi="Times New Roman" w:cs="Times New Roman"/>
          <w:b/>
          <w:bCs/>
          <w:sz w:val="20"/>
          <w:szCs w:val="20"/>
          <w:lang w:val="en-IE"/>
        </w:rPr>
        <w:t xml:space="preserve"> MSA and sea salt.</w:t>
      </w:r>
      <w:r w:rsidRPr="00093E8A">
        <w:rPr>
          <w:rFonts w:ascii="Times New Roman" w:hAnsi="Times New Roman" w:cs="Times New Roman"/>
          <w:b/>
          <w:bCs/>
          <w:sz w:val="20"/>
          <w:szCs w:val="20"/>
          <w:lang w:val="en-IE"/>
        </w:rPr>
        <w:t xml:space="preserve"> </w:t>
      </w:r>
    </w:p>
    <w:p w14:paraId="6EE21A0C" w14:textId="3C1FDF02" w:rsidR="00BB0EBE" w:rsidRPr="00093E8A" w:rsidRDefault="00C86CBD" w:rsidP="00093E8A">
      <w:pPr>
        <w:pBdr>
          <w:top w:val="nil"/>
          <w:left w:val="nil"/>
          <w:bottom w:val="nil"/>
          <w:right w:val="nil"/>
          <w:between w:val="nil"/>
        </w:pBdr>
        <w:spacing w:line="360" w:lineRule="auto"/>
        <w:rPr>
          <w:rFonts w:ascii="Times New Roman" w:hAnsi="Times New Roman" w:cs="Times New Roman"/>
          <w:sz w:val="20"/>
          <w:szCs w:val="20"/>
          <w:lang w:val="en-IE"/>
        </w:rPr>
      </w:pPr>
      <w:r w:rsidRPr="00093E8A">
        <w:rPr>
          <w:rFonts w:ascii="Times New Roman" w:hAnsi="Times New Roman" w:cs="Times New Roman"/>
          <w:color w:val="000000" w:themeColor="text1"/>
          <w:sz w:val="20"/>
          <w:szCs w:val="20"/>
          <w:lang w:val="en-IE"/>
        </w:rPr>
        <w:t xml:space="preserve">The total </w:t>
      </w:r>
      <w:r w:rsidR="00F269FB" w:rsidRPr="00093E8A">
        <w:rPr>
          <w:rFonts w:ascii="Times New Roman" w:hAnsi="Times New Roman" w:cs="Times New Roman"/>
          <w:color w:val="000000" w:themeColor="text1"/>
          <w:sz w:val="20"/>
          <w:szCs w:val="20"/>
          <w:lang w:val="en-IE" w:eastAsia="zh-CN"/>
        </w:rPr>
        <w:t xml:space="preserve">average </w:t>
      </w:r>
      <w:r w:rsidRPr="00093E8A">
        <w:rPr>
          <w:rFonts w:ascii="Times New Roman" w:hAnsi="Times New Roman" w:cs="Times New Roman"/>
          <w:color w:val="000000" w:themeColor="text1"/>
          <w:sz w:val="20"/>
          <w:szCs w:val="20"/>
          <w:lang w:val="en-IE"/>
        </w:rPr>
        <w:t xml:space="preserve">bulk submicron aerosol mass was 1.2 </w:t>
      </w:r>
      <w:proofErr w:type="spellStart"/>
      <w:r w:rsidRPr="00093E8A">
        <w:rPr>
          <w:rFonts w:ascii="Times New Roman" w:hAnsi="Times New Roman" w:cs="Times New Roman"/>
          <w:color w:val="000000" w:themeColor="text1"/>
          <w:sz w:val="20"/>
          <w:szCs w:val="20"/>
          <w:lang w:val="en-IE"/>
        </w:rPr>
        <w:t>μg</w:t>
      </w:r>
      <w:proofErr w:type="spellEnd"/>
      <w:r w:rsidRPr="00093E8A">
        <w:rPr>
          <w:rFonts w:ascii="Times New Roman" w:hAnsi="Times New Roman" w:cs="Times New Roman"/>
          <w:color w:val="000000" w:themeColor="text1"/>
          <w:sz w:val="20"/>
          <w:szCs w:val="20"/>
          <w:lang w:val="en-IE"/>
        </w:rPr>
        <w:t xml:space="preserve"> m</w:t>
      </w:r>
      <w:r w:rsidRPr="00093E8A">
        <w:rPr>
          <w:rFonts w:ascii="Times New Roman" w:hAnsi="Times New Roman" w:cs="Times New Roman"/>
          <w:color w:val="000000" w:themeColor="text1"/>
          <w:sz w:val="20"/>
          <w:szCs w:val="20"/>
          <w:vertAlign w:val="superscript"/>
          <w:lang w:val="en-IE"/>
        </w:rPr>
        <w:t>− 3</w:t>
      </w:r>
      <w:r w:rsidRPr="00093E8A">
        <w:rPr>
          <w:rFonts w:ascii="Times New Roman" w:hAnsi="Times New Roman" w:cs="Times New Roman"/>
          <w:color w:val="000000" w:themeColor="text1"/>
          <w:sz w:val="20"/>
          <w:szCs w:val="20"/>
          <w:lang w:val="en-IE"/>
        </w:rPr>
        <w:t xml:space="preserve"> over the entire measurement period, these high SO</w:t>
      </w:r>
      <w:r w:rsidRPr="00093E8A">
        <w:rPr>
          <w:rFonts w:ascii="Times New Roman" w:hAnsi="Times New Roman" w:cs="Times New Roman"/>
          <w:color w:val="000000" w:themeColor="text1"/>
          <w:sz w:val="20"/>
          <w:szCs w:val="20"/>
          <w:vertAlign w:val="subscript"/>
          <w:lang w:val="en-IE"/>
        </w:rPr>
        <w:t>4</w:t>
      </w:r>
      <w:r w:rsidRPr="00093E8A">
        <w:rPr>
          <w:rFonts w:ascii="Times New Roman" w:hAnsi="Times New Roman" w:cs="Times New Roman"/>
          <w:color w:val="000000" w:themeColor="text1"/>
          <w:sz w:val="20"/>
          <w:szCs w:val="20"/>
          <w:lang w:val="en-IE"/>
        </w:rPr>
        <w:t xml:space="preserve"> and OA relative contributions and overall low concentrations are common for coastal sites during summertime in the marine boundary layer as reported over the North &amp; South Atlantic Ocean (Ovadnevaite </w:t>
      </w:r>
      <w:r w:rsidR="00A72BC3" w:rsidRPr="00A72BC3">
        <w:rPr>
          <w:rFonts w:ascii="Times New Roman" w:hAnsi="Times New Roman" w:cs="Times New Roman"/>
          <w:i/>
          <w:color w:val="000000" w:themeColor="text1"/>
          <w:sz w:val="20"/>
          <w:szCs w:val="20"/>
          <w:lang w:val="en-IE"/>
        </w:rPr>
        <w:t>et al</w:t>
      </w:r>
      <w:r w:rsidRPr="00093E8A">
        <w:rPr>
          <w:rFonts w:ascii="Times New Roman" w:hAnsi="Times New Roman" w:cs="Times New Roman"/>
          <w:color w:val="000000" w:themeColor="text1"/>
          <w:sz w:val="20"/>
          <w:szCs w:val="20"/>
          <w:lang w:val="en-IE"/>
        </w:rPr>
        <w:t xml:space="preserve">., 2014; Huang </w:t>
      </w:r>
      <w:r w:rsidR="00A72BC3" w:rsidRPr="00A72BC3">
        <w:rPr>
          <w:rFonts w:ascii="Times New Roman" w:hAnsi="Times New Roman" w:cs="Times New Roman"/>
          <w:i/>
          <w:color w:val="000000" w:themeColor="text1"/>
          <w:sz w:val="20"/>
          <w:szCs w:val="20"/>
          <w:lang w:val="en-IE"/>
        </w:rPr>
        <w:t>et al</w:t>
      </w:r>
      <w:r w:rsidRPr="00093E8A">
        <w:rPr>
          <w:rFonts w:ascii="Times New Roman" w:hAnsi="Times New Roman" w:cs="Times New Roman"/>
          <w:color w:val="000000" w:themeColor="text1"/>
          <w:sz w:val="20"/>
          <w:szCs w:val="20"/>
          <w:lang w:val="en-IE"/>
        </w:rPr>
        <w:t xml:space="preserve">., 2018) as well as in the Artic (Willis </w:t>
      </w:r>
      <w:r w:rsidR="00A72BC3" w:rsidRPr="00A72BC3">
        <w:rPr>
          <w:rFonts w:ascii="Times New Roman" w:hAnsi="Times New Roman" w:cs="Times New Roman"/>
          <w:i/>
          <w:color w:val="000000" w:themeColor="text1"/>
          <w:sz w:val="20"/>
          <w:szCs w:val="20"/>
          <w:lang w:val="en-IE"/>
        </w:rPr>
        <w:t>et al</w:t>
      </w:r>
      <w:r w:rsidRPr="00093E8A">
        <w:rPr>
          <w:rFonts w:ascii="Times New Roman" w:hAnsi="Times New Roman" w:cs="Times New Roman"/>
          <w:color w:val="000000" w:themeColor="text1"/>
          <w:sz w:val="20"/>
          <w:szCs w:val="20"/>
          <w:lang w:val="en-IE"/>
        </w:rPr>
        <w:t xml:space="preserve">., 2017; Nielsen </w:t>
      </w:r>
      <w:r w:rsidR="00A72BC3" w:rsidRPr="00A72BC3">
        <w:rPr>
          <w:rFonts w:ascii="Times New Roman" w:hAnsi="Times New Roman" w:cs="Times New Roman"/>
          <w:i/>
          <w:color w:val="000000" w:themeColor="text1"/>
          <w:sz w:val="20"/>
          <w:szCs w:val="20"/>
          <w:lang w:val="en-IE"/>
        </w:rPr>
        <w:t>et al</w:t>
      </w:r>
      <w:r w:rsidRPr="00093E8A">
        <w:rPr>
          <w:rFonts w:ascii="Times New Roman" w:hAnsi="Times New Roman" w:cs="Times New Roman"/>
          <w:color w:val="000000" w:themeColor="text1"/>
          <w:sz w:val="20"/>
          <w:szCs w:val="20"/>
          <w:lang w:val="en-IE"/>
        </w:rPr>
        <w:t>., 2019)</w:t>
      </w:r>
      <w:r w:rsidR="00BB0EBE" w:rsidRPr="00093E8A">
        <w:rPr>
          <w:rFonts w:ascii="Times New Roman" w:hAnsi="Times New Roman" w:cs="Times New Roman"/>
          <w:color w:val="000000" w:themeColor="text1"/>
          <w:sz w:val="20"/>
          <w:szCs w:val="20"/>
          <w:lang w:val="en-IE"/>
        </w:rPr>
        <w:t xml:space="preserve">. </w:t>
      </w:r>
      <w:r w:rsidR="00BB0EBE" w:rsidRPr="00093E8A">
        <w:rPr>
          <w:rFonts w:ascii="Times New Roman" w:hAnsi="Times New Roman" w:cs="Times New Roman"/>
          <w:sz w:val="20"/>
          <w:szCs w:val="20"/>
          <w:lang w:val="en-IE"/>
        </w:rPr>
        <w:t xml:space="preserve">MSA in </w:t>
      </w:r>
      <w:r w:rsidR="008D10AF" w:rsidRPr="00093E8A">
        <w:rPr>
          <w:rFonts w:ascii="Times New Roman" w:hAnsi="Times New Roman" w:cs="Times New Roman"/>
          <w:sz w:val="20"/>
          <w:szCs w:val="20"/>
          <w:lang w:val="en-IE"/>
        </w:rPr>
        <w:t>particular</w:t>
      </w:r>
      <w:r w:rsidR="00BB0EBE" w:rsidRPr="00093E8A">
        <w:rPr>
          <w:rFonts w:ascii="Times New Roman" w:hAnsi="Times New Roman" w:cs="Times New Roman"/>
          <w:sz w:val="20"/>
          <w:szCs w:val="20"/>
          <w:lang w:val="en-IE"/>
        </w:rPr>
        <w:t xml:space="preserve"> showed mass concentrations in the range of those previously reported at Mace Head (Ovadnevaite </w:t>
      </w:r>
      <w:r w:rsidR="00A72BC3" w:rsidRPr="00A72BC3">
        <w:rPr>
          <w:rFonts w:ascii="Times New Roman" w:hAnsi="Times New Roman" w:cs="Times New Roman"/>
          <w:i/>
          <w:sz w:val="20"/>
          <w:szCs w:val="20"/>
          <w:lang w:val="en-IE"/>
        </w:rPr>
        <w:t>et al</w:t>
      </w:r>
      <w:r w:rsidR="00BB0EBE" w:rsidRPr="00093E8A">
        <w:rPr>
          <w:rFonts w:ascii="Times New Roman" w:hAnsi="Times New Roman" w:cs="Times New Roman"/>
          <w:sz w:val="20"/>
          <w:szCs w:val="20"/>
          <w:lang w:val="en-IE"/>
        </w:rPr>
        <w:t>. 2011)</w:t>
      </w:r>
      <w:r w:rsidR="008D10AF" w:rsidRPr="00093E8A">
        <w:rPr>
          <w:rFonts w:ascii="Times New Roman" w:hAnsi="Times New Roman" w:cs="Times New Roman"/>
          <w:sz w:val="20"/>
          <w:szCs w:val="20"/>
          <w:lang w:val="en-IE"/>
        </w:rPr>
        <w:t xml:space="preserve"> and more diverse locations</w:t>
      </w:r>
      <w:r w:rsidR="006016A9" w:rsidRPr="00093E8A">
        <w:rPr>
          <w:rFonts w:ascii="Times New Roman" w:hAnsi="Times New Roman" w:cs="Times New Roman"/>
          <w:sz w:val="20"/>
          <w:szCs w:val="20"/>
          <w:lang w:val="en-IE"/>
        </w:rPr>
        <w:t xml:space="preserve"> such as the central Arctic</w:t>
      </w:r>
      <w:r w:rsidR="008D10AF" w:rsidRPr="00093E8A">
        <w:rPr>
          <w:rFonts w:ascii="Times New Roman" w:hAnsi="Times New Roman" w:cs="Times New Roman"/>
          <w:sz w:val="20"/>
          <w:szCs w:val="20"/>
          <w:lang w:val="en-IE"/>
        </w:rPr>
        <w:t xml:space="preserve"> </w:t>
      </w:r>
      <w:r w:rsidR="008D10AF" w:rsidRPr="00093E8A">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{"citationID":"XlIFae7b","properties":{"formattedCitation":"(Dada et al. 2022)","plainCitation":"(Dada et al. 2022)","noteIndex":0},"citationItems":[{"id":2422,"uris":["http://zotero.org/groups/3856298/items/ES3SUJ9A"],"itemData":{"id":2422,"type":"article-journal","abstract":"Abstract\n            Frequency and intensity of warm and moist air-mass intrusions into the Arctic have increased over the past decades and have been related to sea ice melt. During our year-long expedition in the remote central Arctic Ocean, a record-breaking increase in temperature, moisture and downwelling-longwave radiation was observed in mid-April 2020, during an air-mass intrusion carrying air pollutants from northern Eurasia. The two-day intrusion, caused drastic changes in the aerosol size distribution, chemical composition and particle hygroscopicity. Here we show how the intrusion transformed the Arctic from a remote low-particle environment to an area comparable to a central-European urban setting. Additionally, the intrusion resulted in an explosive increase in cloud condensation nuclei, which can have direct effects on Arctic clouds’ radiation, their precipitation patterns, and their lifetime. Thus, unless prompt actions to significantly reduce emissions in the source regions are taken, such intrusion events are expected to continue to affect the Arctic climate.","container-title":"Nature Communications","DOI":"10.1038/s41467-022-32872-2","ISSN":"2041-1723","issue":"1","journalAbbreviation":"Nat Commun","language":"en","page":"5290","source":"DOI.org (Crossref)","title":"A central arctic extreme aerosol event triggered by a warm air-mass intrusion","volume":"13","author":[{"family":"Dada","given":"Lubna"},{"family":"Angot","given":"Hélène"},{"family":"Beck","given":"Ivo"},{"family":"Baccarini","given":"Andrea"},{"family":"Quéléver","given":"Lauriane L. J."},{"family":"Boyer","given":"Matthew"},{"family":"Laurila","given":"Tiia"},{"family":"Brasseur","given":"Zoé"},{"family":"Jozef","given":"Gina"},{"family":"De Boer","given":"Gijs"},{"family":"Shupe","given":"Matthew D."},{"family":"Henning","given":"Silvia"},{"family":"Bucci","given":"Silvia"},{"family":"Dütsch","given":"Marina"},{"family":"Stohl","given":"Andreas"},{"family":"Petäjä","given":"Tuukka"},{"family":"Daellenbach","given":"Kaspar R."},{"family":"Jokinen","given":"Tuija"},{"family":"Schmale","given":"Julia"}],"issued":{"date-parts":[["2022",9,8]]}}}],"schema":"https://github.com/citation-style-language/schema/raw/master/csl-citation.json"} </w:instrText>
      </w:r>
      <w:r w:rsidR="008D10AF" w:rsidRPr="00093E8A">
        <w:rPr>
          <w:rFonts w:ascii="Times New Roman" w:hAnsi="Times New Roman" w:cs="Times New Roman"/>
          <w:sz w:val="20"/>
          <w:szCs w:val="20"/>
          <w:lang w:val="en-IE"/>
        </w:rPr>
        <w:fldChar w:fldCharType="separate"/>
      </w:r>
      <w:r w:rsidR="008D10AF" w:rsidRPr="00093E8A">
        <w:rPr>
          <w:rFonts w:ascii="Times New Roman" w:hAnsi="Times New Roman" w:cs="Times New Roman"/>
          <w:sz w:val="20"/>
          <w:szCs w:val="20"/>
          <w:lang w:val="en-IE"/>
        </w:rPr>
        <w:t xml:space="preserve">(Dada </w:t>
      </w:r>
      <w:r w:rsidR="00A72BC3" w:rsidRPr="00A72BC3">
        <w:rPr>
          <w:rFonts w:ascii="Times New Roman" w:hAnsi="Times New Roman" w:cs="Times New Roman"/>
          <w:i/>
          <w:sz w:val="20"/>
          <w:szCs w:val="20"/>
          <w:lang w:val="en-IE"/>
        </w:rPr>
        <w:t>et al</w:t>
      </w:r>
      <w:r w:rsidR="008D10AF" w:rsidRPr="00093E8A">
        <w:rPr>
          <w:rFonts w:ascii="Times New Roman" w:hAnsi="Times New Roman" w:cs="Times New Roman"/>
          <w:sz w:val="20"/>
          <w:szCs w:val="20"/>
          <w:lang w:val="en-IE"/>
        </w:rPr>
        <w:t>. 2022)</w:t>
      </w:r>
      <w:r w:rsidR="008D10AF" w:rsidRPr="00093E8A">
        <w:rPr>
          <w:rFonts w:ascii="Times New Roman" w:hAnsi="Times New Roman" w:cs="Times New Roman"/>
          <w:sz w:val="20"/>
          <w:szCs w:val="20"/>
          <w:lang w:val="en-IE"/>
        </w:rPr>
        <w:fldChar w:fldCharType="end"/>
      </w:r>
      <w:r w:rsidR="008D10AF" w:rsidRPr="00093E8A">
        <w:rPr>
          <w:rFonts w:ascii="Times New Roman" w:hAnsi="Times New Roman" w:cs="Times New Roman"/>
          <w:sz w:val="20"/>
          <w:szCs w:val="20"/>
          <w:lang w:val="en-IE"/>
        </w:rPr>
        <w:t xml:space="preserve"> </w:t>
      </w:r>
      <w:r w:rsidR="006016A9" w:rsidRPr="00093E8A">
        <w:rPr>
          <w:rFonts w:ascii="Times New Roman" w:hAnsi="Times New Roman" w:cs="Times New Roman"/>
          <w:sz w:val="20"/>
          <w:szCs w:val="20"/>
          <w:lang w:val="en-IE"/>
        </w:rPr>
        <w:t xml:space="preserve">and </w:t>
      </w:r>
      <w:r w:rsidR="00BB0EBE" w:rsidRPr="00093E8A">
        <w:rPr>
          <w:rFonts w:ascii="Times New Roman" w:hAnsi="Times New Roman" w:cs="Times New Roman"/>
          <w:sz w:val="20"/>
          <w:szCs w:val="20"/>
          <w:lang w:val="en-IE"/>
        </w:rPr>
        <w:t xml:space="preserve">the Atlantic Ocean from 53° N to 53° S where average mass concentrations </w:t>
      </w:r>
      <w:r w:rsidR="0071582B" w:rsidRPr="00093E8A">
        <w:rPr>
          <w:rFonts w:ascii="Times New Roman" w:hAnsi="Times New Roman" w:cs="Times New Roman"/>
          <w:sz w:val="20"/>
          <w:szCs w:val="20"/>
          <w:lang w:val="en-IE"/>
        </w:rPr>
        <w:t>of 0</w:t>
      </w:r>
      <w:r w:rsidR="00BB0EBE" w:rsidRPr="00093E8A">
        <w:rPr>
          <w:rFonts w:ascii="Times New Roman" w:hAnsi="Times New Roman" w:cs="Times New Roman"/>
          <w:sz w:val="20"/>
          <w:szCs w:val="20"/>
          <w:lang w:val="en-IE"/>
        </w:rPr>
        <w:t>.04</w:t>
      </w:r>
      <w:ins w:id="26" w:author="Lei, Lu" w:date="2024-03-17T18:53:00Z">
        <w:r w:rsidR="00F269FB" w:rsidRPr="00093E8A">
          <w:rPr>
            <w:rFonts w:ascii="Times New Roman" w:hAnsi="Times New Roman" w:cs="Times New Roman"/>
            <w:sz w:val="20"/>
            <w:szCs w:val="20"/>
            <w:lang w:val="en-IE" w:eastAsia="zh-CN"/>
          </w:rPr>
          <w:t xml:space="preserve"> </w:t>
        </w:r>
      </w:ins>
      <w:r w:rsidR="00BB0EBE" w:rsidRPr="00093E8A">
        <w:rPr>
          <w:rFonts w:ascii="Times New Roman" w:hAnsi="Times New Roman" w:cs="Times New Roman"/>
          <w:sz w:val="20"/>
          <w:szCs w:val="20"/>
          <w:lang w:val="en-IE"/>
        </w:rPr>
        <w:t>±</w:t>
      </w:r>
      <w:ins w:id="27" w:author="Lei, Lu" w:date="2024-03-17T18:53:00Z">
        <w:r w:rsidR="00F269FB" w:rsidRPr="00093E8A">
          <w:rPr>
            <w:rFonts w:ascii="Times New Roman" w:hAnsi="Times New Roman" w:cs="Times New Roman"/>
            <w:sz w:val="20"/>
            <w:szCs w:val="20"/>
            <w:lang w:val="en-IE" w:eastAsia="zh-CN"/>
          </w:rPr>
          <w:t xml:space="preserve"> </w:t>
        </w:r>
      </w:ins>
      <w:r w:rsidR="00BB0EBE" w:rsidRPr="00093E8A">
        <w:rPr>
          <w:rFonts w:ascii="Times New Roman" w:hAnsi="Times New Roman" w:cs="Times New Roman"/>
          <w:sz w:val="20"/>
          <w:szCs w:val="20"/>
          <w:lang w:val="en-IE"/>
        </w:rPr>
        <w:t xml:space="preserve">0.03 </w:t>
      </w:r>
      <w:r w:rsidR="006016A9" w:rsidRPr="00093E8A">
        <w:rPr>
          <w:rFonts w:ascii="Times New Roman" w:hAnsi="Times New Roman" w:cs="Times New Roman"/>
          <w:sz w:val="20"/>
          <w:szCs w:val="20"/>
          <w:lang w:val="en-IE"/>
        </w:rPr>
        <w:t>µg</w:t>
      </w:r>
      <w:r w:rsidR="00C35A6E" w:rsidRPr="00093E8A">
        <w:rPr>
          <w:rFonts w:ascii="Times New Roman" w:hAnsi="Times New Roman" w:cs="Times New Roman"/>
          <w:sz w:val="20"/>
          <w:szCs w:val="20"/>
          <w:lang w:val="en-IE"/>
        </w:rPr>
        <w:t xml:space="preserve"> </w:t>
      </w:r>
      <w:r w:rsidR="006016A9" w:rsidRPr="00093E8A">
        <w:rPr>
          <w:rFonts w:ascii="Times New Roman" w:hAnsi="Times New Roman" w:cs="Times New Roman"/>
          <w:sz w:val="20"/>
          <w:szCs w:val="20"/>
          <w:lang w:val="en-IE"/>
        </w:rPr>
        <w:t>m</w:t>
      </w:r>
      <w:r w:rsidR="00C35A6E" w:rsidRPr="00093E8A">
        <w:rPr>
          <w:rFonts w:ascii="Times New Roman" w:hAnsi="Times New Roman" w:cs="Times New Roman"/>
          <w:sz w:val="20"/>
          <w:szCs w:val="20"/>
          <w:vertAlign w:val="superscript"/>
          <w:lang w:val="en-IE"/>
        </w:rPr>
        <w:t>-</w:t>
      </w:r>
      <w:r w:rsidR="006016A9" w:rsidRPr="00093E8A">
        <w:rPr>
          <w:rFonts w:ascii="Times New Roman" w:hAnsi="Times New Roman" w:cs="Times New Roman"/>
          <w:sz w:val="20"/>
          <w:szCs w:val="20"/>
          <w:vertAlign w:val="superscript"/>
          <w:lang w:val="en-IE"/>
        </w:rPr>
        <w:t>3</w:t>
      </w:r>
      <w:r w:rsidR="006016A9" w:rsidRPr="00093E8A">
        <w:rPr>
          <w:rFonts w:ascii="Times New Roman" w:hAnsi="Times New Roman" w:cs="Times New Roman"/>
          <w:sz w:val="20"/>
          <w:szCs w:val="20"/>
          <w:lang w:val="en-IE"/>
        </w:rPr>
        <w:t xml:space="preserve"> </w:t>
      </w:r>
      <w:r w:rsidR="00522F3C">
        <w:rPr>
          <w:rFonts w:ascii="Times New Roman" w:hAnsi="Times New Roman" w:cs="Times New Roman"/>
          <w:sz w:val="20"/>
          <w:szCs w:val="20"/>
          <w:lang w:val="en-IE"/>
        </w:rPr>
        <w:fldChar w:fldCharType="begin"/>
      </w:r>
      <w:r w:rsidR="00522F3C">
        <w:rPr>
          <w:rFonts w:ascii="Times New Roman" w:hAnsi="Times New Roman" w:cs="Times New Roman"/>
          <w:sz w:val="20"/>
          <w:szCs w:val="20"/>
          <w:lang w:val="en-IE"/>
        </w:rPr>
        <w:instrText xml:space="preserve"> ADDIN ZOTERO_ITEM CSL_CITATION {"citationID":"2hZfLDSB","properties":{"formattedCitation":"(Huang et al. 2018)","plainCitation":"(Huang et al. 2018)","noteIndex":0},"citationItems":[{"id":1324,"uris":["http://zotero.org/groups/3856298/items/D8R7EPXU"],"itemData":{"id":1324,"type":"article-journal","abstract":"Abstract.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522F3C">
        <w:rPr>
          <w:rFonts w:ascii="Cambria Math" w:hAnsi="Cambria Math" w:cs="Cambria Math"/>
          <w:sz w:val="20"/>
          <w:szCs w:val="20"/>
          <w:lang w:val="en-IE"/>
        </w:rPr>
        <w:instrText>∘</w:instrText>
      </w:r>
      <w:r w:rsidR="00522F3C">
        <w:rPr>
          <w:rFonts w:ascii="Times New Roman" w:hAnsi="Times New Roman" w:cs="Times New Roman"/>
          <w:sz w:val="20"/>
          <w:szCs w:val="20"/>
          <w:lang w:val="en-IE"/>
        </w:rPr>
        <w:instrText> N to 53</w:instrText>
      </w:r>
      <w:r w:rsidR="00522F3C">
        <w:rPr>
          <w:rFonts w:ascii="Cambria Math" w:hAnsi="Cambria Math" w:cs="Cambria Math"/>
          <w:sz w:val="20"/>
          <w:szCs w:val="20"/>
          <w:lang w:val="en-IE"/>
        </w:rPr>
        <w:instrText>∘</w:instrText>
      </w:r>
      <w:r w:rsidR="00522F3C">
        <w:rPr>
          <w:rFonts w:ascii="Times New Roman" w:hAnsi="Times New Roman" w:cs="Times New Roman"/>
          <w:sz w:val="20"/>
          <w:szCs w:val="20"/>
          <w:lang w:val="en-IE"/>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522F3C">
        <w:rPr>
          <w:rFonts w:ascii="Cambria Math" w:hAnsi="Cambria Math" w:cs="Cambria Math"/>
          <w:sz w:val="20"/>
          <w:szCs w:val="20"/>
          <w:lang w:val="en-IE"/>
        </w:rPr>
        <w:instrText>∘</w:instrText>
      </w:r>
      <w:r w:rsidR="00522F3C">
        <w:rPr>
          <w:rFonts w:ascii="Times New Roman" w:hAnsi="Times New Roman" w:cs="Times New Roman"/>
          <w:sz w:val="20"/>
          <w:szCs w:val="20"/>
          <w:lang w:val="en-IE"/>
        </w:rPr>
        <w:instrText> N to 15</w:instrText>
      </w:r>
      <w:r w:rsidR="00522F3C">
        <w:rPr>
          <w:rFonts w:ascii="Cambria Math" w:hAnsi="Cambria Math" w:cs="Cambria Math"/>
          <w:sz w:val="20"/>
          <w:szCs w:val="20"/>
          <w:lang w:val="en-IE"/>
        </w:rPr>
        <w:instrText>∘</w:instrText>
      </w:r>
      <w:r w:rsidR="00522F3C">
        <w:rPr>
          <w:rFonts w:ascii="Times New Roman" w:hAnsi="Times New Roman" w:cs="Times New Roman"/>
          <w:sz w:val="20"/>
          <w:szCs w:val="20"/>
          <w:lang w:val="en-IE"/>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schema":"https://github.com/citation-style-language/schema/raw/master/csl-citation.json"} </w:instrText>
      </w:r>
      <w:r w:rsidR="00522F3C">
        <w:rPr>
          <w:rFonts w:ascii="Times New Roman" w:hAnsi="Times New Roman" w:cs="Times New Roman"/>
          <w:sz w:val="20"/>
          <w:szCs w:val="20"/>
          <w:lang w:val="en-IE"/>
        </w:rPr>
        <w:fldChar w:fldCharType="separate"/>
      </w:r>
      <w:r w:rsidR="00522F3C" w:rsidRPr="00522F3C">
        <w:rPr>
          <w:rFonts w:ascii="Times New Roman" w:hAnsi="Times New Roman" w:cs="Times New Roman"/>
          <w:sz w:val="20"/>
        </w:rPr>
        <w:t xml:space="preserve">(Huang </w:t>
      </w:r>
      <w:r w:rsidR="00A72BC3" w:rsidRPr="00A72BC3">
        <w:rPr>
          <w:rFonts w:ascii="Times New Roman" w:hAnsi="Times New Roman" w:cs="Times New Roman"/>
          <w:i/>
          <w:sz w:val="20"/>
        </w:rPr>
        <w:t>et al</w:t>
      </w:r>
      <w:r w:rsidR="00522F3C" w:rsidRPr="00522F3C">
        <w:rPr>
          <w:rFonts w:ascii="Times New Roman" w:hAnsi="Times New Roman" w:cs="Times New Roman"/>
          <w:sz w:val="20"/>
        </w:rPr>
        <w:t>. 2018)</w:t>
      </w:r>
      <w:r w:rsidR="00522F3C">
        <w:rPr>
          <w:rFonts w:ascii="Times New Roman" w:hAnsi="Times New Roman" w:cs="Times New Roman"/>
          <w:sz w:val="20"/>
          <w:szCs w:val="20"/>
          <w:lang w:val="en-IE"/>
        </w:rPr>
        <w:fldChar w:fldCharType="end"/>
      </w:r>
      <w:r w:rsidR="00522F3C">
        <w:rPr>
          <w:rFonts w:ascii="Times New Roman" w:hAnsi="Times New Roman" w:cs="Times New Roman"/>
          <w:sz w:val="20"/>
          <w:szCs w:val="20"/>
          <w:lang w:val="en-IE"/>
        </w:rPr>
        <w:t xml:space="preserve"> </w:t>
      </w:r>
      <w:r w:rsidR="00BB0EBE" w:rsidRPr="00093E8A">
        <w:rPr>
          <w:rFonts w:ascii="Times New Roman" w:hAnsi="Times New Roman" w:cs="Times New Roman"/>
          <w:sz w:val="20"/>
          <w:szCs w:val="20"/>
          <w:lang w:val="en-IE"/>
        </w:rPr>
        <w:t>were reported</w:t>
      </w:r>
      <w:r w:rsidR="008D10AF" w:rsidRPr="00093E8A">
        <w:rPr>
          <w:rFonts w:ascii="Times New Roman" w:hAnsi="Times New Roman" w:cs="Times New Roman"/>
          <w:sz w:val="20"/>
          <w:szCs w:val="20"/>
          <w:lang w:val="en-IE"/>
        </w:rPr>
        <w:t>.</w:t>
      </w:r>
    </w:p>
    <w:p w14:paraId="56AF4DBC" w14:textId="0A65560C" w:rsidR="008618AE" w:rsidRPr="00093E8A" w:rsidRDefault="009F6CE8" w:rsidP="00093E8A">
      <w:pPr>
        <w:spacing w:line="360" w:lineRule="auto"/>
        <w:rPr>
          <w:rFonts w:ascii="Times New Roman" w:hAnsi="Times New Roman" w:cs="Times New Roman"/>
          <w:bCs/>
          <w:color w:val="000000" w:themeColor="text1"/>
          <w:sz w:val="20"/>
          <w:szCs w:val="20"/>
          <w:lang w:val="en-IE"/>
        </w:rPr>
      </w:pPr>
      <w:r w:rsidRPr="00093E8A">
        <w:rPr>
          <w:rFonts w:ascii="Times New Roman" w:eastAsia="Times New Roman" w:hAnsi="Times New Roman" w:cs="Times New Roman"/>
          <w:color w:val="000000"/>
          <w:sz w:val="20"/>
          <w:szCs w:val="20"/>
          <w:lang w:val="en-IE" w:eastAsia="en-GB"/>
        </w:rPr>
        <w:t xml:space="preserve">Average bulk total </w:t>
      </w:r>
      <w:r w:rsidR="000660CB" w:rsidRPr="00093E8A">
        <w:rPr>
          <w:rFonts w:ascii="Times New Roman" w:eastAsia="Times New Roman" w:hAnsi="Times New Roman" w:cs="Times New Roman"/>
          <w:color w:val="000000"/>
          <w:sz w:val="20"/>
          <w:szCs w:val="20"/>
          <w:lang w:val="en-IE" w:eastAsia="en-GB"/>
        </w:rPr>
        <w:t>OA mass</w:t>
      </w:r>
      <w:r w:rsidRPr="00093E8A">
        <w:rPr>
          <w:rFonts w:ascii="Times New Roman" w:eastAsia="Times New Roman" w:hAnsi="Times New Roman" w:cs="Times New Roman"/>
          <w:color w:val="000000"/>
          <w:sz w:val="20"/>
          <w:szCs w:val="20"/>
          <w:lang w:val="en-IE" w:eastAsia="en-GB"/>
        </w:rPr>
        <w:t xml:space="preserve"> concentration was </w:t>
      </w:r>
      <w:r w:rsidR="002B7AA6" w:rsidRPr="00093E8A">
        <w:rPr>
          <w:rFonts w:ascii="Times New Roman" w:eastAsia="Times New Roman" w:hAnsi="Times New Roman" w:cs="Times New Roman"/>
          <w:color w:val="000000"/>
          <w:sz w:val="20"/>
          <w:szCs w:val="20"/>
          <w:lang w:val="en-IE" w:eastAsia="en-GB"/>
        </w:rPr>
        <w:t>0.36</w:t>
      </w:r>
      <w:r w:rsidRPr="00093E8A">
        <w:rPr>
          <w:rFonts w:ascii="Times New Roman" w:eastAsia="Times New Roman" w:hAnsi="Times New Roman" w:cs="Times New Roman"/>
          <w:color w:val="000000"/>
          <w:sz w:val="20"/>
          <w:szCs w:val="20"/>
          <w:lang w:val="en-IE" w:eastAsia="en-GB"/>
        </w:rPr>
        <w:t xml:space="preserve"> ±</w:t>
      </w:r>
      <w:ins w:id="28" w:author="Lei, Lu" w:date="2024-03-17T18:53:00Z">
        <w:r w:rsidR="00F269FB" w:rsidRPr="00093E8A">
          <w:rPr>
            <w:rFonts w:ascii="Times New Roman" w:hAnsi="Times New Roman" w:cs="Times New Roman"/>
            <w:color w:val="000000"/>
            <w:sz w:val="20"/>
            <w:szCs w:val="20"/>
            <w:lang w:val="en-IE" w:eastAsia="zh-CN"/>
          </w:rPr>
          <w:t xml:space="preserve"> </w:t>
        </w:r>
      </w:ins>
      <w:r w:rsidRPr="00093E8A">
        <w:rPr>
          <w:rFonts w:ascii="Times New Roman" w:eastAsia="Times New Roman" w:hAnsi="Times New Roman" w:cs="Times New Roman"/>
          <w:color w:val="000000"/>
          <w:sz w:val="20"/>
          <w:szCs w:val="20"/>
          <w:lang w:val="en-IE" w:eastAsia="en-GB"/>
        </w:rPr>
        <w:t>0.</w:t>
      </w:r>
      <w:r w:rsidR="002B7AA6" w:rsidRPr="00093E8A">
        <w:rPr>
          <w:rFonts w:ascii="Times New Roman" w:eastAsia="Times New Roman" w:hAnsi="Times New Roman" w:cs="Times New Roman"/>
          <w:color w:val="000000"/>
          <w:sz w:val="20"/>
          <w:szCs w:val="20"/>
          <w:lang w:val="en-IE" w:eastAsia="en-GB"/>
        </w:rPr>
        <w:t>32</w:t>
      </w:r>
      <w:r w:rsidRPr="00093E8A">
        <w:rPr>
          <w:rFonts w:ascii="Times New Roman" w:eastAsia="Times New Roman" w:hAnsi="Times New Roman" w:cs="Times New Roman"/>
          <w:color w:val="000000"/>
          <w:sz w:val="20"/>
          <w:szCs w:val="20"/>
          <w:lang w:val="en-IE" w:eastAsia="en-GB"/>
        </w:rPr>
        <w:t xml:space="preserve"> </w:t>
      </w:r>
      <w:proofErr w:type="spellStart"/>
      <w:r w:rsidRPr="00093E8A">
        <w:rPr>
          <w:rFonts w:ascii="Times New Roman" w:eastAsia="Times New Roman" w:hAnsi="Times New Roman" w:cs="Times New Roman"/>
          <w:color w:val="000000"/>
          <w:sz w:val="20"/>
          <w:szCs w:val="20"/>
          <w:lang w:val="en-IE" w:eastAsia="en-GB"/>
        </w:rPr>
        <w:t>μg</w:t>
      </w:r>
      <w:proofErr w:type="spellEnd"/>
      <w:r w:rsidR="00940476" w:rsidRPr="00093E8A">
        <w:rPr>
          <w:rFonts w:ascii="Times New Roman" w:eastAsia="Times New Roman" w:hAnsi="Times New Roman" w:cs="Times New Roman"/>
          <w:color w:val="000000"/>
          <w:sz w:val="20"/>
          <w:szCs w:val="20"/>
          <w:lang w:val="en-IE" w:eastAsia="en-GB"/>
        </w:rPr>
        <w:t xml:space="preserve"> </w:t>
      </w:r>
      <w:r w:rsidRPr="00093E8A">
        <w:rPr>
          <w:rFonts w:ascii="Times New Roman" w:eastAsia="Times New Roman" w:hAnsi="Times New Roman" w:cs="Times New Roman"/>
          <w:color w:val="000000"/>
          <w:sz w:val="20"/>
          <w:szCs w:val="20"/>
          <w:lang w:val="en-IE" w:eastAsia="en-GB"/>
        </w:rPr>
        <w:t>m</w:t>
      </w:r>
      <w:r w:rsidR="00940476" w:rsidRPr="00093E8A">
        <w:rPr>
          <w:rFonts w:ascii="Times New Roman" w:eastAsia="Times New Roman" w:hAnsi="Times New Roman" w:cs="Times New Roman"/>
          <w:color w:val="000000"/>
          <w:sz w:val="20"/>
          <w:szCs w:val="20"/>
          <w:vertAlign w:val="superscript"/>
          <w:lang w:val="en-IE" w:eastAsia="en-GB"/>
        </w:rPr>
        <w:t>-</w:t>
      </w:r>
      <w:r w:rsidRPr="00093E8A">
        <w:rPr>
          <w:rFonts w:ascii="Times New Roman" w:eastAsia="Times New Roman" w:hAnsi="Times New Roman" w:cs="Times New Roman"/>
          <w:color w:val="000000"/>
          <w:sz w:val="20"/>
          <w:szCs w:val="20"/>
          <w:vertAlign w:val="superscript"/>
          <w:lang w:val="en-IE" w:eastAsia="en-GB"/>
        </w:rPr>
        <w:t>3</w:t>
      </w:r>
      <w:r w:rsidRPr="00093E8A">
        <w:rPr>
          <w:rFonts w:ascii="Times New Roman" w:eastAsia="Times New Roman" w:hAnsi="Times New Roman" w:cs="Times New Roman"/>
          <w:color w:val="000000"/>
          <w:sz w:val="20"/>
          <w:szCs w:val="20"/>
          <w:lang w:val="en-IE" w:eastAsia="en-GB"/>
        </w:rPr>
        <w:t xml:space="preserve"> </w:t>
      </w:r>
      <w:commentRangeStart w:id="29"/>
      <w:r w:rsidRPr="00093E8A">
        <w:rPr>
          <w:rFonts w:ascii="Times New Roman" w:eastAsia="Times New Roman" w:hAnsi="Times New Roman" w:cs="Times New Roman"/>
          <w:color w:val="000000"/>
          <w:sz w:val="20"/>
          <w:szCs w:val="20"/>
          <w:lang w:val="en-IE" w:eastAsia="en-GB"/>
        </w:rPr>
        <w:t>with equivalent daytime and nighttime concentrations (Kruskal-Wallis p-value&gt;0.05).</w:t>
      </w:r>
      <w:r w:rsidR="004B2B3F" w:rsidRPr="00093E8A">
        <w:rPr>
          <w:rFonts w:ascii="Times New Roman" w:eastAsia="Times New Roman" w:hAnsi="Times New Roman" w:cs="Times New Roman"/>
          <w:color w:val="000000"/>
          <w:sz w:val="20"/>
          <w:szCs w:val="20"/>
          <w:lang w:val="en-IE" w:eastAsia="en-GB"/>
        </w:rPr>
        <w:t xml:space="preserve"> </w:t>
      </w:r>
      <w:commentRangeEnd w:id="29"/>
      <w:r w:rsidR="00063EB7">
        <w:rPr>
          <w:rStyle w:val="CommentReference"/>
          <w:rFonts w:ascii="Calibri" w:eastAsia="Calibri" w:hAnsi="Calibri" w:cs="Calibri"/>
          <w:lang w:eastAsia="en-GB"/>
        </w:rPr>
        <w:commentReference w:id="29"/>
      </w:r>
      <w:r w:rsidR="00FB2DC1" w:rsidRPr="00093E8A">
        <w:rPr>
          <w:rFonts w:ascii="Times New Roman" w:hAnsi="Times New Roman" w:cs="Times New Roman"/>
          <w:bCs/>
          <w:color w:val="000000" w:themeColor="text1"/>
          <w:sz w:val="20"/>
          <w:szCs w:val="20"/>
          <w:lang w:val="en-IE"/>
        </w:rPr>
        <w:t>Buil</w:t>
      </w:r>
      <w:commentRangeStart w:id="30"/>
      <w:r w:rsidR="00FB2DC1" w:rsidRPr="00093E8A">
        <w:rPr>
          <w:rFonts w:ascii="Times New Roman" w:hAnsi="Times New Roman" w:cs="Times New Roman"/>
          <w:bCs/>
          <w:color w:val="000000" w:themeColor="text1"/>
          <w:sz w:val="20"/>
          <w:szCs w:val="20"/>
          <w:lang w:val="en-IE"/>
        </w:rPr>
        <w:t>ding upon this</w:t>
      </w:r>
      <w:commentRangeEnd w:id="30"/>
      <w:r w:rsidR="00063EB7">
        <w:rPr>
          <w:rStyle w:val="CommentReference"/>
          <w:rFonts w:ascii="Calibri" w:eastAsia="Calibri" w:hAnsi="Calibri" w:cs="Calibri"/>
          <w:lang w:eastAsia="en-GB"/>
        </w:rPr>
        <w:commentReference w:id="30"/>
      </w:r>
      <w:r w:rsidR="00FB2DC1" w:rsidRPr="00093E8A">
        <w:rPr>
          <w:rFonts w:ascii="Times New Roman" w:hAnsi="Times New Roman" w:cs="Times New Roman"/>
          <w:bCs/>
          <w:color w:val="000000" w:themeColor="text1"/>
          <w:sz w:val="20"/>
          <w:szCs w:val="20"/>
          <w:lang w:val="en-IE"/>
        </w:rPr>
        <w:t>, the low mass concentrations of NH</w:t>
      </w:r>
      <w:r w:rsidR="00FB2DC1" w:rsidRPr="00093E8A">
        <w:rPr>
          <w:rFonts w:ascii="Times New Roman" w:hAnsi="Times New Roman" w:cs="Times New Roman"/>
          <w:bCs/>
          <w:color w:val="000000" w:themeColor="text1"/>
          <w:sz w:val="20"/>
          <w:szCs w:val="20"/>
          <w:vertAlign w:val="subscript"/>
          <w:lang w:val="en-IE"/>
        </w:rPr>
        <w:t>4</w:t>
      </w:r>
      <w:r w:rsidR="00ED2B42" w:rsidRPr="00093E8A">
        <w:rPr>
          <w:rFonts w:ascii="Times New Roman" w:hAnsi="Times New Roman" w:cs="Times New Roman"/>
          <w:color w:val="000000" w:themeColor="text1"/>
          <w:sz w:val="20"/>
          <w:szCs w:val="20"/>
          <w:vertAlign w:val="superscript"/>
          <w:lang w:val="en-IE"/>
        </w:rPr>
        <w:t>+</w:t>
      </w:r>
      <w:r w:rsidR="002B7AA6" w:rsidRPr="00093E8A">
        <w:rPr>
          <w:rFonts w:ascii="Times New Roman" w:hAnsi="Times New Roman" w:cs="Times New Roman"/>
          <w:bCs/>
          <w:color w:val="000000" w:themeColor="text1"/>
          <w:sz w:val="20"/>
          <w:szCs w:val="20"/>
          <w:lang w:val="en-IE"/>
        </w:rPr>
        <w:t xml:space="preserve">, </w:t>
      </w:r>
      <w:r w:rsidR="00FB2DC1" w:rsidRPr="00093E8A">
        <w:rPr>
          <w:rFonts w:ascii="Times New Roman" w:hAnsi="Times New Roman" w:cs="Times New Roman"/>
          <w:bCs/>
          <w:color w:val="000000" w:themeColor="text1"/>
          <w:sz w:val="20"/>
          <w:szCs w:val="20"/>
          <w:lang w:val="en-IE"/>
        </w:rPr>
        <w:t>NO</w:t>
      </w:r>
      <w:r w:rsidR="00FB2DC1" w:rsidRPr="00093E8A">
        <w:rPr>
          <w:rFonts w:ascii="Times New Roman" w:hAnsi="Times New Roman" w:cs="Times New Roman"/>
          <w:bCs/>
          <w:color w:val="000000" w:themeColor="text1"/>
          <w:sz w:val="20"/>
          <w:szCs w:val="20"/>
          <w:vertAlign w:val="subscript"/>
          <w:lang w:val="en-IE"/>
        </w:rPr>
        <w:t>3</w:t>
      </w:r>
      <w:r w:rsidR="00FB2DC1" w:rsidRPr="00093E8A">
        <w:rPr>
          <w:rFonts w:ascii="Times New Roman" w:hAnsi="Times New Roman" w:cs="Times New Roman"/>
          <w:bCs/>
          <w:color w:val="000000" w:themeColor="text1"/>
          <w:sz w:val="20"/>
          <w:szCs w:val="20"/>
          <w:lang w:val="en-IE"/>
        </w:rPr>
        <w:t xml:space="preserve"> and corresponding N:C ratio</w:t>
      </w:r>
      <w:r w:rsidR="007E2659" w:rsidRPr="00093E8A">
        <w:rPr>
          <w:rFonts w:ascii="Times New Roman" w:hAnsi="Times New Roman" w:cs="Times New Roman"/>
          <w:bCs/>
          <w:color w:val="000000" w:themeColor="text1"/>
          <w:sz w:val="20"/>
          <w:szCs w:val="20"/>
          <w:lang w:val="en-IE"/>
        </w:rPr>
        <w:t xml:space="preserve"> of 0.006</w:t>
      </w:r>
      <w:ins w:id="31" w:author="Lei, Lu" w:date="2024-03-17T18:54:00Z">
        <w:r w:rsidR="00F269FB" w:rsidRPr="00093E8A">
          <w:rPr>
            <w:rFonts w:ascii="Times New Roman" w:hAnsi="Times New Roman" w:cs="Times New Roman"/>
            <w:bCs/>
            <w:color w:val="000000" w:themeColor="text1"/>
            <w:sz w:val="20"/>
            <w:szCs w:val="20"/>
            <w:lang w:val="en-IE" w:eastAsia="zh-CN"/>
          </w:rPr>
          <w:t xml:space="preserve"> </w:t>
        </w:r>
      </w:ins>
      <w:r w:rsidR="007E2659" w:rsidRPr="00093E8A">
        <w:rPr>
          <w:rFonts w:ascii="Times New Roman" w:hAnsi="Times New Roman" w:cs="Times New Roman"/>
          <w:bCs/>
          <w:color w:val="000000" w:themeColor="text1"/>
          <w:sz w:val="20"/>
          <w:szCs w:val="20"/>
          <w:lang w:val="en-IE"/>
        </w:rPr>
        <w:t>±</w:t>
      </w:r>
      <w:ins w:id="32" w:author="Lei, Lu" w:date="2024-03-17T18:54:00Z">
        <w:r w:rsidR="00F269FB" w:rsidRPr="00093E8A">
          <w:rPr>
            <w:rFonts w:ascii="Times New Roman" w:hAnsi="Times New Roman" w:cs="Times New Roman"/>
            <w:bCs/>
            <w:color w:val="000000" w:themeColor="text1"/>
            <w:sz w:val="20"/>
            <w:szCs w:val="20"/>
            <w:lang w:val="en-IE" w:eastAsia="zh-CN"/>
          </w:rPr>
          <w:t xml:space="preserve"> </w:t>
        </w:r>
      </w:ins>
      <w:r w:rsidR="007E2659" w:rsidRPr="00093E8A">
        <w:rPr>
          <w:rFonts w:ascii="Times New Roman" w:hAnsi="Times New Roman" w:cs="Times New Roman"/>
          <w:bCs/>
          <w:color w:val="000000" w:themeColor="text1"/>
          <w:sz w:val="20"/>
          <w:szCs w:val="20"/>
          <w:lang w:val="en-IE"/>
        </w:rPr>
        <w:t>0.002</w:t>
      </w:r>
      <w:r w:rsidR="00FB2DC1" w:rsidRPr="00093E8A">
        <w:rPr>
          <w:rFonts w:ascii="Times New Roman" w:hAnsi="Times New Roman" w:cs="Times New Roman"/>
          <w:bCs/>
          <w:color w:val="000000" w:themeColor="text1"/>
          <w:sz w:val="20"/>
          <w:szCs w:val="20"/>
          <w:lang w:val="en-IE"/>
        </w:rPr>
        <w:t xml:space="preserve">, indicate a limited presence of amino acids (below detection limit) from usual sources such as the North Atlantic oligotrophic gyre, </w:t>
      </w:r>
      <w:proofErr w:type="spellStart"/>
      <w:r w:rsidR="00FB2DC1" w:rsidRPr="00093E8A">
        <w:rPr>
          <w:rFonts w:ascii="Times New Roman" w:hAnsi="Times New Roman" w:cs="Times New Roman"/>
          <w:bCs/>
          <w:color w:val="000000" w:themeColor="text1"/>
          <w:sz w:val="20"/>
          <w:szCs w:val="20"/>
          <w:lang w:val="en-IE"/>
        </w:rPr>
        <w:t>ornithogenic</w:t>
      </w:r>
      <w:proofErr w:type="spellEnd"/>
      <w:r w:rsidR="00FB2DC1" w:rsidRPr="00093E8A">
        <w:rPr>
          <w:rFonts w:ascii="Times New Roman" w:hAnsi="Times New Roman" w:cs="Times New Roman"/>
          <w:bCs/>
          <w:color w:val="000000" w:themeColor="text1"/>
          <w:sz w:val="20"/>
          <w:szCs w:val="20"/>
          <w:lang w:val="en-IE"/>
        </w:rPr>
        <w:t xml:space="preserve"> emissions</w:t>
      </w:r>
      <w:r w:rsidR="007E2659" w:rsidRPr="00093E8A">
        <w:rPr>
          <w:rFonts w:ascii="Times New Roman" w:hAnsi="Times New Roman" w:cs="Times New Roman"/>
          <w:bCs/>
          <w:color w:val="000000" w:themeColor="text1"/>
          <w:sz w:val="20"/>
          <w:szCs w:val="20"/>
          <w:lang w:val="en-IE"/>
        </w:rPr>
        <w:t xml:space="preserve"> (i.e., birds)</w:t>
      </w:r>
      <w:r w:rsidR="00FB2DC1" w:rsidRPr="00093E8A">
        <w:rPr>
          <w:rFonts w:ascii="Times New Roman" w:hAnsi="Times New Roman" w:cs="Times New Roman"/>
          <w:bCs/>
          <w:color w:val="000000" w:themeColor="text1"/>
          <w:sz w:val="20"/>
          <w:szCs w:val="20"/>
          <w:lang w:val="en-IE"/>
        </w:rPr>
        <w:t xml:space="preserve">, phytoplankton, bacteria, or in situ atmospheric processes (Schmale </w:t>
      </w:r>
      <w:r w:rsidR="00A72BC3" w:rsidRPr="00A72BC3">
        <w:rPr>
          <w:rFonts w:ascii="Times New Roman" w:hAnsi="Times New Roman" w:cs="Times New Roman"/>
          <w:bCs/>
          <w:i/>
          <w:color w:val="000000" w:themeColor="text1"/>
          <w:sz w:val="20"/>
          <w:szCs w:val="20"/>
          <w:lang w:val="en-IE"/>
        </w:rPr>
        <w:t>et al</w:t>
      </w:r>
      <w:r w:rsidR="00FB2DC1" w:rsidRPr="00093E8A">
        <w:rPr>
          <w:rFonts w:ascii="Times New Roman" w:hAnsi="Times New Roman" w:cs="Times New Roman"/>
          <w:bCs/>
          <w:color w:val="000000" w:themeColor="text1"/>
          <w:sz w:val="20"/>
          <w:szCs w:val="20"/>
          <w:lang w:val="en-IE"/>
        </w:rPr>
        <w:t xml:space="preserve">., 2013; Van </w:t>
      </w:r>
      <w:proofErr w:type="spellStart"/>
      <w:r w:rsidR="00FB2DC1" w:rsidRPr="00093E8A">
        <w:rPr>
          <w:rFonts w:ascii="Times New Roman" w:hAnsi="Times New Roman" w:cs="Times New Roman"/>
          <w:bCs/>
          <w:color w:val="000000" w:themeColor="text1"/>
          <w:sz w:val="20"/>
          <w:szCs w:val="20"/>
          <w:lang w:val="en-IE"/>
        </w:rPr>
        <w:t>Pinxteren</w:t>
      </w:r>
      <w:proofErr w:type="spellEnd"/>
      <w:r w:rsidR="00FB2DC1" w:rsidRPr="00093E8A">
        <w:rPr>
          <w:rFonts w:ascii="Times New Roman" w:hAnsi="Times New Roman" w:cs="Times New Roman"/>
          <w:bCs/>
          <w:color w:val="000000" w:themeColor="text1"/>
          <w:sz w:val="20"/>
          <w:szCs w:val="20"/>
          <w:lang w:val="en-IE"/>
        </w:rPr>
        <w:t xml:space="preserve"> </w:t>
      </w:r>
      <w:r w:rsidR="00A72BC3" w:rsidRPr="00A72BC3">
        <w:rPr>
          <w:rFonts w:ascii="Times New Roman" w:hAnsi="Times New Roman" w:cs="Times New Roman"/>
          <w:bCs/>
          <w:i/>
          <w:color w:val="000000" w:themeColor="text1"/>
          <w:sz w:val="20"/>
          <w:szCs w:val="20"/>
          <w:lang w:val="en-IE"/>
        </w:rPr>
        <w:t>et al</w:t>
      </w:r>
      <w:r w:rsidR="00FB2DC1" w:rsidRPr="00093E8A">
        <w:rPr>
          <w:rFonts w:ascii="Times New Roman" w:hAnsi="Times New Roman" w:cs="Times New Roman"/>
          <w:bCs/>
          <w:color w:val="000000" w:themeColor="text1"/>
          <w:sz w:val="20"/>
          <w:szCs w:val="20"/>
          <w:lang w:val="en-IE"/>
        </w:rPr>
        <w:t>., 2022).</w:t>
      </w:r>
      <w:r w:rsidR="00711BB5" w:rsidRPr="00093E8A">
        <w:rPr>
          <w:rFonts w:ascii="Times New Roman" w:hAnsi="Times New Roman" w:cs="Times New Roman"/>
          <w:bCs/>
          <w:color w:val="000000" w:themeColor="text1"/>
          <w:sz w:val="20"/>
          <w:szCs w:val="20"/>
          <w:lang w:val="en-IE"/>
        </w:rPr>
        <w:t xml:space="preserve">  Furthermore, the observed average </w:t>
      </w:r>
      <w:r w:rsidR="00711BB5" w:rsidRPr="00093E8A">
        <w:rPr>
          <w:rFonts w:ascii="Times New Roman" w:hAnsi="Times New Roman" w:cs="Times New Roman"/>
          <w:color w:val="000000" w:themeColor="text1"/>
          <w:sz w:val="20"/>
          <w:szCs w:val="20"/>
          <w:lang w:val="en-IE"/>
        </w:rPr>
        <w:t>SO</w:t>
      </w:r>
      <w:r w:rsidR="00711BB5" w:rsidRPr="00093E8A">
        <w:rPr>
          <w:rFonts w:ascii="Times New Roman" w:hAnsi="Times New Roman" w:cs="Times New Roman"/>
          <w:color w:val="000000" w:themeColor="text1"/>
          <w:sz w:val="20"/>
          <w:szCs w:val="20"/>
          <w:vertAlign w:val="subscript"/>
          <w:lang w:val="en-IE"/>
        </w:rPr>
        <w:t>4</w:t>
      </w:r>
      <w:r w:rsidR="00711BB5" w:rsidRPr="00093E8A">
        <w:rPr>
          <w:rFonts w:ascii="Times New Roman" w:hAnsi="Times New Roman" w:cs="Times New Roman"/>
          <w:color w:val="000000" w:themeColor="text1"/>
          <w:sz w:val="20"/>
          <w:szCs w:val="20"/>
          <w:vertAlign w:val="superscript"/>
          <w:lang w:val="en-IE"/>
        </w:rPr>
        <w:t>2-</w:t>
      </w:r>
      <w:r w:rsidR="00711BB5" w:rsidRPr="00093E8A">
        <w:rPr>
          <w:rFonts w:ascii="Times New Roman" w:hAnsi="Times New Roman" w:cs="Times New Roman"/>
          <w:bCs/>
          <w:color w:val="000000" w:themeColor="text1"/>
          <w:sz w:val="20"/>
          <w:szCs w:val="20"/>
          <w:lang w:val="en-IE"/>
        </w:rPr>
        <w:t xml:space="preserve"> mass concentration </w:t>
      </w:r>
      <w:del w:id="33" w:author="Ovadnevaite, Jurgita" w:date="2024-07-02T16:52:00Z" w16du:dateUtc="2024-07-02T15:52:00Z">
        <w:r w:rsidR="00711BB5" w:rsidRPr="00093E8A" w:rsidDel="00063EB7">
          <w:rPr>
            <w:rFonts w:ascii="Times New Roman" w:hAnsi="Times New Roman" w:cs="Times New Roman"/>
            <w:bCs/>
            <w:color w:val="000000" w:themeColor="text1"/>
            <w:sz w:val="20"/>
            <w:szCs w:val="20"/>
            <w:lang w:val="en-IE"/>
          </w:rPr>
          <w:delText>stood at</w:delText>
        </w:r>
      </w:del>
      <w:ins w:id="34" w:author="Ovadnevaite, Jurgita" w:date="2024-07-02T16:52:00Z" w16du:dateUtc="2024-07-02T15:52:00Z">
        <w:r w:rsidR="00063EB7">
          <w:rPr>
            <w:rFonts w:ascii="Times New Roman" w:hAnsi="Times New Roman" w:cs="Times New Roman"/>
            <w:bCs/>
            <w:color w:val="000000" w:themeColor="text1"/>
            <w:sz w:val="20"/>
            <w:szCs w:val="20"/>
            <w:lang w:val="en-IE"/>
          </w:rPr>
          <w:t>was ~</w:t>
        </w:r>
      </w:ins>
      <w:r w:rsidR="00711BB5" w:rsidRPr="00093E8A">
        <w:rPr>
          <w:rFonts w:ascii="Times New Roman" w:hAnsi="Times New Roman" w:cs="Times New Roman"/>
          <w:bCs/>
          <w:color w:val="000000" w:themeColor="text1"/>
          <w:sz w:val="20"/>
          <w:szCs w:val="20"/>
          <w:lang w:val="en-IE"/>
        </w:rPr>
        <w:t xml:space="preserve"> 0.</w:t>
      </w:r>
      <w:r w:rsidR="00CC7379" w:rsidRPr="00093E8A">
        <w:rPr>
          <w:rFonts w:ascii="Times New Roman" w:hAnsi="Times New Roman" w:cs="Times New Roman"/>
          <w:bCs/>
          <w:color w:val="000000" w:themeColor="text1"/>
          <w:sz w:val="20"/>
          <w:szCs w:val="20"/>
          <w:lang w:val="en-IE"/>
        </w:rPr>
        <w:t>4</w:t>
      </w:r>
      <w:r w:rsidR="00F269FB" w:rsidRPr="00093E8A">
        <w:rPr>
          <w:rFonts w:ascii="Times New Roman" w:hAnsi="Times New Roman" w:cs="Times New Roman"/>
          <w:bCs/>
          <w:color w:val="000000" w:themeColor="text1"/>
          <w:sz w:val="20"/>
          <w:szCs w:val="20"/>
          <w:lang w:val="en-IE" w:eastAsia="zh-CN"/>
        </w:rPr>
        <w:t xml:space="preserve"> </w:t>
      </w:r>
      <w:r w:rsidR="00711BB5" w:rsidRPr="00093E8A">
        <w:rPr>
          <w:rFonts w:ascii="Times New Roman" w:hAnsi="Times New Roman" w:cs="Times New Roman"/>
          <w:bCs/>
          <w:color w:val="000000" w:themeColor="text1"/>
          <w:sz w:val="20"/>
          <w:szCs w:val="20"/>
          <w:lang w:val="en-IE"/>
        </w:rPr>
        <w:t>±</w:t>
      </w:r>
      <w:r w:rsidR="00F269FB" w:rsidRPr="00093E8A">
        <w:rPr>
          <w:rFonts w:ascii="Times New Roman" w:hAnsi="Times New Roman" w:cs="Times New Roman"/>
          <w:bCs/>
          <w:color w:val="000000" w:themeColor="text1"/>
          <w:sz w:val="20"/>
          <w:szCs w:val="20"/>
          <w:lang w:val="en-IE" w:eastAsia="zh-CN"/>
        </w:rPr>
        <w:t xml:space="preserve"> </w:t>
      </w:r>
      <w:r w:rsidR="00711BB5" w:rsidRPr="00093E8A">
        <w:rPr>
          <w:rFonts w:ascii="Times New Roman" w:hAnsi="Times New Roman" w:cs="Times New Roman"/>
          <w:bCs/>
          <w:color w:val="000000" w:themeColor="text1"/>
          <w:sz w:val="20"/>
          <w:szCs w:val="20"/>
          <w:lang w:val="en-IE"/>
        </w:rPr>
        <w:t>0.</w:t>
      </w:r>
      <w:r w:rsidR="00503BA5" w:rsidRPr="00093E8A">
        <w:rPr>
          <w:rFonts w:ascii="Times New Roman" w:hAnsi="Times New Roman" w:cs="Times New Roman"/>
          <w:bCs/>
          <w:color w:val="000000" w:themeColor="text1"/>
          <w:sz w:val="20"/>
          <w:szCs w:val="20"/>
          <w:lang w:val="en-IE"/>
        </w:rPr>
        <w:t>3</w:t>
      </w:r>
      <w:r w:rsidR="008618AE" w:rsidRPr="00093E8A">
        <w:rPr>
          <w:rFonts w:ascii="Times New Roman" w:hAnsi="Times New Roman" w:cs="Times New Roman"/>
          <w:bCs/>
          <w:color w:val="000000" w:themeColor="text1"/>
          <w:sz w:val="20"/>
          <w:szCs w:val="20"/>
          <w:lang w:val="en-IE"/>
        </w:rPr>
        <w:t xml:space="preserve"> µg m</w:t>
      </w:r>
      <w:r w:rsidR="008618AE" w:rsidRPr="00093E8A">
        <w:rPr>
          <w:rFonts w:ascii="Times New Roman" w:hAnsi="Times New Roman" w:cs="Times New Roman"/>
          <w:bCs/>
          <w:color w:val="000000" w:themeColor="text1"/>
          <w:sz w:val="20"/>
          <w:szCs w:val="20"/>
          <w:vertAlign w:val="superscript"/>
          <w:lang w:val="en-IE"/>
        </w:rPr>
        <w:t>-3</w:t>
      </w:r>
      <w:r w:rsidR="00711BB5" w:rsidRPr="00093E8A">
        <w:rPr>
          <w:rFonts w:ascii="Times New Roman" w:hAnsi="Times New Roman" w:cs="Times New Roman"/>
          <w:bCs/>
          <w:color w:val="000000" w:themeColor="text1"/>
          <w:sz w:val="20"/>
          <w:szCs w:val="20"/>
          <w:lang w:val="en-IE"/>
        </w:rPr>
        <w:t>, along with a S/C ratio of 0.009</w:t>
      </w:r>
      <w:r w:rsidR="00F269FB" w:rsidRPr="00093E8A">
        <w:rPr>
          <w:rFonts w:ascii="Times New Roman" w:hAnsi="Times New Roman" w:cs="Times New Roman"/>
          <w:bCs/>
          <w:color w:val="000000" w:themeColor="text1"/>
          <w:sz w:val="20"/>
          <w:szCs w:val="20"/>
          <w:lang w:val="en-IE" w:eastAsia="zh-CN"/>
        </w:rPr>
        <w:t xml:space="preserve"> </w:t>
      </w:r>
      <w:r w:rsidR="00711BB5" w:rsidRPr="00093E8A">
        <w:rPr>
          <w:rFonts w:ascii="Times New Roman" w:hAnsi="Times New Roman" w:cs="Times New Roman"/>
          <w:bCs/>
          <w:color w:val="000000" w:themeColor="text1"/>
          <w:sz w:val="20"/>
          <w:szCs w:val="20"/>
          <w:lang w:val="en-IE"/>
        </w:rPr>
        <w:t>±</w:t>
      </w:r>
      <w:r w:rsidR="00F269FB" w:rsidRPr="00093E8A">
        <w:rPr>
          <w:rFonts w:ascii="Times New Roman" w:hAnsi="Times New Roman" w:cs="Times New Roman"/>
          <w:bCs/>
          <w:color w:val="000000" w:themeColor="text1"/>
          <w:sz w:val="20"/>
          <w:szCs w:val="20"/>
          <w:lang w:val="en-IE" w:eastAsia="zh-CN"/>
        </w:rPr>
        <w:t xml:space="preserve"> </w:t>
      </w:r>
      <w:r w:rsidR="00711BB5" w:rsidRPr="00093E8A">
        <w:rPr>
          <w:rFonts w:ascii="Times New Roman" w:hAnsi="Times New Roman" w:cs="Times New Roman"/>
          <w:bCs/>
          <w:color w:val="000000" w:themeColor="text1"/>
          <w:sz w:val="20"/>
          <w:szCs w:val="20"/>
          <w:lang w:val="en-IE"/>
        </w:rPr>
        <w:t xml:space="preserve">0.002. This S/C value closely aligns with the </w:t>
      </w:r>
      <w:commentRangeStart w:id="35"/>
      <w:r w:rsidR="00711BB5" w:rsidRPr="00093E8A">
        <w:rPr>
          <w:rFonts w:ascii="Times New Roman" w:hAnsi="Times New Roman" w:cs="Times New Roman"/>
          <w:bCs/>
          <w:color w:val="000000" w:themeColor="text1"/>
          <w:sz w:val="20"/>
          <w:szCs w:val="20"/>
          <w:lang w:val="en-IE"/>
        </w:rPr>
        <w:t xml:space="preserve">0.013 ratio value </w:t>
      </w:r>
      <w:r w:rsidR="008618AE" w:rsidRPr="00093E8A">
        <w:rPr>
          <w:rFonts w:ascii="Times New Roman" w:hAnsi="Times New Roman" w:cs="Times New Roman"/>
          <w:bCs/>
          <w:color w:val="000000" w:themeColor="text1"/>
          <w:sz w:val="20"/>
          <w:szCs w:val="20"/>
          <w:lang w:val="en-IE"/>
        </w:rPr>
        <w:t xml:space="preserve">typically reported for MSA </w:t>
      </w:r>
      <w:commentRangeEnd w:id="35"/>
      <w:r w:rsidR="00063EB7">
        <w:rPr>
          <w:rStyle w:val="CommentReference"/>
          <w:rFonts w:ascii="Calibri" w:eastAsia="Calibri" w:hAnsi="Calibri" w:cs="Calibri"/>
          <w:lang w:eastAsia="en-GB"/>
        </w:rPr>
        <w:commentReference w:id="35"/>
      </w:r>
      <w:r w:rsidR="008618AE" w:rsidRPr="00093E8A">
        <w:rPr>
          <w:rFonts w:ascii="Times New Roman" w:hAnsi="Times New Roman" w:cs="Times New Roman"/>
          <w:bCs/>
          <w:color w:val="000000" w:themeColor="text1"/>
          <w:sz w:val="20"/>
          <w:szCs w:val="20"/>
          <w:lang w:val="en-IE"/>
        </w:rPr>
        <w:t xml:space="preserve">aerosols </w:t>
      </w:r>
      <w:r w:rsidR="008618AE" w:rsidRPr="00093E8A">
        <w:rPr>
          <w:rFonts w:ascii="Times New Roman" w:hAnsi="Times New Roman" w:cs="Times New Roman"/>
          <w:bCs/>
          <w:color w:val="000000" w:themeColor="text1"/>
          <w:sz w:val="20"/>
          <w:szCs w:val="20"/>
          <w:lang w:val="en-IE"/>
        </w:rPr>
        <w:fldChar w:fldCharType="begin"/>
      </w:r>
      <w:r w:rsidR="00C71BDA">
        <w:rPr>
          <w:rFonts w:ascii="Times New Roman" w:hAnsi="Times New Roman" w:cs="Times New Roman"/>
          <w:bCs/>
          <w:color w:val="000000" w:themeColor="text1"/>
          <w:sz w:val="20"/>
          <w:szCs w:val="20"/>
          <w:lang w:val="en-IE"/>
        </w:rPr>
        <w:instrText xml:space="preserve"> ADDIN ZOTERO_ITEM CSL_CITATION {"citationID":"KkVVBcDs","properties":{"formattedCitation":"(Crippa et al. 2013)","plainCitation":"(Crippa et al. 2013)","noteIndex":0},"citationItems":[{"id":1199,"uris":["http://zotero.org/groups/3856298/items/CBSZA6E7"],"itemData":{"id":1199,"type":"article-journal","container-title":"Journal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H."}],"issued":{"date-parts":[["2013",2,27]]}}}],"schema":"https://github.com/citation-style-language/schema/raw/master/csl-citation.json"} </w:instrText>
      </w:r>
      <w:r w:rsidR="008618AE" w:rsidRPr="00093E8A">
        <w:rPr>
          <w:rFonts w:ascii="Times New Roman" w:hAnsi="Times New Roman" w:cs="Times New Roman"/>
          <w:bCs/>
          <w:color w:val="000000" w:themeColor="text1"/>
          <w:sz w:val="20"/>
          <w:szCs w:val="20"/>
          <w:lang w:val="en-IE"/>
        </w:rPr>
        <w:fldChar w:fldCharType="separate"/>
      </w:r>
      <w:r w:rsidR="008618AE" w:rsidRPr="00093E8A">
        <w:rPr>
          <w:rFonts w:ascii="Times New Roman" w:hAnsi="Times New Roman" w:cs="Times New Roman"/>
          <w:sz w:val="20"/>
          <w:szCs w:val="20"/>
          <w:lang w:val="en-IE"/>
        </w:rPr>
        <w:t xml:space="preserve">(Crippa </w:t>
      </w:r>
      <w:r w:rsidR="00A72BC3" w:rsidRPr="00A72BC3">
        <w:rPr>
          <w:rFonts w:ascii="Times New Roman" w:hAnsi="Times New Roman" w:cs="Times New Roman"/>
          <w:i/>
          <w:sz w:val="20"/>
          <w:szCs w:val="20"/>
          <w:lang w:val="en-IE"/>
        </w:rPr>
        <w:t>et al</w:t>
      </w:r>
      <w:r w:rsidR="008618AE" w:rsidRPr="00093E8A">
        <w:rPr>
          <w:rFonts w:ascii="Times New Roman" w:hAnsi="Times New Roman" w:cs="Times New Roman"/>
          <w:sz w:val="20"/>
          <w:szCs w:val="20"/>
          <w:lang w:val="en-IE"/>
        </w:rPr>
        <w:t>. 2013)</w:t>
      </w:r>
      <w:r w:rsidR="008618AE" w:rsidRPr="00093E8A">
        <w:rPr>
          <w:rFonts w:ascii="Times New Roman" w:hAnsi="Times New Roman" w:cs="Times New Roman"/>
          <w:bCs/>
          <w:color w:val="000000" w:themeColor="text1"/>
          <w:sz w:val="20"/>
          <w:szCs w:val="20"/>
          <w:lang w:val="en-IE"/>
        </w:rPr>
        <w:fldChar w:fldCharType="end"/>
      </w:r>
      <w:r w:rsidR="008618AE" w:rsidRPr="00093E8A">
        <w:rPr>
          <w:rFonts w:ascii="Times New Roman" w:hAnsi="Times New Roman" w:cs="Times New Roman"/>
          <w:bCs/>
          <w:color w:val="000000" w:themeColor="text1"/>
          <w:sz w:val="20"/>
          <w:szCs w:val="20"/>
          <w:lang w:val="en-IE"/>
        </w:rPr>
        <w:t>.</w:t>
      </w:r>
    </w:p>
    <w:p w14:paraId="59C0F824" w14:textId="4DDB3961" w:rsidR="00236DF8" w:rsidRPr="00093E8A" w:rsidRDefault="00236DF8" w:rsidP="00093E8A">
      <w:pPr>
        <w:spacing w:line="360" w:lineRule="auto"/>
        <w:rPr>
          <w:rFonts w:ascii="Times New Roman" w:hAnsi="Times New Roman" w:cs="Times New Roman"/>
          <w:bCs/>
          <w:color w:val="000000" w:themeColor="text1"/>
          <w:sz w:val="20"/>
          <w:szCs w:val="20"/>
          <w:lang w:val="en-IE"/>
        </w:rPr>
      </w:pPr>
      <w:r w:rsidRPr="00093E8A">
        <w:rPr>
          <w:rFonts w:ascii="Times New Roman" w:hAnsi="Times New Roman" w:cs="Times New Roman"/>
          <w:bCs/>
          <w:color w:val="000000" w:themeColor="text1"/>
          <w:sz w:val="20"/>
          <w:szCs w:val="20"/>
          <w:lang w:val="en-IE"/>
        </w:rPr>
        <w:t xml:space="preserve">Following pollution thresholds established for the North-East Atlantic (Grigas </w:t>
      </w:r>
      <w:r w:rsidR="00A72BC3" w:rsidRPr="00A72BC3">
        <w:rPr>
          <w:rFonts w:ascii="Times New Roman" w:hAnsi="Times New Roman" w:cs="Times New Roman"/>
          <w:bCs/>
          <w:i/>
          <w:color w:val="000000" w:themeColor="text1"/>
          <w:sz w:val="20"/>
          <w:szCs w:val="20"/>
          <w:lang w:val="en-IE"/>
        </w:rPr>
        <w:t>et al</w:t>
      </w:r>
      <w:r w:rsidRPr="00093E8A">
        <w:rPr>
          <w:rFonts w:ascii="Times New Roman" w:hAnsi="Times New Roman" w:cs="Times New Roman"/>
          <w:bCs/>
          <w:color w:val="000000" w:themeColor="text1"/>
          <w:sz w:val="20"/>
          <w:szCs w:val="20"/>
          <w:lang w:val="en-IE"/>
        </w:rPr>
        <w:t>., 2017),</w:t>
      </w:r>
      <w:r w:rsidR="00FC1756">
        <w:rPr>
          <w:rFonts w:ascii="Times New Roman" w:hAnsi="Times New Roman" w:cs="Times New Roman"/>
          <w:bCs/>
          <w:color w:val="000000" w:themeColor="text1"/>
          <w:sz w:val="20"/>
          <w:szCs w:val="20"/>
          <w:lang w:val="en-IE"/>
        </w:rPr>
        <w:t xml:space="preserve"> </w:t>
      </w:r>
      <w:r w:rsidRPr="00093E8A">
        <w:rPr>
          <w:rFonts w:ascii="Times New Roman" w:hAnsi="Times New Roman" w:cs="Times New Roman"/>
          <w:bCs/>
          <w:color w:val="000000" w:themeColor="text1"/>
          <w:sz w:val="20"/>
          <w:szCs w:val="20"/>
          <w:lang w:val="en-IE"/>
        </w:rPr>
        <w:t xml:space="preserve">pristine conditions (eBC levels below 0.015 </w:t>
      </w:r>
      <w:proofErr w:type="spellStart"/>
      <w:r w:rsidRPr="00093E8A">
        <w:rPr>
          <w:rFonts w:ascii="Times New Roman" w:hAnsi="Times New Roman" w:cs="Times New Roman"/>
          <w:bCs/>
          <w:color w:val="000000" w:themeColor="text1"/>
          <w:sz w:val="20"/>
          <w:szCs w:val="20"/>
          <w:lang w:val="en-IE"/>
        </w:rPr>
        <w:t>μg</w:t>
      </w:r>
      <w:proofErr w:type="spellEnd"/>
      <w:r w:rsidRPr="00093E8A">
        <w:rPr>
          <w:rFonts w:ascii="Times New Roman" w:hAnsi="Times New Roman" w:cs="Times New Roman"/>
          <w:bCs/>
          <w:color w:val="000000" w:themeColor="text1"/>
          <w:sz w:val="20"/>
          <w:szCs w:val="20"/>
          <w:lang w:val="en-IE"/>
        </w:rPr>
        <w:t xml:space="preserve"> m</w:t>
      </w:r>
      <w:r w:rsidRPr="00093E8A">
        <w:rPr>
          <w:rFonts w:ascii="Times New Roman" w:hAnsi="Times New Roman" w:cs="Times New Roman"/>
          <w:bCs/>
          <w:color w:val="000000" w:themeColor="text1"/>
          <w:sz w:val="20"/>
          <w:szCs w:val="20"/>
          <w:vertAlign w:val="superscript"/>
          <w:lang w:val="en-IE"/>
        </w:rPr>
        <w:t>−3</w:t>
      </w:r>
      <w:r w:rsidRPr="00093E8A">
        <w:rPr>
          <w:rFonts w:ascii="Times New Roman" w:hAnsi="Times New Roman" w:cs="Times New Roman"/>
          <w:bCs/>
          <w:color w:val="000000" w:themeColor="text1"/>
          <w:sz w:val="20"/>
          <w:szCs w:val="20"/>
          <w:lang w:val="en-IE"/>
        </w:rPr>
        <w:t>)</w:t>
      </w:r>
      <w:r w:rsidR="00FC1756">
        <w:rPr>
          <w:rFonts w:ascii="Times New Roman" w:hAnsi="Times New Roman" w:cs="Times New Roman"/>
          <w:bCs/>
          <w:color w:val="000000" w:themeColor="text1"/>
          <w:sz w:val="20"/>
          <w:szCs w:val="20"/>
          <w:lang w:val="en-IE"/>
        </w:rPr>
        <w:t xml:space="preserve"> were observed</w:t>
      </w:r>
      <w:r w:rsidRPr="00093E8A">
        <w:rPr>
          <w:rFonts w:ascii="Times New Roman" w:hAnsi="Times New Roman" w:cs="Times New Roman"/>
          <w:bCs/>
          <w:color w:val="000000" w:themeColor="text1"/>
          <w:sz w:val="20"/>
          <w:szCs w:val="20"/>
          <w:lang w:val="en-IE"/>
        </w:rPr>
        <w:t xml:space="preserve"> during 60.4% of the measurement period. Clean conditions (eBC levels between 0.015 and 0.05 </w:t>
      </w:r>
      <w:proofErr w:type="spellStart"/>
      <w:r w:rsidRPr="00093E8A">
        <w:rPr>
          <w:rFonts w:ascii="Times New Roman" w:hAnsi="Times New Roman" w:cs="Times New Roman"/>
          <w:bCs/>
          <w:color w:val="000000" w:themeColor="text1"/>
          <w:sz w:val="20"/>
          <w:szCs w:val="20"/>
          <w:lang w:val="en-IE"/>
        </w:rPr>
        <w:t>μg</w:t>
      </w:r>
      <w:proofErr w:type="spellEnd"/>
      <w:r w:rsidRPr="00093E8A">
        <w:rPr>
          <w:rFonts w:ascii="Times New Roman" w:hAnsi="Times New Roman" w:cs="Times New Roman"/>
          <w:bCs/>
          <w:color w:val="000000" w:themeColor="text1"/>
          <w:sz w:val="20"/>
          <w:szCs w:val="20"/>
          <w:lang w:val="en-IE"/>
        </w:rPr>
        <w:t xml:space="preserve"> m</w:t>
      </w:r>
      <w:r w:rsidRPr="00093E8A">
        <w:rPr>
          <w:rFonts w:ascii="Times New Roman" w:hAnsi="Times New Roman" w:cs="Times New Roman"/>
          <w:bCs/>
          <w:color w:val="000000" w:themeColor="text1"/>
          <w:sz w:val="20"/>
          <w:szCs w:val="20"/>
          <w:vertAlign w:val="superscript"/>
          <w:lang w:val="en-IE"/>
        </w:rPr>
        <w:t>−3</w:t>
      </w:r>
      <w:r w:rsidRPr="00093E8A">
        <w:rPr>
          <w:rFonts w:ascii="Times New Roman" w:hAnsi="Times New Roman" w:cs="Times New Roman"/>
          <w:bCs/>
          <w:color w:val="000000" w:themeColor="text1"/>
          <w:sz w:val="20"/>
          <w:szCs w:val="20"/>
          <w:lang w:val="en-IE"/>
        </w:rPr>
        <w:t>) prevailed 30.</w:t>
      </w:r>
      <w:r w:rsidR="00C13563" w:rsidRPr="00093E8A">
        <w:rPr>
          <w:rFonts w:ascii="Times New Roman" w:hAnsi="Times New Roman" w:cs="Times New Roman"/>
          <w:bCs/>
          <w:color w:val="000000" w:themeColor="text1"/>
          <w:sz w:val="20"/>
          <w:szCs w:val="20"/>
          <w:lang w:val="en-IE"/>
        </w:rPr>
        <w:t>5</w:t>
      </w:r>
      <w:r w:rsidRPr="00093E8A">
        <w:rPr>
          <w:rFonts w:ascii="Times New Roman" w:hAnsi="Times New Roman" w:cs="Times New Roman"/>
          <w:bCs/>
          <w:color w:val="000000" w:themeColor="text1"/>
          <w:sz w:val="20"/>
          <w:szCs w:val="20"/>
          <w:lang w:val="en-IE"/>
        </w:rPr>
        <w:t xml:space="preserve">% of the time, and moderately polluted conditions (eBC levels between 0.05 and 0.3 </w:t>
      </w:r>
      <w:proofErr w:type="spellStart"/>
      <w:r w:rsidRPr="00093E8A">
        <w:rPr>
          <w:rFonts w:ascii="Times New Roman" w:hAnsi="Times New Roman" w:cs="Times New Roman"/>
          <w:bCs/>
          <w:color w:val="000000" w:themeColor="text1"/>
          <w:sz w:val="20"/>
          <w:szCs w:val="20"/>
          <w:lang w:val="en-IE"/>
        </w:rPr>
        <w:t>μg</w:t>
      </w:r>
      <w:proofErr w:type="spellEnd"/>
      <w:r w:rsidRPr="00093E8A">
        <w:rPr>
          <w:rFonts w:ascii="Times New Roman" w:hAnsi="Times New Roman" w:cs="Times New Roman"/>
          <w:bCs/>
          <w:color w:val="000000" w:themeColor="text1"/>
          <w:sz w:val="20"/>
          <w:szCs w:val="20"/>
          <w:lang w:val="en-IE"/>
        </w:rPr>
        <w:t xml:space="preserve"> m</w:t>
      </w:r>
      <w:r w:rsidRPr="00093E8A">
        <w:rPr>
          <w:rFonts w:ascii="Times New Roman" w:hAnsi="Times New Roman" w:cs="Times New Roman"/>
          <w:bCs/>
          <w:color w:val="000000" w:themeColor="text1"/>
          <w:sz w:val="20"/>
          <w:szCs w:val="20"/>
          <w:vertAlign w:val="superscript"/>
          <w:lang w:val="en-IE"/>
        </w:rPr>
        <w:t>−3</w:t>
      </w:r>
      <w:r w:rsidRPr="00093E8A">
        <w:rPr>
          <w:rFonts w:ascii="Times New Roman" w:hAnsi="Times New Roman" w:cs="Times New Roman"/>
          <w:bCs/>
          <w:color w:val="000000" w:themeColor="text1"/>
          <w:sz w:val="20"/>
          <w:szCs w:val="20"/>
          <w:lang w:val="en-IE"/>
        </w:rPr>
        <w:t>)</w:t>
      </w:r>
      <w:r w:rsidR="00FC1756">
        <w:rPr>
          <w:rFonts w:ascii="Times New Roman" w:hAnsi="Times New Roman" w:cs="Times New Roman"/>
          <w:bCs/>
          <w:color w:val="000000" w:themeColor="text1"/>
          <w:sz w:val="20"/>
          <w:szCs w:val="20"/>
          <w:lang w:val="en-IE"/>
        </w:rPr>
        <w:t xml:space="preserve"> occurred </w:t>
      </w:r>
      <w:r w:rsidRPr="00093E8A">
        <w:rPr>
          <w:rFonts w:ascii="Times New Roman" w:hAnsi="Times New Roman" w:cs="Times New Roman"/>
          <w:bCs/>
          <w:color w:val="000000" w:themeColor="text1"/>
          <w:sz w:val="20"/>
          <w:szCs w:val="20"/>
          <w:lang w:val="en-IE"/>
        </w:rPr>
        <w:t xml:space="preserve">for 9.1% of the time with a </w:t>
      </w:r>
      <w:r w:rsidR="00522F3C" w:rsidRPr="00093E8A">
        <w:rPr>
          <w:rFonts w:ascii="Times New Roman" w:hAnsi="Times New Roman" w:cs="Times New Roman"/>
          <w:bCs/>
          <w:color w:val="000000" w:themeColor="text1"/>
          <w:sz w:val="20"/>
          <w:szCs w:val="20"/>
          <w:lang w:val="en-IE"/>
        </w:rPr>
        <w:t>significant</w:t>
      </w:r>
      <w:r w:rsidRPr="00093E8A">
        <w:rPr>
          <w:rFonts w:ascii="Times New Roman" w:hAnsi="Times New Roman" w:cs="Times New Roman"/>
          <w:bCs/>
          <w:color w:val="000000" w:themeColor="text1"/>
          <w:sz w:val="20"/>
          <w:szCs w:val="20"/>
          <w:lang w:val="en-IE"/>
        </w:rPr>
        <w:t xml:space="preserve"> pollution event spanning from August 17</w:t>
      </w:r>
      <w:r w:rsidRPr="00093E8A">
        <w:rPr>
          <w:rFonts w:ascii="Times New Roman" w:hAnsi="Times New Roman" w:cs="Times New Roman"/>
          <w:bCs/>
          <w:color w:val="000000" w:themeColor="text1"/>
          <w:sz w:val="20"/>
          <w:szCs w:val="20"/>
          <w:vertAlign w:val="superscript"/>
          <w:lang w:val="en-IE"/>
        </w:rPr>
        <w:t>th</w:t>
      </w:r>
      <w:r w:rsidRPr="00093E8A">
        <w:rPr>
          <w:rFonts w:ascii="Times New Roman" w:hAnsi="Times New Roman" w:cs="Times New Roman"/>
          <w:bCs/>
          <w:color w:val="000000" w:themeColor="text1"/>
          <w:sz w:val="20"/>
          <w:szCs w:val="20"/>
          <w:lang w:val="en-IE"/>
        </w:rPr>
        <w:t xml:space="preserve"> to 19</w:t>
      </w:r>
      <w:r w:rsidRPr="00093E8A">
        <w:rPr>
          <w:rFonts w:ascii="Times New Roman" w:hAnsi="Times New Roman" w:cs="Times New Roman"/>
          <w:bCs/>
          <w:color w:val="000000" w:themeColor="text1"/>
          <w:sz w:val="20"/>
          <w:szCs w:val="20"/>
          <w:vertAlign w:val="superscript"/>
          <w:lang w:val="en-IE"/>
        </w:rPr>
        <w:t>th</w:t>
      </w:r>
      <w:r w:rsidRPr="00093E8A">
        <w:rPr>
          <w:rFonts w:ascii="Times New Roman" w:hAnsi="Times New Roman" w:cs="Times New Roman"/>
          <w:bCs/>
          <w:color w:val="000000" w:themeColor="text1"/>
          <w:sz w:val="20"/>
          <w:szCs w:val="20"/>
          <w:lang w:val="en-IE"/>
        </w:rPr>
        <w:t xml:space="preserve"> </w:t>
      </w:r>
      <w:r w:rsidR="008618AE" w:rsidRPr="00093E8A">
        <w:rPr>
          <w:rFonts w:ascii="Times New Roman" w:hAnsi="Times New Roman" w:cs="Times New Roman"/>
          <w:bCs/>
          <w:color w:val="000000" w:themeColor="text1"/>
          <w:sz w:val="20"/>
          <w:szCs w:val="20"/>
          <w:lang w:val="en-IE"/>
        </w:rPr>
        <w:t xml:space="preserve">2015 </w:t>
      </w:r>
      <w:r w:rsidRPr="00093E8A">
        <w:rPr>
          <w:rFonts w:ascii="Times New Roman" w:hAnsi="Times New Roman" w:cs="Times New Roman"/>
          <w:bCs/>
          <w:color w:val="000000" w:themeColor="text1"/>
          <w:sz w:val="20"/>
          <w:szCs w:val="20"/>
          <w:lang w:val="en-IE"/>
        </w:rPr>
        <w:t>onwards.</w:t>
      </w:r>
    </w:p>
    <w:p w14:paraId="1F1C888B" w14:textId="30DAE1E5" w:rsidR="00CB3935" w:rsidRPr="00093E8A" w:rsidRDefault="00722A6F" w:rsidP="00093E8A">
      <w:pPr>
        <w:spacing w:line="360" w:lineRule="auto"/>
        <w:rPr>
          <w:rFonts w:ascii="Times New Roman" w:hAnsi="Times New Roman" w:cs="Times New Roman"/>
          <w:bCs/>
          <w:color w:val="000000" w:themeColor="text1"/>
          <w:sz w:val="20"/>
          <w:szCs w:val="20"/>
          <w:lang w:val="en-IE"/>
        </w:rPr>
      </w:pPr>
      <w:r w:rsidRPr="00093E8A">
        <w:rPr>
          <w:rFonts w:ascii="Times New Roman" w:hAnsi="Times New Roman" w:cs="Times New Roman"/>
          <w:bCs/>
          <w:color w:val="000000" w:themeColor="text1"/>
          <w:sz w:val="20"/>
          <w:szCs w:val="20"/>
          <w:lang w:val="en-IE"/>
        </w:rPr>
        <w:t xml:space="preserve">Likewise, CO mixing ratios were below 100 ppb for over 70% of the time, similarly to other pristine sites </w:t>
      </w:r>
      <w:r w:rsidR="00C030C3" w:rsidRPr="00093E8A">
        <w:rPr>
          <w:rFonts w:ascii="Times New Roman" w:hAnsi="Times New Roman" w:cs="Times New Roman"/>
          <w:bCs/>
          <w:color w:val="000000" w:themeColor="text1"/>
          <w:sz w:val="20"/>
          <w:szCs w:val="20"/>
          <w:lang w:val="en-IE"/>
        </w:rPr>
        <w:fldChar w:fldCharType="begin"/>
      </w:r>
      <w:r w:rsidR="00C71BDA">
        <w:rPr>
          <w:rFonts w:ascii="Times New Roman" w:hAnsi="Times New Roman" w:cs="Times New Roman"/>
          <w:bCs/>
          <w:color w:val="000000" w:themeColor="text1"/>
          <w:sz w:val="20"/>
          <w:szCs w:val="20"/>
          <w:lang w:val="en-IE"/>
        </w:rPr>
        <w:instrText xml:space="preserve"> ADDIN ZOTERO_ITEM CSL_CITATION {"citationID":"VmN9umdg","properties":{"formattedCitation":"(Zhao et al. 2022)","plainCitation":"(Zhao et al. 2022)","noteIndex":0},"citationItems":[{"id":2438,"uris":["http://zotero.org/groups/3856298/items/LUJDC924"],"itemData":{"id":2438,"type":"article-journal","abstract":"Air samples were collected by flasks and analyzed via a Picarro G2401 gas analyzer for carbon dioxide (CO2) and carbon monoxide (CO) at the Akedala Atmospheric Background Station in Xinjiang, China, from September 2009 to December 2019, to analyze the changes in the characteristics of atmospheric CO2 and CO and determine the sources. The results show that the annual average CO2 concentration showed an increasing trend (growth rate: 1.90 ppm year−1), ranging from 389.80 to 410.43 ppm, and the annual average CO concentration also showed an increasing trend (growth rate: 1.78 ppb year−1), ranging from 136.30 to 189.82 ppb. The CO2 concentration and growth rate were the highest in winter, followed by autumn, spring, and summer. The CO concentration and growth rate were also the highest in winter due to anthropogenic emissions, ecosystem effects, and diffusion conditions. The main trajectories of CO2 and CO determined by the Hybrid Single-Particle Lagrangian Integrated Trajectory (HYSPLIT) model were parallel to the Irtysh River valley and then passed through the Old Wind Pass. Furthermore, the main source regions of CO2 and CO at the Akedala Station were eastern Kazakhstan, southern Russia, western Mongolia, and the Xinjiang Tianshan North Slope Economic Zone of China. This study reflects the characteristics of long-term changes in CO2 and CO concentrations at the Akedala station and provides fundamental data for the studies on environmental changes and climate change in Central Asia.","container-title":"International Journal of Environmental Research and Public Health","DOI":"10.3390/ijerph19116948","ISSN":"1660-4601","issue":"11","journalAbbreviation":"IJERPH","language":"en","page":"6948","source":"DOI.org (Crossref)","title":"Analysis of Atmospheric CO2 and CO at Akedala Atmospheric Background Observation Station, a Regional Station in Northwestern China","volume":"19","author":[{"family":"Zhao","given":"Zhujun"},{"family":"He","given":"Qing"},{"family":"Lu","given":"Zhongqi"},{"family":"Zhao","given":"Quanwei"},{"family":"Wang","given":"Jianlin"}],"issued":{"date-parts":[["2022",6,6]]}}}],"schema":"https://github.com/citation-style-language/schema/raw/master/csl-citation.json"} </w:instrText>
      </w:r>
      <w:r w:rsidR="00C030C3" w:rsidRPr="00093E8A">
        <w:rPr>
          <w:rFonts w:ascii="Times New Roman" w:hAnsi="Times New Roman" w:cs="Times New Roman"/>
          <w:bCs/>
          <w:color w:val="000000" w:themeColor="text1"/>
          <w:sz w:val="20"/>
          <w:szCs w:val="20"/>
          <w:lang w:val="en-IE"/>
        </w:rPr>
        <w:fldChar w:fldCharType="separate"/>
      </w:r>
      <w:r w:rsidR="00C030C3" w:rsidRPr="00093E8A">
        <w:rPr>
          <w:rFonts w:ascii="Times New Roman" w:hAnsi="Times New Roman" w:cs="Times New Roman"/>
          <w:sz w:val="20"/>
          <w:szCs w:val="20"/>
          <w:lang w:val="en-IE"/>
        </w:rPr>
        <w:t xml:space="preserve">(Zhao </w:t>
      </w:r>
      <w:r w:rsidR="00A72BC3" w:rsidRPr="00A72BC3">
        <w:rPr>
          <w:rFonts w:ascii="Times New Roman" w:hAnsi="Times New Roman" w:cs="Times New Roman"/>
          <w:i/>
          <w:sz w:val="20"/>
          <w:szCs w:val="20"/>
          <w:lang w:val="en-IE"/>
        </w:rPr>
        <w:t>et al</w:t>
      </w:r>
      <w:r w:rsidR="00C030C3" w:rsidRPr="00093E8A">
        <w:rPr>
          <w:rFonts w:ascii="Times New Roman" w:hAnsi="Times New Roman" w:cs="Times New Roman"/>
          <w:sz w:val="20"/>
          <w:szCs w:val="20"/>
          <w:lang w:val="en-IE"/>
        </w:rPr>
        <w:t>. 2022)</w:t>
      </w:r>
      <w:r w:rsidR="00C030C3" w:rsidRPr="00093E8A">
        <w:rPr>
          <w:rFonts w:ascii="Times New Roman" w:hAnsi="Times New Roman" w:cs="Times New Roman"/>
          <w:bCs/>
          <w:color w:val="000000" w:themeColor="text1"/>
          <w:sz w:val="20"/>
          <w:szCs w:val="20"/>
          <w:lang w:val="en-IE"/>
        </w:rPr>
        <w:fldChar w:fldCharType="end"/>
      </w:r>
      <w:r w:rsidR="00C030C3" w:rsidRPr="00093E8A">
        <w:rPr>
          <w:rFonts w:ascii="Times New Roman" w:hAnsi="Times New Roman" w:cs="Times New Roman"/>
          <w:bCs/>
          <w:color w:val="000000" w:themeColor="text1"/>
          <w:sz w:val="20"/>
          <w:szCs w:val="20"/>
          <w:lang w:val="en-IE"/>
        </w:rPr>
        <w:t xml:space="preserve">. </w:t>
      </w:r>
      <w:r w:rsidRPr="00093E8A">
        <w:rPr>
          <w:rFonts w:ascii="Times New Roman" w:hAnsi="Times New Roman" w:cs="Times New Roman"/>
          <w:bCs/>
          <w:color w:val="000000" w:themeColor="text1"/>
          <w:sz w:val="20"/>
          <w:szCs w:val="20"/>
          <w:lang w:val="en-IE"/>
        </w:rPr>
        <w:t>Wind</w:t>
      </w:r>
      <w:ins w:id="36" w:author="Ovadnevaite, Jurgita" w:date="2024-07-02T16:54:00Z" w16du:dateUtc="2024-07-02T15:54:00Z">
        <w:r w:rsidR="00063EB7">
          <w:rPr>
            <w:rFonts w:ascii="Times New Roman" w:hAnsi="Times New Roman" w:cs="Times New Roman"/>
            <w:bCs/>
            <w:color w:val="000000" w:themeColor="text1"/>
            <w:sz w:val="20"/>
            <w:szCs w:val="20"/>
            <w:lang w:val="en-IE"/>
          </w:rPr>
          <w:t>s</w:t>
        </w:r>
      </w:ins>
      <w:r w:rsidRPr="00093E8A">
        <w:rPr>
          <w:rFonts w:ascii="Times New Roman" w:hAnsi="Times New Roman" w:cs="Times New Roman"/>
          <w:bCs/>
          <w:color w:val="000000" w:themeColor="text1"/>
          <w:sz w:val="20"/>
          <w:szCs w:val="20"/>
          <w:lang w:val="en-IE"/>
        </w:rPr>
        <w:t xml:space="preserve"> </w:t>
      </w:r>
      <w:del w:id="37" w:author="Ovadnevaite, Jurgita" w:date="2024-07-02T16:54:00Z" w16du:dateUtc="2024-07-02T15:54:00Z">
        <w:r w:rsidRPr="00093E8A" w:rsidDel="00063EB7">
          <w:rPr>
            <w:rFonts w:ascii="Times New Roman" w:hAnsi="Times New Roman" w:cs="Times New Roman"/>
            <w:bCs/>
            <w:color w:val="000000" w:themeColor="text1"/>
            <w:sz w:val="20"/>
            <w:szCs w:val="20"/>
            <w:lang w:val="en-IE"/>
          </w:rPr>
          <w:delText xml:space="preserve">directions </w:delText>
        </w:r>
        <w:r w:rsidR="002354A0" w:rsidRPr="00093E8A" w:rsidDel="00063EB7">
          <w:rPr>
            <w:rFonts w:ascii="Times New Roman" w:hAnsi="Times New Roman" w:cs="Times New Roman"/>
            <w:bCs/>
            <w:color w:val="000000" w:themeColor="text1"/>
            <w:sz w:val="20"/>
            <w:szCs w:val="20"/>
            <w:lang w:val="en-IE"/>
          </w:rPr>
          <w:delText>was</w:delText>
        </w:r>
      </w:del>
      <w:ins w:id="38" w:author="Ovadnevaite, Jurgita" w:date="2024-07-02T16:54:00Z" w16du:dateUtc="2024-07-02T15:54:00Z">
        <w:r w:rsidR="00063EB7">
          <w:rPr>
            <w:rFonts w:ascii="Times New Roman" w:hAnsi="Times New Roman" w:cs="Times New Roman"/>
            <w:bCs/>
            <w:color w:val="000000" w:themeColor="text1"/>
            <w:sz w:val="20"/>
            <w:szCs w:val="20"/>
            <w:lang w:val="en-IE"/>
          </w:rPr>
          <w:t>were</w:t>
        </w:r>
      </w:ins>
      <w:r w:rsidR="002354A0" w:rsidRPr="00093E8A">
        <w:rPr>
          <w:rFonts w:ascii="Times New Roman" w:hAnsi="Times New Roman" w:cs="Times New Roman"/>
          <w:bCs/>
          <w:color w:val="000000" w:themeColor="text1"/>
          <w:sz w:val="20"/>
          <w:szCs w:val="20"/>
          <w:lang w:val="en-IE"/>
        </w:rPr>
        <w:t xml:space="preserve"> </w:t>
      </w:r>
      <w:r w:rsidRPr="00093E8A">
        <w:rPr>
          <w:rFonts w:ascii="Times New Roman" w:hAnsi="Times New Roman" w:cs="Times New Roman"/>
          <w:bCs/>
          <w:color w:val="000000" w:themeColor="text1"/>
          <w:sz w:val="20"/>
          <w:szCs w:val="20"/>
          <w:lang w:val="en-IE"/>
        </w:rPr>
        <w:t>westerl</w:t>
      </w:r>
      <w:r w:rsidR="002354A0" w:rsidRPr="00093E8A">
        <w:rPr>
          <w:rFonts w:ascii="Times New Roman" w:hAnsi="Times New Roman" w:cs="Times New Roman"/>
          <w:bCs/>
          <w:color w:val="000000" w:themeColor="text1"/>
          <w:sz w:val="20"/>
          <w:szCs w:val="20"/>
          <w:lang w:val="en-IE"/>
        </w:rPr>
        <w:t>y</w:t>
      </w:r>
      <w:r w:rsidRPr="00093E8A">
        <w:rPr>
          <w:rFonts w:ascii="Times New Roman" w:hAnsi="Times New Roman" w:cs="Times New Roman"/>
          <w:bCs/>
          <w:color w:val="000000" w:themeColor="text1"/>
          <w:sz w:val="20"/>
          <w:szCs w:val="20"/>
          <w:lang w:val="en-IE"/>
        </w:rPr>
        <w:t xml:space="preserve"> </w:t>
      </w:r>
      <w:proofErr w:type="spellStart"/>
      <w:r w:rsidR="002354A0" w:rsidRPr="00093E8A">
        <w:rPr>
          <w:rFonts w:ascii="Times New Roman" w:hAnsi="Times New Roman" w:cs="Times New Roman"/>
          <w:bCs/>
          <w:color w:val="000000" w:themeColor="text1"/>
          <w:sz w:val="20"/>
          <w:szCs w:val="20"/>
          <w:lang w:val="en-IE"/>
        </w:rPr>
        <w:t>advecting</w:t>
      </w:r>
      <w:proofErr w:type="spellEnd"/>
      <w:r w:rsidR="002354A0" w:rsidRPr="00093E8A">
        <w:rPr>
          <w:rFonts w:ascii="Times New Roman" w:hAnsi="Times New Roman" w:cs="Times New Roman"/>
          <w:bCs/>
          <w:color w:val="000000" w:themeColor="text1"/>
          <w:sz w:val="20"/>
          <w:szCs w:val="20"/>
          <w:lang w:val="en-IE"/>
        </w:rPr>
        <w:t xml:space="preserve"> through the</w:t>
      </w:r>
      <w:r w:rsidRPr="00093E8A">
        <w:rPr>
          <w:rFonts w:ascii="Times New Roman" w:hAnsi="Times New Roman" w:cs="Times New Roman"/>
          <w:bCs/>
          <w:color w:val="000000" w:themeColor="text1"/>
          <w:sz w:val="20"/>
          <w:szCs w:val="20"/>
          <w:lang w:val="en-IE"/>
        </w:rPr>
        <w:t xml:space="preserve"> clean sector (190-300°) prevailing for over 78% of the time. Finally mean wind speed was 6.6 m/s with 23% </w:t>
      </w:r>
      <w:r w:rsidR="002354A0" w:rsidRPr="00093E8A">
        <w:rPr>
          <w:rFonts w:ascii="Times New Roman" w:hAnsi="Times New Roman" w:cs="Times New Roman"/>
          <w:bCs/>
          <w:color w:val="000000" w:themeColor="text1"/>
          <w:sz w:val="20"/>
          <w:szCs w:val="20"/>
          <w:lang w:val="en-IE"/>
        </w:rPr>
        <w:t xml:space="preserve">of the time </w:t>
      </w:r>
      <w:r w:rsidRPr="00093E8A">
        <w:rPr>
          <w:rFonts w:ascii="Times New Roman" w:hAnsi="Times New Roman" w:cs="Times New Roman"/>
          <w:bCs/>
          <w:color w:val="000000" w:themeColor="text1"/>
          <w:sz w:val="20"/>
          <w:szCs w:val="20"/>
          <w:lang w:val="en-IE"/>
        </w:rPr>
        <w:t xml:space="preserve">below </w:t>
      </w:r>
      <w:r w:rsidR="002354A0" w:rsidRPr="00093E8A">
        <w:rPr>
          <w:rFonts w:ascii="Times New Roman" w:hAnsi="Times New Roman" w:cs="Times New Roman"/>
          <w:bCs/>
          <w:color w:val="000000" w:themeColor="text1"/>
          <w:sz w:val="20"/>
          <w:szCs w:val="20"/>
          <w:lang w:val="en-IE"/>
        </w:rPr>
        <w:t xml:space="preserve">the </w:t>
      </w:r>
      <w:r w:rsidRPr="00093E8A">
        <w:rPr>
          <w:rFonts w:ascii="Times New Roman" w:hAnsi="Times New Roman" w:cs="Times New Roman"/>
          <w:bCs/>
          <w:color w:val="000000" w:themeColor="text1"/>
          <w:sz w:val="20"/>
          <w:szCs w:val="20"/>
          <w:lang w:val="en-IE"/>
        </w:rPr>
        <w:t>whitecap threshold of 4 m/s and 36%</w:t>
      </w:r>
      <w:r w:rsidR="002354A0" w:rsidRPr="00093E8A">
        <w:rPr>
          <w:rFonts w:ascii="Times New Roman" w:hAnsi="Times New Roman" w:cs="Times New Roman"/>
          <w:bCs/>
          <w:color w:val="000000" w:themeColor="text1"/>
          <w:sz w:val="20"/>
          <w:szCs w:val="20"/>
          <w:lang w:val="en-IE"/>
        </w:rPr>
        <w:t xml:space="preserve"> of the time under conditions</w:t>
      </w:r>
      <w:r w:rsidRPr="00093E8A">
        <w:rPr>
          <w:rFonts w:ascii="Times New Roman" w:hAnsi="Times New Roman" w:cs="Times New Roman"/>
          <w:bCs/>
          <w:color w:val="000000" w:themeColor="text1"/>
          <w:sz w:val="20"/>
          <w:szCs w:val="20"/>
          <w:lang w:val="en-IE"/>
        </w:rPr>
        <w:t xml:space="preserve"> for mixed surf and spray plumes (O'Dowd </w:t>
      </w:r>
      <w:r w:rsidR="00A72BC3" w:rsidRPr="00A72BC3">
        <w:rPr>
          <w:rFonts w:ascii="Times New Roman" w:hAnsi="Times New Roman" w:cs="Times New Roman"/>
          <w:bCs/>
          <w:i/>
          <w:color w:val="000000" w:themeColor="text1"/>
          <w:sz w:val="20"/>
          <w:szCs w:val="20"/>
          <w:lang w:val="en-IE"/>
        </w:rPr>
        <w:t>et al</w:t>
      </w:r>
      <w:r w:rsidRPr="00093E8A">
        <w:rPr>
          <w:rFonts w:ascii="Times New Roman" w:hAnsi="Times New Roman" w:cs="Times New Roman"/>
          <w:bCs/>
          <w:color w:val="000000" w:themeColor="text1"/>
          <w:sz w:val="20"/>
          <w:szCs w:val="20"/>
          <w:lang w:val="en-IE"/>
        </w:rPr>
        <w:t xml:space="preserve">., 2014) hinting at strong sea spray </w:t>
      </w:r>
      <w:del w:id="39" w:author="Ovadnevaite, Jurgita" w:date="2024-07-02T16:55:00Z" w16du:dateUtc="2024-07-02T15:55:00Z">
        <w:r w:rsidRPr="00093E8A" w:rsidDel="00063EB7">
          <w:rPr>
            <w:rFonts w:ascii="Times New Roman" w:hAnsi="Times New Roman" w:cs="Times New Roman"/>
            <w:bCs/>
            <w:color w:val="000000" w:themeColor="text1"/>
            <w:sz w:val="20"/>
            <w:szCs w:val="20"/>
            <w:lang w:val="en-IE"/>
          </w:rPr>
          <w:delText xml:space="preserve">plumes </w:delText>
        </w:r>
      </w:del>
      <w:r w:rsidRPr="00093E8A">
        <w:rPr>
          <w:rFonts w:ascii="Times New Roman" w:hAnsi="Times New Roman" w:cs="Times New Roman"/>
          <w:bCs/>
          <w:color w:val="000000" w:themeColor="text1"/>
          <w:sz w:val="20"/>
          <w:szCs w:val="20"/>
          <w:lang w:val="en-IE"/>
        </w:rPr>
        <w:t>influences.</w:t>
      </w:r>
      <w:r w:rsidR="00347281" w:rsidRPr="00093E8A">
        <w:rPr>
          <w:rFonts w:ascii="Times New Roman" w:hAnsi="Times New Roman" w:cs="Times New Roman"/>
          <w:bCs/>
          <w:color w:val="000000" w:themeColor="text1"/>
          <w:sz w:val="20"/>
          <w:szCs w:val="20"/>
          <w:lang w:val="en-IE"/>
        </w:rPr>
        <w:t xml:space="preserve"> </w:t>
      </w:r>
    </w:p>
    <w:p w14:paraId="7EB6A401" w14:textId="3C71A02A" w:rsidR="004F00F4" w:rsidRPr="00093E8A" w:rsidRDefault="00FC1756" w:rsidP="00093E8A">
      <w:pPr>
        <w:spacing w:line="360" w:lineRule="auto"/>
        <w:rPr>
          <w:rFonts w:ascii="Times New Roman" w:hAnsi="Times New Roman" w:cs="Times New Roman"/>
          <w:sz w:val="20"/>
          <w:szCs w:val="20"/>
          <w:lang w:val="en-IE"/>
        </w:rPr>
      </w:pPr>
      <w:r>
        <w:rPr>
          <w:rFonts w:ascii="Times New Roman" w:hAnsi="Times New Roman" w:cs="Times New Roman"/>
          <w:bCs/>
          <w:color w:val="000000" w:themeColor="text1"/>
          <w:sz w:val="20"/>
          <w:szCs w:val="20"/>
          <w:lang w:val="en-IE"/>
        </w:rPr>
        <w:t xml:space="preserve">The </w:t>
      </w:r>
      <w:r w:rsidR="002F681B" w:rsidRPr="00093E8A">
        <w:rPr>
          <w:rFonts w:ascii="Times New Roman" w:hAnsi="Times New Roman" w:cs="Times New Roman"/>
          <w:bCs/>
          <w:color w:val="000000" w:themeColor="text1"/>
          <w:sz w:val="20"/>
          <w:szCs w:val="20"/>
          <w:lang w:val="en-IE"/>
        </w:rPr>
        <w:t>average OM/OC</w:t>
      </w:r>
      <w:r>
        <w:rPr>
          <w:rFonts w:ascii="Times New Roman" w:hAnsi="Times New Roman" w:cs="Times New Roman"/>
          <w:bCs/>
          <w:color w:val="000000" w:themeColor="text1"/>
          <w:sz w:val="20"/>
          <w:szCs w:val="20"/>
          <w:lang w:val="en-IE"/>
        </w:rPr>
        <w:t xml:space="preserve"> value was</w:t>
      </w:r>
      <w:r w:rsidR="000660CB" w:rsidRPr="00093E8A">
        <w:rPr>
          <w:rFonts w:ascii="Times New Roman" w:hAnsi="Times New Roman" w:cs="Times New Roman"/>
          <w:bCs/>
          <w:color w:val="000000" w:themeColor="text1"/>
          <w:sz w:val="20"/>
          <w:szCs w:val="20"/>
          <w:lang w:val="en-IE"/>
        </w:rPr>
        <w:t xml:space="preserve"> </w:t>
      </w:r>
      <w:r w:rsidR="002F681B" w:rsidRPr="00093E8A">
        <w:rPr>
          <w:rFonts w:ascii="Times New Roman" w:hAnsi="Times New Roman" w:cs="Times New Roman"/>
          <w:bCs/>
          <w:color w:val="000000" w:themeColor="text1"/>
          <w:sz w:val="20"/>
          <w:szCs w:val="20"/>
          <w:lang w:val="en-IE"/>
        </w:rPr>
        <w:t>2.10 ±</w:t>
      </w:r>
      <w:r w:rsidR="005E5B47" w:rsidRPr="00093E8A">
        <w:rPr>
          <w:rFonts w:ascii="Times New Roman" w:hAnsi="Times New Roman" w:cs="Times New Roman"/>
          <w:bCs/>
          <w:color w:val="000000" w:themeColor="text1"/>
          <w:sz w:val="20"/>
          <w:szCs w:val="20"/>
          <w:lang w:val="en-IE" w:eastAsia="zh-CN"/>
        </w:rPr>
        <w:t xml:space="preserve"> </w:t>
      </w:r>
      <w:r w:rsidR="002F681B" w:rsidRPr="00093E8A">
        <w:rPr>
          <w:rFonts w:ascii="Times New Roman" w:hAnsi="Times New Roman" w:cs="Times New Roman"/>
          <w:bCs/>
          <w:color w:val="000000" w:themeColor="text1"/>
          <w:sz w:val="20"/>
          <w:szCs w:val="20"/>
          <w:lang w:val="en-IE"/>
        </w:rPr>
        <w:t>0.14,</w:t>
      </w:r>
      <w:r>
        <w:rPr>
          <w:rFonts w:ascii="Times New Roman" w:hAnsi="Times New Roman" w:cs="Times New Roman"/>
          <w:bCs/>
          <w:color w:val="000000" w:themeColor="text1"/>
          <w:sz w:val="20"/>
          <w:szCs w:val="20"/>
          <w:lang w:val="en-IE"/>
        </w:rPr>
        <w:t xml:space="preserve"> aligning </w:t>
      </w:r>
      <w:r w:rsidR="002F681B" w:rsidRPr="00093E8A">
        <w:rPr>
          <w:rFonts w:ascii="Times New Roman" w:hAnsi="Times New Roman" w:cs="Times New Roman"/>
          <w:bCs/>
          <w:color w:val="000000" w:themeColor="text1"/>
          <w:sz w:val="20"/>
          <w:szCs w:val="20"/>
          <w:lang w:val="en-IE"/>
        </w:rPr>
        <w:t>with the value of 1.9 previously reported for clean marine polar air masses at MH</w:t>
      </w:r>
      <w:r w:rsidR="005E5B47" w:rsidRPr="00093E8A">
        <w:rPr>
          <w:rFonts w:ascii="Times New Roman" w:hAnsi="Times New Roman" w:cs="Times New Roman"/>
          <w:bCs/>
          <w:color w:val="000000" w:themeColor="text1"/>
          <w:sz w:val="20"/>
          <w:szCs w:val="20"/>
          <w:lang w:val="en-IE" w:eastAsia="zh-CN"/>
        </w:rPr>
        <w:t>D</w:t>
      </w:r>
      <w:r w:rsidR="00C030C3" w:rsidRPr="00093E8A">
        <w:rPr>
          <w:rFonts w:ascii="Times New Roman" w:hAnsi="Times New Roman" w:cs="Times New Roman"/>
          <w:bCs/>
          <w:color w:val="000000" w:themeColor="text1"/>
          <w:sz w:val="20"/>
          <w:szCs w:val="20"/>
          <w:lang w:val="en-IE" w:eastAsia="zh-CN"/>
        </w:rPr>
        <w:t xml:space="preserve"> </w:t>
      </w:r>
      <w:r w:rsidR="00C030C3" w:rsidRPr="00093E8A">
        <w:rPr>
          <w:rFonts w:ascii="Times New Roman" w:hAnsi="Times New Roman" w:cs="Times New Roman"/>
          <w:bCs/>
          <w:color w:val="000000" w:themeColor="text1"/>
          <w:sz w:val="20"/>
          <w:szCs w:val="20"/>
          <w:lang w:val="en-IE" w:eastAsia="zh-CN"/>
        </w:rPr>
        <w:fldChar w:fldCharType="begin"/>
      </w:r>
      <w:r w:rsidR="00C71BDA">
        <w:rPr>
          <w:rFonts w:ascii="Times New Roman" w:hAnsi="Times New Roman" w:cs="Times New Roman"/>
          <w:bCs/>
          <w:color w:val="000000" w:themeColor="text1"/>
          <w:sz w:val="20"/>
          <w:szCs w:val="20"/>
          <w:lang w:val="en-IE" w:eastAsia="zh-CN"/>
        </w:rPr>
        <w:instrText xml:space="preserve"> ADDIN ZOTERO_ITEM CSL_CITATION {"citationID":"4jkXTRp7","properties":{"formattedCitation":"(Ovadnevaite et al. 2014)","plainCitation":"(Ovadnevaite et al. 2014)","noteIndex":0},"citationItems":[{"id":1485,"uris":["http://zotero.org/groups/3856298/items/UQ33BAU3"],"itemData":{"id":1485,"type":"article-journal","container-title":"Journal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schema":"https://github.com/citation-style-language/schema/raw/master/csl-citation.json"} </w:instrText>
      </w:r>
      <w:r w:rsidR="00C030C3" w:rsidRPr="00093E8A">
        <w:rPr>
          <w:rFonts w:ascii="Times New Roman" w:hAnsi="Times New Roman" w:cs="Times New Roman"/>
          <w:bCs/>
          <w:color w:val="000000" w:themeColor="text1"/>
          <w:sz w:val="20"/>
          <w:szCs w:val="20"/>
          <w:lang w:val="en-IE" w:eastAsia="zh-CN"/>
        </w:rPr>
        <w:fldChar w:fldCharType="separate"/>
      </w:r>
      <w:r w:rsidR="00C030C3" w:rsidRPr="00093E8A">
        <w:rPr>
          <w:rFonts w:ascii="Times New Roman" w:hAnsi="Times New Roman" w:cs="Times New Roman"/>
          <w:sz w:val="20"/>
          <w:szCs w:val="20"/>
          <w:lang w:val="en-IE"/>
        </w:rPr>
        <w:t xml:space="preserve">(Ovadnevaite </w:t>
      </w:r>
      <w:r w:rsidR="00A72BC3" w:rsidRPr="00A72BC3">
        <w:rPr>
          <w:rFonts w:ascii="Times New Roman" w:hAnsi="Times New Roman" w:cs="Times New Roman"/>
          <w:i/>
          <w:sz w:val="20"/>
          <w:szCs w:val="20"/>
          <w:lang w:val="en-IE"/>
        </w:rPr>
        <w:t>et al</w:t>
      </w:r>
      <w:r w:rsidR="00C030C3" w:rsidRPr="00093E8A">
        <w:rPr>
          <w:rFonts w:ascii="Times New Roman" w:hAnsi="Times New Roman" w:cs="Times New Roman"/>
          <w:sz w:val="20"/>
          <w:szCs w:val="20"/>
          <w:lang w:val="en-IE"/>
        </w:rPr>
        <w:t>. 2014)</w:t>
      </w:r>
      <w:r w:rsidR="00C030C3" w:rsidRPr="00093E8A">
        <w:rPr>
          <w:rFonts w:ascii="Times New Roman" w:hAnsi="Times New Roman" w:cs="Times New Roman"/>
          <w:bCs/>
          <w:color w:val="000000" w:themeColor="text1"/>
          <w:sz w:val="20"/>
          <w:szCs w:val="20"/>
          <w:lang w:val="en-IE" w:eastAsia="zh-CN"/>
        </w:rPr>
        <w:fldChar w:fldCharType="end"/>
      </w:r>
      <w:r w:rsidR="002F681B" w:rsidRPr="00093E8A">
        <w:rPr>
          <w:rFonts w:ascii="Times New Roman" w:hAnsi="Times New Roman" w:cs="Times New Roman"/>
          <w:bCs/>
          <w:color w:val="000000" w:themeColor="text1"/>
          <w:sz w:val="20"/>
          <w:szCs w:val="20"/>
          <w:lang w:val="en-IE"/>
        </w:rPr>
        <w:t xml:space="preserve"> </w:t>
      </w:r>
      <w:r w:rsidR="00C030C3" w:rsidRPr="00093E8A">
        <w:rPr>
          <w:rFonts w:ascii="Times New Roman" w:hAnsi="Times New Roman" w:cs="Times New Roman"/>
          <w:bCs/>
          <w:color w:val="000000" w:themeColor="text1"/>
          <w:sz w:val="20"/>
          <w:szCs w:val="20"/>
          <w:lang w:val="en-IE"/>
        </w:rPr>
        <w:t>.</w:t>
      </w:r>
      <w:r w:rsidR="002F681B" w:rsidRPr="00093E8A">
        <w:rPr>
          <w:rFonts w:ascii="Times New Roman" w:hAnsi="Times New Roman" w:cs="Times New Roman"/>
          <w:bCs/>
          <w:color w:val="000000" w:themeColor="text1"/>
          <w:sz w:val="20"/>
          <w:szCs w:val="20"/>
          <w:lang w:val="en-IE"/>
        </w:rPr>
        <w:t xml:space="preserve">Additionally, </w:t>
      </w:r>
      <w:r w:rsidR="008E7FCC" w:rsidRPr="00093E8A">
        <w:rPr>
          <w:rFonts w:ascii="Times New Roman" w:hAnsi="Times New Roman" w:cs="Times New Roman"/>
          <w:bCs/>
          <w:color w:val="000000" w:themeColor="text1"/>
          <w:sz w:val="20"/>
          <w:szCs w:val="20"/>
          <w:lang w:val="en-IE"/>
        </w:rPr>
        <w:t xml:space="preserve">AMS derived OM/OC values in </w:t>
      </w:r>
      <w:r w:rsidR="002F681B" w:rsidRPr="00093E8A">
        <w:rPr>
          <w:rFonts w:ascii="Times New Roman" w:hAnsi="Times New Roman" w:cs="Times New Roman"/>
          <w:bCs/>
          <w:color w:val="000000" w:themeColor="text1"/>
          <w:sz w:val="20"/>
          <w:szCs w:val="20"/>
          <w:lang w:val="en-IE"/>
        </w:rPr>
        <w:t xml:space="preserve">the high Arctic </w:t>
      </w:r>
      <w:r w:rsidR="00C030C3" w:rsidRPr="00093E8A">
        <w:rPr>
          <w:rFonts w:ascii="Times New Roman" w:hAnsi="Times New Roman" w:cs="Times New Roman"/>
          <w:bCs/>
          <w:color w:val="000000" w:themeColor="text1"/>
          <w:sz w:val="20"/>
          <w:szCs w:val="20"/>
          <w:lang w:val="en-IE"/>
        </w:rPr>
        <w:fldChar w:fldCharType="begin"/>
      </w:r>
      <w:r w:rsidR="00C71BDA">
        <w:rPr>
          <w:rFonts w:ascii="Times New Roman" w:hAnsi="Times New Roman" w:cs="Times New Roman"/>
          <w:bCs/>
          <w:color w:val="000000" w:themeColor="text1"/>
          <w:sz w:val="20"/>
          <w:szCs w:val="20"/>
          <w:lang w:val="en-IE"/>
        </w:rPr>
        <w:instrText xml:space="preserve"> ADDIN ZOTERO_ITEM CSL_CITATION {"citationID":"Xd2YBD9a","properties":{"formattedCitation":"(Nielsen et al. 2019)","plainCitation":"(Nielsen et al. 2019)","noteIndex":0},"citationItems":[{"id":1179,"uris":["http://zotero.org/groups/3856298/items/S2VX8G78"],"itemData":{"id":1179,"type":"article-journal","abstract":"Abstract. There are limited measurements of the chemical\ncomposition, abundance and sources of atmospheric particles in the High\nArctic To address this, we report 93 d of soot particle aerosol mass\nspectrometer (SP-AMS) data collected from 20 February to 23 May\n2015 at Villum Research Station (VRS) in northern Greenland\n(81</w:instrText>
      </w:r>
      <w:r w:rsidR="00C71BDA">
        <w:rPr>
          <w:rFonts w:ascii="Cambria Math" w:hAnsi="Cambria Math" w:cs="Cambria Math"/>
          <w:bCs/>
          <w:color w:val="000000" w:themeColor="text1"/>
          <w:sz w:val="20"/>
          <w:szCs w:val="20"/>
          <w:lang w:val="en-IE"/>
        </w:rPr>
        <w:instrText>∘</w:instrText>
      </w:r>
      <w:r w:rsidR="00C71BDA">
        <w:rPr>
          <w:rFonts w:ascii="Times New Roman" w:hAnsi="Times New Roman" w:cs="Times New Roman"/>
          <w:bCs/>
          <w:color w:val="000000" w:themeColor="text1"/>
          <w:sz w:val="20"/>
          <w:szCs w:val="20"/>
          <w:lang w:val="en-IE"/>
        </w:rPr>
        <w:instrText>36</w:instrText>
      </w:r>
      <w:r w:rsidR="00C71BDA">
        <w:rPr>
          <w:rFonts w:ascii="Arial" w:hAnsi="Arial" w:cs="Arial"/>
          <w:bCs/>
          <w:color w:val="000000" w:themeColor="text1"/>
          <w:sz w:val="20"/>
          <w:szCs w:val="20"/>
          <w:lang w:val="en-IE"/>
        </w:rPr>
        <w:instrText>′</w:instrText>
      </w:r>
      <w:r w:rsidR="00C71BDA">
        <w:rPr>
          <w:rFonts w:ascii="Times New Roman" w:hAnsi="Times New Roman" w:cs="Times New Roman"/>
          <w:bCs/>
          <w:color w:val="000000" w:themeColor="text1"/>
          <w:sz w:val="20"/>
          <w:szCs w:val="20"/>
          <w:lang w:val="en-IE"/>
        </w:rPr>
        <w:instrText> N). During this period, we observed the Arctic haze\nphenomenon with elevated PM1 concentrations ranging from an average of\n2.3, 2.3 and 3.3 µg m−3 in February, March and April, respectively, to 1.2 µg m−3 in May. Particulate sulfate (SO42-) accounted\nfor 66 % of the non-refractory PM1 with the highest concentration until\nthe end of April and decreasing in May. The second most abundant species was\norganic aerosol (OA) (24 %). Both OA and PM1, estimated from the sum\nof all collected species, showed a marked decrease throughout May in\naccordance with the polar front moving north, together with changes in\naerosol removal processes. The highest refractory black carbon (rBC)\nconcentrations were found in the first month of the campaign, averaging 0.2 µg m−3. In March and April, rBC averaged 0.1 µg m−3 while decreasing to 0.02 µg m−3 in May. Positive matrix factorization (PMF) of the OA mass spectra yielded three\nfactors: (1) a hydrocarbon-like organic aerosol (HOA) factor, which was\ndominated by primary aerosols and accounted for 12 % of OA mass, (2) an\nArctic haze organic aerosol (AOA) factor and (3) a more oxygenated marine\norganic aerosol (MOA) factor. AOA dominated until mid-April (64 %–81 %\nof OA), while being nearly absent from the end of May and correlated\nsignificantly with SO42-, suggesting the main part of that factor\nis secondary OA. The MOA emerged late at the end of March, where it\nincreased with solar radiation and reduced sea ice extent and dominated OA\nfor the rest of the campaign until the end of May (24 %–74 % of OA), while\nAOA was nearly absent. The highest O</w:instrText>
      </w:r>
      <w:r w:rsidR="00C71BDA">
        <w:rPr>
          <w:rFonts w:ascii="Arial" w:hAnsi="Arial" w:cs="Arial"/>
          <w:bCs/>
          <w:color w:val="000000" w:themeColor="text1"/>
          <w:sz w:val="20"/>
          <w:szCs w:val="20"/>
          <w:lang w:val="en-IE"/>
        </w:rPr>
        <w:instrText>∕</w:instrText>
      </w:r>
      <w:r w:rsidR="00C71BDA">
        <w:rPr>
          <w:rFonts w:ascii="Times New Roman" w:hAnsi="Times New Roman" w:cs="Times New Roman"/>
          <w:bCs/>
          <w:color w:val="000000" w:themeColor="text1"/>
          <w:sz w:val="20"/>
          <w:szCs w:val="20"/>
          <w:lang w:val="en-IE"/>
        </w:rPr>
        <w:instrText>C ratio (0.95) and S</w:instrText>
      </w:r>
      <w:r w:rsidR="00C71BDA">
        <w:rPr>
          <w:rFonts w:ascii="Arial" w:hAnsi="Arial" w:cs="Arial"/>
          <w:bCs/>
          <w:color w:val="000000" w:themeColor="text1"/>
          <w:sz w:val="20"/>
          <w:szCs w:val="20"/>
          <w:lang w:val="en-IE"/>
        </w:rPr>
        <w:instrText>∕</w:instrText>
      </w:r>
      <w:r w:rsidR="00C71BDA">
        <w:rPr>
          <w:rFonts w:ascii="Times New Roman" w:hAnsi="Times New Roman" w:cs="Times New Roman"/>
          <w:bCs/>
          <w:color w:val="000000" w:themeColor="text1"/>
          <w:sz w:val="20"/>
          <w:szCs w:val="20"/>
          <w:lang w:val="en-IE"/>
        </w:rPr>
        <w:instrText xml:space="preserve">C ratio (0.011)\nwas found for MOA. Our data support the current understanding that Arctic\naerosols are highly influenced by secondary aerosol formation and receives an\nimportant contribution from marine emissions during Arctic spring in remote\nHigh Arctic areas. In view of a changing Arctic climate with changing\nsea-ice extent, biogenic processes and corresponding source strengths,\nhighly time-resolved data are needed in order to elucidate the components\ndominating aerosol concentrations and enhance the understanding of the\nprocesses taking place.","container-title":"Atmospheric Chemistry and Physics","DOI":"10.5194/acp-19-10239-2019","ISSN":"1680-7324","issue":"15","journalAbbreviation":"Atmos. Chem. Phys.","language":"en","page":"10239-10256","source":"DOI.org (Crossref)","title":"Biogenic and anthropogenic sources of aerosols at the High Arctic site Villum Research Station","volume":"19","author":[{"family":"Nielsen","given":"Ingeborg E."},{"family":"Skov","given":"Henrik"},{"family":"Massling","given":"Andreas"},{"family":"Eriksson","given":"Axel C."},{"family":"Dall'Osto","given":"Manuel"},{"family":"Junninen","given":"Heikki"},{"family":"Sarnela","given":"Nina"},{"family":"Lange","given":"Robert"},{"family":"Collier","given":"Sonya"},{"family":"Zhang","given":"Qi"},{"family":"Cappa","given":"Christopher D."},{"family":"Nøjgaard","given":"Jacob K."}],"issued":{"date-parts":[["2019",8,13]]}}}],"schema":"https://github.com/citation-style-language/schema/raw/master/csl-citation.json"} </w:instrText>
      </w:r>
      <w:r w:rsidR="00C030C3" w:rsidRPr="00093E8A">
        <w:rPr>
          <w:rFonts w:ascii="Times New Roman" w:hAnsi="Times New Roman" w:cs="Times New Roman"/>
          <w:bCs/>
          <w:color w:val="000000" w:themeColor="text1"/>
          <w:sz w:val="20"/>
          <w:szCs w:val="20"/>
          <w:lang w:val="en-IE"/>
        </w:rPr>
        <w:fldChar w:fldCharType="separate"/>
      </w:r>
      <w:r w:rsidR="00C030C3" w:rsidRPr="00093E8A">
        <w:rPr>
          <w:rFonts w:ascii="Times New Roman" w:hAnsi="Times New Roman" w:cs="Times New Roman"/>
          <w:sz w:val="20"/>
          <w:szCs w:val="20"/>
          <w:lang w:val="en-IE"/>
        </w:rPr>
        <w:t xml:space="preserve">(Nielsen </w:t>
      </w:r>
      <w:r w:rsidR="00A72BC3" w:rsidRPr="00A72BC3">
        <w:rPr>
          <w:rFonts w:ascii="Times New Roman" w:hAnsi="Times New Roman" w:cs="Times New Roman"/>
          <w:i/>
          <w:sz w:val="20"/>
          <w:szCs w:val="20"/>
          <w:lang w:val="en-IE"/>
        </w:rPr>
        <w:t>et al</w:t>
      </w:r>
      <w:r w:rsidR="00C030C3" w:rsidRPr="00093E8A">
        <w:rPr>
          <w:rFonts w:ascii="Times New Roman" w:hAnsi="Times New Roman" w:cs="Times New Roman"/>
          <w:sz w:val="20"/>
          <w:szCs w:val="20"/>
          <w:lang w:val="en-IE"/>
        </w:rPr>
        <w:t>. 2019)</w:t>
      </w:r>
      <w:r w:rsidR="00C030C3" w:rsidRPr="00093E8A">
        <w:rPr>
          <w:rFonts w:ascii="Times New Roman" w:hAnsi="Times New Roman" w:cs="Times New Roman"/>
          <w:bCs/>
          <w:color w:val="000000" w:themeColor="text1"/>
          <w:sz w:val="20"/>
          <w:szCs w:val="20"/>
          <w:lang w:val="en-IE"/>
        </w:rPr>
        <w:fldChar w:fldCharType="end"/>
      </w:r>
      <w:r w:rsidR="00C030C3" w:rsidRPr="00093E8A">
        <w:rPr>
          <w:rFonts w:ascii="Times New Roman" w:hAnsi="Times New Roman" w:cs="Times New Roman"/>
          <w:bCs/>
          <w:color w:val="000000" w:themeColor="text1"/>
          <w:sz w:val="20"/>
          <w:szCs w:val="20"/>
          <w:lang w:val="en-IE"/>
        </w:rPr>
        <w:t xml:space="preserve"> </w:t>
      </w:r>
      <w:r w:rsidR="002F681B" w:rsidRPr="00093E8A">
        <w:rPr>
          <w:rFonts w:ascii="Times New Roman" w:hAnsi="Times New Roman" w:cs="Times New Roman"/>
          <w:bCs/>
          <w:color w:val="000000" w:themeColor="text1"/>
          <w:sz w:val="20"/>
          <w:szCs w:val="20"/>
          <w:lang w:val="en-IE"/>
        </w:rPr>
        <w:t xml:space="preserve">also fall within the range of </w:t>
      </w:r>
      <w:r w:rsidR="008E7FCC" w:rsidRPr="00093E8A">
        <w:rPr>
          <w:rFonts w:ascii="Times New Roman" w:hAnsi="Times New Roman" w:cs="Times New Roman"/>
          <w:bCs/>
          <w:color w:val="000000" w:themeColor="text1"/>
          <w:sz w:val="20"/>
          <w:szCs w:val="20"/>
          <w:lang w:val="en-IE"/>
        </w:rPr>
        <w:t>1.96</w:t>
      </w:r>
      <w:r w:rsidR="002F681B" w:rsidRPr="00093E8A">
        <w:rPr>
          <w:rFonts w:ascii="Times New Roman" w:hAnsi="Times New Roman" w:cs="Times New Roman"/>
          <w:bCs/>
          <w:color w:val="000000" w:themeColor="text1"/>
          <w:sz w:val="20"/>
          <w:szCs w:val="20"/>
          <w:lang w:val="en-IE"/>
        </w:rPr>
        <w:t xml:space="preserve"> to 2.4</w:t>
      </w:r>
      <w:r w:rsidR="008E7FCC" w:rsidRPr="00093E8A">
        <w:rPr>
          <w:rFonts w:ascii="Times New Roman" w:hAnsi="Times New Roman" w:cs="Times New Roman"/>
          <w:bCs/>
          <w:color w:val="000000" w:themeColor="text1"/>
          <w:sz w:val="20"/>
          <w:szCs w:val="20"/>
          <w:lang w:val="en-IE"/>
        </w:rPr>
        <w:t>2 for PMOA and MO-OOA</w:t>
      </w:r>
      <w:r w:rsidR="00C030C3" w:rsidRPr="00093E8A">
        <w:rPr>
          <w:rFonts w:ascii="Times New Roman" w:hAnsi="Times New Roman" w:cs="Times New Roman"/>
          <w:bCs/>
          <w:color w:val="000000" w:themeColor="text1"/>
          <w:sz w:val="20"/>
          <w:szCs w:val="20"/>
          <w:lang w:val="en-IE"/>
        </w:rPr>
        <w:t xml:space="preserve"> respectively, here </w:t>
      </w:r>
      <w:commentRangeStart w:id="40"/>
      <w:r w:rsidR="00A55252">
        <w:rPr>
          <w:rFonts w:ascii="Times New Roman" w:hAnsi="Times New Roman" w:cs="Times New Roman"/>
          <w:bCs/>
          <w:color w:val="000000" w:themeColor="text1"/>
          <w:sz w:val="20"/>
          <w:szCs w:val="20"/>
          <w:lang w:val="en-IE"/>
        </w:rPr>
        <w:t xml:space="preserve">median OM/OC value was 2.42 with </w:t>
      </w:r>
      <w:r w:rsidR="00C030C3" w:rsidRPr="00093E8A">
        <w:rPr>
          <w:rFonts w:ascii="Times New Roman" w:hAnsi="Times New Roman" w:cs="Times New Roman"/>
          <w:bCs/>
          <w:color w:val="000000" w:themeColor="text1"/>
          <w:sz w:val="20"/>
          <w:szCs w:val="20"/>
          <w:lang w:val="en-IE"/>
        </w:rPr>
        <w:t xml:space="preserve">minimum </w:t>
      </w:r>
      <w:r w:rsidR="009D3D96" w:rsidRPr="00093E8A">
        <w:rPr>
          <w:rFonts w:ascii="Times New Roman" w:hAnsi="Times New Roman" w:cs="Times New Roman"/>
          <w:bCs/>
          <w:color w:val="000000" w:themeColor="text1"/>
          <w:sz w:val="20"/>
          <w:szCs w:val="20"/>
          <w:lang w:val="en-IE"/>
        </w:rPr>
        <w:t>and maximum</w:t>
      </w:r>
      <w:r>
        <w:rPr>
          <w:rFonts w:ascii="Times New Roman" w:hAnsi="Times New Roman" w:cs="Times New Roman"/>
          <w:bCs/>
          <w:color w:val="000000" w:themeColor="text1"/>
          <w:sz w:val="20"/>
          <w:szCs w:val="20"/>
          <w:lang w:val="en-IE"/>
        </w:rPr>
        <w:t xml:space="preserve"> </w:t>
      </w:r>
      <w:r w:rsidRPr="00093E8A">
        <w:rPr>
          <w:rFonts w:ascii="Times New Roman" w:hAnsi="Times New Roman" w:cs="Times New Roman"/>
          <w:bCs/>
          <w:color w:val="000000" w:themeColor="text1"/>
          <w:sz w:val="20"/>
          <w:szCs w:val="20"/>
          <w:lang w:val="en-IE"/>
        </w:rPr>
        <w:t>OM/OC</w:t>
      </w:r>
      <w:r w:rsidR="009D3D96" w:rsidRPr="00093E8A">
        <w:rPr>
          <w:rFonts w:ascii="Times New Roman" w:hAnsi="Times New Roman" w:cs="Times New Roman"/>
          <w:bCs/>
          <w:color w:val="000000" w:themeColor="text1"/>
          <w:sz w:val="20"/>
          <w:szCs w:val="20"/>
          <w:lang w:val="en-IE"/>
        </w:rPr>
        <w:t xml:space="preserve"> values </w:t>
      </w:r>
      <w:r w:rsidR="00A55252">
        <w:rPr>
          <w:rFonts w:ascii="Times New Roman" w:hAnsi="Times New Roman" w:cs="Times New Roman"/>
          <w:bCs/>
          <w:color w:val="000000" w:themeColor="text1"/>
          <w:sz w:val="20"/>
          <w:szCs w:val="20"/>
          <w:lang w:val="en-IE"/>
        </w:rPr>
        <w:t>of</w:t>
      </w:r>
      <w:r w:rsidR="00C030C3" w:rsidRPr="00093E8A">
        <w:rPr>
          <w:rFonts w:ascii="Times New Roman" w:hAnsi="Times New Roman" w:cs="Times New Roman"/>
          <w:bCs/>
          <w:color w:val="000000" w:themeColor="text1"/>
          <w:sz w:val="20"/>
          <w:szCs w:val="20"/>
          <w:lang w:val="en-IE"/>
        </w:rPr>
        <w:t xml:space="preserve"> 1.71 and</w:t>
      </w:r>
      <w:r w:rsidR="009D3D96" w:rsidRPr="00093E8A">
        <w:rPr>
          <w:rFonts w:ascii="Times New Roman" w:hAnsi="Times New Roman" w:cs="Times New Roman"/>
          <w:bCs/>
          <w:color w:val="000000" w:themeColor="text1"/>
          <w:sz w:val="20"/>
          <w:szCs w:val="20"/>
          <w:lang w:val="en-IE"/>
        </w:rPr>
        <w:t xml:space="preserve"> </w:t>
      </w:r>
      <w:r w:rsidR="00C030C3" w:rsidRPr="00093E8A">
        <w:rPr>
          <w:rFonts w:ascii="Times New Roman" w:hAnsi="Times New Roman" w:cs="Times New Roman"/>
          <w:bCs/>
          <w:color w:val="000000" w:themeColor="text1"/>
          <w:sz w:val="20"/>
          <w:szCs w:val="20"/>
          <w:lang w:val="en-IE"/>
        </w:rPr>
        <w:t xml:space="preserve">2.42 </w:t>
      </w:r>
      <w:r w:rsidR="009D3D96" w:rsidRPr="00093E8A">
        <w:rPr>
          <w:rFonts w:ascii="Times New Roman" w:hAnsi="Times New Roman" w:cs="Times New Roman"/>
          <w:bCs/>
          <w:color w:val="000000" w:themeColor="text1"/>
          <w:sz w:val="20"/>
          <w:szCs w:val="20"/>
          <w:lang w:val="en-IE"/>
        </w:rPr>
        <w:t>respectively</w:t>
      </w:r>
      <w:commentRangeEnd w:id="40"/>
      <w:r w:rsidR="00063EB7">
        <w:rPr>
          <w:rStyle w:val="CommentReference"/>
          <w:rFonts w:ascii="Calibri" w:eastAsia="Calibri" w:hAnsi="Calibri" w:cs="Calibri"/>
          <w:lang w:eastAsia="en-GB"/>
        </w:rPr>
        <w:commentReference w:id="40"/>
      </w:r>
      <w:r w:rsidR="00C030C3" w:rsidRPr="00093E8A">
        <w:rPr>
          <w:rFonts w:ascii="Times New Roman" w:hAnsi="Times New Roman" w:cs="Times New Roman"/>
          <w:bCs/>
          <w:color w:val="000000" w:themeColor="text1"/>
          <w:sz w:val="20"/>
          <w:szCs w:val="20"/>
          <w:lang w:val="en-IE"/>
        </w:rPr>
        <w:t>)</w:t>
      </w:r>
      <w:r w:rsidR="009D3D96" w:rsidRPr="00093E8A">
        <w:rPr>
          <w:rFonts w:ascii="Times New Roman" w:hAnsi="Times New Roman" w:cs="Times New Roman"/>
          <w:bCs/>
          <w:color w:val="000000" w:themeColor="text1"/>
          <w:sz w:val="20"/>
          <w:szCs w:val="20"/>
          <w:lang w:val="en-IE"/>
        </w:rPr>
        <w:t xml:space="preserve">. This </w:t>
      </w:r>
      <w:del w:id="41" w:author="Ovadnevaite, Jurgita" w:date="2024-07-02T16:56:00Z" w16du:dateUtc="2024-07-02T15:56:00Z">
        <w:r w:rsidR="009D3D96" w:rsidRPr="00093E8A" w:rsidDel="00063EB7">
          <w:rPr>
            <w:rFonts w:ascii="Times New Roman" w:hAnsi="Times New Roman" w:cs="Times New Roman"/>
            <w:bCs/>
            <w:color w:val="000000" w:themeColor="text1"/>
            <w:sz w:val="20"/>
            <w:szCs w:val="20"/>
            <w:lang w:val="en-IE"/>
          </w:rPr>
          <w:delText xml:space="preserve">confirms </w:delText>
        </w:r>
      </w:del>
      <w:ins w:id="42" w:author="Ovadnevaite, Jurgita" w:date="2024-07-02T16:56:00Z" w16du:dateUtc="2024-07-02T15:56:00Z">
        <w:r w:rsidR="00063EB7">
          <w:rPr>
            <w:rFonts w:ascii="Times New Roman" w:hAnsi="Times New Roman" w:cs="Times New Roman"/>
            <w:bCs/>
            <w:color w:val="000000" w:themeColor="text1"/>
            <w:sz w:val="20"/>
            <w:szCs w:val="20"/>
            <w:lang w:val="en-IE"/>
          </w:rPr>
          <w:t>indicates</w:t>
        </w:r>
        <w:r w:rsidR="00063EB7" w:rsidRPr="00093E8A">
          <w:rPr>
            <w:rFonts w:ascii="Times New Roman" w:hAnsi="Times New Roman" w:cs="Times New Roman"/>
            <w:bCs/>
            <w:color w:val="000000" w:themeColor="text1"/>
            <w:sz w:val="20"/>
            <w:szCs w:val="20"/>
            <w:lang w:val="en-IE"/>
          </w:rPr>
          <w:t xml:space="preserve"> </w:t>
        </w:r>
      </w:ins>
      <w:r w:rsidR="009D3D96" w:rsidRPr="00093E8A">
        <w:rPr>
          <w:rFonts w:ascii="Times New Roman" w:hAnsi="Times New Roman" w:cs="Times New Roman"/>
          <w:bCs/>
          <w:color w:val="000000" w:themeColor="text1"/>
          <w:sz w:val="20"/>
          <w:szCs w:val="20"/>
          <w:lang w:val="en-IE"/>
        </w:rPr>
        <w:t>the presen</w:t>
      </w:r>
      <w:del w:id="43" w:author="Ovadnevaite, Jurgita" w:date="2024-07-02T16:56:00Z" w16du:dateUtc="2024-07-02T15:56:00Z">
        <w:r w:rsidR="009D3D96" w:rsidRPr="00093E8A" w:rsidDel="00063EB7">
          <w:rPr>
            <w:rFonts w:ascii="Times New Roman" w:hAnsi="Times New Roman" w:cs="Times New Roman"/>
            <w:bCs/>
            <w:color w:val="000000" w:themeColor="text1"/>
            <w:sz w:val="20"/>
            <w:szCs w:val="20"/>
            <w:lang w:val="en-IE"/>
          </w:rPr>
          <w:delText>t</w:delText>
        </w:r>
      </w:del>
      <w:ins w:id="44" w:author="Ovadnevaite, Jurgita" w:date="2024-07-02T16:56:00Z" w16du:dateUtc="2024-07-02T15:56:00Z">
        <w:r w:rsidR="00063EB7">
          <w:rPr>
            <w:rFonts w:ascii="Times New Roman" w:hAnsi="Times New Roman" w:cs="Times New Roman"/>
            <w:bCs/>
            <w:color w:val="000000" w:themeColor="text1"/>
            <w:sz w:val="20"/>
            <w:szCs w:val="20"/>
            <w:lang w:val="en-IE"/>
          </w:rPr>
          <w:t>ce</w:t>
        </w:r>
      </w:ins>
      <w:r w:rsidR="009D3D96" w:rsidRPr="00093E8A">
        <w:rPr>
          <w:rFonts w:ascii="Times New Roman" w:hAnsi="Times New Roman" w:cs="Times New Roman"/>
          <w:bCs/>
          <w:color w:val="000000" w:themeColor="text1"/>
          <w:sz w:val="20"/>
          <w:szCs w:val="20"/>
          <w:lang w:val="en-IE"/>
        </w:rPr>
        <w:t xml:space="preserve"> of both POA (i.e., saturated hydrocarbons, unsaturated hydrocarbons and cycloalkanes) as well oxygenated SOA formed with photochemical processing during long range transport </w:t>
      </w:r>
      <w:r w:rsidR="009D3D96" w:rsidRPr="00093E8A">
        <w:rPr>
          <w:rFonts w:ascii="Times New Roman" w:hAnsi="Times New Roman" w:cs="Times New Roman"/>
          <w:bCs/>
          <w:color w:val="000000" w:themeColor="text1"/>
          <w:sz w:val="20"/>
          <w:szCs w:val="20"/>
          <w:lang w:val="en-IE"/>
        </w:rPr>
        <w:fldChar w:fldCharType="begin"/>
      </w:r>
      <w:r w:rsidR="00C71BDA">
        <w:rPr>
          <w:rFonts w:ascii="Times New Roman" w:hAnsi="Times New Roman" w:cs="Times New Roman"/>
          <w:bCs/>
          <w:color w:val="000000" w:themeColor="text1"/>
          <w:sz w:val="20"/>
          <w:szCs w:val="20"/>
          <w:lang w:val="en-IE"/>
        </w:rPr>
        <w:instrText xml:space="preserve"> ADDIN ZOTERO_ITEM CSL_CITATION {"citationID":"DTZKhKXG","properties":{"formattedCitation":"(Aiken et al. 2008; Simon et al. 2011)","plainCitation":"(Aiken et al. 2008; Simon et al. 2011)","noteIndex":0},"citationItems":[{"id":1985,"uris":["http://zotero.org/groups/3856298/items/5BIELKEE"],"itemData":{"id":1985,"type":"article-journal","container-title":"Environmental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L."}],"issued":{"date-parts":[["2008",6,1]]}}},{"id":2371,"uris":["http://zotero.org/groups/3856298/items/ZPDXMCSR"],"itemData":{"id":2371,"type":"article-journal","abstract":"Abstract. Data from the Interagency Monitoring of Protected Visual Environments (IMPROVE) network are used to estimate organic mass to organic carbon (OM/OC) ratios across the United States by extending previously published multiple regression techniques. Our new methodology addresses common pitfalls of multiple regression including measurement uncertainty, colinearity of covariates, dataset selection, and model selection. As expected, summertime OM/OC ratios are larger than wintertime values across the US with all regional median OM/OC values tightly confined between 1.80 and 1.95. Further, we find that OM/OC ratios during the winter are distinctly larger in the eastern US than in the West (regional medians are 1.58, 1.64, and 1.85 in the great lakes, southeast, and northeast regions, versus 1.29 and 1.32 in the western and central states). We find less spatial variability in long-term averaged OM/OC ratios across the US (90% of our multiyear regressions estimate OM/OC ratios between 1.37 and 1.94) than previous studies (90% fell between 1.30 and 2.10). We attribute this difference largely to the inclusion of EC as a covariate in previous regression studies. Due to the colinearity of EC and OC, we find that up to one-quarter of the OM/OC estimates in a previous study are biased low. Assumptions about OC measurement artifacts add uncertainty to our estimates of OM/OC. In addition to estimating OM/OC ratios, our technique reveals trends that may be contrasted with conventional assumptions regarding nitrate, sulfate, and soil across the IMPROVE network. For example, our regressions show pronounced seasonal and spatial variability in both nitrate volatilization and sulfate neutralization and hydration.","container-title":"Atmospheric Chemistry and Physics","DOI":"10.5194/acp-11-2933-2011","ISSN":"1680-7324","issue":"6","journalAbbreviation":"Atmos. Chem. Phys.","language":"en","page":"2933-2949","source":"DOI.org (Crossref)","title":"Determining the spatial and seasonal variability in OM/OC ratios across the US using multiple regression","volume":"11","author":[{"family":"Simon","given":"H."},{"family":"Bhave","given":"P. V."},{"family":"Swall","given":"J. L."},{"family":"Frank","given":"N. H."},{"family":"Malm","given":"W. C."}],"issued":{"date-parts":[["2011",3,30]]}}}],"schema":"https://github.com/citation-style-language/schema/raw/master/csl-citation.json"} </w:instrText>
      </w:r>
      <w:r w:rsidR="009D3D96" w:rsidRPr="00093E8A">
        <w:rPr>
          <w:rFonts w:ascii="Times New Roman" w:hAnsi="Times New Roman" w:cs="Times New Roman"/>
          <w:bCs/>
          <w:color w:val="000000" w:themeColor="text1"/>
          <w:sz w:val="20"/>
          <w:szCs w:val="20"/>
          <w:lang w:val="en-IE"/>
        </w:rPr>
        <w:fldChar w:fldCharType="separate"/>
      </w:r>
      <w:r w:rsidR="009D3D96" w:rsidRPr="00093E8A">
        <w:rPr>
          <w:rFonts w:ascii="Times New Roman" w:hAnsi="Times New Roman" w:cs="Times New Roman"/>
          <w:sz w:val="20"/>
          <w:szCs w:val="20"/>
          <w:lang w:val="en-IE"/>
        </w:rPr>
        <w:t xml:space="preserve">(Aiken </w:t>
      </w:r>
      <w:r w:rsidR="00A72BC3" w:rsidRPr="00A72BC3">
        <w:rPr>
          <w:rFonts w:ascii="Times New Roman" w:hAnsi="Times New Roman" w:cs="Times New Roman"/>
          <w:i/>
          <w:sz w:val="20"/>
          <w:szCs w:val="20"/>
          <w:lang w:val="en-IE"/>
        </w:rPr>
        <w:t>et al</w:t>
      </w:r>
      <w:r w:rsidR="009D3D96" w:rsidRPr="00093E8A">
        <w:rPr>
          <w:rFonts w:ascii="Times New Roman" w:hAnsi="Times New Roman" w:cs="Times New Roman"/>
          <w:sz w:val="20"/>
          <w:szCs w:val="20"/>
          <w:lang w:val="en-IE"/>
        </w:rPr>
        <w:t xml:space="preserve">. 2008; Simon </w:t>
      </w:r>
      <w:r w:rsidR="00A72BC3" w:rsidRPr="00A72BC3">
        <w:rPr>
          <w:rFonts w:ascii="Times New Roman" w:hAnsi="Times New Roman" w:cs="Times New Roman"/>
          <w:i/>
          <w:sz w:val="20"/>
          <w:szCs w:val="20"/>
          <w:lang w:val="en-IE"/>
        </w:rPr>
        <w:t>et al</w:t>
      </w:r>
      <w:r w:rsidR="009D3D96" w:rsidRPr="00093E8A">
        <w:rPr>
          <w:rFonts w:ascii="Times New Roman" w:hAnsi="Times New Roman" w:cs="Times New Roman"/>
          <w:sz w:val="20"/>
          <w:szCs w:val="20"/>
          <w:lang w:val="en-IE"/>
        </w:rPr>
        <w:t>. 2011)</w:t>
      </w:r>
      <w:r w:rsidR="009D3D96" w:rsidRPr="00093E8A">
        <w:rPr>
          <w:rFonts w:ascii="Times New Roman" w:hAnsi="Times New Roman" w:cs="Times New Roman"/>
          <w:bCs/>
          <w:color w:val="000000" w:themeColor="text1"/>
          <w:sz w:val="20"/>
          <w:szCs w:val="20"/>
          <w:lang w:val="en-IE"/>
        </w:rPr>
        <w:fldChar w:fldCharType="end"/>
      </w:r>
      <w:r w:rsidR="009D3D96" w:rsidRPr="00093E8A">
        <w:rPr>
          <w:rFonts w:ascii="Times New Roman" w:hAnsi="Times New Roman" w:cs="Times New Roman"/>
          <w:bCs/>
          <w:color w:val="000000" w:themeColor="text1"/>
          <w:sz w:val="20"/>
          <w:szCs w:val="20"/>
          <w:lang w:val="en-IE"/>
        </w:rPr>
        <w:t xml:space="preserve">. </w:t>
      </w:r>
    </w:p>
    <w:p w14:paraId="431AA5C8" w14:textId="4BEF4FBF" w:rsidR="00472B99" w:rsidRPr="008A3A83" w:rsidRDefault="00347281" w:rsidP="008A3A83">
      <w:pPr>
        <w:spacing w:line="360" w:lineRule="auto"/>
        <w:rPr>
          <w:rFonts w:ascii="Times New Roman" w:hAnsi="Times New Roman" w:cs="Times New Roman"/>
          <w:sz w:val="20"/>
          <w:szCs w:val="20"/>
          <w:lang w:val="en-IE"/>
        </w:rPr>
      </w:pPr>
      <w:r w:rsidRPr="008A3A83">
        <w:rPr>
          <w:rFonts w:ascii="Times New Roman" w:hAnsi="Times New Roman" w:cs="Times New Roman"/>
          <w:sz w:val="20"/>
          <w:szCs w:val="20"/>
          <w:lang w:val="en-IE"/>
        </w:rPr>
        <w:t xml:space="preserve">To get a better sense of the main </w:t>
      </w:r>
      <w:r w:rsidR="00FF7A11" w:rsidRPr="008A3A83">
        <w:rPr>
          <w:rFonts w:ascii="Times New Roman" w:hAnsi="Times New Roman" w:cs="Times New Roman"/>
          <w:sz w:val="20"/>
          <w:szCs w:val="20"/>
          <w:lang w:val="en-IE"/>
        </w:rPr>
        <w:t>aerosol’s</w:t>
      </w:r>
      <w:r w:rsidRPr="008A3A83">
        <w:rPr>
          <w:rFonts w:ascii="Times New Roman" w:hAnsi="Times New Roman" w:cs="Times New Roman"/>
          <w:sz w:val="20"/>
          <w:szCs w:val="20"/>
          <w:lang w:val="en-IE"/>
        </w:rPr>
        <w:t xml:space="preserve"> sources,</w:t>
      </w:r>
      <w:r w:rsidR="00DB2B65">
        <w:rPr>
          <w:rFonts w:ascii="Times New Roman" w:hAnsi="Times New Roman" w:cs="Times New Roman"/>
          <w:sz w:val="20"/>
          <w:szCs w:val="20"/>
          <w:lang w:val="en-IE"/>
        </w:rPr>
        <w:t xml:space="preserve"> t</w:t>
      </w:r>
      <w:r w:rsidR="002257AF" w:rsidRPr="008A3A83">
        <w:rPr>
          <w:rFonts w:ascii="Times New Roman" w:hAnsi="Times New Roman" w:cs="Times New Roman"/>
          <w:sz w:val="20"/>
          <w:szCs w:val="20"/>
          <w:lang w:val="en-IE"/>
        </w:rPr>
        <w:t>o</w:t>
      </w:r>
      <w:r w:rsidR="0005465B" w:rsidRPr="008A3A83">
        <w:rPr>
          <w:rFonts w:ascii="Times New Roman" w:hAnsi="Times New Roman" w:cs="Times New Roman"/>
          <w:sz w:val="20"/>
          <w:szCs w:val="20"/>
          <w:lang w:val="en-IE"/>
        </w:rPr>
        <w:t xml:space="preserve">tal </w:t>
      </w:r>
      <w:r w:rsidR="00DB2B65" w:rsidRPr="008A3A83">
        <w:rPr>
          <w:rFonts w:ascii="Times New Roman" w:hAnsi="Times New Roman" w:cs="Times New Roman"/>
          <w:sz w:val="20"/>
          <w:szCs w:val="20"/>
          <w:lang w:val="en-IE"/>
        </w:rPr>
        <w:t>marine boundary layer (MBL), marine free troposphere (MFT) and planetary boundary layer (PBL</w:t>
      </w:r>
      <w:del w:id="45" w:author="Ovadnevaite, Jurgita" w:date="2024-07-02T16:56:00Z" w16du:dateUtc="2024-07-02T15:56:00Z">
        <w:r w:rsidR="00DB2B65" w:rsidDel="00063EB7">
          <w:rPr>
            <w:rFonts w:ascii="Times New Roman" w:hAnsi="Times New Roman" w:cs="Times New Roman"/>
            <w:sz w:val="20"/>
            <w:szCs w:val="20"/>
            <w:lang w:val="en-IE"/>
          </w:rPr>
          <w:delText xml:space="preserve"> </w:delText>
        </w:r>
      </w:del>
      <w:r w:rsidR="00DB2B65" w:rsidRPr="008A3A83">
        <w:rPr>
          <w:rFonts w:ascii="Times New Roman" w:hAnsi="Times New Roman" w:cs="Times New Roman"/>
          <w:sz w:val="20"/>
          <w:szCs w:val="20"/>
          <w:lang w:val="en-IE"/>
        </w:rPr>
        <w:t>)</w:t>
      </w:r>
      <w:ins w:id="46" w:author="Ovadnevaite, Jurgita" w:date="2024-07-02T16:56:00Z" w16du:dateUtc="2024-07-02T15:56:00Z">
        <w:r w:rsidR="00063EB7">
          <w:rPr>
            <w:rFonts w:ascii="Times New Roman" w:hAnsi="Times New Roman" w:cs="Times New Roman"/>
            <w:sz w:val="20"/>
            <w:szCs w:val="20"/>
            <w:lang w:val="en-IE"/>
          </w:rPr>
          <w:t xml:space="preserve"> </w:t>
        </w:r>
      </w:ins>
      <w:r w:rsidR="0005465B" w:rsidRPr="008A3A83">
        <w:rPr>
          <w:rFonts w:ascii="Times New Roman" w:hAnsi="Times New Roman" w:cs="Times New Roman"/>
          <w:sz w:val="20"/>
          <w:szCs w:val="20"/>
          <w:lang w:val="en-IE"/>
        </w:rPr>
        <w:t xml:space="preserve">respective contributions </w:t>
      </w:r>
      <w:r w:rsidR="005E5B47" w:rsidRPr="008A3A83">
        <w:rPr>
          <w:rFonts w:ascii="Times New Roman" w:hAnsi="Times New Roman" w:cs="Times New Roman"/>
          <w:sz w:val="20"/>
          <w:szCs w:val="20"/>
          <w:lang w:val="en-IE" w:eastAsia="zh-CN"/>
        </w:rPr>
        <w:t xml:space="preserve">are </w:t>
      </w:r>
      <w:r w:rsidR="0005465B" w:rsidRPr="008A3A83">
        <w:rPr>
          <w:rFonts w:ascii="Times New Roman" w:hAnsi="Times New Roman" w:cs="Times New Roman"/>
          <w:sz w:val="20"/>
          <w:szCs w:val="20"/>
          <w:lang w:val="en-IE"/>
        </w:rPr>
        <w:t xml:space="preserve">shown </w:t>
      </w:r>
      <w:r w:rsidR="00C35A6E" w:rsidRPr="008A3A83">
        <w:rPr>
          <w:rFonts w:ascii="Times New Roman" w:hAnsi="Times New Roman" w:cs="Times New Roman"/>
          <w:sz w:val="20"/>
          <w:szCs w:val="20"/>
          <w:lang w:val="en-IE"/>
        </w:rPr>
        <w:t>on Figure</w:t>
      </w:r>
      <w:r w:rsidR="0005465B" w:rsidRPr="008A3A83">
        <w:rPr>
          <w:rFonts w:ascii="Times New Roman" w:hAnsi="Times New Roman" w:cs="Times New Roman"/>
          <w:sz w:val="20"/>
          <w:szCs w:val="20"/>
          <w:lang w:val="en-IE"/>
        </w:rPr>
        <w:t xml:space="preserve"> </w:t>
      </w:r>
      <w:r w:rsidR="005818F9">
        <w:rPr>
          <w:rFonts w:ascii="Times New Roman" w:hAnsi="Times New Roman" w:cs="Times New Roman"/>
          <w:sz w:val="20"/>
          <w:szCs w:val="20"/>
          <w:lang w:val="en-IE"/>
        </w:rPr>
        <w:t>S</w:t>
      </w:r>
      <w:r w:rsidR="00C947F6" w:rsidRPr="008A3A83">
        <w:rPr>
          <w:rFonts w:ascii="Times New Roman" w:hAnsi="Times New Roman" w:cs="Times New Roman"/>
          <w:sz w:val="20"/>
          <w:szCs w:val="20"/>
          <w:lang w:val="en-IE"/>
        </w:rPr>
        <w:t>3</w:t>
      </w:r>
      <w:r w:rsidR="002D7365" w:rsidRPr="008A3A83">
        <w:rPr>
          <w:rFonts w:ascii="Times New Roman" w:hAnsi="Times New Roman" w:cs="Times New Roman"/>
          <w:sz w:val="20"/>
          <w:szCs w:val="20"/>
          <w:lang w:val="en-IE"/>
        </w:rPr>
        <w:t>-A</w:t>
      </w:r>
      <w:r w:rsidR="00C35A6E" w:rsidRPr="008A3A83">
        <w:rPr>
          <w:rFonts w:ascii="Times New Roman" w:hAnsi="Times New Roman" w:cs="Times New Roman"/>
          <w:sz w:val="20"/>
          <w:szCs w:val="20"/>
          <w:lang w:val="en-IE"/>
        </w:rPr>
        <w:t xml:space="preserve">. </w:t>
      </w:r>
      <w:r w:rsidR="00851144" w:rsidRPr="008A3A83">
        <w:rPr>
          <w:rFonts w:ascii="Times New Roman" w:hAnsi="Times New Roman" w:cs="Times New Roman"/>
          <w:bCs/>
          <w:iCs/>
          <w:sz w:val="20"/>
          <w:szCs w:val="20"/>
          <w:lang w:val="en-IE"/>
        </w:rPr>
        <w:t>Overall,</w:t>
      </w:r>
      <w:r w:rsidR="007520AE" w:rsidRPr="008A3A83">
        <w:rPr>
          <w:rFonts w:ascii="Times New Roman" w:hAnsi="Times New Roman" w:cs="Times New Roman"/>
          <w:bCs/>
          <w:iCs/>
          <w:sz w:val="20"/>
          <w:szCs w:val="20"/>
          <w:lang w:val="en-IE"/>
        </w:rPr>
        <w:t xml:space="preserve"> the measurement period was dominated by marine boundary layer influences (</w:t>
      </w:r>
      <w:r w:rsidR="005B10D2" w:rsidRPr="008A3A83">
        <w:rPr>
          <w:rFonts w:ascii="Times New Roman" w:hAnsi="Times New Roman" w:cs="Times New Roman"/>
          <w:bCs/>
          <w:iCs/>
          <w:sz w:val="20"/>
          <w:szCs w:val="20"/>
          <w:lang w:val="en-IE"/>
        </w:rPr>
        <w:t>9</w:t>
      </w:r>
      <w:r w:rsidR="001A50EC" w:rsidRPr="008A3A83">
        <w:rPr>
          <w:rFonts w:ascii="Times New Roman" w:hAnsi="Times New Roman" w:cs="Times New Roman"/>
          <w:bCs/>
          <w:iCs/>
          <w:sz w:val="20"/>
          <w:szCs w:val="20"/>
          <w:lang w:val="en-IE"/>
        </w:rPr>
        <w:t>1</w:t>
      </w:r>
      <w:r w:rsidR="007520AE" w:rsidRPr="008A3A83">
        <w:rPr>
          <w:rFonts w:ascii="Times New Roman" w:hAnsi="Times New Roman" w:cs="Times New Roman"/>
          <w:bCs/>
          <w:iCs/>
          <w:sz w:val="20"/>
          <w:szCs w:val="20"/>
          <w:lang w:val="en-IE"/>
        </w:rPr>
        <w:t xml:space="preserve">% of the time), with </w:t>
      </w:r>
      <w:ins w:id="47" w:author="Ovadnevaite, Jurgita" w:date="2024-07-02T16:56:00Z" w16du:dateUtc="2024-07-02T15:56:00Z">
        <w:r w:rsidR="00063EB7" w:rsidRPr="008A3A83">
          <w:rPr>
            <w:rFonts w:ascii="Times New Roman" w:hAnsi="Times New Roman" w:cs="Times New Roman"/>
            <w:bCs/>
            <w:iCs/>
            <w:sz w:val="20"/>
            <w:szCs w:val="20"/>
            <w:lang w:val="en-IE"/>
          </w:rPr>
          <w:t xml:space="preserve">minimal </w:t>
        </w:r>
      </w:ins>
      <w:r w:rsidR="007520AE" w:rsidRPr="008A3A83">
        <w:rPr>
          <w:rFonts w:ascii="Times New Roman" w:hAnsi="Times New Roman" w:cs="Times New Roman"/>
          <w:bCs/>
          <w:iCs/>
          <w:sz w:val="20"/>
          <w:szCs w:val="20"/>
          <w:lang w:val="en-IE"/>
        </w:rPr>
        <w:t xml:space="preserve">marine free troposphere influences </w:t>
      </w:r>
      <w:del w:id="48" w:author="Ovadnevaite, Jurgita" w:date="2024-07-02T16:56:00Z" w16du:dateUtc="2024-07-02T15:56:00Z">
        <w:r w:rsidR="007520AE" w:rsidRPr="008A3A83" w:rsidDel="00063EB7">
          <w:rPr>
            <w:rFonts w:ascii="Times New Roman" w:hAnsi="Times New Roman" w:cs="Times New Roman"/>
            <w:bCs/>
            <w:iCs/>
            <w:sz w:val="20"/>
            <w:szCs w:val="20"/>
            <w:lang w:val="en-IE"/>
          </w:rPr>
          <w:delText xml:space="preserve">kept minimal </w:delText>
        </w:r>
      </w:del>
      <w:r w:rsidR="007520AE" w:rsidRPr="008A3A83">
        <w:rPr>
          <w:rFonts w:ascii="Times New Roman" w:hAnsi="Times New Roman" w:cs="Times New Roman"/>
          <w:bCs/>
          <w:iCs/>
          <w:sz w:val="20"/>
          <w:szCs w:val="20"/>
          <w:lang w:val="en-IE"/>
        </w:rPr>
        <w:t>(</w:t>
      </w:r>
      <w:r w:rsidR="001A50EC" w:rsidRPr="008A3A83">
        <w:rPr>
          <w:rFonts w:ascii="Times New Roman" w:hAnsi="Times New Roman" w:cs="Times New Roman"/>
          <w:bCs/>
          <w:iCs/>
          <w:sz w:val="20"/>
          <w:szCs w:val="20"/>
          <w:lang w:val="en-IE"/>
        </w:rPr>
        <w:t>8</w:t>
      </w:r>
      <w:r w:rsidR="007520AE" w:rsidRPr="008A3A83">
        <w:rPr>
          <w:rFonts w:ascii="Times New Roman" w:hAnsi="Times New Roman" w:cs="Times New Roman"/>
          <w:bCs/>
          <w:iCs/>
          <w:sz w:val="20"/>
          <w:szCs w:val="20"/>
          <w:lang w:val="en-IE"/>
        </w:rPr>
        <w:t>%) and extremely low land-influences from the planetary boundary layer (1%)</w:t>
      </w:r>
      <w:r w:rsidR="00472B99" w:rsidRPr="008A3A83">
        <w:rPr>
          <w:rFonts w:ascii="Times New Roman" w:hAnsi="Times New Roman" w:cs="Times New Roman"/>
          <w:bCs/>
          <w:iCs/>
          <w:sz w:val="20"/>
          <w:szCs w:val="20"/>
          <w:lang w:val="en-IE"/>
        </w:rPr>
        <w:t xml:space="preserve"> further hinting at pristine marine conditions. </w:t>
      </w:r>
    </w:p>
    <w:p w14:paraId="3E532876" w14:textId="73F4ECF7" w:rsidR="001E39DB" w:rsidRPr="008A3A83" w:rsidRDefault="00DB2B65" w:rsidP="008A3A83">
      <w:pPr>
        <w:spacing w:line="360" w:lineRule="auto"/>
        <w:rPr>
          <w:rFonts w:ascii="Times New Roman" w:hAnsi="Times New Roman" w:cs="Times New Roman"/>
          <w:bCs/>
          <w:iCs/>
          <w:sz w:val="20"/>
          <w:szCs w:val="20"/>
          <w:lang w:val="en-IE"/>
        </w:rPr>
      </w:pPr>
      <w:commentRangeStart w:id="49"/>
      <w:r>
        <w:rPr>
          <w:rFonts w:ascii="Times New Roman" w:hAnsi="Times New Roman" w:cs="Times New Roman"/>
          <w:bCs/>
          <w:iCs/>
          <w:sz w:val="20"/>
          <w:szCs w:val="20"/>
          <w:lang w:val="en-IE"/>
        </w:rPr>
        <w:t>Finally, f</w:t>
      </w:r>
      <w:r w:rsidR="00947ECD" w:rsidRPr="008A3A83">
        <w:rPr>
          <w:rFonts w:ascii="Times New Roman" w:hAnsi="Times New Roman" w:cs="Times New Roman"/>
          <w:bCs/>
          <w:iCs/>
          <w:sz w:val="20"/>
          <w:szCs w:val="20"/>
          <w:lang w:val="en-IE"/>
        </w:rPr>
        <w:t xml:space="preserve">our OA plumes were then </w:t>
      </w:r>
      <w:del w:id="50" w:author="Ovadnevaite, Jurgita" w:date="2024-07-02T16:57:00Z" w16du:dateUtc="2024-07-02T15:57:00Z">
        <w:r w:rsidR="00947ECD" w:rsidRPr="008A3A83" w:rsidDel="00063EB7">
          <w:rPr>
            <w:rFonts w:ascii="Times New Roman" w:hAnsi="Times New Roman" w:cs="Times New Roman"/>
            <w:bCs/>
            <w:iCs/>
            <w:sz w:val="20"/>
            <w:szCs w:val="20"/>
            <w:lang w:val="en-IE"/>
          </w:rPr>
          <w:delText xml:space="preserve">identified </w:delText>
        </w:r>
      </w:del>
      <w:ins w:id="51" w:author="Ovadnevaite, Jurgita" w:date="2024-07-02T16:57:00Z" w16du:dateUtc="2024-07-02T15:57:00Z">
        <w:r w:rsidR="00063EB7">
          <w:rPr>
            <w:rFonts w:ascii="Times New Roman" w:hAnsi="Times New Roman" w:cs="Times New Roman"/>
            <w:bCs/>
            <w:iCs/>
            <w:sz w:val="20"/>
            <w:szCs w:val="20"/>
            <w:lang w:val="en-IE"/>
          </w:rPr>
          <w:t>isolated</w:t>
        </w:r>
        <w:r w:rsidR="00063EB7" w:rsidRPr="008A3A83">
          <w:rPr>
            <w:rFonts w:ascii="Times New Roman" w:hAnsi="Times New Roman" w:cs="Times New Roman"/>
            <w:bCs/>
            <w:iCs/>
            <w:sz w:val="20"/>
            <w:szCs w:val="20"/>
            <w:lang w:val="en-IE"/>
          </w:rPr>
          <w:t xml:space="preserve"> </w:t>
        </w:r>
      </w:ins>
      <w:r w:rsidR="00947ECD" w:rsidRPr="008A3A83">
        <w:rPr>
          <w:rFonts w:ascii="Times New Roman" w:hAnsi="Times New Roman" w:cs="Times New Roman"/>
          <w:bCs/>
          <w:iCs/>
          <w:sz w:val="20"/>
          <w:szCs w:val="20"/>
          <w:lang w:val="en-IE"/>
        </w:rPr>
        <w:t>with ‘plume1’ identified as “MSA-influenced” (Figure</w:t>
      </w:r>
      <w:r w:rsidR="005818F9">
        <w:rPr>
          <w:rFonts w:ascii="Times New Roman" w:hAnsi="Times New Roman" w:cs="Times New Roman"/>
          <w:bCs/>
          <w:iCs/>
          <w:sz w:val="20"/>
          <w:szCs w:val="20"/>
          <w:lang w:val="en-IE"/>
        </w:rPr>
        <w:t xml:space="preserve"> S</w:t>
      </w:r>
      <w:r w:rsidR="00947ECD" w:rsidRPr="008A3A83">
        <w:rPr>
          <w:rFonts w:ascii="Times New Roman" w:hAnsi="Times New Roman" w:cs="Times New Roman"/>
          <w:bCs/>
          <w:iCs/>
          <w:sz w:val="20"/>
          <w:szCs w:val="20"/>
          <w:lang w:val="en-IE"/>
        </w:rPr>
        <w:t>3-C), ‘</w:t>
      </w:r>
      <w:commentRangeStart w:id="52"/>
      <w:r w:rsidR="00947ECD" w:rsidRPr="008A3A83">
        <w:rPr>
          <w:rFonts w:ascii="Times New Roman" w:hAnsi="Times New Roman" w:cs="Times New Roman"/>
          <w:bCs/>
          <w:iCs/>
          <w:sz w:val="20"/>
          <w:szCs w:val="20"/>
          <w:lang w:val="en-IE"/>
        </w:rPr>
        <w:t>plume3</w:t>
      </w:r>
      <w:commentRangeEnd w:id="52"/>
      <w:r w:rsidR="00063EB7">
        <w:rPr>
          <w:rStyle w:val="CommentReference"/>
          <w:rFonts w:ascii="Calibri" w:eastAsia="Calibri" w:hAnsi="Calibri" w:cs="Calibri"/>
          <w:lang w:eastAsia="en-GB"/>
        </w:rPr>
        <w:commentReference w:id="52"/>
      </w:r>
      <w:r w:rsidR="00947ECD" w:rsidRPr="008A3A83">
        <w:rPr>
          <w:rFonts w:ascii="Times New Roman" w:hAnsi="Times New Roman" w:cs="Times New Roman"/>
          <w:bCs/>
          <w:iCs/>
          <w:sz w:val="20"/>
          <w:szCs w:val="20"/>
          <w:lang w:val="en-IE"/>
        </w:rPr>
        <w:t>’ as pollution event and ‘plume4’ as ‘ozone</w:t>
      </w:r>
      <w:r w:rsidR="008A3A83">
        <w:rPr>
          <w:rFonts w:ascii="Times New Roman" w:hAnsi="Times New Roman" w:cs="Times New Roman"/>
          <w:bCs/>
          <w:iCs/>
          <w:sz w:val="20"/>
          <w:szCs w:val="20"/>
          <w:lang w:val="en-IE"/>
        </w:rPr>
        <w:t xml:space="preserve"> driven</w:t>
      </w:r>
      <w:r w:rsidR="00947ECD" w:rsidRPr="008A3A83">
        <w:rPr>
          <w:rFonts w:ascii="Times New Roman" w:hAnsi="Times New Roman" w:cs="Times New Roman"/>
          <w:bCs/>
          <w:iCs/>
          <w:sz w:val="20"/>
          <w:szCs w:val="20"/>
          <w:lang w:val="en-IE"/>
        </w:rPr>
        <w:t>’</w:t>
      </w:r>
      <w:r w:rsidR="008A3A83">
        <w:rPr>
          <w:rFonts w:ascii="Times New Roman" w:hAnsi="Times New Roman" w:cs="Times New Roman"/>
          <w:bCs/>
          <w:iCs/>
          <w:sz w:val="20"/>
          <w:szCs w:val="20"/>
          <w:lang w:val="en-IE"/>
        </w:rPr>
        <w:t xml:space="preserve">. </w:t>
      </w:r>
      <w:r w:rsidR="00924C19" w:rsidRPr="008A3A83">
        <w:rPr>
          <w:rFonts w:ascii="Times New Roman" w:hAnsi="Times New Roman" w:cs="Times New Roman"/>
          <w:bCs/>
          <w:iCs/>
          <w:sz w:val="20"/>
          <w:szCs w:val="20"/>
          <w:lang w:val="en-IE"/>
        </w:rPr>
        <w:t>Overall, g</w:t>
      </w:r>
      <w:r w:rsidR="008B55F2" w:rsidRPr="008A3A83">
        <w:rPr>
          <w:rFonts w:ascii="Times New Roman" w:hAnsi="Times New Roman" w:cs="Times New Roman"/>
          <w:bCs/>
          <w:iCs/>
          <w:sz w:val="20"/>
          <w:szCs w:val="20"/>
          <w:lang w:val="en-IE"/>
        </w:rPr>
        <w:t>iven the varying lengths of these identified periods</w:t>
      </w:r>
      <w:r w:rsidR="00947ECD" w:rsidRPr="008A3A83">
        <w:rPr>
          <w:rFonts w:ascii="Times New Roman" w:hAnsi="Times New Roman" w:cs="Times New Roman"/>
          <w:bCs/>
          <w:iCs/>
          <w:sz w:val="20"/>
          <w:szCs w:val="20"/>
          <w:lang w:val="en-IE"/>
        </w:rPr>
        <w:t>, correlations with external tracers</w:t>
      </w:r>
      <w:r w:rsidR="00924C19" w:rsidRPr="008A3A83">
        <w:rPr>
          <w:rFonts w:ascii="Times New Roman" w:hAnsi="Times New Roman" w:cs="Times New Roman"/>
          <w:bCs/>
          <w:iCs/>
          <w:sz w:val="20"/>
          <w:szCs w:val="20"/>
          <w:lang w:val="en-IE"/>
        </w:rPr>
        <w:t xml:space="preserve"> and apparent different </w:t>
      </w:r>
      <w:commentRangeEnd w:id="49"/>
      <w:r w:rsidR="00063EB7">
        <w:rPr>
          <w:rStyle w:val="CommentReference"/>
          <w:rFonts w:ascii="Calibri" w:eastAsia="Calibri" w:hAnsi="Calibri" w:cs="Calibri"/>
          <w:lang w:eastAsia="en-GB"/>
        </w:rPr>
        <w:commentReference w:id="49"/>
      </w:r>
      <w:r w:rsidR="00924C19" w:rsidRPr="008A3A83">
        <w:rPr>
          <w:rFonts w:ascii="Times New Roman" w:hAnsi="Times New Roman" w:cs="Times New Roman"/>
          <w:bCs/>
          <w:iCs/>
          <w:sz w:val="20"/>
          <w:szCs w:val="20"/>
          <w:lang w:val="en-IE"/>
        </w:rPr>
        <w:t xml:space="preserve">geographic sources (Trajectories for each of these peaks are represented on Figure </w:t>
      </w:r>
      <w:r w:rsidR="005818F9">
        <w:rPr>
          <w:rFonts w:ascii="Times New Roman" w:hAnsi="Times New Roman" w:cs="Times New Roman"/>
          <w:bCs/>
          <w:iCs/>
          <w:sz w:val="20"/>
          <w:szCs w:val="20"/>
          <w:lang w:val="en-IE"/>
        </w:rPr>
        <w:t>S</w:t>
      </w:r>
      <w:r w:rsidR="00C947F6" w:rsidRPr="008A3A83">
        <w:rPr>
          <w:rFonts w:ascii="Times New Roman" w:hAnsi="Times New Roman" w:cs="Times New Roman"/>
          <w:bCs/>
          <w:iCs/>
          <w:sz w:val="20"/>
          <w:szCs w:val="20"/>
          <w:lang w:val="en-IE"/>
        </w:rPr>
        <w:t>3</w:t>
      </w:r>
      <w:r w:rsidR="00924C19" w:rsidRPr="008A3A83">
        <w:rPr>
          <w:rFonts w:ascii="Times New Roman" w:hAnsi="Times New Roman" w:cs="Times New Roman"/>
          <w:bCs/>
          <w:iCs/>
          <w:sz w:val="20"/>
          <w:szCs w:val="20"/>
          <w:lang w:val="en-IE"/>
        </w:rPr>
        <w:t>)</w:t>
      </w:r>
      <w:r w:rsidR="008B55F2" w:rsidRPr="008A3A83">
        <w:rPr>
          <w:rFonts w:ascii="Times New Roman" w:hAnsi="Times New Roman" w:cs="Times New Roman"/>
          <w:bCs/>
          <w:iCs/>
          <w:sz w:val="20"/>
          <w:szCs w:val="20"/>
          <w:lang w:val="en-IE"/>
        </w:rPr>
        <w:t xml:space="preserve">—Source apportionment is then </w:t>
      </w:r>
      <w:r w:rsidR="00E94726" w:rsidRPr="008A3A83">
        <w:rPr>
          <w:rFonts w:ascii="Times New Roman" w:hAnsi="Times New Roman" w:cs="Times New Roman"/>
          <w:bCs/>
          <w:iCs/>
          <w:sz w:val="20"/>
          <w:szCs w:val="20"/>
          <w:lang w:val="en-IE"/>
        </w:rPr>
        <w:t>conducted,</w:t>
      </w:r>
      <w:r w:rsidR="008B55F2" w:rsidRPr="008A3A83">
        <w:rPr>
          <w:rFonts w:ascii="Times New Roman" w:hAnsi="Times New Roman" w:cs="Times New Roman"/>
          <w:bCs/>
          <w:iCs/>
          <w:sz w:val="20"/>
          <w:szCs w:val="20"/>
          <w:lang w:val="en-IE"/>
        </w:rPr>
        <w:t xml:space="preserve"> and periods of interest are </w:t>
      </w:r>
      <w:r w:rsidR="00924C19" w:rsidRPr="008A3A83">
        <w:rPr>
          <w:rFonts w:ascii="Times New Roman" w:hAnsi="Times New Roman" w:cs="Times New Roman"/>
          <w:bCs/>
          <w:iCs/>
          <w:sz w:val="20"/>
          <w:szCs w:val="20"/>
          <w:lang w:val="en-IE"/>
        </w:rPr>
        <w:t>then further refined</w:t>
      </w:r>
      <w:r w:rsidR="008B55F2" w:rsidRPr="008A3A83">
        <w:rPr>
          <w:rFonts w:ascii="Times New Roman" w:hAnsi="Times New Roman" w:cs="Times New Roman"/>
          <w:bCs/>
          <w:iCs/>
          <w:sz w:val="20"/>
          <w:szCs w:val="20"/>
          <w:lang w:val="en-IE"/>
        </w:rPr>
        <w:t xml:space="preserve"> to elucidat</w:t>
      </w:r>
      <w:r w:rsidR="00924C19" w:rsidRPr="008A3A83">
        <w:rPr>
          <w:rFonts w:ascii="Times New Roman" w:hAnsi="Times New Roman" w:cs="Times New Roman"/>
          <w:bCs/>
          <w:iCs/>
          <w:sz w:val="20"/>
          <w:szCs w:val="20"/>
          <w:lang w:val="en-IE"/>
        </w:rPr>
        <w:t>e</w:t>
      </w:r>
      <w:r w:rsidR="008B55F2" w:rsidRPr="008A3A83">
        <w:rPr>
          <w:rFonts w:ascii="Times New Roman" w:hAnsi="Times New Roman" w:cs="Times New Roman"/>
          <w:bCs/>
          <w:iCs/>
          <w:sz w:val="20"/>
          <w:szCs w:val="20"/>
          <w:lang w:val="en-IE"/>
        </w:rPr>
        <w:t xml:space="preserve"> how organics (whether POA and SOA) behave in </w:t>
      </w:r>
      <w:r w:rsidR="00924C19" w:rsidRPr="008A3A83">
        <w:rPr>
          <w:rFonts w:ascii="Times New Roman" w:hAnsi="Times New Roman" w:cs="Times New Roman"/>
          <w:bCs/>
          <w:iCs/>
          <w:sz w:val="20"/>
          <w:szCs w:val="20"/>
          <w:lang w:val="en-IE"/>
        </w:rPr>
        <w:t>regard</w:t>
      </w:r>
      <w:r w:rsidR="008B55F2" w:rsidRPr="008A3A83">
        <w:rPr>
          <w:rFonts w:ascii="Times New Roman" w:hAnsi="Times New Roman" w:cs="Times New Roman"/>
          <w:bCs/>
          <w:iCs/>
          <w:sz w:val="20"/>
          <w:szCs w:val="20"/>
          <w:lang w:val="en-IE"/>
        </w:rPr>
        <w:t xml:space="preserve"> with various conditions</w:t>
      </w:r>
      <w:r w:rsidR="00924C19" w:rsidRPr="008A3A83">
        <w:rPr>
          <w:rFonts w:ascii="Times New Roman" w:hAnsi="Times New Roman" w:cs="Times New Roman"/>
          <w:bCs/>
          <w:iCs/>
          <w:sz w:val="20"/>
          <w:szCs w:val="20"/>
          <w:lang w:val="en-IE"/>
        </w:rPr>
        <w:t xml:space="preserve"> and their respective sources.</w:t>
      </w:r>
    </w:p>
    <w:p w14:paraId="0C8EA199" w14:textId="74211F42" w:rsidR="00FA6C15" w:rsidRPr="008A3A83" w:rsidRDefault="00FA6C15" w:rsidP="00FA6C15">
      <w:pPr>
        <w:pStyle w:val="Heading2"/>
        <w:rPr>
          <w:rFonts w:ascii="Times New Roman" w:eastAsia="Times New Roman" w:hAnsi="Times New Roman" w:cs="Times New Roman"/>
          <w:b/>
          <w:bCs/>
          <w:color w:val="000000" w:themeColor="text1"/>
          <w:sz w:val="20"/>
          <w:szCs w:val="20"/>
          <w:lang w:val="en-IE"/>
        </w:rPr>
      </w:pPr>
      <w:r w:rsidRPr="008A3A83">
        <w:rPr>
          <w:rFonts w:ascii="Times New Roman" w:eastAsia="Times New Roman" w:hAnsi="Times New Roman" w:cs="Times New Roman"/>
          <w:b/>
          <w:bCs/>
          <w:color w:val="000000" w:themeColor="text1"/>
          <w:sz w:val="20"/>
          <w:szCs w:val="20"/>
          <w:lang w:val="en-IE"/>
        </w:rPr>
        <w:t>3.2</w:t>
      </w:r>
      <w:r w:rsidR="008A3A83">
        <w:rPr>
          <w:rFonts w:ascii="Times New Roman" w:eastAsia="Times New Roman" w:hAnsi="Times New Roman" w:cs="Times New Roman"/>
          <w:b/>
          <w:bCs/>
          <w:color w:val="000000" w:themeColor="text1"/>
          <w:sz w:val="20"/>
          <w:szCs w:val="20"/>
          <w:lang w:val="en-IE"/>
        </w:rPr>
        <w:t xml:space="preserve"> </w:t>
      </w:r>
      <w:r w:rsidRPr="008A3A83">
        <w:rPr>
          <w:rFonts w:ascii="Times New Roman" w:eastAsia="Times New Roman" w:hAnsi="Times New Roman" w:cs="Times New Roman"/>
          <w:b/>
          <w:bCs/>
          <w:color w:val="000000" w:themeColor="text1"/>
          <w:sz w:val="20"/>
          <w:szCs w:val="20"/>
          <w:lang w:val="en-IE"/>
        </w:rPr>
        <w:t>Source apportionment</w:t>
      </w:r>
    </w:p>
    <w:p w14:paraId="2155133B" w14:textId="344FD57D" w:rsidR="00722A6F" w:rsidRPr="008A3A83" w:rsidRDefault="00B56DFF" w:rsidP="008A3A83">
      <w:pPr>
        <w:pBdr>
          <w:top w:val="nil"/>
          <w:left w:val="nil"/>
          <w:bottom w:val="nil"/>
          <w:right w:val="nil"/>
          <w:between w:val="nil"/>
        </w:pBdr>
        <w:spacing w:line="360" w:lineRule="auto"/>
        <w:rPr>
          <w:rFonts w:ascii="Times New Roman" w:hAnsi="Times New Roman" w:cs="Times New Roman"/>
          <w:sz w:val="20"/>
          <w:szCs w:val="20"/>
          <w:lang w:val="en-IE"/>
        </w:rPr>
      </w:pPr>
      <w:r w:rsidRPr="008A3A83">
        <w:rPr>
          <w:rFonts w:ascii="Times New Roman" w:hAnsi="Times New Roman" w:cs="Times New Roman"/>
          <w:sz w:val="20"/>
          <w:szCs w:val="20"/>
          <w:lang w:val="en-IE"/>
        </w:rPr>
        <w:t xml:space="preserve">To </w:t>
      </w:r>
      <w:r w:rsidR="00A70584">
        <w:rPr>
          <w:rFonts w:ascii="Times New Roman" w:hAnsi="Times New Roman" w:cs="Times New Roman"/>
          <w:sz w:val="20"/>
          <w:szCs w:val="20"/>
          <w:lang w:val="en-IE"/>
        </w:rPr>
        <w:t>accurately</w:t>
      </w:r>
      <w:r w:rsidRPr="008A3A83">
        <w:rPr>
          <w:rFonts w:ascii="Times New Roman" w:hAnsi="Times New Roman" w:cs="Times New Roman"/>
          <w:sz w:val="20"/>
          <w:szCs w:val="20"/>
          <w:lang w:val="en-IE"/>
        </w:rPr>
        <w:t xml:space="preserve"> </w:t>
      </w:r>
      <w:r w:rsidR="00A70584">
        <w:rPr>
          <w:rFonts w:ascii="Times New Roman" w:hAnsi="Times New Roman" w:cs="Times New Roman"/>
          <w:sz w:val="20"/>
          <w:szCs w:val="20"/>
          <w:lang w:val="en-IE"/>
        </w:rPr>
        <w:t>classify</w:t>
      </w:r>
      <w:r w:rsidRPr="008A3A83">
        <w:rPr>
          <w:rFonts w:ascii="Times New Roman" w:hAnsi="Times New Roman" w:cs="Times New Roman"/>
          <w:sz w:val="20"/>
          <w:szCs w:val="20"/>
          <w:lang w:val="en-IE"/>
        </w:rPr>
        <w:t xml:space="preserve"> and categorize the </w:t>
      </w:r>
      <w:r w:rsidR="00A70584">
        <w:rPr>
          <w:rFonts w:ascii="Times New Roman" w:hAnsi="Times New Roman" w:cs="Times New Roman"/>
          <w:sz w:val="20"/>
          <w:szCs w:val="20"/>
          <w:lang w:val="en-IE"/>
        </w:rPr>
        <w:t>diverse</w:t>
      </w:r>
      <w:r w:rsidRPr="008A3A83">
        <w:rPr>
          <w:rFonts w:ascii="Times New Roman" w:hAnsi="Times New Roman" w:cs="Times New Roman"/>
          <w:sz w:val="20"/>
          <w:szCs w:val="20"/>
          <w:lang w:val="en-IE"/>
        </w:rPr>
        <w:t xml:space="preserve"> sources of organic aerosols present at Mace Head, source apportionment was performed utilizing the Positive Matrix Factorization (PMF) method</w:t>
      </w:r>
      <w:r w:rsidR="002672C7" w:rsidRPr="008A3A83">
        <w:rPr>
          <w:rFonts w:ascii="Times New Roman" w:hAnsi="Times New Roman" w:cs="Times New Roman"/>
          <w:sz w:val="20"/>
          <w:szCs w:val="20"/>
          <w:lang w:val="en-IE"/>
        </w:rPr>
        <w:t xml:space="preserve"> </w:t>
      </w:r>
      <w:r w:rsidRPr="008A3A83">
        <w:rPr>
          <w:rFonts w:ascii="Times New Roman" w:hAnsi="Times New Roman" w:cs="Times New Roman"/>
          <w:sz w:val="20"/>
          <w:szCs w:val="20"/>
          <w:lang w:val="en-IE"/>
        </w:rPr>
        <w:t>on the organic mass spectrum, which ranged from m/z 12.00 to m/z 130.</w:t>
      </w:r>
      <w:commentRangeStart w:id="53"/>
      <w:r w:rsidRPr="008A3A83">
        <w:rPr>
          <w:rFonts w:ascii="Times New Roman" w:hAnsi="Times New Roman" w:cs="Times New Roman"/>
          <w:sz w:val="20"/>
          <w:szCs w:val="20"/>
          <w:lang w:val="en-IE"/>
        </w:rPr>
        <w:t>08</w:t>
      </w:r>
      <w:commentRangeEnd w:id="53"/>
      <w:r w:rsidR="00063EB7">
        <w:rPr>
          <w:rStyle w:val="CommentReference"/>
          <w:rFonts w:ascii="Calibri" w:eastAsia="Calibri" w:hAnsi="Calibri" w:cs="Calibri"/>
          <w:lang w:eastAsia="en-GB"/>
        </w:rPr>
        <w:commentReference w:id="53"/>
      </w:r>
      <w:r w:rsidRPr="008A3A83">
        <w:rPr>
          <w:rFonts w:ascii="Times New Roman" w:hAnsi="Times New Roman" w:cs="Times New Roman"/>
          <w:sz w:val="20"/>
          <w:szCs w:val="20"/>
          <w:lang w:val="en-IE"/>
        </w:rPr>
        <w:t xml:space="preserve">. The resulting four-factor solution, as depicted in Figure </w:t>
      </w:r>
      <w:r w:rsidR="0070590F">
        <w:rPr>
          <w:rFonts w:ascii="Times New Roman" w:hAnsi="Times New Roman" w:cs="Times New Roman"/>
          <w:sz w:val="20"/>
          <w:szCs w:val="20"/>
          <w:lang w:val="en-IE"/>
        </w:rPr>
        <w:t>2 and 3</w:t>
      </w:r>
      <w:r w:rsidRPr="008A3A83">
        <w:rPr>
          <w:rFonts w:ascii="Times New Roman" w:hAnsi="Times New Roman" w:cs="Times New Roman"/>
          <w:sz w:val="20"/>
          <w:szCs w:val="20"/>
          <w:lang w:val="en-IE"/>
        </w:rPr>
        <w:t xml:space="preserve">, yielded a Q/Qexp ratio of 1.38 and accounted for up to 90% of the total measured organic aerosol </w:t>
      </w:r>
      <w:del w:id="54" w:author="Ovadnevaite, Jurgita" w:date="2024-07-02T16:59:00Z" w16du:dateUtc="2024-07-02T15:59:00Z">
        <w:r w:rsidRPr="008A3A83" w:rsidDel="00063EB7">
          <w:rPr>
            <w:rFonts w:ascii="Times New Roman" w:hAnsi="Times New Roman" w:cs="Times New Roman"/>
            <w:sz w:val="20"/>
            <w:szCs w:val="20"/>
            <w:lang w:val="en-IE"/>
          </w:rPr>
          <w:delText>fraction</w:delText>
        </w:r>
      </w:del>
      <w:ins w:id="55" w:author="Ovadnevaite, Jurgita" w:date="2024-07-02T16:59:00Z" w16du:dateUtc="2024-07-02T15:59:00Z">
        <w:r w:rsidR="00063EB7">
          <w:rPr>
            <w:rFonts w:ascii="Times New Roman" w:hAnsi="Times New Roman" w:cs="Times New Roman"/>
            <w:sz w:val="20"/>
            <w:szCs w:val="20"/>
            <w:lang w:val="en-IE"/>
          </w:rPr>
          <w:t>mass</w:t>
        </w:r>
      </w:ins>
      <w:r w:rsidRPr="008A3A83">
        <w:rPr>
          <w:rFonts w:ascii="Times New Roman" w:hAnsi="Times New Roman" w:cs="Times New Roman"/>
          <w:sz w:val="20"/>
          <w:szCs w:val="20"/>
          <w:lang w:val="en-IE"/>
        </w:rPr>
        <w:t xml:space="preserve">. </w:t>
      </w:r>
    </w:p>
    <w:p w14:paraId="4E778362" w14:textId="12D8C18D" w:rsidR="002E4EDC" w:rsidRPr="008A3A83" w:rsidRDefault="002E4EDC" w:rsidP="008A3A83">
      <w:pPr>
        <w:pBdr>
          <w:top w:val="nil"/>
          <w:left w:val="nil"/>
          <w:bottom w:val="nil"/>
          <w:right w:val="nil"/>
          <w:between w:val="nil"/>
        </w:pBdr>
        <w:spacing w:line="360" w:lineRule="auto"/>
        <w:rPr>
          <w:rFonts w:ascii="Times New Roman" w:hAnsi="Times New Roman" w:cs="Times New Roman"/>
          <w:sz w:val="20"/>
          <w:szCs w:val="20"/>
          <w:lang w:val="en-IE"/>
        </w:rPr>
      </w:pPr>
      <w:commentRangeStart w:id="56"/>
      <w:r w:rsidRPr="008A3A83">
        <w:rPr>
          <w:rFonts w:ascii="Times New Roman" w:hAnsi="Times New Roman" w:cs="Times New Roman"/>
          <w:sz w:val="20"/>
          <w:szCs w:val="20"/>
          <w:lang w:val="en-IE"/>
        </w:rPr>
        <w:t xml:space="preserve">Based on the PMF analysis and </w:t>
      </w:r>
      <w:r w:rsidR="005D619D" w:rsidRPr="008A3A83">
        <w:rPr>
          <w:rFonts w:ascii="Times New Roman" w:hAnsi="Times New Roman" w:cs="Times New Roman"/>
          <w:sz w:val="20"/>
          <w:szCs w:val="20"/>
          <w:lang w:val="en-IE"/>
        </w:rPr>
        <w:t>upon considering</w:t>
      </w:r>
      <w:r w:rsidR="00A70584">
        <w:rPr>
          <w:rFonts w:ascii="Times New Roman" w:hAnsi="Times New Roman" w:cs="Times New Roman"/>
          <w:sz w:val="20"/>
          <w:szCs w:val="20"/>
          <w:lang w:val="en-IE"/>
        </w:rPr>
        <w:t xml:space="preserve"> </w:t>
      </w:r>
      <w:r w:rsidR="005D619D" w:rsidRPr="008A3A83">
        <w:rPr>
          <w:rFonts w:ascii="Times New Roman" w:hAnsi="Times New Roman" w:cs="Times New Roman"/>
          <w:sz w:val="20"/>
          <w:szCs w:val="20"/>
          <w:lang w:val="en-IE"/>
        </w:rPr>
        <w:t>consistency with physical and chemical properties</w:t>
      </w:r>
      <w:commentRangeEnd w:id="56"/>
      <w:r w:rsidR="00237565">
        <w:rPr>
          <w:rStyle w:val="CommentReference"/>
          <w:rFonts w:ascii="Calibri" w:eastAsia="Calibri" w:hAnsi="Calibri" w:cs="Calibri"/>
          <w:lang w:eastAsia="en-GB"/>
        </w:rPr>
        <w:commentReference w:id="56"/>
      </w:r>
      <w:r w:rsidRPr="008A3A83">
        <w:rPr>
          <w:rFonts w:ascii="Times New Roman" w:hAnsi="Times New Roman" w:cs="Times New Roman"/>
          <w:sz w:val="20"/>
          <w:szCs w:val="20"/>
          <w:lang w:val="en-IE"/>
        </w:rPr>
        <w:t xml:space="preserve">, a four-factor solution </w:t>
      </w:r>
      <w:r w:rsidR="00A70584">
        <w:rPr>
          <w:rFonts w:ascii="Times New Roman" w:hAnsi="Times New Roman" w:cs="Times New Roman"/>
          <w:sz w:val="20"/>
          <w:szCs w:val="20"/>
          <w:lang w:val="en-IE"/>
        </w:rPr>
        <w:t>was determined as the optimal representation</w:t>
      </w:r>
      <w:r w:rsidR="00A15AFF">
        <w:rPr>
          <w:rFonts w:ascii="Times New Roman" w:hAnsi="Times New Roman" w:cs="Times New Roman"/>
          <w:sz w:val="20"/>
          <w:szCs w:val="20"/>
          <w:lang w:val="en-IE"/>
        </w:rPr>
        <w:t xml:space="preserve"> as opposed to solutions with a different number of factors (Figure S1)</w:t>
      </w:r>
      <w:r w:rsidR="005D619D" w:rsidRPr="008A3A83">
        <w:rPr>
          <w:rFonts w:ascii="Times New Roman" w:hAnsi="Times New Roman" w:cs="Times New Roman"/>
          <w:sz w:val="20"/>
          <w:szCs w:val="20"/>
          <w:lang w:val="en-IE"/>
        </w:rPr>
        <w:t>:</w:t>
      </w:r>
    </w:p>
    <w:p w14:paraId="30567475" w14:textId="65110587" w:rsidR="003156D8" w:rsidRPr="008A3A83" w:rsidRDefault="003156D8" w:rsidP="008A3A83">
      <w:pPr>
        <w:pBdr>
          <w:top w:val="nil"/>
          <w:left w:val="nil"/>
          <w:bottom w:val="nil"/>
          <w:right w:val="nil"/>
          <w:between w:val="nil"/>
        </w:pBdr>
        <w:spacing w:line="360" w:lineRule="auto"/>
        <w:rPr>
          <w:rFonts w:ascii="Times New Roman" w:hAnsi="Times New Roman" w:cs="Times New Roman"/>
          <w:sz w:val="20"/>
          <w:szCs w:val="20"/>
          <w:lang w:val="en-IE"/>
        </w:rPr>
      </w:pPr>
      <w:r w:rsidRPr="008A3A83">
        <w:rPr>
          <w:rFonts w:ascii="Times New Roman" w:hAnsi="Times New Roman" w:cs="Times New Roman"/>
          <w:sz w:val="20"/>
          <w:szCs w:val="20"/>
          <w:lang w:val="en-IE"/>
        </w:rPr>
        <w:t xml:space="preserve">Methane Sulphonic Acid Organic Aerosols (MSA-OA): Representing approximately 17.2% of the total delineated PMF solutions, </w:t>
      </w:r>
      <w:del w:id="57" w:author="Ovadnevaite, Jurgita" w:date="2024-07-02T17:02:00Z" w16du:dateUtc="2024-07-02T16:02:00Z">
        <w:r w:rsidRPr="008A3A83" w:rsidDel="00237565">
          <w:rPr>
            <w:rFonts w:ascii="Times New Roman" w:hAnsi="Times New Roman" w:cs="Times New Roman"/>
            <w:sz w:val="20"/>
            <w:szCs w:val="20"/>
            <w:lang w:val="en-IE"/>
          </w:rPr>
          <w:delText>Factor 1</w:delText>
        </w:r>
      </w:del>
      <w:ins w:id="58" w:author="Ovadnevaite, Jurgita" w:date="2024-07-02T17:02:00Z" w16du:dateUtc="2024-07-02T16:02:00Z">
        <w:r w:rsidR="00237565">
          <w:rPr>
            <w:rFonts w:ascii="Times New Roman" w:hAnsi="Times New Roman" w:cs="Times New Roman"/>
            <w:sz w:val="20"/>
            <w:szCs w:val="20"/>
            <w:lang w:val="en-IE"/>
          </w:rPr>
          <w:t>MSA</w:t>
        </w:r>
      </w:ins>
      <w:r w:rsidRPr="008A3A83">
        <w:rPr>
          <w:rFonts w:ascii="Times New Roman" w:hAnsi="Times New Roman" w:cs="Times New Roman"/>
          <w:sz w:val="20"/>
          <w:szCs w:val="20"/>
          <w:lang w:val="en-IE"/>
        </w:rPr>
        <w:t xml:space="preserve"> displayed a distinct m/z fragment at m/z 78.98</w:t>
      </w:r>
      <w:r w:rsidR="008937C1" w:rsidRPr="008A3A83">
        <w:rPr>
          <w:rFonts w:ascii="Times New Roman" w:hAnsi="Times New Roman" w:cs="Times New Roman"/>
          <w:sz w:val="20"/>
          <w:szCs w:val="20"/>
          <w:lang w:val="en-IE"/>
        </w:rPr>
        <w:t xml:space="preserve"> (CH</w:t>
      </w:r>
      <w:r w:rsidR="008937C1" w:rsidRPr="008A3A83">
        <w:rPr>
          <w:rFonts w:ascii="Times New Roman" w:hAnsi="Times New Roman" w:cs="Times New Roman"/>
          <w:sz w:val="20"/>
          <w:szCs w:val="20"/>
          <w:vertAlign w:val="subscript"/>
          <w:lang w:val="en-IE"/>
        </w:rPr>
        <w:t>3</w:t>
      </w:r>
      <w:r w:rsidR="008937C1" w:rsidRPr="008A3A83">
        <w:rPr>
          <w:rFonts w:ascii="Times New Roman" w:hAnsi="Times New Roman" w:cs="Times New Roman"/>
          <w:sz w:val="20"/>
          <w:szCs w:val="20"/>
          <w:lang w:val="en-IE"/>
        </w:rPr>
        <w:t>SO</w:t>
      </w:r>
      <w:r w:rsidR="008937C1" w:rsidRPr="008A3A83">
        <w:rPr>
          <w:rFonts w:ascii="Times New Roman" w:hAnsi="Times New Roman" w:cs="Times New Roman"/>
          <w:sz w:val="20"/>
          <w:szCs w:val="20"/>
          <w:vertAlign w:val="subscript"/>
          <w:lang w:val="en-IE"/>
        </w:rPr>
        <w:t>2</w:t>
      </w:r>
      <w:r w:rsidR="008937C1" w:rsidRPr="008A3A83">
        <w:rPr>
          <w:rFonts w:ascii="Times New Roman" w:hAnsi="Times New Roman" w:cs="Times New Roman"/>
          <w:sz w:val="20"/>
          <w:szCs w:val="20"/>
          <w:vertAlign w:val="superscript"/>
          <w:lang w:val="en-IE"/>
        </w:rPr>
        <w:t>+</w:t>
      </w:r>
      <w:r w:rsidR="008937C1" w:rsidRPr="008A3A83">
        <w:rPr>
          <w:rFonts w:ascii="Times New Roman" w:hAnsi="Times New Roman" w:cs="Times New Roman"/>
          <w:sz w:val="20"/>
          <w:szCs w:val="20"/>
          <w:lang w:val="en-IE"/>
        </w:rPr>
        <w:t>)</w:t>
      </w:r>
      <w:r w:rsidRPr="008A3A83">
        <w:rPr>
          <w:rFonts w:ascii="Times New Roman" w:hAnsi="Times New Roman" w:cs="Times New Roman"/>
          <w:sz w:val="20"/>
          <w:szCs w:val="20"/>
          <w:lang w:val="en-IE"/>
        </w:rPr>
        <w:t xml:space="preserve"> accounting for 36.3% of its total mass spectra signal intensity. </w:t>
      </w:r>
      <w:r w:rsidR="005D619D" w:rsidRPr="008A3A83">
        <w:rPr>
          <w:rFonts w:ascii="Times New Roman" w:hAnsi="Times New Roman" w:cs="Times New Roman"/>
          <w:sz w:val="20"/>
          <w:szCs w:val="20"/>
          <w:lang w:val="en-IE"/>
        </w:rPr>
        <w:t xml:space="preserve">The identification of specific methane sulphonic acid tracer ions further substantiated its </w:t>
      </w:r>
      <w:r w:rsidR="002672C7" w:rsidRPr="008A3A83">
        <w:rPr>
          <w:rFonts w:ascii="Times New Roman" w:hAnsi="Times New Roman" w:cs="Times New Roman"/>
          <w:sz w:val="20"/>
          <w:szCs w:val="20"/>
          <w:lang w:val="en-IE"/>
        </w:rPr>
        <w:t>origin</w:t>
      </w:r>
      <w:r w:rsidR="005D619D" w:rsidRPr="008A3A83">
        <w:rPr>
          <w:rFonts w:ascii="Times New Roman" w:hAnsi="Times New Roman" w:cs="Times New Roman"/>
          <w:sz w:val="20"/>
          <w:szCs w:val="20"/>
          <w:lang w:val="en-IE"/>
        </w:rPr>
        <w:t>.</w:t>
      </w:r>
      <w:ins w:id="59" w:author="Ovadnevaite, Jurgita" w:date="2024-07-02T17:11:00Z" w16du:dateUtc="2024-07-02T16:11:00Z">
        <w:r w:rsidR="006C2B6F">
          <w:rPr>
            <w:rFonts w:ascii="Times New Roman" w:hAnsi="Times New Roman" w:cs="Times New Roman"/>
            <w:sz w:val="20"/>
            <w:szCs w:val="20"/>
            <w:lang w:val="en-IE"/>
          </w:rPr>
          <w:t xml:space="preserve"> More details on all factors are provided below in sections </w:t>
        </w:r>
      </w:ins>
      <w:ins w:id="60" w:author="Ovadnevaite, Jurgita" w:date="2024-07-02T17:12:00Z" w16du:dateUtc="2024-07-02T16:12:00Z">
        <w:r w:rsidR="006C2B6F">
          <w:rPr>
            <w:rFonts w:ascii="Times New Roman" w:hAnsi="Times New Roman" w:cs="Times New Roman"/>
            <w:sz w:val="20"/>
            <w:szCs w:val="20"/>
            <w:lang w:val="en-IE"/>
          </w:rPr>
          <w:t>3.2.1-3.2.4.</w:t>
        </w:r>
      </w:ins>
    </w:p>
    <w:p w14:paraId="3559A02A" w14:textId="0C4E5F80" w:rsidR="003156D8" w:rsidRPr="008A3A83" w:rsidRDefault="0080607E" w:rsidP="008A3A83">
      <w:pPr>
        <w:pBdr>
          <w:top w:val="nil"/>
          <w:left w:val="nil"/>
          <w:bottom w:val="nil"/>
          <w:right w:val="nil"/>
          <w:between w:val="nil"/>
        </w:pBdr>
        <w:spacing w:line="360" w:lineRule="auto"/>
        <w:rPr>
          <w:rFonts w:ascii="Times New Roman" w:hAnsi="Times New Roman" w:cs="Times New Roman"/>
          <w:sz w:val="20"/>
          <w:szCs w:val="20"/>
          <w:lang w:val="en-IE"/>
        </w:rPr>
      </w:pPr>
      <w:r w:rsidRPr="008A3A83">
        <w:rPr>
          <w:rFonts w:ascii="Times New Roman" w:hAnsi="Times New Roman" w:cs="Times New Roman"/>
          <w:sz w:val="20"/>
          <w:szCs w:val="20"/>
          <w:lang w:val="en-IE"/>
        </w:rPr>
        <w:t xml:space="preserve">More Oxidised </w:t>
      </w:r>
      <w:r w:rsidR="003156D8" w:rsidRPr="008A3A83">
        <w:rPr>
          <w:rFonts w:ascii="Times New Roman" w:hAnsi="Times New Roman" w:cs="Times New Roman"/>
          <w:sz w:val="20"/>
          <w:szCs w:val="20"/>
          <w:lang w:val="en-IE"/>
        </w:rPr>
        <w:t>Organic Aerosols (</w:t>
      </w:r>
      <w:r w:rsidR="00ED45CC" w:rsidRPr="008A3A83">
        <w:rPr>
          <w:rFonts w:ascii="Times New Roman" w:hAnsi="Times New Roman" w:cs="Times New Roman"/>
          <w:sz w:val="20"/>
          <w:szCs w:val="20"/>
          <w:lang w:val="en-IE"/>
        </w:rPr>
        <w:t>MO-OOA</w:t>
      </w:r>
      <w:r w:rsidR="003156D8" w:rsidRPr="008A3A83">
        <w:rPr>
          <w:rFonts w:ascii="Times New Roman" w:hAnsi="Times New Roman" w:cs="Times New Roman"/>
          <w:sz w:val="20"/>
          <w:szCs w:val="20"/>
          <w:lang w:val="en-IE"/>
        </w:rPr>
        <w:t xml:space="preserve">): Making up about 31.8% of the total elucidated PMF solutions, this factor exhibited </w:t>
      </w:r>
      <w:r w:rsidR="00A70584">
        <w:rPr>
          <w:rFonts w:ascii="Times New Roman" w:hAnsi="Times New Roman" w:cs="Times New Roman"/>
          <w:sz w:val="20"/>
          <w:szCs w:val="20"/>
          <w:lang w:val="en-IE"/>
        </w:rPr>
        <w:t>prominent</w:t>
      </w:r>
      <w:r w:rsidR="003156D8" w:rsidRPr="008A3A83">
        <w:rPr>
          <w:rFonts w:ascii="Times New Roman" w:hAnsi="Times New Roman" w:cs="Times New Roman"/>
          <w:sz w:val="20"/>
          <w:szCs w:val="20"/>
          <w:lang w:val="en-IE"/>
        </w:rPr>
        <w:t xml:space="preserve"> m/z fragments at m/z 27.99 and m/z 43.99</w:t>
      </w:r>
      <w:ins w:id="61" w:author="Ovadnevaite, Jurgita" w:date="2024-07-02T17:03:00Z" w16du:dateUtc="2024-07-02T16:03:00Z">
        <w:r w:rsidR="00237565">
          <w:rPr>
            <w:rFonts w:ascii="Times New Roman" w:hAnsi="Times New Roman" w:cs="Times New Roman"/>
            <w:sz w:val="20"/>
            <w:szCs w:val="20"/>
            <w:lang w:val="en-IE"/>
          </w:rPr>
          <w:t xml:space="preserve"> and </w:t>
        </w:r>
      </w:ins>
      <w:del w:id="62" w:author="Ovadnevaite, Jurgita" w:date="2024-07-02T17:03:00Z" w16du:dateUtc="2024-07-02T16:03:00Z">
        <w:r w:rsidR="003156D8" w:rsidRPr="008A3A83" w:rsidDel="00237565">
          <w:rPr>
            <w:rFonts w:ascii="Times New Roman" w:hAnsi="Times New Roman" w:cs="Times New Roman"/>
            <w:sz w:val="20"/>
            <w:szCs w:val="20"/>
            <w:lang w:val="en-IE"/>
          </w:rPr>
          <w:delText>. This factor</w:delText>
        </w:r>
      </w:del>
      <w:r w:rsidR="003156D8" w:rsidRPr="008A3A83">
        <w:rPr>
          <w:rFonts w:ascii="Times New Roman" w:hAnsi="Times New Roman" w:cs="Times New Roman"/>
          <w:sz w:val="20"/>
          <w:szCs w:val="20"/>
          <w:lang w:val="en-IE"/>
        </w:rPr>
        <w:t xml:space="preserve"> showed </w:t>
      </w:r>
      <w:del w:id="63" w:author="Ovadnevaite, Jurgita" w:date="2024-07-02T17:03:00Z" w16du:dateUtc="2024-07-02T16:03:00Z">
        <w:r w:rsidR="00A70584" w:rsidDel="00237565">
          <w:rPr>
            <w:rFonts w:ascii="Times New Roman" w:hAnsi="Times New Roman" w:cs="Times New Roman"/>
            <w:sz w:val="20"/>
            <w:szCs w:val="20"/>
            <w:lang w:val="en-IE"/>
          </w:rPr>
          <w:delText>signficant</w:delText>
        </w:r>
      </w:del>
      <w:ins w:id="64" w:author="Ovadnevaite, Jurgita" w:date="2024-07-02T17:03:00Z" w16du:dateUtc="2024-07-02T16:03:00Z">
        <w:r w:rsidR="00237565">
          <w:rPr>
            <w:rFonts w:ascii="Times New Roman" w:hAnsi="Times New Roman" w:cs="Times New Roman"/>
            <w:sz w:val="20"/>
            <w:szCs w:val="20"/>
            <w:lang w:val="en-IE"/>
          </w:rPr>
          <w:t>significant</w:t>
        </w:r>
      </w:ins>
      <w:r w:rsidR="003156D8" w:rsidRPr="008A3A83">
        <w:rPr>
          <w:rFonts w:ascii="Times New Roman" w:hAnsi="Times New Roman" w:cs="Times New Roman"/>
          <w:sz w:val="20"/>
          <w:szCs w:val="20"/>
          <w:lang w:val="en-IE"/>
        </w:rPr>
        <w:t xml:space="preserve"> cor</w:t>
      </w:r>
      <w:r w:rsidR="00FE1F8B" w:rsidRPr="008A3A83">
        <w:rPr>
          <w:rFonts w:ascii="Times New Roman" w:hAnsi="Times New Roman" w:cs="Times New Roman"/>
          <w:sz w:val="20"/>
          <w:szCs w:val="20"/>
          <w:lang w:val="en-IE"/>
        </w:rPr>
        <w:t>r</w:t>
      </w:r>
      <w:r w:rsidR="003156D8" w:rsidRPr="008A3A83">
        <w:rPr>
          <w:rFonts w:ascii="Times New Roman" w:hAnsi="Times New Roman" w:cs="Times New Roman"/>
          <w:sz w:val="20"/>
          <w:szCs w:val="20"/>
          <w:lang w:val="en-IE"/>
        </w:rPr>
        <w:t>elations</w:t>
      </w:r>
      <w:r w:rsidR="00B120DE" w:rsidRPr="008A3A83">
        <w:rPr>
          <w:rFonts w:ascii="Times New Roman" w:hAnsi="Times New Roman" w:cs="Times New Roman"/>
          <w:sz w:val="20"/>
          <w:szCs w:val="20"/>
          <w:lang w:val="en-IE"/>
        </w:rPr>
        <w:t xml:space="preserve"> (Figure S</w:t>
      </w:r>
      <w:r w:rsidR="00A70584">
        <w:rPr>
          <w:rFonts w:ascii="Times New Roman" w:hAnsi="Times New Roman" w:cs="Times New Roman"/>
          <w:sz w:val="20"/>
          <w:szCs w:val="20"/>
          <w:lang w:val="en-IE"/>
        </w:rPr>
        <w:t>4</w:t>
      </w:r>
      <w:r w:rsidR="00B120DE" w:rsidRPr="008A3A83">
        <w:rPr>
          <w:rFonts w:ascii="Times New Roman" w:hAnsi="Times New Roman" w:cs="Times New Roman"/>
          <w:sz w:val="20"/>
          <w:szCs w:val="20"/>
          <w:lang w:val="en-IE"/>
        </w:rPr>
        <w:t>)</w:t>
      </w:r>
      <w:r w:rsidR="003156D8" w:rsidRPr="008A3A83">
        <w:rPr>
          <w:rFonts w:ascii="Times New Roman" w:hAnsi="Times New Roman" w:cs="Times New Roman"/>
          <w:sz w:val="20"/>
          <w:szCs w:val="20"/>
          <w:lang w:val="en-IE"/>
        </w:rPr>
        <w:t xml:space="preserve"> with reference mass spectra for </w:t>
      </w:r>
      <w:r w:rsidR="00ED45CC" w:rsidRPr="008A3A83">
        <w:rPr>
          <w:rFonts w:ascii="Times New Roman" w:hAnsi="Times New Roman" w:cs="Times New Roman"/>
          <w:sz w:val="20"/>
          <w:szCs w:val="20"/>
          <w:lang w:val="en-IE"/>
        </w:rPr>
        <w:t>MO-OOA</w:t>
      </w:r>
      <w:r w:rsidR="003156D8" w:rsidRPr="008A3A83">
        <w:rPr>
          <w:rFonts w:ascii="Times New Roman" w:hAnsi="Times New Roman" w:cs="Times New Roman"/>
          <w:sz w:val="20"/>
          <w:szCs w:val="20"/>
          <w:lang w:val="en-IE"/>
        </w:rPr>
        <w:t xml:space="preserve"> (R = 0.97), SV-OOA (R = 0.76), and was interpreted as</w:t>
      </w:r>
      <w:r w:rsidR="00D16788" w:rsidRPr="008A3A83">
        <w:rPr>
          <w:rFonts w:ascii="Times New Roman" w:hAnsi="Times New Roman" w:cs="Times New Roman"/>
          <w:sz w:val="20"/>
          <w:szCs w:val="20"/>
          <w:lang w:val="en-IE"/>
        </w:rPr>
        <w:t xml:space="preserve"> </w:t>
      </w:r>
      <w:r w:rsidR="00ED45CC" w:rsidRPr="008A3A83">
        <w:rPr>
          <w:rFonts w:ascii="Times New Roman" w:hAnsi="Times New Roman" w:cs="Times New Roman"/>
          <w:sz w:val="20"/>
          <w:szCs w:val="20"/>
          <w:lang w:val="en-IE"/>
        </w:rPr>
        <w:t>MO-OOA</w:t>
      </w:r>
      <w:r w:rsidR="005D619D" w:rsidRPr="008A3A83">
        <w:rPr>
          <w:rFonts w:ascii="Times New Roman" w:hAnsi="Times New Roman" w:cs="Times New Roman"/>
          <w:sz w:val="20"/>
          <w:szCs w:val="20"/>
          <w:lang w:val="en-IE"/>
        </w:rPr>
        <w:t xml:space="preserve"> after examining elemental ratios</w:t>
      </w:r>
      <w:r w:rsidR="002672C7" w:rsidRPr="008A3A83">
        <w:rPr>
          <w:rFonts w:ascii="Times New Roman" w:hAnsi="Times New Roman" w:cs="Times New Roman"/>
          <w:sz w:val="20"/>
          <w:szCs w:val="20"/>
          <w:lang w:val="en-IE"/>
        </w:rPr>
        <w:t xml:space="preserve"> and correlations</w:t>
      </w:r>
      <w:r w:rsidR="005D619D" w:rsidRPr="008A3A83">
        <w:rPr>
          <w:rFonts w:ascii="Times New Roman" w:hAnsi="Times New Roman" w:cs="Times New Roman"/>
          <w:sz w:val="20"/>
          <w:szCs w:val="20"/>
          <w:lang w:val="en-IE"/>
        </w:rPr>
        <w:t>.</w:t>
      </w:r>
    </w:p>
    <w:p w14:paraId="614A2B5F" w14:textId="55FC56D3" w:rsidR="000243C1" w:rsidRPr="008A3A83" w:rsidRDefault="00E87C64" w:rsidP="008A3A83">
      <w:pPr>
        <w:pBdr>
          <w:top w:val="nil"/>
          <w:left w:val="nil"/>
          <w:bottom w:val="nil"/>
          <w:right w:val="nil"/>
          <w:between w:val="nil"/>
        </w:pBdr>
        <w:spacing w:line="360" w:lineRule="auto"/>
        <w:rPr>
          <w:rFonts w:ascii="Times New Roman" w:hAnsi="Times New Roman" w:cs="Times New Roman"/>
          <w:sz w:val="20"/>
          <w:szCs w:val="20"/>
          <w:lang w:val="en-IE"/>
        </w:rPr>
      </w:pPr>
      <w:r w:rsidRPr="008A3A83">
        <w:rPr>
          <w:rFonts w:ascii="Times New Roman" w:hAnsi="Times New Roman" w:cs="Times New Roman"/>
          <w:sz w:val="20"/>
          <w:szCs w:val="20"/>
          <w:lang w:val="en-IE"/>
        </w:rPr>
        <w:t xml:space="preserve">Primary </w:t>
      </w:r>
      <w:r w:rsidR="003156D8" w:rsidRPr="008A3A83">
        <w:rPr>
          <w:rFonts w:ascii="Times New Roman" w:hAnsi="Times New Roman" w:cs="Times New Roman"/>
          <w:sz w:val="20"/>
          <w:szCs w:val="20"/>
          <w:lang w:val="en-IE"/>
        </w:rPr>
        <w:t>Marine Organic Aerosols (</w:t>
      </w:r>
      <w:r w:rsidRPr="008A3A83">
        <w:rPr>
          <w:rFonts w:ascii="Times New Roman" w:hAnsi="Times New Roman" w:cs="Times New Roman"/>
          <w:sz w:val="20"/>
          <w:szCs w:val="20"/>
          <w:lang w:val="en-IE"/>
        </w:rPr>
        <w:t>P</w:t>
      </w:r>
      <w:r w:rsidR="003156D8" w:rsidRPr="008A3A83">
        <w:rPr>
          <w:rFonts w:ascii="Times New Roman" w:hAnsi="Times New Roman" w:cs="Times New Roman"/>
          <w:sz w:val="20"/>
          <w:szCs w:val="20"/>
          <w:lang w:val="en-IE"/>
        </w:rPr>
        <w:t>MOA): Comprising roughly 42.2% of the total resolved PMF solutions</w:t>
      </w:r>
      <w:r w:rsidR="00EE642B" w:rsidRPr="008A3A83">
        <w:rPr>
          <w:rFonts w:ascii="Times New Roman" w:hAnsi="Times New Roman" w:cs="Times New Roman"/>
          <w:sz w:val="20"/>
          <w:szCs w:val="20"/>
          <w:lang w:val="en-IE"/>
        </w:rPr>
        <w:t xml:space="preserve">. </w:t>
      </w:r>
      <w:ins w:id="65" w:author="Ovadnevaite, Jurgita" w:date="2024-07-02T17:03:00Z" w16du:dateUtc="2024-07-02T16:03:00Z">
        <w:r w:rsidR="00237565">
          <w:rPr>
            <w:rFonts w:ascii="Times New Roman" w:hAnsi="Times New Roman" w:cs="Times New Roman"/>
            <w:sz w:val="20"/>
            <w:szCs w:val="20"/>
            <w:lang w:val="en-IE"/>
          </w:rPr>
          <w:t xml:space="preserve">this </w:t>
        </w:r>
      </w:ins>
      <w:ins w:id="66" w:author="Ovadnevaite, Jurgita" w:date="2024-07-02T17:04:00Z" w16du:dateUtc="2024-07-02T16:04:00Z">
        <w:r w:rsidR="00237565">
          <w:rPr>
            <w:rFonts w:ascii="Times New Roman" w:hAnsi="Times New Roman" w:cs="Times New Roman"/>
            <w:sz w:val="20"/>
            <w:szCs w:val="20"/>
            <w:lang w:val="en-IE"/>
          </w:rPr>
          <w:t xml:space="preserve">This </w:t>
        </w:r>
      </w:ins>
      <w:del w:id="67" w:author="Ovadnevaite, Jurgita" w:date="2024-07-02T17:04:00Z" w16du:dateUtc="2024-07-02T16:04:00Z">
        <w:r w:rsidR="003156D8" w:rsidRPr="008A3A83" w:rsidDel="00237565">
          <w:rPr>
            <w:rFonts w:ascii="Times New Roman" w:hAnsi="Times New Roman" w:cs="Times New Roman"/>
            <w:sz w:val="20"/>
            <w:szCs w:val="20"/>
            <w:lang w:val="en-IE"/>
          </w:rPr>
          <w:delText>F</w:delText>
        </w:r>
      </w:del>
      <w:ins w:id="68" w:author="Ovadnevaite, Jurgita" w:date="2024-07-02T17:04:00Z" w16du:dateUtc="2024-07-02T16:04:00Z">
        <w:r w:rsidR="00237565">
          <w:rPr>
            <w:rFonts w:ascii="Times New Roman" w:hAnsi="Times New Roman" w:cs="Times New Roman"/>
            <w:sz w:val="20"/>
            <w:szCs w:val="20"/>
            <w:lang w:val="en-IE"/>
          </w:rPr>
          <w:t>f</w:t>
        </w:r>
      </w:ins>
      <w:r w:rsidR="003156D8" w:rsidRPr="008A3A83">
        <w:rPr>
          <w:rFonts w:ascii="Times New Roman" w:hAnsi="Times New Roman" w:cs="Times New Roman"/>
          <w:sz w:val="20"/>
          <w:szCs w:val="20"/>
          <w:lang w:val="en-IE"/>
        </w:rPr>
        <w:t xml:space="preserve">actor </w:t>
      </w:r>
      <w:del w:id="69" w:author="Ovadnevaite, Jurgita" w:date="2024-07-02T17:04:00Z" w16du:dateUtc="2024-07-02T16:04:00Z">
        <w:r w:rsidR="003156D8" w:rsidRPr="008A3A83" w:rsidDel="00237565">
          <w:rPr>
            <w:rFonts w:ascii="Times New Roman" w:hAnsi="Times New Roman" w:cs="Times New Roman"/>
            <w:sz w:val="20"/>
            <w:szCs w:val="20"/>
            <w:lang w:val="en-IE"/>
          </w:rPr>
          <w:delText>3</w:delText>
        </w:r>
      </w:del>
      <w:r w:rsidR="003156D8" w:rsidRPr="008A3A83">
        <w:rPr>
          <w:rFonts w:ascii="Times New Roman" w:hAnsi="Times New Roman" w:cs="Times New Roman"/>
          <w:sz w:val="20"/>
          <w:szCs w:val="20"/>
          <w:lang w:val="en-IE"/>
        </w:rPr>
        <w:t xml:space="preserve"> </w:t>
      </w:r>
      <w:r w:rsidR="00EE642B" w:rsidRPr="008A3A83">
        <w:rPr>
          <w:rFonts w:ascii="Times New Roman" w:hAnsi="Times New Roman" w:cs="Times New Roman"/>
          <w:sz w:val="20"/>
          <w:szCs w:val="20"/>
          <w:lang w:val="en-IE"/>
        </w:rPr>
        <w:t>exhibited</w:t>
      </w:r>
      <w:r w:rsidR="003156D8" w:rsidRPr="008A3A83">
        <w:rPr>
          <w:rFonts w:ascii="Times New Roman" w:hAnsi="Times New Roman" w:cs="Times New Roman"/>
          <w:sz w:val="20"/>
          <w:szCs w:val="20"/>
          <w:lang w:val="en-IE"/>
        </w:rPr>
        <w:t xml:space="preserve"> m/z fragments </w:t>
      </w:r>
      <w:del w:id="70" w:author="Ovadnevaite, Jurgita" w:date="2024-07-02T17:04:00Z" w16du:dateUtc="2024-07-02T16:04:00Z">
        <w:r w:rsidR="00EE642B" w:rsidRPr="008A3A83" w:rsidDel="00237565">
          <w:rPr>
            <w:rFonts w:ascii="Times New Roman" w:hAnsi="Times New Roman" w:cs="Times New Roman"/>
            <w:sz w:val="20"/>
            <w:szCs w:val="20"/>
            <w:lang w:val="en-IE"/>
          </w:rPr>
          <w:delText>akin</w:delText>
        </w:r>
      </w:del>
      <w:ins w:id="71" w:author="Ovadnevaite, Jurgita" w:date="2024-07-02T17:04:00Z" w16du:dateUtc="2024-07-02T16:04:00Z">
        <w:r w:rsidR="00237565" w:rsidRPr="008A3A83">
          <w:rPr>
            <w:rFonts w:ascii="Times New Roman" w:hAnsi="Times New Roman" w:cs="Times New Roman"/>
            <w:sz w:val="20"/>
            <w:szCs w:val="20"/>
            <w:lang w:val="en-IE"/>
          </w:rPr>
          <w:t>similar</w:t>
        </w:r>
      </w:ins>
      <w:r w:rsidR="003156D8" w:rsidRPr="008A3A83">
        <w:rPr>
          <w:rFonts w:ascii="Times New Roman" w:hAnsi="Times New Roman" w:cs="Times New Roman"/>
          <w:sz w:val="20"/>
          <w:szCs w:val="20"/>
          <w:lang w:val="en-IE"/>
        </w:rPr>
        <w:t xml:space="preserve"> to </w:t>
      </w:r>
      <w:r w:rsidR="00ED45CC" w:rsidRPr="008A3A83">
        <w:rPr>
          <w:rFonts w:ascii="Times New Roman" w:hAnsi="Times New Roman" w:cs="Times New Roman"/>
          <w:sz w:val="20"/>
          <w:szCs w:val="20"/>
          <w:lang w:val="en-IE"/>
        </w:rPr>
        <w:t>MO-OOA</w:t>
      </w:r>
      <w:del w:id="72" w:author="Ovadnevaite, Jurgita" w:date="2024-07-02T17:05:00Z" w16du:dateUtc="2024-07-02T16:05:00Z">
        <w:r w:rsidR="00EE642B" w:rsidRPr="008A3A83" w:rsidDel="00237565">
          <w:rPr>
            <w:rFonts w:ascii="Times New Roman" w:hAnsi="Times New Roman" w:cs="Times New Roman"/>
            <w:sz w:val="20"/>
            <w:szCs w:val="20"/>
            <w:lang w:val="en-IE"/>
          </w:rPr>
          <w:delText>, as commonly reported in the literature</w:delText>
        </w:r>
      </w:del>
      <w:r w:rsidR="00EE642B" w:rsidRPr="008A3A83">
        <w:rPr>
          <w:rFonts w:ascii="Times New Roman" w:hAnsi="Times New Roman" w:cs="Times New Roman"/>
          <w:sz w:val="20"/>
          <w:szCs w:val="20"/>
          <w:lang w:val="en-IE"/>
        </w:rPr>
        <w:t xml:space="preserve"> </w:t>
      </w:r>
      <w:r w:rsidR="00522F3C">
        <w:rPr>
          <w:rFonts w:ascii="Times New Roman" w:hAnsi="Times New Roman" w:cs="Times New Roman"/>
          <w:sz w:val="20"/>
          <w:szCs w:val="20"/>
          <w:lang w:val="en-IE"/>
        </w:rPr>
        <w:fldChar w:fldCharType="begin"/>
      </w:r>
      <w:r w:rsidR="00522F3C">
        <w:rPr>
          <w:rFonts w:ascii="Times New Roman" w:hAnsi="Times New Roman" w:cs="Times New Roman"/>
          <w:sz w:val="20"/>
          <w:szCs w:val="20"/>
          <w:lang w:val="en-IE"/>
        </w:rPr>
        <w:instrText xml:space="preserve"> ADDIN ZOTERO_ITEM CSL_CITATION {"citationID":"8l4ZqzQw","properties":{"formattedCitation":"(Schmale et al. 2013)","plainCitation":"(Schmale et al. 2013)","noteIndex":0},"citationItems":[{"id":2095,"uris":["http://zotero.org/groups/3856298/items/FG8963SJ"],"itemData":{"id":2095,"type":"article-journal","abstract":"Abstract.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F."}],"issued":{"date-parts":[["2013",9,3]]}}}],"schema":"https://github.com/citation-style-language/schema/raw/master/csl-citation.json"} </w:instrText>
      </w:r>
      <w:r w:rsidR="00522F3C">
        <w:rPr>
          <w:rFonts w:ascii="Times New Roman" w:hAnsi="Times New Roman" w:cs="Times New Roman"/>
          <w:sz w:val="20"/>
          <w:szCs w:val="20"/>
          <w:lang w:val="en-IE"/>
        </w:rPr>
        <w:fldChar w:fldCharType="separate"/>
      </w:r>
      <w:r w:rsidR="00522F3C" w:rsidRPr="00522F3C">
        <w:rPr>
          <w:rFonts w:ascii="Times New Roman" w:hAnsi="Times New Roman" w:cs="Times New Roman"/>
          <w:sz w:val="20"/>
        </w:rPr>
        <w:t xml:space="preserve">(Schmale </w:t>
      </w:r>
      <w:r w:rsidR="00A72BC3" w:rsidRPr="00A72BC3">
        <w:rPr>
          <w:rFonts w:ascii="Times New Roman" w:hAnsi="Times New Roman" w:cs="Times New Roman"/>
          <w:i/>
          <w:sz w:val="20"/>
        </w:rPr>
        <w:t>et al</w:t>
      </w:r>
      <w:r w:rsidR="00522F3C" w:rsidRPr="00522F3C">
        <w:rPr>
          <w:rFonts w:ascii="Times New Roman" w:hAnsi="Times New Roman" w:cs="Times New Roman"/>
          <w:sz w:val="20"/>
        </w:rPr>
        <w:t>. 2013)</w:t>
      </w:r>
      <w:r w:rsidR="00522F3C">
        <w:rPr>
          <w:rFonts w:ascii="Times New Roman" w:hAnsi="Times New Roman" w:cs="Times New Roman"/>
          <w:sz w:val="20"/>
          <w:szCs w:val="20"/>
          <w:lang w:val="en-IE"/>
        </w:rPr>
        <w:fldChar w:fldCharType="end"/>
      </w:r>
      <w:ins w:id="73" w:author="Ovadnevaite, Jurgita" w:date="2024-07-02T17:06:00Z" w16du:dateUtc="2024-07-02T16:06:00Z">
        <w:r w:rsidR="00237565">
          <w:rPr>
            <w:rFonts w:ascii="Times New Roman" w:hAnsi="Times New Roman" w:cs="Times New Roman"/>
            <w:sz w:val="20"/>
            <w:szCs w:val="20"/>
            <w:lang w:val="en-IE"/>
          </w:rPr>
          <w:t xml:space="preserve">, but with higher </w:t>
        </w:r>
      </w:ins>
      <w:del w:id="74" w:author="Ovadnevaite, Jurgita" w:date="2024-07-02T17:06:00Z" w16du:dateUtc="2024-07-02T16:06:00Z">
        <w:r w:rsidR="00522F3C" w:rsidDel="00237565">
          <w:rPr>
            <w:rFonts w:ascii="Times New Roman" w:hAnsi="Times New Roman" w:cs="Times New Roman"/>
            <w:sz w:val="20"/>
            <w:szCs w:val="20"/>
            <w:lang w:val="en-IE"/>
          </w:rPr>
          <w:delText xml:space="preserve">.  </w:delText>
        </w:r>
        <w:r w:rsidR="00EE642B" w:rsidRPr="008A3A83" w:rsidDel="00237565">
          <w:rPr>
            <w:rFonts w:ascii="Times New Roman" w:hAnsi="Times New Roman" w:cs="Times New Roman"/>
            <w:sz w:val="20"/>
            <w:szCs w:val="20"/>
            <w:lang w:val="en-IE"/>
          </w:rPr>
          <w:delText>H</w:delText>
        </w:r>
        <w:r w:rsidR="002672C7" w:rsidRPr="008A3A83" w:rsidDel="00237565">
          <w:rPr>
            <w:rFonts w:ascii="Times New Roman" w:hAnsi="Times New Roman" w:cs="Times New Roman"/>
            <w:sz w:val="20"/>
            <w:szCs w:val="20"/>
            <w:lang w:val="en-IE"/>
          </w:rPr>
          <w:delText>owever</w:delText>
        </w:r>
        <w:r w:rsidR="00EE642B" w:rsidRPr="008A3A83" w:rsidDel="00237565">
          <w:rPr>
            <w:rFonts w:ascii="Times New Roman" w:hAnsi="Times New Roman" w:cs="Times New Roman"/>
            <w:sz w:val="20"/>
            <w:szCs w:val="20"/>
            <w:lang w:val="en-IE"/>
          </w:rPr>
          <w:delText xml:space="preserve">, despite MO-OOA similarities, this factor primary origin was determined owing to enhanced </w:delText>
        </w:r>
      </w:del>
      <w:r w:rsidR="00EE642B" w:rsidRPr="008A3A83">
        <w:rPr>
          <w:rFonts w:ascii="Times New Roman" w:hAnsi="Times New Roman" w:cs="Times New Roman"/>
          <w:sz w:val="20"/>
          <w:szCs w:val="20"/>
          <w:lang w:val="en-IE"/>
        </w:rPr>
        <w:t xml:space="preserve">contributions from </w:t>
      </w:r>
      <w:proofErr w:type="spellStart"/>
      <w:r w:rsidR="00EE642B" w:rsidRPr="008A3A83">
        <w:rPr>
          <w:rFonts w:ascii="Times New Roman" w:hAnsi="Times New Roman" w:cs="Times New Roman"/>
          <w:sz w:val="20"/>
          <w:szCs w:val="20"/>
          <w:lang w:val="en-IE"/>
        </w:rPr>
        <w:t>aliphatics</w:t>
      </w:r>
      <w:proofErr w:type="spellEnd"/>
      <w:r w:rsidR="00EE642B" w:rsidRPr="008A3A83">
        <w:rPr>
          <w:rFonts w:ascii="Times New Roman" w:hAnsi="Times New Roman" w:cs="Times New Roman"/>
          <w:sz w:val="20"/>
          <w:szCs w:val="20"/>
          <w:lang w:val="en-IE"/>
        </w:rPr>
        <w:t xml:space="preserve"> (</w:t>
      </w:r>
      <w:proofErr w:type="spellStart"/>
      <w:r w:rsidR="00EE642B" w:rsidRPr="008A3A83">
        <w:rPr>
          <w:rFonts w:ascii="Times New Roman" w:hAnsi="Times New Roman" w:cs="Times New Roman"/>
          <w:sz w:val="20"/>
          <w:szCs w:val="20"/>
          <w:lang w:val="en-IE"/>
        </w:rPr>
        <w:t>C</w:t>
      </w:r>
      <w:r w:rsidR="00EE642B" w:rsidRPr="008A3A83">
        <w:rPr>
          <w:rFonts w:ascii="Times New Roman" w:hAnsi="Times New Roman" w:cs="Times New Roman"/>
          <w:sz w:val="20"/>
          <w:szCs w:val="20"/>
          <w:vertAlign w:val="subscript"/>
          <w:lang w:val="en-IE"/>
        </w:rPr>
        <w:t>x</w:t>
      </w:r>
      <w:r w:rsidR="00EE642B" w:rsidRPr="008A3A83">
        <w:rPr>
          <w:rFonts w:ascii="Times New Roman" w:hAnsi="Times New Roman" w:cs="Times New Roman"/>
          <w:sz w:val="20"/>
          <w:szCs w:val="20"/>
          <w:lang w:val="en-IE"/>
        </w:rPr>
        <w:t>H</w:t>
      </w:r>
      <w:r w:rsidR="00EE642B" w:rsidRPr="008A3A83">
        <w:rPr>
          <w:rFonts w:ascii="Times New Roman" w:hAnsi="Times New Roman" w:cs="Times New Roman"/>
          <w:sz w:val="20"/>
          <w:szCs w:val="20"/>
          <w:vertAlign w:val="subscript"/>
          <w:lang w:val="en-IE"/>
        </w:rPr>
        <w:t>y</w:t>
      </w:r>
      <w:proofErr w:type="spellEnd"/>
      <w:r w:rsidR="00EE642B" w:rsidRPr="008A3A83">
        <w:rPr>
          <w:rFonts w:ascii="Times New Roman" w:hAnsi="Times New Roman" w:cs="Times New Roman"/>
          <w:sz w:val="20"/>
          <w:szCs w:val="20"/>
          <w:lang w:val="en-IE"/>
        </w:rPr>
        <w:t>) such as alkanes, alkenes, alkynes, cycloalkanes and functional derivatives such as alcohols (</w:t>
      </w:r>
      <w:proofErr w:type="spellStart"/>
      <w:r w:rsidR="00EE642B" w:rsidRPr="008A3A83">
        <w:rPr>
          <w:rFonts w:ascii="Times New Roman" w:hAnsi="Times New Roman" w:cs="Times New Roman"/>
          <w:sz w:val="20"/>
          <w:szCs w:val="20"/>
          <w:lang w:val="en-IE"/>
        </w:rPr>
        <w:t>C</w:t>
      </w:r>
      <w:r w:rsidR="00EE642B" w:rsidRPr="008A3A83">
        <w:rPr>
          <w:rFonts w:ascii="Times New Roman" w:hAnsi="Times New Roman" w:cs="Times New Roman"/>
          <w:sz w:val="20"/>
          <w:szCs w:val="20"/>
          <w:vertAlign w:val="subscript"/>
          <w:lang w:val="en-IE"/>
        </w:rPr>
        <w:t>x</w:t>
      </w:r>
      <w:r w:rsidR="00EE642B" w:rsidRPr="008A3A83">
        <w:rPr>
          <w:rFonts w:ascii="Times New Roman" w:hAnsi="Times New Roman" w:cs="Times New Roman"/>
          <w:sz w:val="20"/>
          <w:szCs w:val="20"/>
          <w:lang w:val="en-IE"/>
        </w:rPr>
        <w:t>H</w:t>
      </w:r>
      <w:r w:rsidR="00EE642B" w:rsidRPr="008A3A83">
        <w:rPr>
          <w:rFonts w:ascii="Times New Roman" w:hAnsi="Times New Roman" w:cs="Times New Roman"/>
          <w:sz w:val="20"/>
          <w:szCs w:val="20"/>
          <w:vertAlign w:val="subscript"/>
          <w:lang w:val="en-IE"/>
        </w:rPr>
        <w:t>y</w:t>
      </w:r>
      <w:r w:rsidR="00EE642B" w:rsidRPr="008A3A83">
        <w:rPr>
          <w:rFonts w:ascii="Times New Roman" w:hAnsi="Times New Roman" w:cs="Times New Roman"/>
          <w:sz w:val="20"/>
          <w:szCs w:val="20"/>
          <w:lang w:val="en-IE"/>
        </w:rPr>
        <w:t>O</w:t>
      </w:r>
      <w:r w:rsidR="00EE642B" w:rsidRPr="008A3A83">
        <w:rPr>
          <w:rFonts w:ascii="Times New Roman" w:hAnsi="Times New Roman" w:cs="Times New Roman"/>
          <w:sz w:val="20"/>
          <w:szCs w:val="20"/>
          <w:vertAlign w:val="subscript"/>
          <w:lang w:val="en-IE"/>
        </w:rPr>
        <w:t>z</w:t>
      </w:r>
      <w:proofErr w:type="spellEnd"/>
      <w:r w:rsidR="00EE642B" w:rsidRPr="008A3A83">
        <w:rPr>
          <w:rFonts w:ascii="Times New Roman" w:hAnsi="Times New Roman" w:cs="Times New Roman"/>
          <w:sz w:val="20"/>
          <w:szCs w:val="20"/>
          <w:lang w:val="en-IE"/>
        </w:rPr>
        <w:t xml:space="preserve">, where z=1) as established in earlier studies </w:t>
      </w:r>
      <w:commentRangeStart w:id="75"/>
      <w:r w:rsidR="001A24E9" w:rsidRPr="008A3A83">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{"citationID":"ifzdH880","properties":{"formattedCitation":"(Ovadnevaite, Ceburnis, et al. 2011; Crippa et al. 2013)","plainCitation":"(Ovadnevaite, Ceburnis, et al. 2011; Crippa et al. 2013)","noteIndex":0},"citationItems":[{"id":1688,"uris":["http://zotero.org/groups/3856298/items/3NBFSTA8"],"itemData":{"id":1688,"type":"article-journal","container-title":"Geophysical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H."}],"issued":{"date-parts":[["2013",2,27]]}}}],"schema":"https://github.com/citation-style-language/schema/raw/master/csl-citation.json"} </w:instrText>
      </w:r>
      <w:r w:rsidR="001A24E9" w:rsidRPr="008A3A83">
        <w:rPr>
          <w:rFonts w:ascii="Times New Roman" w:hAnsi="Times New Roman" w:cs="Times New Roman"/>
          <w:sz w:val="20"/>
          <w:szCs w:val="20"/>
          <w:lang w:val="en-IE"/>
        </w:rPr>
        <w:fldChar w:fldCharType="separate"/>
      </w:r>
      <w:r w:rsidR="00557D89" w:rsidRPr="00557D89">
        <w:rPr>
          <w:rFonts w:ascii="Times New Roman" w:hAnsi="Times New Roman" w:cs="Times New Roman"/>
          <w:sz w:val="20"/>
          <w:lang w:val="en-IE"/>
        </w:rPr>
        <w:t xml:space="preserve">(Ovadnevaite, Ceburnis, </w:t>
      </w:r>
      <w:r w:rsidR="00A72BC3" w:rsidRPr="00A72BC3">
        <w:rPr>
          <w:rFonts w:ascii="Times New Roman" w:hAnsi="Times New Roman" w:cs="Times New Roman"/>
          <w:i/>
          <w:sz w:val="20"/>
          <w:lang w:val="en-IE"/>
        </w:rPr>
        <w:t>et al</w:t>
      </w:r>
      <w:r w:rsidR="00557D89" w:rsidRPr="00557D89">
        <w:rPr>
          <w:rFonts w:ascii="Times New Roman" w:hAnsi="Times New Roman" w:cs="Times New Roman"/>
          <w:sz w:val="20"/>
          <w:lang w:val="en-IE"/>
        </w:rPr>
        <w:t xml:space="preserve">. 2011; Crippa </w:t>
      </w:r>
      <w:r w:rsidR="00A72BC3" w:rsidRPr="00A72BC3">
        <w:rPr>
          <w:rFonts w:ascii="Times New Roman" w:hAnsi="Times New Roman" w:cs="Times New Roman"/>
          <w:i/>
          <w:sz w:val="20"/>
          <w:lang w:val="en-IE"/>
        </w:rPr>
        <w:t>et al</w:t>
      </w:r>
      <w:r w:rsidR="00557D89" w:rsidRPr="00557D89">
        <w:rPr>
          <w:rFonts w:ascii="Times New Roman" w:hAnsi="Times New Roman" w:cs="Times New Roman"/>
          <w:sz w:val="20"/>
          <w:lang w:val="en-IE"/>
        </w:rPr>
        <w:t>. 2013)</w:t>
      </w:r>
      <w:r w:rsidR="001A24E9" w:rsidRPr="008A3A83">
        <w:rPr>
          <w:rFonts w:ascii="Times New Roman" w:hAnsi="Times New Roman" w:cs="Times New Roman"/>
          <w:sz w:val="20"/>
          <w:szCs w:val="20"/>
          <w:lang w:val="en-IE"/>
        </w:rPr>
        <w:fldChar w:fldCharType="end"/>
      </w:r>
      <w:commentRangeEnd w:id="75"/>
      <w:r w:rsidR="00237565">
        <w:rPr>
          <w:rStyle w:val="CommentReference"/>
          <w:rFonts w:ascii="Calibri" w:eastAsia="Calibri" w:hAnsi="Calibri" w:cs="Calibri"/>
          <w:lang w:eastAsia="en-GB"/>
        </w:rPr>
        <w:commentReference w:id="75"/>
      </w:r>
    </w:p>
    <w:p w14:paraId="52E3E002" w14:textId="56597F7A" w:rsidR="00A70584" w:rsidRPr="008A3A83" w:rsidRDefault="00A70584" w:rsidP="00A70584">
      <w:pPr>
        <w:pBdr>
          <w:top w:val="nil"/>
          <w:left w:val="nil"/>
          <w:bottom w:val="nil"/>
          <w:right w:val="nil"/>
          <w:between w:val="nil"/>
        </w:pBdr>
        <w:spacing w:line="360" w:lineRule="auto"/>
        <w:rPr>
          <w:rFonts w:ascii="Times New Roman" w:hAnsi="Times New Roman" w:cs="Times New Roman"/>
          <w:sz w:val="20"/>
          <w:szCs w:val="20"/>
          <w:lang w:val="en-IE"/>
        </w:rPr>
      </w:pPr>
      <w:r w:rsidRPr="008A3A83">
        <w:rPr>
          <w:rFonts w:ascii="Times New Roman" w:hAnsi="Times New Roman" w:cs="Times New Roman"/>
          <w:sz w:val="20"/>
          <w:szCs w:val="20"/>
          <w:lang w:val="en-IE" w:eastAsia="zh-CN"/>
        </w:rPr>
        <w:t>Peat-OA</w:t>
      </w:r>
      <w:r w:rsidRPr="008A3A83">
        <w:rPr>
          <w:rFonts w:ascii="Times New Roman" w:hAnsi="Times New Roman" w:cs="Times New Roman"/>
          <w:sz w:val="20"/>
          <w:szCs w:val="20"/>
          <w:lang w:val="en-IE"/>
        </w:rPr>
        <w:t>, accounting for approximately 8.8% of the total PMF solutions, was characterised by</w:t>
      </w:r>
      <w:r>
        <w:rPr>
          <w:rFonts w:ascii="Times New Roman" w:hAnsi="Times New Roman" w:cs="Times New Roman"/>
          <w:sz w:val="20"/>
          <w:szCs w:val="20"/>
          <w:lang w:val="en-IE"/>
        </w:rPr>
        <w:t xml:space="preserve"> </w:t>
      </w:r>
      <w:r w:rsidRPr="008A3A83">
        <w:rPr>
          <w:rFonts w:ascii="Times New Roman" w:hAnsi="Times New Roman" w:cs="Times New Roman"/>
          <w:sz w:val="20"/>
          <w:szCs w:val="20"/>
          <w:lang w:val="en-IE"/>
        </w:rPr>
        <w:t>saturated hydrocarbons (C</w:t>
      </w:r>
      <w:r w:rsidRPr="008A3A83">
        <w:rPr>
          <w:rFonts w:ascii="Times New Roman" w:hAnsi="Times New Roman" w:cs="Times New Roman"/>
          <w:sz w:val="20"/>
          <w:szCs w:val="20"/>
          <w:vertAlign w:val="subscript"/>
          <w:lang w:val="en-IE"/>
        </w:rPr>
        <w:t>n</w:t>
      </w:r>
      <w:r w:rsidRPr="008A3A83">
        <w:rPr>
          <w:rFonts w:ascii="Times New Roman" w:hAnsi="Times New Roman" w:cs="Times New Roman"/>
          <w:sz w:val="20"/>
          <w:szCs w:val="20"/>
          <w:lang w:val="en-IE"/>
        </w:rPr>
        <w:t>H2</w:t>
      </w:r>
      <w:r w:rsidRPr="008A3A83">
        <w:rPr>
          <w:rFonts w:ascii="Times New Roman" w:hAnsi="Times New Roman" w:cs="Times New Roman"/>
          <w:sz w:val="20"/>
          <w:szCs w:val="20"/>
          <w:vertAlign w:val="subscript"/>
          <w:lang w:val="en-IE"/>
        </w:rPr>
        <w:t>n+1</w:t>
      </w:r>
      <w:r w:rsidRPr="008A3A83">
        <w:rPr>
          <w:rFonts w:ascii="Times New Roman" w:hAnsi="Times New Roman" w:cs="Times New Roman"/>
          <w:sz w:val="20"/>
          <w:szCs w:val="20"/>
          <w:lang w:val="en-IE"/>
        </w:rPr>
        <w:t>), unsaturated hydrocarbons (C</w:t>
      </w:r>
      <w:r w:rsidRPr="008A3A83">
        <w:rPr>
          <w:rFonts w:ascii="Times New Roman" w:hAnsi="Times New Roman" w:cs="Times New Roman"/>
          <w:sz w:val="20"/>
          <w:szCs w:val="20"/>
          <w:vertAlign w:val="subscript"/>
          <w:lang w:val="en-IE"/>
        </w:rPr>
        <w:t>n</w:t>
      </w:r>
      <w:r w:rsidRPr="008A3A83">
        <w:rPr>
          <w:rFonts w:ascii="Times New Roman" w:hAnsi="Times New Roman" w:cs="Times New Roman"/>
          <w:sz w:val="20"/>
          <w:szCs w:val="20"/>
          <w:lang w:val="en-IE"/>
        </w:rPr>
        <w:t>H2</w:t>
      </w:r>
      <w:r w:rsidRPr="008A3A83">
        <w:rPr>
          <w:rFonts w:ascii="Times New Roman" w:hAnsi="Times New Roman" w:cs="Times New Roman"/>
          <w:sz w:val="20"/>
          <w:szCs w:val="20"/>
          <w:vertAlign w:val="subscript"/>
          <w:lang w:val="en-IE"/>
        </w:rPr>
        <w:t>n−1</w:t>
      </w:r>
      <w:r w:rsidRPr="008A3A83">
        <w:rPr>
          <w:rFonts w:ascii="Times New Roman" w:hAnsi="Times New Roman" w:cs="Times New Roman"/>
          <w:sz w:val="20"/>
          <w:szCs w:val="20"/>
          <w:lang w:val="en-IE"/>
        </w:rPr>
        <w:t>) and cycloalkanes (C</w:t>
      </w:r>
      <w:r w:rsidRPr="008A3A83">
        <w:rPr>
          <w:rFonts w:ascii="Times New Roman" w:hAnsi="Times New Roman" w:cs="Times New Roman"/>
          <w:sz w:val="20"/>
          <w:szCs w:val="20"/>
          <w:vertAlign w:val="subscript"/>
          <w:lang w:val="en-IE"/>
        </w:rPr>
        <w:t>n</w:t>
      </w:r>
      <w:r w:rsidRPr="008A3A83">
        <w:rPr>
          <w:rFonts w:ascii="Times New Roman" w:hAnsi="Times New Roman" w:cs="Times New Roman"/>
          <w:sz w:val="20"/>
          <w:szCs w:val="20"/>
          <w:lang w:val="en-IE"/>
        </w:rPr>
        <w:t>H</w:t>
      </w:r>
      <w:r w:rsidRPr="008A3A83">
        <w:rPr>
          <w:rFonts w:ascii="Times New Roman" w:hAnsi="Times New Roman" w:cs="Times New Roman"/>
          <w:sz w:val="20"/>
          <w:szCs w:val="20"/>
          <w:vertAlign w:val="subscript"/>
          <w:lang w:val="en-IE"/>
        </w:rPr>
        <w:t>2n</w:t>
      </w:r>
      <w:r w:rsidRPr="008A3A83">
        <w:rPr>
          <w:rFonts w:ascii="Times New Roman" w:hAnsi="Times New Roman" w:cs="Times New Roman"/>
          <w:sz w:val="20"/>
          <w:szCs w:val="20"/>
          <w:lang w:val="en-IE"/>
        </w:rPr>
        <w:t>)</w:t>
      </w:r>
      <w:r>
        <w:rPr>
          <w:rFonts w:ascii="Times New Roman" w:hAnsi="Times New Roman" w:cs="Times New Roman"/>
          <w:sz w:val="20"/>
          <w:szCs w:val="20"/>
          <w:lang w:val="en-IE"/>
        </w:rPr>
        <w:t xml:space="preserve"> ion series</w:t>
      </w:r>
      <w:r w:rsidRPr="008A3A83">
        <w:rPr>
          <w:rFonts w:ascii="Times New Roman" w:hAnsi="Times New Roman" w:cs="Times New Roman"/>
          <w:sz w:val="20"/>
          <w:szCs w:val="20"/>
          <w:lang w:val="en-IE"/>
        </w:rPr>
        <w:t xml:space="preserve">. </w:t>
      </w:r>
      <w:ins w:id="76" w:author="Ovadnevaite, Jurgita" w:date="2024-07-02T17:06:00Z" w16du:dateUtc="2024-07-02T16:06:00Z">
        <w:r w:rsidR="00237565">
          <w:rPr>
            <w:rFonts w:ascii="Times New Roman" w:hAnsi="Times New Roman" w:cs="Times New Roman"/>
            <w:sz w:val="20"/>
            <w:szCs w:val="20"/>
            <w:lang w:val="en-IE"/>
          </w:rPr>
          <w:t>This f</w:t>
        </w:r>
      </w:ins>
      <w:del w:id="77" w:author="Ovadnevaite, Jurgita" w:date="2024-07-02T17:06:00Z" w16du:dateUtc="2024-07-02T16:06:00Z">
        <w:r w:rsidRPr="008A3A83" w:rsidDel="00237565">
          <w:rPr>
            <w:rFonts w:ascii="Times New Roman" w:hAnsi="Times New Roman" w:cs="Times New Roman"/>
            <w:sz w:val="20"/>
            <w:szCs w:val="20"/>
            <w:lang w:val="en-IE"/>
          </w:rPr>
          <w:delText>F</w:delText>
        </w:r>
      </w:del>
      <w:r w:rsidRPr="008A3A83">
        <w:rPr>
          <w:rFonts w:ascii="Times New Roman" w:hAnsi="Times New Roman" w:cs="Times New Roman"/>
          <w:sz w:val="20"/>
          <w:szCs w:val="20"/>
          <w:lang w:val="en-IE"/>
        </w:rPr>
        <w:t xml:space="preserve">actor </w:t>
      </w:r>
      <w:del w:id="78" w:author="Ovadnevaite, Jurgita" w:date="2024-07-02T17:06:00Z" w16du:dateUtc="2024-07-02T16:06:00Z">
        <w:r w:rsidRPr="008A3A83" w:rsidDel="00237565">
          <w:rPr>
            <w:rFonts w:ascii="Times New Roman" w:hAnsi="Times New Roman" w:cs="Times New Roman"/>
            <w:sz w:val="20"/>
            <w:szCs w:val="20"/>
            <w:lang w:val="en-IE"/>
          </w:rPr>
          <w:delText>4</w:delText>
        </w:r>
      </w:del>
      <w:r w:rsidRPr="008A3A83">
        <w:rPr>
          <w:rFonts w:ascii="Times New Roman" w:hAnsi="Times New Roman" w:cs="Times New Roman"/>
          <w:sz w:val="20"/>
          <w:szCs w:val="20"/>
          <w:lang w:val="en-IE"/>
        </w:rPr>
        <w:t xml:space="preserve"> was identified as Peat-OA owing to its </w:t>
      </w:r>
      <w:r w:rsidRPr="008A3A83">
        <w:rPr>
          <w:rFonts w:ascii="Times New Roman" w:hAnsi="Times New Roman" w:cs="Times New Roman"/>
          <w:sz w:val="20"/>
          <w:szCs w:val="20"/>
          <w:lang w:val="en-IE" w:eastAsia="zh-CN"/>
        </w:rPr>
        <w:t xml:space="preserve">good </w:t>
      </w:r>
      <w:r w:rsidRPr="008A3A83">
        <w:rPr>
          <w:rFonts w:ascii="Times New Roman" w:hAnsi="Times New Roman" w:cs="Times New Roman"/>
          <w:sz w:val="20"/>
          <w:szCs w:val="20"/>
          <w:lang w:val="en-IE"/>
        </w:rPr>
        <w:t xml:space="preserve">correlation (R=0.75) with the Peat-OA reference mass spectra </w:t>
      </w:r>
      <w:del w:id="79" w:author="Ovadnevaite, Jurgita" w:date="2024-07-02T17:07:00Z" w16du:dateUtc="2024-07-02T16:07:00Z">
        <w:r w:rsidRPr="008A3A83" w:rsidDel="00237565">
          <w:rPr>
            <w:rFonts w:ascii="Times New Roman" w:hAnsi="Times New Roman" w:cs="Times New Roman"/>
            <w:sz w:val="20"/>
            <w:szCs w:val="20"/>
            <w:lang w:val="en-IE"/>
          </w:rPr>
          <w:delText xml:space="preserve">previously for ambient air pollution in Galway </w:delText>
        </w:r>
      </w:del>
      <w:r w:rsidRPr="008A3A83">
        <w:rPr>
          <w:rFonts w:ascii="Times New Roman" w:hAnsi="Times New Roman" w:cs="Times New Roman"/>
          <w:sz w:val="20"/>
          <w:szCs w:val="20"/>
          <w:lang w:val="en-IE"/>
        </w:rPr>
        <w:fldChar w:fldCharType="begin"/>
      </w:r>
      <w:r w:rsidR="00673806">
        <w:rPr>
          <w:rFonts w:ascii="Times New Roman" w:hAnsi="Times New Roman" w:cs="Times New Roman"/>
          <w:sz w:val="20"/>
          <w:szCs w:val="20"/>
          <w:lang w:val="en-IE"/>
        </w:rPr>
        <w:instrText xml:space="preserve"> ADDIN ZOTERO_ITEM CSL_CITATION {"citationID":"PLkqRISC","properties":{"formattedCitation":"(Lin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Henry"},{"family":"Huang","given":"Ru-Jin"},{"family":"O’Dowd","given":"Colin"},{"family":"Ovadnevaite","given":"Jurgita"}],"issued":{"date-parts":[["2017",9,19]]}}}],"schema":"https://github.com/citation-style-language/schema/raw/master/csl-citation.json"} </w:instrText>
      </w:r>
      <w:r w:rsidRPr="008A3A83">
        <w:rPr>
          <w:rFonts w:ascii="Times New Roman" w:hAnsi="Times New Roman" w:cs="Times New Roman"/>
          <w:sz w:val="20"/>
          <w:szCs w:val="20"/>
          <w:lang w:val="en-IE"/>
        </w:rPr>
        <w:fldChar w:fldCharType="separate"/>
      </w:r>
      <w:r w:rsidRPr="008A3A83">
        <w:rPr>
          <w:rFonts w:ascii="Times New Roman" w:hAnsi="Times New Roman" w:cs="Times New Roman"/>
          <w:sz w:val="20"/>
          <w:szCs w:val="20"/>
          <w:lang w:val="en-IE"/>
        </w:rPr>
        <w:t xml:space="preserve">(Lin </w:t>
      </w:r>
      <w:r w:rsidR="00A72BC3" w:rsidRPr="00A72BC3">
        <w:rPr>
          <w:rFonts w:ascii="Times New Roman" w:hAnsi="Times New Roman" w:cs="Times New Roman"/>
          <w:i/>
          <w:sz w:val="20"/>
          <w:szCs w:val="20"/>
          <w:lang w:val="en-IE"/>
        </w:rPr>
        <w:t>et al</w:t>
      </w:r>
      <w:r w:rsidRPr="008A3A83">
        <w:rPr>
          <w:rFonts w:ascii="Times New Roman" w:hAnsi="Times New Roman" w:cs="Times New Roman"/>
          <w:sz w:val="20"/>
          <w:szCs w:val="20"/>
          <w:lang w:val="en-IE"/>
        </w:rPr>
        <w:t>. 2017)</w:t>
      </w:r>
      <w:r w:rsidRPr="008A3A83">
        <w:rPr>
          <w:rFonts w:ascii="Times New Roman" w:hAnsi="Times New Roman" w:cs="Times New Roman"/>
          <w:sz w:val="20"/>
          <w:szCs w:val="20"/>
          <w:lang w:val="en-IE"/>
        </w:rPr>
        <w:fldChar w:fldCharType="end"/>
      </w:r>
      <w:r>
        <w:rPr>
          <w:rFonts w:ascii="Times New Roman" w:hAnsi="Times New Roman" w:cs="Times New Roman"/>
          <w:sz w:val="20"/>
          <w:szCs w:val="20"/>
          <w:lang w:val="en-IE"/>
        </w:rPr>
        <w:t>. Additionally,</w:t>
      </w:r>
      <w:r w:rsidRPr="008A3A83">
        <w:rPr>
          <w:rFonts w:ascii="Times New Roman" w:hAnsi="Times New Roman" w:cs="Times New Roman"/>
          <w:sz w:val="20"/>
          <w:szCs w:val="20"/>
          <w:lang w:val="en-IE"/>
        </w:rPr>
        <w:t xml:space="preserve"> its mass spectra signature </w:t>
      </w:r>
      <w:r>
        <w:rPr>
          <w:rFonts w:ascii="Times New Roman" w:hAnsi="Times New Roman" w:cs="Times New Roman"/>
          <w:sz w:val="20"/>
          <w:szCs w:val="20"/>
          <w:lang w:val="en-IE"/>
        </w:rPr>
        <w:t>such as the dominance of</w:t>
      </w:r>
      <w:r w:rsidRPr="008A3A83">
        <w:rPr>
          <w:rFonts w:ascii="Times New Roman" w:hAnsi="Times New Roman" w:cs="Times New Roman"/>
          <w:sz w:val="20"/>
          <w:szCs w:val="20"/>
          <w:lang w:val="en-IE"/>
        </w:rPr>
        <w:t xml:space="preserve"> m/z 43 by C</w:t>
      </w:r>
      <w:r w:rsidRPr="008A3A83">
        <w:rPr>
          <w:rFonts w:ascii="Times New Roman" w:hAnsi="Times New Roman" w:cs="Times New Roman"/>
          <w:sz w:val="20"/>
          <w:szCs w:val="20"/>
          <w:vertAlign w:val="subscript"/>
          <w:lang w:val="en-IE"/>
        </w:rPr>
        <w:t>3</w:t>
      </w:r>
      <w:r w:rsidRPr="008A3A83">
        <w:rPr>
          <w:rFonts w:ascii="Times New Roman" w:hAnsi="Times New Roman" w:cs="Times New Roman"/>
          <w:sz w:val="20"/>
          <w:szCs w:val="20"/>
          <w:lang w:val="en-IE"/>
        </w:rPr>
        <w:t>H</w:t>
      </w:r>
      <w:r w:rsidRPr="008A3A83">
        <w:rPr>
          <w:rFonts w:ascii="Times New Roman" w:hAnsi="Times New Roman" w:cs="Times New Roman"/>
          <w:sz w:val="20"/>
          <w:szCs w:val="20"/>
          <w:vertAlign w:val="subscript"/>
          <w:lang w:val="en-IE"/>
        </w:rPr>
        <w:t>7</w:t>
      </w:r>
      <w:r w:rsidRPr="008A3A83">
        <w:rPr>
          <w:rFonts w:ascii="Times New Roman" w:hAnsi="Times New Roman" w:cs="Times New Roman"/>
          <w:sz w:val="20"/>
          <w:szCs w:val="20"/>
          <w:vertAlign w:val="superscript"/>
          <w:lang w:val="en-IE"/>
        </w:rPr>
        <w:t>+</w:t>
      </w:r>
      <w:r w:rsidRPr="008A3A83">
        <w:rPr>
          <w:rFonts w:ascii="Times New Roman" w:hAnsi="Times New Roman" w:cs="Times New Roman"/>
          <w:sz w:val="20"/>
          <w:szCs w:val="20"/>
          <w:lang w:val="en-IE"/>
        </w:rPr>
        <w:t xml:space="preserve"> rather than C</w:t>
      </w:r>
      <w:r w:rsidRPr="008A3A83">
        <w:rPr>
          <w:rFonts w:ascii="Times New Roman" w:hAnsi="Times New Roman" w:cs="Times New Roman"/>
          <w:sz w:val="20"/>
          <w:szCs w:val="20"/>
          <w:vertAlign w:val="subscript"/>
          <w:lang w:val="en-IE"/>
        </w:rPr>
        <w:t>2</w:t>
      </w:r>
      <w:r w:rsidRPr="008A3A83">
        <w:rPr>
          <w:rFonts w:ascii="Times New Roman" w:hAnsi="Times New Roman" w:cs="Times New Roman"/>
          <w:sz w:val="20"/>
          <w:szCs w:val="20"/>
          <w:lang w:val="en-IE"/>
        </w:rPr>
        <w:t>H</w:t>
      </w:r>
      <w:r w:rsidRPr="008A3A83">
        <w:rPr>
          <w:rFonts w:ascii="Times New Roman" w:hAnsi="Times New Roman" w:cs="Times New Roman"/>
          <w:sz w:val="20"/>
          <w:szCs w:val="20"/>
          <w:vertAlign w:val="subscript"/>
          <w:lang w:val="en-IE"/>
        </w:rPr>
        <w:t>3</w:t>
      </w:r>
      <w:r w:rsidRPr="008A3A83">
        <w:rPr>
          <w:rFonts w:ascii="Times New Roman" w:hAnsi="Times New Roman" w:cs="Times New Roman"/>
          <w:sz w:val="20"/>
          <w:szCs w:val="20"/>
          <w:lang w:val="en-IE"/>
        </w:rPr>
        <w:t>O</w:t>
      </w:r>
      <w:r w:rsidRPr="008A3A83">
        <w:rPr>
          <w:rFonts w:ascii="Times New Roman" w:hAnsi="Times New Roman" w:cs="Times New Roman"/>
          <w:sz w:val="20"/>
          <w:szCs w:val="20"/>
          <w:vertAlign w:val="superscript"/>
          <w:lang w:val="en-IE"/>
        </w:rPr>
        <w:t>+</w:t>
      </w:r>
      <w:r>
        <w:rPr>
          <w:rFonts w:ascii="Times New Roman" w:hAnsi="Times New Roman" w:cs="Times New Roman"/>
          <w:sz w:val="20"/>
          <w:szCs w:val="20"/>
          <w:lang w:val="en-IE"/>
        </w:rPr>
        <w:t xml:space="preserve">, facilitated the </w:t>
      </w:r>
      <w:r w:rsidRPr="008A3A83">
        <w:rPr>
          <w:rFonts w:ascii="Times New Roman" w:hAnsi="Times New Roman" w:cs="Times New Roman"/>
          <w:sz w:val="20"/>
          <w:szCs w:val="20"/>
          <w:lang w:val="en-IE"/>
        </w:rPr>
        <w:t>distinction</w:t>
      </w:r>
      <w:r>
        <w:rPr>
          <w:rFonts w:ascii="Times New Roman" w:hAnsi="Times New Roman" w:cs="Times New Roman"/>
          <w:sz w:val="20"/>
          <w:szCs w:val="20"/>
          <w:lang w:val="en-IE"/>
        </w:rPr>
        <w:t xml:space="preserve"> of peat emissions</w:t>
      </w:r>
      <w:r w:rsidRPr="008A3A83">
        <w:rPr>
          <w:rFonts w:ascii="Times New Roman" w:hAnsi="Times New Roman" w:cs="Times New Roman"/>
          <w:sz w:val="20"/>
          <w:szCs w:val="20"/>
          <w:lang w:val="en-IE"/>
        </w:rPr>
        <w:t xml:space="preserve"> over wood emissions</w:t>
      </w:r>
      <w:r>
        <w:rPr>
          <w:rFonts w:ascii="Times New Roman" w:hAnsi="Times New Roman" w:cs="Times New Roman"/>
          <w:sz w:val="20"/>
          <w:szCs w:val="20"/>
          <w:lang w:val="en-IE"/>
        </w:rPr>
        <w:t>.</w:t>
      </w:r>
    </w:p>
    <w:p w14:paraId="02627D8C" w14:textId="30CC168A" w:rsidR="008D128E" w:rsidRDefault="008D128E" w:rsidP="006245C6">
      <w:pPr>
        <w:pBdr>
          <w:top w:val="nil"/>
          <w:left w:val="nil"/>
          <w:bottom w:val="nil"/>
          <w:right w:val="nil"/>
          <w:between w:val="nil"/>
        </w:pBdr>
        <w:spacing w:line="360" w:lineRule="auto"/>
        <w:jc w:val="both"/>
        <w:rPr>
          <w:rFonts w:ascii="Times New Roman" w:eastAsia="Times New Roman" w:hAnsi="Times New Roman" w:cs="Times New Roman"/>
          <w:b/>
          <w:color w:val="000000"/>
          <w:lang w:val="en-IE"/>
        </w:rPr>
      </w:pPr>
    </w:p>
    <w:p w14:paraId="264B36EF" w14:textId="397951D0" w:rsidR="001F2717" w:rsidRPr="002E0350" w:rsidRDefault="001F2717" w:rsidP="006245C6">
      <w:pPr>
        <w:pBdr>
          <w:top w:val="nil"/>
          <w:left w:val="nil"/>
          <w:bottom w:val="nil"/>
          <w:right w:val="nil"/>
          <w:between w:val="nil"/>
        </w:pBdr>
        <w:spacing w:line="360" w:lineRule="auto"/>
        <w:jc w:val="both"/>
        <w:rPr>
          <w:rFonts w:ascii="Times New Roman" w:eastAsia="Times New Roman" w:hAnsi="Times New Roman" w:cs="Times New Roman"/>
          <w:b/>
          <w:color w:val="000000"/>
          <w:lang w:val="en-IE"/>
        </w:rPr>
      </w:pPr>
      <w:r>
        <w:rPr>
          <w:rFonts w:ascii="Times New Roman" w:eastAsia="Times New Roman" w:hAnsi="Times New Roman" w:cs="Times New Roman"/>
          <w:b/>
          <w:noProof/>
          <w:color w:val="000000"/>
          <w:lang w:val="en-IE"/>
        </w:rPr>
        <w:drawing>
          <wp:inline distT="0" distB="0" distL="0" distR="0" wp14:anchorId="7E4466A2" wp14:editId="57CA15B3">
            <wp:extent cx="5759450" cy="3547745"/>
            <wp:effectExtent l="0" t="0" r="0" b="0"/>
            <wp:docPr id="4306820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82029" name="Picture 1"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547745"/>
                    </a:xfrm>
                    <a:prstGeom prst="rect">
                      <a:avLst/>
                    </a:prstGeom>
                  </pic:spPr>
                </pic:pic>
              </a:graphicData>
            </a:graphic>
          </wp:inline>
        </w:drawing>
      </w:r>
    </w:p>
    <w:p w14:paraId="3FC5965A" w14:textId="0C40CFED" w:rsidR="009235A3" w:rsidRDefault="005D4571" w:rsidP="008A3A83">
      <w:pPr>
        <w:pBdr>
          <w:top w:val="nil"/>
          <w:left w:val="nil"/>
          <w:bottom w:val="nil"/>
          <w:right w:val="nil"/>
          <w:between w:val="nil"/>
        </w:pBdr>
        <w:spacing w:line="360" w:lineRule="auto"/>
        <w:jc w:val="both"/>
        <w:rPr>
          <w:rFonts w:ascii="Times New Roman" w:eastAsia="Times New Roman" w:hAnsi="Times New Roman" w:cs="Times New Roman"/>
          <w:b/>
          <w:color w:val="000000"/>
          <w:sz w:val="20"/>
          <w:szCs w:val="20"/>
          <w:lang w:val="en-IE"/>
        </w:rPr>
      </w:pPr>
      <w:r w:rsidRPr="008A3A83">
        <w:rPr>
          <w:rFonts w:ascii="Times New Roman" w:eastAsia="Times New Roman" w:hAnsi="Times New Roman" w:cs="Times New Roman"/>
          <w:b/>
          <w:color w:val="000000"/>
          <w:sz w:val="20"/>
          <w:szCs w:val="20"/>
          <w:lang w:val="en-IE"/>
        </w:rPr>
        <w:t>Figure</w:t>
      </w:r>
      <w:r w:rsidR="00B21F19">
        <w:rPr>
          <w:rFonts w:ascii="Times New Roman" w:eastAsia="Times New Roman" w:hAnsi="Times New Roman" w:cs="Times New Roman"/>
          <w:b/>
          <w:color w:val="000000"/>
          <w:sz w:val="20"/>
          <w:szCs w:val="20"/>
          <w:lang w:val="en-IE"/>
        </w:rPr>
        <w:t xml:space="preserve"> 2.</w:t>
      </w:r>
      <w:r w:rsidRPr="008A3A83">
        <w:rPr>
          <w:rFonts w:ascii="Times New Roman" w:eastAsia="Times New Roman" w:hAnsi="Times New Roman" w:cs="Times New Roman"/>
          <w:b/>
          <w:color w:val="000000"/>
          <w:sz w:val="20"/>
          <w:szCs w:val="20"/>
          <w:lang w:val="en-IE"/>
        </w:rPr>
        <w:t xml:space="preserve"> </w:t>
      </w:r>
      <w:r w:rsidR="00C53E6E" w:rsidRPr="008A3A83">
        <w:rPr>
          <w:rFonts w:ascii="Times New Roman" w:eastAsia="Times New Roman" w:hAnsi="Times New Roman" w:cs="Times New Roman"/>
          <w:b/>
          <w:color w:val="000000"/>
          <w:sz w:val="20"/>
          <w:szCs w:val="20"/>
          <w:lang w:val="en-IE"/>
        </w:rPr>
        <w:t xml:space="preserve"> </w:t>
      </w:r>
      <w:r w:rsidR="00E23C79" w:rsidRPr="00794E86">
        <w:rPr>
          <w:rFonts w:ascii="Times New Roman" w:eastAsia="Times New Roman" w:hAnsi="Times New Roman" w:cs="Times New Roman"/>
          <w:b/>
          <w:color w:val="000000"/>
          <w:sz w:val="20"/>
          <w:szCs w:val="20"/>
          <w:lang w:val="en-IE"/>
        </w:rPr>
        <w:t>Factors mass spectra</w:t>
      </w:r>
      <w:r w:rsidR="00E84BAB">
        <w:rPr>
          <w:rFonts w:ascii="Times New Roman" w:eastAsia="Times New Roman" w:hAnsi="Times New Roman" w:cs="Times New Roman"/>
          <w:b/>
          <w:color w:val="000000"/>
          <w:sz w:val="20"/>
          <w:szCs w:val="20"/>
          <w:lang w:val="en-IE"/>
        </w:rPr>
        <w:t xml:space="preserve"> (</w:t>
      </w:r>
      <w:r w:rsidR="00E84BAB" w:rsidRPr="008A3A83">
        <w:rPr>
          <w:rFonts w:ascii="Times New Roman" w:eastAsia="Times New Roman" w:hAnsi="Times New Roman" w:cs="Times New Roman"/>
          <w:b/>
          <w:color w:val="000000"/>
          <w:sz w:val="20"/>
          <w:szCs w:val="20"/>
          <w:lang w:val="en-IE"/>
        </w:rPr>
        <w:t>MSA-OA in red, MO-OOA in green, PMOA in blue, Peat-OA in black</w:t>
      </w:r>
      <w:r w:rsidR="00E84BAB">
        <w:rPr>
          <w:rFonts w:ascii="Times New Roman" w:eastAsia="Times New Roman" w:hAnsi="Times New Roman" w:cs="Times New Roman"/>
          <w:b/>
          <w:color w:val="000000"/>
          <w:sz w:val="20"/>
          <w:szCs w:val="20"/>
          <w:lang w:val="en-IE"/>
        </w:rPr>
        <w:t>)</w:t>
      </w:r>
      <w:r w:rsidR="00C53E6E" w:rsidRPr="00794E86">
        <w:rPr>
          <w:rFonts w:ascii="Times New Roman" w:eastAsia="Times New Roman" w:hAnsi="Times New Roman" w:cs="Times New Roman"/>
          <w:b/>
          <w:color w:val="000000"/>
          <w:sz w:val="20"/>
          <w:szCs w:val="20"/>
          <w:lang w:val="en-IE"/>
        </w:rPr>
        <w:t xml:space="preserve"> and associated</w:t>
      </w:r>
      <w:r w:rsidR="00794E86" w:rsidRPr="00794E86">
        <w:rPr>
          <w:rFonts w:ascii="Times New Roman" w:eastAsia="Times New Roman" w:hAnsi="Times New Roman" w:cs="Times New Roman"/>
          <w:b/>
          <w:color w:val="000000"/>
          <w:sz w:val="20"/>
          <w:szCs w:val="20"/>
          <w:lang w:val="en-IE"/>
        </w:rPr>
        <w:t xml:space="preserve"> improved ambient</w:t>
      </w:r>
      <w:r w:rsidR="00C53E6E" w:rsidRPr="00794E86">
        <w:rPr>
          <w:rFonts w:ascii="Times New Roman" w:eastAsia="Times New Roman" w:hAnsi="Times New Roman" w:cs="Times New Roman"/>
          <w:b/>
          <w:color w:val="000000"/>
          <w:sz w:val="20"/>
          <w:szCs w:val="20"/>
          <w:lang w:val="en-IE"/>
        </w:rPr>
        <w:t xml:space="preserve"> OM:OC, O:C and H:C ratios</w:t>
      </w:r>
      <w:r w:rsidR="00794E86" w:rsidRPr="00794E86">
        <w:rPr>
          <w:rFonts w:ascii="Times New Roman" w:eastAsia="Times New Roman" w:hAnsi="Times New Roman" w:cs="Times New Roman"/>
          <w:b/>
          <w:color w:val="000000"/>
          <w:sz w:val="20"/>
          <w:szCs w:val="20"/>
          <w:lang w:val="en-IE"/>
        </w:rPr>
        <w:t xml:space="preserve"> </w:t>
      </w:r>
      <w:r w:rsidR="00794E86" w:rsidRPr="00794E86">
        <w:rPr>
          <w:rFonts w:ascii="Times New Roman" w:eastAsia="Times New Roman" w:hAnsi="Times New Roman" w:cs="Times New Roman"/>
          <w:b/>
          <w:color w:val="000000"/>
          <w:sz w:val="20"/>
          <w:szCs w:val="20"/>
          <w:lang w:val="en-IE"/>
        </w:rPr>
        <w:fldChar w:fldCharType="begin"/>
      </w:r>
      <w:r w:rsidR="00794E86" w:rsidRPr="00794E86">
        <w:rPr>
          <w:rFonts w:ascii="Times New Roman" w:eastAsia="Times New Roman" w:hAnsi="Times New Roman" w:cs="Times New Roman"/>
          <w:b/>
          <w:color w:val="000000"/>
          <w:sz w:val="20"/>
          <w:szCs w:val="20"/>
          <w:lang w:val="en-IE"/>
        </w:rPr>
        <w:instrText xml:space="preserve"> ADDIN ZOTERO_ITEM CSL_CITATION {"citationID":"s0bQNwrD","properties":{"formattedCitation":"(Canagaratna et al. 2015)","plainCitation":"(Canagaratna et al. 2015)","noteIndex":0},"citationItems":[{"id":1333,"uris":["http://zotero.org/groups/3856298/items/FVKPU58V"],"itemData":{"id":1333,"type":"article-journal","abstract":"Abstract. Elemental compositions of organic aerosol (OA) particles provide useful constraints on OA sources, chemical evolution, and effects. The Aerodyne high-resolution time-of-flight aerosol mass spectrometer (HR-ToF-AMS) is widely used to measure OA elemental composition. This study evaluates AMS measurements of atomic oxygen-to-carbon (O : C), hydrogen-to-carbon (H : C), and organic mass-to-organic carbon (OM : OC) ratios, and of carbon oxidation state (OS C) for a vastly expanded laboratory data set of multifunctional oxidized OA standards. For the expanded standard data set, the method introduced by Aiken et al. (2008), which uses experimentally measured ion intensities at all ions to determine elemental ratios (referred to here as \"Aiken-Explicit\"), reproduces known O : C and H : C ratio values within 20% (average absolute value of relative errors) and 12%, respectively. The more commonly used method, which uses empirically estimated H2O+ and CO+ ion intensities to avoid gas phase air interferences at these ions (referred to here as \"Aiken-Ambient\"), reproduces O : C and H : C of multifunctional oxidized species within 28 and 14% of known values. The values from the latter method are systematically biased low, however, with larger biases observed for alcohols and simple diacids. A detailed examination of the H2O+, CO+, and CO2+ fragments in the high-resolution mass spectra of the standard compounds indicates that the Aiken-Ambient method underestimates the CO+ and especially H2O+ produced from many oxidized species. Combined AMS–vacuum ultraviolet (VUV) ionization measurements indicate that these ions are produced by dehydration and decarboxylation on the AMS vaporizer (usually operated at 600 °C). Thermal decomposition is observed to be efficient at vaporizer temperatures down to 200 °C. These results are used together to develop an \"Improved-Ambient\" elemental analysis method for AMS spectra measured in air. The Improved-Ambient method uses specific ion fragments as markers to correct for molecular functionality-dependent systematic biases and reproduces known O : C (H : C) ratios of individual oxidized standards within 28% (13%) of the known molecular values. The error in Improved-Ambient O : C (H : C) values is smaller for theoretical standard mixtures of the oxidized organic standards, which are more representative of the complex mix of species present in ambient OA. For ambient OA, the Improved-Ambient method produces O : C (H : C) values that are 27% (11%) larger than previously published Aiken-Ambient values; a corresponding increase of 9% is observed for OM : OC values. These results imply that ambient OA has a higher relative oxygen content than previously estimated. The OS C values calculated for ambient OA by the two methods agree well, however (average relative difference of 0.06 OS C units). This indicates that OS C is a more robust metric of oxidation than O : C, likely since OS C is not affected by hydration or dehydration, either in the atmosphere or during analysis.","container-title":"Atmospheric Chemistry and Physics","DOI":"10.5194/acp-15-253-2015","ISSN":"1680-7324","issue":"1","journalAbbreviation":"Atmos. Chem. Phys.","language":"en","page":"253-272","source":"DOI.org (Crossref)","title":"Elemental ratio measurements of organic compounds using aerosol mass spectrometry: characterization, improved calibration, and implications","title-short":"Elemental ratio measurements of organic compounds using aerosol mass spectrometry","volume":"15","author":[{"family":"Canagaratna","given":"M. R."},{"family":"Jimenez","given":"J. L."},{"family":"Kroll","given":"J. H."},{"family":"Chen","given":"Q."},{"family":"Kessler","given":"S. H."},{"family":"Massoli","given":"P."},{"family":"Hildebrandt Ruiz","given":"L."},{"family":"Fortner","given":"E."},{"family":"Williams","given":"L. R."},{"family":"Wilson","given":"K. R."},{"family":"Surratt","given":"J. D."},{"family":"Donahue","given":"N. M."},{"family":"Jayne","given":"J. T."},{"family":"Worsnop","given":"D. R."}],"issued":{"date-parts":[["2015",1,12]]}}}],"schema":"https://github.com/citation-style-language/schema/raw/master/csl-citation.json"} </w:instrText>
      </w:r>
      <w:r w:rsidR="00794E86" w:rsidRPr="00794E86">
        <w:rPr>
          <w:rFonts w:ascii="Times New Roman" w:eastAsia="Times New Roman" w:hAnsi="Times New Roman" w:cs="Times New Roman"/>
          <w:b/>
          <w:color w:val="000000"/>
          <w:sz w:val="20"/>
          <w:szCs w:val="20"/>
          <w:lang w:val="en-IE"/>
        </w:rPr>
        <w:fldChar w:fldCharType="separate"/>
      </w:r>
      <w:r w:rsidR="00794E86" w:rsidRPr="00794E86">
        <w:rPr>
          <w:rFonts w:ascii="Times New Roman" w:hAnsi="Times New Roman" w:cs="Times New Roman"/>
          <w:b/>
          <w:sz w:val="20"/>
        </w:rPr>
        <w:t xml:space="preserve">(Canagaratna </w:t>
      </w:r>
      <w:r w:rsidR="00A72BC3" w:rsidRPr="00A72BC3">
        <w:rPr>
          <w:rFonts w:ascii="Times New Roman" w:hAnsi="Times New Roman" w:cs="Times New Roman"/>
          <w:b/>
          <w:i/>
          <w:sz w:val="20"/>
        </w:rPr>
        <w:t>et al</w:t>
      </w:r>
      <w:r w:rsidR="00794E86" w:rsidRPr="00794E86">
        <w:rPr>
          <w:rFonts w:ascii="Times New Roman" w:hAnsi="Times New Roman" w:cs="Times New Roman"/>
          <w:b/>
          <w:sz w:val="20"/>
        </w:rPr>
        <w:t>. 2015)</w:t>
      </w:r>
      <w:r w:rsidR="00794E86" w:rsidRPr="00794E86">
        <w:rPr>
          <w:rFonts w:ascii="Times New Roman" w:eastAsia="Times New Roman" w:hAnsi="Times New Roman" w:cs="Times New Roman"/>
          <w:b/>
          <w:color w:val="000000"/>
          <w:sz w:val="20"/>
          <w:szCs w:val="20"/>
          <w:lang w:val="en-IE"/>
        </w:rPr>
        <w:fldChar w:fldCharType="end"/>
      </w:r>
      <w:r w:rsidR="00794E86" w:rsidRPr="00794E86">
        <w:rPr>
          <w:rFonts w:ascii="Times New Roman" w:eastAsia="Times New Roman" w:hAnsi="Times New Roman" w:cs="Times New Roman"/>
          <w:b/>
          <w:color w:val="000000"/>
          <w:sz w:val="20"/>
          <w:szCs w:val="20"/>
          <w:lang w:val="en-IE"/>
        </w:rPr>
        <w:t>.</w:t>
      </w:r>
    </w:p>
    <w:p w14:paraId="7BEACB9E" w14:textId="36F5BAC2" w:rsidR="00522F3C" w:rsidRDefault="00240777" w:rsidP="008A3A83">
      <w:pPr>
        <w:pBdr>
          <w:top w:val="nil"/>
          <w:left w:val="nil"/>
          <w:bottom w:val="nil"/>
          <w:right w:val="nil"/>
          <w:between w:val="nil"/>
        </w:pBdr>
        <w:spacing w:line="360" w:lineRule="auto"/>
        <w:jc w:val="both"/>
        <w:rPr>
          <w:rFonts w:ascii="Times New Roman" w:eastAsia="Times New Roman" w:hAnsi="Times New Roman" w:cs="Times New Roman"/>
          <w:b/>
          <w:color w:val="000000"/>
          <w:sz w:val="20"/>
          <w:szCs w:val="20"/>
          <w:lang w:val="en-IE"/>
        </w:rPr>
      </w:pPr>
      <w:commentRangeStart w:id="80"/>
      <w:r>
        <w:rPr>
          <w:rFonts w:ascii="Times New Roman" w:eastAsia="Times New Roman" w:hAnsi="Times New Roman" w:cs="Times New Roman"/>
          <w:b/>
          <w:noProof/>
          <w:color w:val="000000"/>
          <w:sz w:val="20"/>
          <w:szCs w:val="20"/>
          <w:lang w:val="en-IE"/>
        </w:rPr>
        <w:drawing>
          <wp:inline distT="0" distB="0" distL="0" distR="0" wp14:anchorId="0C0A8536" wp14:editId="11835555">
            <wp:extent cx="5759450" cy="3731260"/>
            <wp:effectExtent l="0" t="0" r="0" b="0"/>
            <wp:docPr id="1027038987"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38987" name="Picture 3" descr="A screenshot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731260"/>
                    </a:xfrm>
                    <a:prstGeom prst="rect">
                      <a:avLst/>
                    </a:prstGeom>
                  </pic:spPr>
                </pic:pic>
              </a:graphicData>
            </a:graphic>
          </wp:inline>
        </w:drawing>
      </w:r>
      <w:commentRangeEnd w:id="80"/>
      <w:r w:rsidR="003C6310">
        <w:rPr>
          <w:rStyle w:val="CommentReference"/>
          <w:rFonts w:ascii="Calibri" w:eastAsia="Calibri" w:hAnsi="Calibri" w:cs="Calibri"/>
          <w:lang w:eastAsia="en-GB"/>
        </w:rPr>
        <w:commentReference w:id="80"/>
      </w:r>
    </w:p>
    <w:p w14:paraId="6AC31970" w14:textId="30A1F1AD" w:rsidR="00240777" w:rsidRPr="001B2BB8" w:rsidRDefault="00240777" w:rsidP="008A3A83">
      <w:pPr>
        <w:pBdr>
          <w:top w:val="nil"/>
          <w:left w:val="nil"/>
          <w:bottom w:val="nil"/>
          <w:right w:val="nil"/>
          <w:between w:val="nil"/>
        </w:pBdr>
        <w:spacing w:line="360" w:lineRule="auto"/>
        <w:jc w:val="both"/>
        <w:rPr>
          <w:rFonts w:ascii="Times New Roman" w:eastAsia="Times New Roman" w:hAnsi="Times New Roman" w:cs="Times New Roman"/>
          <w:b/>
          <w:color w:val="000000"/>
          <w:sz w:val="20"/>
          <w:szCs w:val="20"/>
          <w:lang w:val="en-IE"/>
        </w:rPr>
      </w:pPr>
      <w:r w:rsidRPr="008A3A83">
        <w:rPr>
          <w:rFonts w:ascii="Times New Roman" w:eastAsia="Times New Roman" w:hAnsi="Times New Roman" w:cs="Times New Roman"/>
          <w:b/>
          <w:color w:val="000000"/>
          <w:sz w:val="20"/>
          <w:szCs w:val="20"/>
          <w:lang w:val="en-IE"/>
        </w:rPr>
        <w:t>Figure</w:t>
      </w:r>
      <w:r>
        <w:rPr>
          <w:rFonts w:ascii="Times New Roman" w:eastAsia="Times New Roman" w:hAnsi="Times New Roman" w:cs="Times New Roman"/>
          <w:b/>
          <w:color w:val="000000"/>
          <w:sz w:val="20"/>
          <w:szCs w:val="20"/>
          <w:lang w:val="en-IE"/>
        </w:rPr>
        <w:t xml:space="preserve"> 3.</w:t>
      </w:r>
      <w:r w:rsidRPr="008A3A83">
        <w:rPr>
          <w:rFonts w:ascii="Times New Roman" w:eastAsia="Times New Roman" w:hAnsi="Times New Roman" w:cs="Times New Roman"/>
          <w:b/>
          <w:color w:val="000000"/>
          <w:sz w:val="20"/>
          <w:szCs w:val="20"/>
          <w:lang w:val="en-IE"/>
        </w:rPr>
        <w:t xml:space="preserve">  </w:t>
      </w:r>
      <w:r w:rsidRPr="00794E86">
        <w:rPr>
          <w:rFonts w:ascii="Times New Roman" w:eastAsia="Times New Roman" w:hAnsi="Times New Roman" w:cs="Times New Roman"/>
          <w:b/>
          <w:color w:val="000000"/>
          <w:sz w:val="20"/>
          <w:szCs w:val="20"/>
          <w:lang w:val="en-IE"/>
        </w:rPr>
        <w:t xml:space="preserve">Factors </w:t>
      </w:r>
      <w:r>
        <w:rPr>
          <w:rFonts w:ascii="Times New Roman" w:eastAsia="Times New Roman" w:hAnsi="Times New Roman" w:cs="Times New Roman"/>
          <w:b/>
          <w:color w:val="000000"/>
          <w:sz w:val="20"/>
          <w:szCs w:val="20"/>
          <w:lang w:val="en-IE"/>
        </w:rPr>
        <w:t>time series (</w:t>
      </w:r>
      <w:r w:rsidRPr="008A3A83">
        <w:rPr>
          <w:rFonts w:ascii="Times New Roman" w:eastAsia="Times New Roman" w:hAnsi="Times New Roman" w:cs="Times New Roman"/>
          <w:b/>
          <w:color w:val="000000"/>
          <w:sz w:val="20"/>
          <w:szCs w:val="20"/>
          <w:lang w:val="en-IE"/>
        </w:rPr>
        <w:t>MSA-OA in red, MO-OOA in green, PMOA in blue, Peat-OA in black</w:t>
      </w:r>
      <w:r>
        <w:rPr>
          <w:rFonts w:ascii="Times New Roman" w:eastAsia="Times New Roman" w:hAnsi="Times New Roman" w:cs="Times New Roman"/>
          <w:b/>
          <w:color w:val="000000"/>
          <w:sz w:val="20"/>
          <w:szCs w:val="20"/>
          <w:lang w:val="en-IE"/>
        </w:rPr>
        <w:t>)</w:t>
      </w:r>
      <w:r w:rsidRPr="00794E86">
        <w:rPr>
          <w:rFonts w:ascii="Times New Roman" w:eastAsia="Times New Roman" w:hAnsi="Times New Roman" w:cs="Times New Roman"/>
          <w:b/>
          <w:color w:val="000000"/>
          <w:sz w:val="20"/>
          <w:szCs w:val="20"/>
          <w:lang w:val="en-IE"/>
        </w:rPr>
        <w:t xml:space="preserve"> and </w:t>
      </w:r>
      <w:r>
        <w:rPr>
          <w:rFonts w:ascii="Times New Roman" w:eastAsia="Times New Roman" w:hAnsi="Times New Roman" w:cs="Times New Roman"/>
          <w:b/>
          <w:color w:val="000000"/>
          <w:sz w:val="20"/>
          <w:szCs w:val="20"/>
          <w:lang w:val="en-IE"/>
        </w:rPr>
        <w:t xml:space="preserve">associated </w:t>
      </w:r>
      <w:r w:rsidRPr="00240777">
        <w:rPr>
          <w:rFonts w:ascii="Times New Roman" w:eastAsia="Times New Roman" w:hAnsi="Times New Roman" w:cs="Times New Roman"/>
          <w:b/>
          <w:color w:val="000000"/>
          <w:sz w:val="20"/>
          <w:szCs w:val="20"/>
          <w:lang w:val="en-IE"/>
        </w:rPr>
        <w:t>relative contribution time series and pie chart for the whole period</w:t>
      </w:r>
    </w:p>
    <w:p w14:paraId="5979875D" w14:textId="4E900B9E" w:rsidR="006D3BC6" w:rsidRPr="00F04955" w:rsidRDefault="00EF04E2" w:rsidP="008A3A83">
      <w:pPr>
        <w:pStyle w:val="Heading3"/>
        <w:spacing w:line="360" w:lineRule="auto"/>
        <w:rPr>
          <w:rFonts w:ascii="Times New Roman" w:eastAsia="Times New Roman" w:hAnsi="Times New Roman" w:cs="Times New Roman"/>
          <w:b/>
          <w:bCs/>
          <w:color w:val="000000" w:themeColor="text1"/>
          <w:sz w:val="20"/>
          <w:szCs w:val="20"/>
          <w:lang w:val="en-IE"/>
        </w:rPr>
      </w:pPr>
      <w:r w:rsidRPr="00F04955">
        <w:rPr>
          <w:rFonts w:ascii="Times New Roman" w:eastAsia="Times New Roman" w:hAnsi="Times New Roman" w:cs="Times New Roman"/>
          <w:b/>
          <w:bCs/>
          <w:color w:val="000000" w:themeColor="text1"/>
          <w:sz w:val="20"/>
          <w:szCs w:val="20"/>
          <w:lang w:val="en-IE"/>
        </w:rPr>
        <w:t xml:space="preserve">3.2.1 </w:t>
      </w:r>
      <w:r w:rsidR="0080607E" w:rsidRPr="00F04955">
        <w:rPr>
          <w:rFonts w:ascii="Times New Roman" w:eastAsia="Times New Roman" w:hAnsi="Times New Roman" w:cs="Times New Roman"/>
          <w:b/>
          <w:bCs/>
          <w:color w:val="000000" w:themeColor="text1"/>
          <w:sz w:val="20"/>
          <w:szCs w:val="20"/>
          <w:lang w:val="en-IE"/>
        </w:rPr>
        <w:t xml:space="preserve">More </w:t>
      </w:r>
      <w:r w:rsidR="00015125" w:rsidRPr="00F04955">
        <w:rPr>
          <w:rFonts w:ascii="Times New Roman" w:eastAsia="Times New Roman" w:hAnsi="Times New Roman" w:cs="Times New Roman"/>
          <w:b/>
          <w:bCs/>
          <w:color w:val="000000" w:themeColor="text1"/>
          <w:sz w:val="20"/>
          <w:szCs w:val="20"/>
          <w:lang w:val="en-IE"/>
        </w:rPr>
        <w:t xml:space="preserve">Oxidised </w:t>
      </w:r>
      <w:r w:rsidR="000B5999" w:rsidRPr="00F04955">
        <w:rPr>
          <w:rFonts w:ascii="Times New Roman" w:eastAsiaTheme="minorEastAsia" w:hAnsi="Times New Roman" w:cs="Times New Roman"/>
          <w:b/>
          <w:bCs/>
          <w:color w:val="000000" w:themeColor="text1"/>
          <w:sz w:val="20"/>
          <w:szCs w:val="20"/>
          <w:lang w:val="en-IE" w:eastAsia="zh-CN"/>
        </w:rPr>
        <w:t>Oxygenated</w:t>
      </w:r>
      <w:r w:rsidR="000B5999" w:rsidRPr="00F04955">
        <w:rPr>
          <w:rFonts w:ascii="Times New Roman" w:eastAsia="Times New Roman" w:hAnsi="Times New Roman" w:cs="Times New Roman"/>
          <w:b/>
          <w:bCs/>
          <w:color w:val="000000" w:themeColor="text1"/>
          <w:sz w:val="20"/>
          <w:szCs w:val="20"/>
          <w:lang w:val="en-IE"/>
        </w:rPr>
        <w:t xml:space="preserve"> </w:t>
      </w:r>
      <w:r w:rsidRPr="00F04955">
        <w:rPr>
          <w:rFonts w:ascii="Times New Roman" w:eastAsia="Times New Roman" w:hAnsi="Times New Roman" w:cs="Times New Roman"/>
          <w:b/>
          <w:bCs/>
          <w:color w:val="000000" w:themeColor="text1"/>
          <w:sz w:val="20"/>
          <w:szCs w:val="20"/>
          <w:lang w:val="en-IE"/>
        </w:rPr>
        <w:t>Organic Aerosols (</w:t>
      </w:r>
      <w:r w:rsidR="00ED45CC" w:rsidRPr="00F04955">
        <w:rPr>
          <w:rFonts w:ascii="Times New Roman" w:eastAsia="Times New Roman" w:hAnsi="Times New Roman" w:cs="Times New Roman"/>
          <w:b/>
          <w:bCs/>
          <w:color w:val="000000" w:themeColor="text1"/>
          <w:sz w:val="20"/>
          <w:szCs w:val="20"/>
          <w:lang w:val="en-IE"/>
        </w:rPr>
        <w:t>MO-OOA</w:t>
      </w:r>
      <w:r w:rsidRPr="00F04955">
        <w:rPr>
          <w:rFonts w:ascii="Times New Roman" w:eastAsia="Times New Roman" w:hAnsi="Times New Roman" w:cs="Times New Roman"/>
          <w:b/>
          <w:bCs/>
          <w:color w:val="000000" w:themeColor="text1"/>
          <w:sz w:val="20"/>
          <w:szCs w:val="20"/>
          <w:lang w:val="en-IE"/>
        </w:rPr>
        <w:t>)</w:t>
      </w:r>
    </w:p>
    <w:p w14:paraId="38310A49" w14:textId="0D890F70" w:rsidR="008E1E61" w:rsidRPr="008A3A83" w:rsidRDefault="00ED45CC"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lang w:val="en-IE"/>
        </w:rPr>
      </w:pPr>
      <w:bookmarkStart w:id="81" w:name="_Hlk120539616"/>
      <w:r w:rsidRPr="008A3A83">
        <w:rPr>
          <w:rFonts w:ascii="Times New Roman" w:hAnsi="Times New Roman" w:cs="Times New Roman"/>
          <w:color w:val="000000" w:themeColor="text1"/>
          <w:sz w:val="20"/>
          <w:szCs w:val="20"/>
          <w:lang w:val="en-IE"/>
        </w:rPr>
        <w:t>MO-OOA</w:t>
      </w:r>
      <w:r w:rsidR="00723471" w:rsidRPr="008A3A83">
        <w:rPr>
          <w:rFonts w:ascii="Times New Roman" w:hAnsi="Times New Roman" w:cs="Times New Roman"/>
          <w:color w:val="000000" w:themeColor="text1"/>
          <w:sz w:val="20"/>
          <w:szCs w:val="20"/>
          <w:lang w:val="en-IE"/>
        </w:rPr>
        <w:t xml:space="preserve"> main contributing ions were associated with oxygenated compounds belonging to the COOH functional group</w:t>
      </w:r>
      <w:r w:rsidR="00FF3CAD" w:rsidRPr="008A3A83">
        <w:rPr>
          <w:rFonts w:ascii="Times New Roman" w:hAnsi="Times New Roman" w:cs="Times New Roman"/>
          <w:color w:val="000000" w:themeColor="text1"/>
          <w:sz w:val="20"/>
          <w:szCs w:val="20"/>
          <w:lang w:val="en-IE"/>
        </w:rPr>
        <w:t xml:space="preserve">, reflecting pronounced fragmentation of mono- and dicarboxylic acids into fragments with multiple oxygen atoms </w:t>
      </w:r>
      <w:r w:rsidR="0053296D" w:rsidRPr="008A3A83">
        <w:rPr>
          <w:rFonts w:ascii="Times New Roman" w:hAnsi="Times New Roman" w:cs="Times New Roman"/>
          <w:color w:val="000000" w:themeColor="text1"/>
          <w:sz w:val="20"/>
          <w:szCs w:val="20"/>
          <w:lang w:val="en-IE"/>
        </w:rPr>
        <w:fldChar w:fldCharType="begin"/>
      </w:r>
      <w:r w:rsidR="00C71BDA">
        <w:rPr>
          <w:rFonts w:ascii="Times New Roman" w:hAnsi="Times New Roman" w:cs="Times New Roman"/>
          <w:color w:val="000000" w:themeColor="text1"/>
          <w:sz w:val="20"/>
          <w:szCs w:val="20"/>
          <w:lang w:val="en-IE"/>
        </w:rPr>
        <w:instrText xml:space="preserve"> ADDIN ZOTERO_ITEM CSL_CITATION {"citationID":"NmbwoF0M","properties":{"formattedCitation":"(Duplissy et al. 2011)","plainCitation":"(Duplissy et al. 2011)","noteIndex":0},"citationItems":[{"id":1761,"uris":["http://zotero.org/groups/3856298/items/JLYQ5VYY"],"itemData":{"id":1761,"type":"article-journal","abstract":"Abstract. A hygroscopicity tandem differential mobility analyzer (HTDMA) was used to measure the water uptake (hygroscopicity) of secondary organic aerosol (SOA) formed during the chemical and photochemical oxidation of several organic precursors in a smog chamber. Electron ionization mass spectra of the non-refractory submicron aerosol were simultaneously determined with an aerosol mass spectrometer (AMS), and correlations between the two different signals were investigated. SOA hygroscopicity was found to strongly correlate with the relative abundance of the ion signal m/z 44 expressed as a fraction of total organic signal (f44). m/z 44 is due mostly to the ion fragment CO2+ for all types of SOA systems studied, and has been previously shown to strongly correlate with organic O/C for ambient and chamber OA. The analysis was also performed on ambient OA from two field experiments at the remote site Jungfraujoch, and the megacity Mexico City, where similar results were found. A simple empirical linear relation between the hygroscopicity of OA at subsaturated RH, as given by the hygroscopic growth factor (GF) or \"ϰorg\" parameter, and f44 was determined and is given by ϰorg = 2.2 × f44 − 0.13. This approximation can be further verified and refined as the database for AMS and HTDMA measurements is constantly being expanded around the world. The use of this approximation could introduce an important simplification in the parameterization of hygroscopicity of OA in atmospheric models, since f44 is correlated with the photochemical age of an air mass.","container-title":"Atmospheric Chemistry and Physics","DOI":"10.5194/acp-11-1155-2011","ISSN":"1680-7324","issue":"3","journalAbbreviation":"Atmos. Chem. Phys.","language":"en","page":"1155-1165","source":"DOI.org (Crossref)","title":"Relating hygroscopicity and composition of organic aerosol particulate matter","volume":"11","author":[{"family":"Duplissy","given":"J."},{"family":"DeCarlo","given":"P. F."},{"family":"Dommen","given":"J."},{"family":"Alfarra","given":"M. R."},{"family":"Metzger","given":"A."},{"family":"Barmpadimos","given":"I."},{"family":"Prevot","given":"A. S. H."},{"family":"Weingartner","given":"E."},{"family":"Tritscher","given":"T."},{"family":"Gysel","given":"M."},{"family":"Aiken","given":"A. C."},{"family":"Jimenez","given":"J. L."},{"family":"Canagaratna","given":"M. R."},{"family":"Worsnop","given":"D. R."},{"family":"Collins","given":"D. R."},{"family":"Tomlinson","given":"J."},{"family":"Baltensperger","given":"U."}],"issued":{"date-parts":[["2011",2,10]]}}}],"schema":"https://github.com/citation-style-language/schema/raw/master/csl-citation.json"} </w:instrText>
      </w:r>
      <w:r w:rsidR="0053296D" w:rsidRPr="008A3A83">
        <w:rPr>
          <w:rFonts w:ascii="Times New Roman" w:hAnsi="Times New Roman" w:cs="Times New Roman"/>
          <w:color w:val="000000" w:themeColor="text1"/>
          <w:sz w:val="20"/>
          <w:szCs w:val="20"/>
          <w:lang w:val="en-IE"/>
        </w:rPr>
        <w:fldChar w:fldCharType="separate"/>
      </w:r>
      <w:r w:rsidR="0053296D" w:rsidRPr="008A3A83">
        <w:rPr>
          <w:rFonts w:ascii="Times New Roman" w:hAnsi="Times New Roman" w:cs="Times New Roman"/>
          <w:sz w:val="20"/>
          <w:szCs w:val="20"/>
          <w:lang w:val="en-IE"/>
        </w:rPr>
        <w:t xml:space="preserve">(Duplissy </w:t>
      </w:r>
      <w:r w:rsidR="00A72BC3" w:rsidRPr="00A72BC3">
        <w:rPr>
          <w:rFonts w:ascii="Times New Roman" w:hAnsi="Times New Roman" w:cs="Times New Roman"/>
          <w:i/>
          <w:sz w:val="20"/>
          <w:szCs w:val="20"/>
          <w:lang w:val="en-IE"/>
        </w:rPr>
        <w:t>et al</w:t>
      </w:r>
      <w:r w:rsidR="0053296D" w:rsidRPr="008A3A83">
        <w:rPr>
          <w:rFonts w:ascii="Times New Roman" w:hAnsi="Times New Roman" w:cs="Times New Roman"/>
          <w:sz w:val="20"/>
          <w:szCs w:val="20"/>
          <w:lang w:val="en-IE"/>
        </w:rPr>
        <w:t>. 2011)</w:t>
      </w:r>
      <w:r w:rsidR="0053296D" w:rsidRPr="008A3A83">
        <w:rPr>
          <w:rFonts w:ascii="Times New Roman" w:hAnsi="Times New Roman" w:cs="Times New Roman"/>
          <w:color w:val="000000" w:themeColor="text1"/>
          <w:sz w:val="20"/>
          <w:szCs w:val="20"/>
          <w:lang w:val="en-IE"/>
        </w:rPr>
        <w:fldChar w:fldCharType="end"/>
      </w:r>
    </w:p>
    <w:p w14:paraId="358B810C" w14:textId="58B85AB8" w:rsidR="00663B6B" w:rsidRDefault="00711D13"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lang w:val="en-IE"/>
        </w:rPr>
      </w:pPr>
      <w:r w:rsidRPr="008A3A83">
        <w:rPr>
          <w:rFonts w:ascii="Times New Roman" w:hAnsi="Times New Roman" w:cs="Times New Roman"/>
          <w:color w:val="000000" w:themeColor="text1"/>
          <w:sz w:val="20"/>
          <w:szCs w:val="20"/>
          <w:lang w:val="en-IE"/>
        </w:rPr>
        <w:t xml:space="preserve">Specifically, </w:t>
      </w:r>
      <w:proofErr w:type="spellStart"/>
      <w:r w:rsidR="00723471" w:rsidRPr="008A3A83">
        <w:rPr>
          <w:rFonts w:ascii="Times New Roman" w:hAnsi="Times New Roman" w:cs="Times New Roman"/>
          <w:sz w:val="20"/>
          <w:szCs w:val="20"/>
          <w:lang w:val="en-IE"/>
        </w:rPr>
        <w:t>C</w:t>
      </w:r>
      <w:r w:rsidR="00723471" w:rsidRPr="008A3A83">
        <w:rPr>
          <w:rFonts w:ascii="Times New Roman" w:hAnsi="Times New Roman" w:cs="Times New Roman"/>
          <w:sz w:val="20"/>
          <w:szCs w:val="20"/>
          <w:vertAlign w:val="subscript"/>
          <w:lang w:val="en-IE"/>
        </w:rPr>
        <w:t>x</w:t>
      </w:r>
      <w:r w:rsidR="00723471" w:rsidRPr="008A3A83">
        <w:rPr>
          <w:rFonts w:ascii="Times New Roman" w:hAnsi="Times New Roman" w:cs="Times New Roman"/>
          <w:sz w:val="20"/>
          <w:szCs w:val="20"/>
          <w:lang w:val="en-IE"/>
        </w:rPr>
        <w:t>H</w:t>
      </w:r>
      <w:r w:rsidR="00723471" w:rsidRPr="008A3A83">
        <w:rPr>
          <w:rFonts w:ascii="Times New Roman" w:hAnsi="Times New Roman" w:cs="Times New Roman"/>
          <w:sz w:val="20"/>
          <w:szCs w:val="20"/>
          <w:vertAlign w:val="subscript"/>
          <w:lang w:val="en-IE"/>
        </w:rPr>
        <w:t>y</w:t>
      </w:r>
      <w:r w:rsidR="00723471" w:rsidRPr="008A3A83">
        <w:rPr>
          <w:rFonts w:ascii="Times New Roman" w:hAnsi="Times New Roman" w:cs="Times New Roman"/>
          <w:sz w:val="20"/>
          <w:szCs w:val="20"/>
          <w:lang w:val="en-IE"/>
        </w:rPr>
        <w:t>O</w:t>
      </w:r>
      <w:r w:rsidR="00723471" w:rsidRPr="008A3A83">
        <w:rPr>
          <w:rFonts w:ascii="Times New Roman" w:hAnsi="Times New Roman" w:cs="Times New Roman"/>
          <w:sz w:val="20"/>
          <w:szCs w:val="20"/>
          <w:vertAlign w:val="subscript"/>
          <w:lang w:val="en-IE"/>
        </w:rPr>
        <w:t>z</w:t>
      </w:r>
      <w:proofErr w:type="spellEnd"/>
      <w:r w:rsidR="00723471" w:rsidRPr="008A3A83">
        <w:rPr>
          <w:rFonts w:ascii="Times New Roman" w:hAnsi="Times New Roman" w:cs="Times New Roman"/>
          <w:sz w:val="20"/>
          <w:szCs w:val="20"/>
          <w:lang w:val="en-IE"/>
        </w:rPr>
        <w:t xml:space="preserve"> (z &gt; 1)</w:t>
      </w:r>
      <w:r w:rsidR="00FF3CAD" w:rsidRPr="008A3A83">
        <w:rPr>
          <w:rFonts w:ascii="Times New Roman" w:hAnsi="Times New Roman" w:cs="Times New Roman"/>
          <w:sz w:val="20"/>
          <w:szCs w:val="20"/>
          <w:lang w:val="en-IE"/>
        </w:rPr>
        <w:t xml:space="preserve"> ions family</w:t>
      </w:r>
      <w:r w:rsidR="00735F71" w:rsidRPr="008A3A83">
        <w:rPr>
          <w:rFonts w:ascii="Times New Roman" w:hAnsi="Times New Roman" w:cs="Times New Roman"/>
          <w:sz w:val="20"/>
          <w:szCs w:val="20"/>
          <w:lang w:val="en-IE"/>
        </w:rPr>
        <w:t xml:space="preserve"> (m/z </w:t>
      </w:r>
      <w:r w:rsidR="00663B6B" w:rsidRPr="008A3A83">
        <w:rPr>
          <w:rFonts w:ascii="Times New Roman" w:hAnsi="Times New Roman" w:cs="Times New Roman"/>
          <w:sz w:val="20"/>
          <w:szCs w:val="20"/>
          <w:lang w:val="en-IE"/>
        </w:rPr>
        <w:t>43.98</w:t>
      </w:r>
      <w:r w:rsidR="00735F71" w:rsidRPr="008A3A83">
        <w:rPr>
          <w:rFonts w:ascii="Times New Roman" w:hAnsi="Times New Roman" w:cs="Times New Roman"/>
          <w:sz w:val="20"/>
          <w:szCs w:val="20"/>
          <w:lang w:val="en-IE"/>
        </w:rPr>
        <w:t>,</w:t>
      </w:r>
      <w:r w:rsidR="00735F71" w:rsidRPr="008A3A83">
        <w:rPr>
          <w:sz w:val="20"/>
          <w:szCs w:val="20"/>
          <w:lang w:val="en-IE"/>
        </w:rPr>
        <w:t xml:space="preserve"> </w:t>
      </w:r>
      <w:r w:rsidR="00735F71" w:rsidRPr="008A3A83">
        <w:rPr>
          <w:rFonts w:ascii="Times New Roman" w:hAnsi="Times New Roman" w:cs="Times New Roman"/>
          <w:sz w:val="20"/>
          <w:szCs w:val="20"/>
          <w:lang w:val="en-IE"/>
        </w:rPr>
        <w:t>m/z</w:t>
      </w:r>
      <w:r w:rsidR="00735F71" w:rsidRPr="008A3A83">
        <w:rPr>
          <w:sz w:val="20"/>
          <w:szCs w:val="20"/>
          <w:lang w:val="en-IE"/>
        </w:rPr>
        <w:t xml:space="preserve"> </w:t>
      </w:r>
      <w:r w:rsidR="00663B6B" w:rsidRPr="008A3A83">
        <w:rPr>
          <w:rFonts w:ascii="Times New Roman" w:hAnsi="Times New Roman" w:cs="Times New Roman"/>
          <w:sz w:val="20"/>
          <w:szCs w:val="20"/>
          <w:lang w:val="en-IE"/>
        </w:rPr>
        <w:t>44.99</w:t>
      </w:r>
      <w:r w:rsidR="00735F71" w:rsidRPr="008A3A83">
        <w:rPr>
          <w:rFonts w:ascii="Times New Roman" w:hAnsi="Times New Roman" w:cs="Times New Roman"/>
          <w:sz w:val="20"/>
          <w:szCs w:val="20"/>
          <w:lang w:val="en-IE"/>
        </w:rPr>
        <w:t>, m/z 71.01…)</w:t>
      </w:r>
      <w:r w:rsidR="00FF3CAD" w:rsidRPr="008A3A83">
        <w:rPr>
          <w:rFonts w:ascii="Times New Roman" w:hAnsi="Times New Roman" w:cs="Times New Roman"/>
          <w:sz w:val="20"/>
          <w:szCs w:val="20"/>
          <w:lang w:val="en-IE"/>
        </w:rPr>
        <w:t xml:space="preserve"> </w:t>
      </w:r>
      <w:r w:rsidR="00A70584">
        <w:rPr>
          <w:rFonts w:ascii="Times New Roman" w:hAnsi="Times New Roman" w:cs="Times New Roman"/>
          <w:sz w:val="20"/>
          <w:szCs w:val="20"/>
          <w:lang w:val="en-IE"/>
        </w:rPr>
        <w:t>accounted for</w:t>
      </w:r>
      <w:r w:rsidRPr="008A3A83">
        <w:rPr>
          <w:rFonts w:ascii="Times New Roman" w:hAnsi="Times New Roman" w:cs="Times New Roman"/>
          <w:sz w:val="20"/>
          <w:szCs w:val="20"/>
          <w:lang w:val="en-IE"/>
        </w:rPr>
        <w:t xml:space="preserve"> 63.1%</w:t>
      </w:r>
      <w:r w:rsidR="00FF3CAD" w:rsidRPr="008A3A83">
        <w:rPr>
          <w:rFonts w:ascii="Times New Roman" w:hAnsi="Times New Roman" w:cs="Times New Roman"/>
          <w:sz w:val="20"/>
          <w:szCs w:val="20"/>
          <w:lang w:val="en-IE"/>
        </w:rPr>
        <w:t xml:space="preserve"> of the total mass spectra intensity, followed by </w:t>
      </w:r>
      <w:proofErr w:type="spellStart"/>
      <w:r w:rsidR="00FF3CAD" w:rsidRPr="008A3A83">
        <w:rPr>
          <w:rFonts w:ascii="Times New Roman" w:hAnsi="Times New Roman" w:cs="Times New Roman"/>
          <w:sz w:val="20"/>
          <w:szCs w:val="20"/>
          <w:lang w:val="en-IE"/>
        </w:rPr>
        <w:t>C</w:t>
      </w:r>
      <w:r w:rsidR="00FF3CAD" w:rsidRPr="008A3A83">
        <w:rPr>
          <w:rFonts w:ascii="Times New Roman" w:hAnsi="Times New Roman" w:cs="Times New Roman"/>
          <w:sz w:val="20"/>
          <w:szCs w:val="20"/>
          <w:vertAlign w:val="subscript"/>
          <w:lang w:val="en-IE"/>
        </w:rPr>
        <w:t>x</w:t>
      </w:r>
      <w:r w:rsidR="00FF3CAD" w:rsidRPr="008A3A83">
        <w:rPr>
          <w:rFonts w:ascii="Times New Roman" w:hAnsi="Times New Roman" w:cs="Times New Roman"/>
          <w:sz w:val="20"/>
          <w:szCs w:val="20"/>
          <w:lang w:val="en-IE"/>
        </w:rPr>
        <w:t>H</w:t>
      </w:r>
      <w:r w:rsidR="00FF3CAD" w:rsidRPr="008A3A83">
        <w:rPr>
          <w:rFonts w:ascii="Times New Roman" w:hAnsi="Times New Roman" w:cs="Times New Roman"/>
          <w:sz w:val="20"/>
          <w:szCs w:val="20"/>
          <w:vertAlign w:val="subscript"/>
          <w:lang w:val="en-IE"/>
        </w:rPr>
        <w:t>y</w:t>
      </w:r>
      <w:r w:rsidR="00FF3CAD" w:rsidRPr="008A3A83">
        <w:rPr>
          <w:rFonts w:ascii="Times New Roman" w:hAnsi="Times New Roman" w:cs="Times New Roman"/>
          <w:sz w:val="20"/>
          <w:szCs w:val="20"/>
          <w:lang w:val="en-IE"/>
        </w:rPr>
        <w:t>O</w:t>
      </w:r>
      <w:r w:rsidR="00FF3CAD" w:rsidRPr="008A3A83">
        <w:rPr>
          <w:rFonts w:ascii="Times New Roman" w:hAnsi="Times New Roman" w:cs="Times New Roman"/>
          <w:sz w:val="20"/>
          <w:szCs w:val="20"/>
          <w:vertAlign w:val="subscript"/>
          <w:lang w:val="en-IE"/>
        </w:rPr>
        <w:t>z</w:t>
      </w:r>
      <w:proofErr w:type="spellEnd"/>
      <w:r w:rsidR="00FF3CAD" w:rsidRPr="008A3A83">
        <w:rPr>
          <w:rFonts w:ascii="Times New Roman" w:hAnsi="Times New Roman" w:cs="Times New Roman"/>
          <w:sz w:val="20"/>
          <w:szCs w:val="20"/>
          <w:lang w:val="en-IE"/>
        </w:rPr>
        <w:t xml:space="preserve"> (z = 1)</w:t>
      </w:r>
      <w:r w:rsidR="00735F71" w:rsidRPr="008A3A83">
        <w:rPr>
          <w:rFonts w:ascii="Times New Roman" w:hAnsi="Times New Roman" w:cs="Times New Roman"/>
          <w:sz w:val="20"/>
          <w:szCs w:val="20"/>
          <w:lang w:val="en-IE"/>
        </w:rPr>
        <w:t xml:space="preserve"> ions family (</w:t>
      </w:r>
      <w:r w:rsidR="00663B6B" w:rsidRPr="008A3A83">
        <w:rPr>
          <w:rFonts w:ascii="Times New Roman" w:hAnsi="Times New Roman" w:cs="Times New Roman"/>
          <w:sz w:val="20"/>
          <w:szCs w:val="20"/>
          <w:lang w:val="en-IE"/>
        </w:rPr>
        <w:t>m/z 27.99, m/z 43.02, m/z 42.01…</w:t>
      </w:r>
      <w:r w:rsidR="00735F71" w:rsidRPr="008A3A83">
        <w:rPr>
          <w:rFonts w:ascii="Times New Roman" w:hAnsi="Times New Roman" w:cs="Times New Roman"/>
          <w:sz w:val="20"/>
          <w:szCs w:val="20"/>
          <w:lang w:val="en-IE"/>
        </w:rPr>
        <w:t>)</w:t>
      </w:r>
      <w:r w:rsidR="00FF3CAD" w:rsidRPr="008A3A83">
        <w:rPr>
          <w:rFonts w:ascii="Times New Roman" w:hAnsi="Times New Roman" w:cs="Times New Roman"/>
          <w:color w:val="000000" w:themeColor="text1"/>
          <w:sz w:val="20"/>
          <w:szCs w:val="20"/>
          <w:lang w:val="en-IE"/>
        </w:rPr>
        <w:t xml:space="preserve"> contributing</w:t>
      </w:r>
      <w:r w:rsidR="00663B6B" w:rsidRPr="008A3A83">
        <w:rPr>
          <w:rFonts w:ascii="Times New Roman" w:hAnsi="Times New Roman" w:cs="Times New Roman"/>
          <w:color w:val="000000" w:themeColor="text1"/>
          <w:sz w:val="20"/>
          <w:szCs w:val="20"/>
          <w:lang w:val="en-IE"/>
        </w:rPr>
        <w:t xml:space="preserve"> </w:t>
      </w:r>
      <w:r w:rsidR="00FF3CAD" w:rsidRPr="008A3A83">
        <w:rPr>
          <w:rFonts w:ascii="Times New Roman" w:hAnsi="Times New Roman" w:cs="Times New Roman"/>
          <w:color w:val="000000" w:themeColor="text1"/>
          <w:sz w:val="20"/>
          <w:szCs w:val="20"/>
          <w:lang w:val="en-IE"/>
        </w:rPr>
        <w:t xml:space="preserve">13.68% to </w:t>
      </w:r>
      <w:r w:rsidR="00ED45CC" w:rsidRPr="008A3A83">
        <w:rPr>
          <w:rFonts w:ascii="Times New Roman" w:hAnsi="Times New Roman" w:cs="Times New Roman"/>
          <w:color w:val="000000" w:themeColor="text1"/>
          <w:sz w:val="20"/>
          <w:szCs w:val="20"/>
          <w:lang w:val="en-IE"/>
        </w:rPr>
        <w:t>MO-OOA</w:t>
      </w:r>
      <w:r w:rsidR="00663B6B" w:rsidRPr="008A3A83">
        <w:rPr>
          <w:rFonts w:ascii="Times New Roman" w:hAnsi="Times New Roman" w:cs="Times New Roman"/>
          <w:color w:val="000000" w:themeColor="text1"/>
          <w:sz w:val="20"/>
          <w:szCs w:val="20"/>
          <w:lang w:val="en-IE"/>
        </w:rPr>
        <w:t>,</w:t>
      </w:r>
      <w:r w:rsidR="00FF3CAD" w:rsidRPr="008A3A83">
        <w:rPr>
          <w:rFonts w:ascii="Times New Roman" w:hAnsi="Times New Roman" w:cs="Times New Roman"/>
          <w:color w:val="000000" w:themeColor="text1"/>
          <w:sz w:val="20"/>
          <w:szCs w:val="20"/>
          <w:lang w:val="en-IE"/>
        </w:rPr>
        <w:t xml:space="preserve"> adding up to a total </w:t>
      </w:r>
      <w:proofErr w:type="spellStart"/>
      <w:r w:rsidR="00842B3E" w:rsidRPr="008A3A83">
        <w:rPr>
          <w:rFonts w:ascii="Times New Roman" w:hAnsi="Times New Roman" w:cs="Times New Roman"/>
          <w:color w:val="000000" w:themeColor="text1"/>
          <w:sz w:val="20"/>
          <w:szCs w:val="20"/>
          <w:lang w:val="en-IE"/>
        </w:rPr>
        <w:t>carboxyls</w:t>
      </w:r>
      <w:proofErr w:type="spellEnd"/>
      <w:r w:rsidR="00842B3E" w:rsidRPr="008A3A83">
        <w:rPr>
          <w:rFonts w:ascii="Times New Roman" w:hAnsi="Times New Roman" w:cs="Times New Roman"/>
          <w:color w:val="000000" w:themeColor="text1"/>
          <w:sz w:val="20"/>
          <w:szCs w:val="20"/>
          <w:lang w:val="en-IE"/>
        </w:rPr>
        <w:t xml:space="preserve"> contribution</w:t>
      </w:r>
      <w:r w:rsidR="00FF3CAD" w:rsidRPr="008A3A83">
        <w:rPr>
          <w:rFonts w:ascii="Times New Roman" w:hAnsi="Times New Roman" w:cs="Times New Roman"/>
          <w:color w:val="000000" w:themeColor="text1"/>
          <w:sz w:val="20"/>
          <w:szCs w:val="20"/>
          <w:lang w:val="en-IE"/>
        </w:rPr>
        <w:t xml:space="preserve"> of 76.8%</w:t>
      </w:r>
      <w:r w:rsidR="00F04955">
        <w:rPr>
          <w:rFonts w:ascii="Times New Roman" w:hAnsi="Times New Roman" w:cs="Times New Roman"/>
          <w:color w:val="000000" w:themeColor="text1"/>
          <w:sz w:val="20"/>
          <w:szCs w:val="20"/>
          <w:lang w:val="en-IE"/>
        </w:rPr>
        <w:t>.</w:t>
      </w:r>
      <w:r w:rsidR="006C18E4">
        <w:rPr>
          <w:rFonts w:ascii="Times New Roman" w:hAnsi="Times New Roman" w:cs="Times New Roman"/>
          <w:color w:val="000000" w:themeColor="text1"/>
          <w:sz w:val="20"/>
          <w:szCs w:val="20"/>
          <w:lang w:val="en-IE"/>
        </w:rPr>
        <w:t xml:space="preserve"> </w:t>
      </w:r>
      <w:r w:rsidR="00A97890" w:rsidRPr="008A3A83">
        <w:rPr>
          <w:rFonts w:ascii="Times New Roman" w:hAnsi="Times New Roman" w:cs="Times New Roman"/>
          <w:color w:val="000000" w:themeColor="text1"/>
          <w:sz w:val="20"/>
          <w:szCs w:val="20"/>
          <w:lang w:val="en-IE"/>
        </w:rPr>
        <w:t>Additionally, CO</w:t>
      </w:r>
      <w:r w:rsidR="00A97890" w:rsidRPr="008A3A83">
        <w:rPr>
          <w:rFonts w:ascii="Times New Roman" w:hAnsi="Times New Roman" w:cs="Times New Roman"/>
          <w:color w:val="000000" w:themeColor="text1"/>
          <w:sz w:val="20"/>
          <w:szCs w:val="20"/>
          <w:vertAlign w:val="superscript"/>
          <w:lang w:val="en-IE"/>
        </w:rPr>
        <w:t>+</w:t>
      </w:r>
      <w:r w:rsidR="00A97890" w:rsidRPr="008A3A83">
        <w:rPr>
          <w:rFonts w:ascii="Times New Roman" w:hAnsi="Times New Roman" w:cs="Times New Roman"/>
          <w:color w:val="000000" w:themeColor="text1"/>
          <w:sz w:val="20"/>
          <w:szCs w:val="20"/>
          <w:lang w:val="en-IE"/>
        </w:rPr>
        <w:t xml:space="preserve"> accounted for 25% of </w:t>
      </w:r>
      <w:r w:rsidR="00ED45CC" w:rsidRPr="008A3A83">
        <w:rPr>
          <w:rFonts w:ascii="Times New Roman" w:hAnsi="Times New Roman" w:cs="Times New Roman"/>
          <w:color w:val="000000" w:themeColor="text1"/>
          <w:sz w:val="20"/>
          <w:szCs w:val="20"/>
          <w:lang w:val="en-IE"/>
        </w:rPr>
        <w:t>MO-OOA</w:t>
      </w:r>
      <w:r w:rsidR="00A97890" w:rsidRPr="008A3A83">
        <w:rPr>
          <w:rFonts w:ascii="Times New Roman" w:hAnsi="Times New Roman" w:cs="Times New Roman"/>
          <w:color w:val="000000" w:themeColor="text1"/>
          <w:sz w:val="20"/>
          <w:szCs w:val="20"/>
          <w:lang w:val="en-IE"/>
        </w:rPr>
        <w:t xml:space="preserve"> intensity, aligning with values reported for remote oceans carboxylic acids </w:t>
      </w:r>
      <w:r w:rsidR="0053296D" w:rsidRPr="008A3A83">
        <w:rPr>
          <w:rFonts w:ascii="Times New Roman" w:hAnsi="Times New Roman" w:cs="Times New Roman"/>
          <w:color w:val="000000" w:themeColor="text1"/>
          <w:sz w:val="20"/>
          <w:szCs w:val="20"/>
          <w:lang w:val="en-IE"/>
        </w:rPr>
        <w:fldChar w:fldCharType="begin"/>
      </w:r>
      <w:r w:rsidR="00C71BDA">
        <w:rPr>
          <w:rFonts w:ascii="Times New Roman" w:hAnsi="Times New Roman" w:cs="Times New Roman"/>
          <w:color w:val="000000" w:themeColor="text1"/>
          <w:sz w:val="20"/>
          <w:szCs w:val="20"/>
          <w:lang w:val="en-IE"/>
        </w:rPr>
        <w:instrText xml:space="preserve"> ADDIN ZOTERO_ITEM CSL_CITATION {"citationID":"x4n3NbXQ","properties":{"formattedCitation":"(Russell et al. 2010)","plainCitation":"(Russell et al. 2010)","noteIndex":0},"citationItems":[{"id":2381,"uris":["http://zotero.org/groups/3856298/items/98ME848P"],"itemData":{"id":2381,"type":"article-journal","abstract":"Oceans cover over two-thirds of the Earth’s surface, and the particles emitted to the atmosphere by waves breaking on sea surfaces provide an important contribution to the planetary albedo. During the International Chemistry Experiment in the Arctic LOwer Troposphere (ICEALOT) cruise on the R/V\n              Knorr\n              in March and April of 2008, organic mass accounted for 15–47% of the submicron particle mass in the air masses sampled over the North Atlantic and Arctic Oceans. A majority of this organic component (0.1 - 0.4 \n              μ\n               m\n              -3\n              ) consisted of organic hydroxyl (including polyol and other alcohol) groups characteristic of saccharides, similar to biogenic carbohydrates found in seawater. The large fraction of organic hydroxyl groups measured during ICEALOT in submicron atmospheric aerosol exceeded those measured in most previous campaigns but were similar to particles in marine air masses in the open ocean (Southeast Pacific Ocean) and coastal sites at northern Alaska (Barrow) and northeastern North America (Appledore Island and Chebogue Point). The ocean-derived organic hydroxyl mass concentration during ICEALOT correlated strongly to submicron Na concentration and wind speed. The observed submicron particle ratios of marine organic mass to Na were enriched by factors of </w:instrText>
      </w:r>
      <w:r w:rsidR="00C71BDA">
        <w:rPr>
          <w:rFonts w:ascii="Cambria Math" w:hAnsi="Cambria Math" w:cs="Cambria Math"/>
          <w:color w:val="000000" w:themeColor="text1"/>
          <w:sz w:val="20"/>
          <w:szCs w:val="20"/>
          <w:lang w:val="en-IE"/>
        </w:rPr>
        <w:instrText>∼</w:instrText>
      </w:r>
      <w:r w:rsidR="00C71BDA">
        <w:rPr>
          <w:rFonts w:ascii="Times New Roman" w:hAnsi="Times New Roman" w:cs="Times New Roman"/>
          <w:color w:val="000000" w:themeColor="text1"/>
          <w:sz w:val="20"/>
          <w:szCs w:val="20"/>
          <w:lang w:val="en-IE"/>
        </w:rPr>
        <w:instrText>10\n              2\n              –</w:instrText>
      </w:r>
      <w:r w:rsidR="00C71BDA">
        <w:rPr>
          <w:rFonts w:ascii="Cambria Math" w:hAnsi="Cambria Math" w:cs="Cambria Math"/>
          <w:color w:val="000000" w:themeColor="text1"/>
          <w:sz w:val="20"/>
          <w:szCs w:val="20"/>
          <w:lang w:val="en-IE"/>
        </w:rPr>
        <w:instrText>∼</w:instrText>
      </w:r>
      <w:r w:rsidR="00C71BDA">
        <w:rPr>
          <w:rFonts w:ascii="Times New Roman" w:hAnsi="Times New Roman" w:cs="Times New Roman"/>
          <w:color w:val="000000" w:themeColor="text1"/>
          <w:sz w:val="20"/>
          <w:szCs w:val="20"/>
          <w:lang w:val="en-IE"/>
        </w:rPr>
        <w:instrText xml:space="preserve">10\n              3\n              over reported sea surface organic to Na ratios, suggesting that the surface-controlled process of film bursting is influenced by the dissolved organic components present in the sea surface microlayer. Both marine organic components and Na increased with increasing number mean diameter of the accumulation mode, suggesting a possible link between organic components in the ocean surface and aerosol–cloud interactions.","container-title":"Proceedings of the National Academy of Sciences","DOI":"10.1073/pnas.0908905107","ISSN":"0027-8424, 1091-6490","issue":"15","journalAbbreviation":"Proc. Natl. Acad. Sci. U.S.A.","language":"en","page":"6652-6657","source":"DOI.org (Crossref)","title":"Carbohydrate-like composition of submicron atmospheric particles and their production from ocean bubble bursting","volume":"107","author":[{"family":"Russell","given":"Lynn M."},{"family":"Hawkins","given":"Lelia N."},{"family":"Frossard","given":"Amanda A."},{"family":"Quinn","given":"Patricia K."},{"family":"Bates","given":"Tim S."}],"issued":{"date-parts":[["2010",4,13]]}}}],"schema":"https://github.com/citation-style-language/schema/raw/master/csl-citation.json"} </w:instrText>
      </w:r>
      <w:r w:rsidR="0053296D" w:rsidRPr="008A3A83">
        <w:rPr>
          <w:rFonts w:ascii="Times New Roman" w:hAnsi="Times New Roman" w:cs="Times New Roman"/>
          <w:color w:val="000000" w:themeColor="text1"/>
          <w:sz w:val="20"/>
          <w:szCs w:val="20"/>
          <w:lang w:val="en-IE"/>
        </w:rPr>
        <w:fldChar w:fldCharType="separate"/>
      </w:r>
      <w:r w:rsidR="0053296D" w:rsidRPr="008A3A83">
        <w:rPr>
          <w:rFonts w:ascii="Times New Roman" w:hAnsi="Times New Roman" w:cs="Times New Roman"/>
          <w:sz w:val="20"/>
          <w:szCs w:val="20"/>
          <w:lang w:val="en-IE"/>
        </w:rPr>
        <w:t xml:space="preserve">(Russell </w:t>
      </w:r>
      <w:r w:rsidR="00A72BC3" w:rsidRPr="00A72BC3">
        <w:rPr>
          <w:rFonts w:ascii="Times New Roman" w:hAnsi="Times New Roman" w:cs="Times New Roman"/>
          <w:i/>
          <w:sz w:val="20"/>
          <w:szCs w:val="20"/>
          <w:lang w:val="en-IE"/>
        </w:rPr>
        <w:t>et al</w:t>
      </w:r>
      <w:r w:rsidR="0053296D" w:rsidRPr="008A3A83">
        <w:rPr>
          <w:rFonts w:ascii="Times New Roman" w:hAnsi="Times New Roman" w:cs="Times New Roman"/>
          <w:sz w:val="20"/>
          <w:szCs w:val="20"/>
          <w:lang w:val="en-IE"/>
        </w:rPr>
        <w:t>. 2010)</w:t>
      </w:r>
      <w:r w:rsidR="0053296D" w:rsidRPr="008A3A83">
        <w:rPr>
          <w:rFonts w:ascii="Times New Roman" w:hAnsi="Times New Roman" w:cs="Times New Roman"/>
          <w:color w:val="000000" w:themeColor="text1"/>
          <w:sz w:val="20"/>
          <w:szCs w:val="20"/>
          <w:lang w:val="en-IE"/>
        </w:rPr>
        <w:fldChar w:fldCharType="end"/>
      </w:r>
      <w:r w:rsidR="00F04955">
        <w:rPr>
          <w:rFonts w:ascii="Times New Roman" w:hAnsi="Times New Roman" w:cs="Times New Roman"/>
          <w:color w:val="000000" w:themeColor="text1"/>
          <w:sz w:val="20"/>
          <w:szCs w:val="20"/>
          <w:lang w:val="en-IE"/>
        </w:rPr>
        <w:t>.</w:t>
      </w:r>
    </w:p>
    <w:p w14:paraId="6BE0073E" w14:textId="643118AC" w:rsidR="00A70584" w:rsidRPr="008A3A83" w:rsidRDefault="00A70584" w:rsidP="00A70584">
      <w:pPr>
        <w:pBdr>
          <w:top w:val="nil"/>
          <w:left w:val="nil"/>
          <w:bottom w:val="nil"/>
          <w:right w:val="nil"/>
          <w:between w:val="nil"/>
        </w:pBdr>
        <w:spacing w:line="360" w:lineRule="auto"/>
        <w:jc w:val="both"/>
        <w:rPr>
          <w:rFonts w:ascii="Times New Roman" w:hAnsi="Times New Roman" w:cs="Times New Roman"/>
          <w:color w:val="000000" w:themeColor="text1"/>
          <w:sz w:val="20"/>
          <w:szCs w:val="20"/>
          <w:lang w:val="en-IE"/>
        </w:rPr>
      </w:pPr>
      <w:r>
        <w:rPr>
          <w:rFonts w:ascii="Times New Roman" w:hAnsi="Times New Roman" w:cs="Times New Roman"/>
          <w:color w:val="000000" w:themeColor="text1"/>
          <w:sz w:val="20"/>
          <w:szCs w:val="20"/>
          <w:lang w:val="en-IE"/>
        </w:rPr>
        <w:t>In contrast</w:t>
      </w:r>
      <w:r w:rsidRPr="008A3A83">
        <w:rPr>
          <w:rFonts w:ascii="Times New Roman" w:hAnsi="Times New Roman" w:cs="Times New Roman"/>
          <w:color w:val="000000" w:themeColor="text1"/>
          <w:sz w:val="20"/>
          <w:szCs w:val="20"/>
          <w:lang w:val="en-IE"/>
        </w:rPr>
        <w:t xml:space="preserve">, </w:t>
      </w:r>
      <w:proofErr w:type="spellStart"/>
      <w:r w:rsidRPr="008A3A83">
        <w:rPr>
          <w:rFonts w:ascii="Times New Roman" w:hAnsi="Times New Roman" w:cs="Times New Roman"/>
          <w:color w:val="000000" w:themeColor="text1"/>
          <w:sz w:val="20"/>
          <w:szCs w:val="20"/>
          <w:lang w:val="en-IE"/>
        </w:rPr>
        <w:t>C</w:t>
      </w:r>
      <w:r w:rsidRPr="008A3A83">
        <w:rPr>
          <w:rFonts w:ascii="Times New Roman" w:hAnsi="Times New Roman" w:cs="Times New Roman"/>
          <w:color w:val="000000" w:themeColor="text1"/>
          <w:sz w:val="20"/>
          <w:szCs w:val="20"/>
          <w:vertAlign w:val="subscript"/>
          <w:lang w:val="en-IE"/>
        </w:rPr>
        <w:t>x</w:t>
      </w:r>
      <w:r w:rsidRPr="008A3A83">
        <w:rPr>
          <w:rFonts w:ascii="Times New Roman" w:hAnsi="Times New Roman" w:cs="Times New Roman"/>
          <w:color w:val="000000" w:themeColor="text1"/>
          <w:sz w:val="20"/>
          <w:szCs w:val="20"/>
          <w:lang w:val="en-IE"/>
        </w:rPr>
        <w:t>H</w:t>
      </w:r>
      <w:r w:rsidRPr="008A3A83">
        <w:rPr>
          <w:rFonts w:ascii="Times New Roman" w:hAnsi="Times New Roman" w:cs="Times New Roman"/>
          <w:color w:val="000000" w:themeColor="text1"/>
          <w:sz w:val="20"/>
          <w:szCs w:val="20"/>
          <w:vertAlign w:val="subscript"/>
          <w:lang w:val="en-IE"/>
        </w:rPr>
        <w:t>y</w:t>
      </w:r>
      <w:proofErr w:type="spellEnd"/>
      <w:r w:rsidRPr="008A3A83">
        <w:rPr>
          <w:rFonts w:ascii="Times New Roman" w:hAnsi="Times New Roman" w:cs="Times New Roman"/>
          <w:color w:val="000000" w:themeColor="text1"/>
          <w:sz w:val="20"/>
          <w:szCs w:val="20"/>
          <w:lang w:val="en-IE"/>
        </w:rPr>
        <w:t xml:space="preserve"> (</w:t>
      </w:r>
      <w:proofErr w:type="spellStart"/>
      <w:r w:rsidRPr="008A3A83">
        <w:rPr>
          <w:rFonts w:ascii="Times New Roman" w:hAnsi="Times New Roman" w:cs="Times New Roman"/>
          <w:color w:val="000000" w:themeColor="text1"/>
          <w:sz w:val="20"/>
          <w:szCs w:val="20"/>
          <w:lang w:val="en-IE"/>
        </w:rPr>
        <w:t>aliphatics</w:t>
      </w:r>
      <w:proofErr w:type="spellEnd"/>
      <w:r w:rsidRPr="008A3A83">
        <w:rPr>
          <w:rFonts w:ascii="Times New Roman" w:hAnsi="Times New Roman" w:cs="Times New Roman"/>
          <w:color w:val="000000" w:themeColor="text1"/>
          <w:sz w:val="20"/>
          <w:szCs w:val="20"/>
          <w:lang w:val="en-IE"/>
        </w:rPr>
        <w:t xml:space="preserve">) ions family (m/z 13.00, m/z 15.02, m/z 16.03…) contributed only 13.7% to MO-OOA total mass spectra intensity. </w:t>
      </w:r>
      <w:r>
        <w:rPr>
          <w:rFonts w:ascii="Times New Roman" w:hAnsi="Times New Roman" w:cs="Times New Roman"/>
          <w:color w:val="000000" w:themeColor="text1"/>
          <w:sz w:val="20"/>
          <w:szCs w:val="20"/>
          <w:lang w:val="en-IE"/>
        </w:rPr>
        <w:t>N</w:t>
      </w:r>
      <w:r w:rsidRPr="008A3A83">
        <w:rPr>
          <w:rFonts w:ascii="Times New Roman" w:hAnsi="Times New Roman" w:cs="Times New Roman"/>
          <w:color w:val="000000" w:themeColor="text1"/>
          <w:sz w:val="20"/>
          <w:szCs w:val="20"/>
          <w:lang w:val="en-IE"/>
        </w:rPr>
        <w:t xml:space="preserve">itrogen-containing ions fragments constituted a very low portion of the signal (0.8%), similarly to </w:t>
      </w:r>
      <w:r>
        <w:rPr>
          <w:rFonts w:ascii="Times New Roman" w:hAnsi="Times New Roman" w:cs="Times New Roman"/>
          <w:color w:val="000000" w:themeColor="text1"/>
          <w:sz w:val="20"/>
          <w:szCs w:val="20"/>
          <w:lang w:val="en-IE"/>
        </w:rPr>
        <w:t>previous</w:t>
      </w:r>
      <w:r w:rsidRPr="008A3A83">
        <w:rPr>
          <w:rFonts w:ascii="Times New Roman" w:hAnsi="Times New Roman" w:cs="Times New Roman"/>
          <w:color w:val="000000" w:themeColor="text1"/>
          <w:sz w:val="20"/>
          <w:szCs w:val="20"/>
          <w:lang w:val="en-IE"/>
        </w:rPr>
        <w:t xml:space="preserve"> remote ocean measurements </w:t>
      </w:r>
      <w:r w:rsidRPr="008A3A83">
        <w:rPr>
          <w:rFonts w:ascii="Times New Roman" w:hAnsi="Times New Roman" w:cs="Times New Roman"/>
          <w:color w:val="000000" w:themeColor="text1"/>
          <w:sz w:val="20"/>
          <w:szCs w:val="20"/>
          <w:lang w:val="en-IE"/>
        </w:rPr>
        <w:fldChar w:fldCharType="begin"/>
      </w:r>
      <w:r w:rsidR="00673806">
        <w:rPr>
          <w:rFonts w:ascii="Times New Roman" w:hAnsi="Times New Roman" w:cs="Times New Roman"/>
          <w:color w:val="000000" w:themeColor="text1"/>
          <w:sz w:val="20"/>
          <w:szCs w:val="20"/>
          <w:lang w:val="en-IE"/>
        </w:rPr>
        <w:instrText xml:space="preserve"> ADDIN ZOTERO_ITEM CSL_CITATION {"citationID":"BegVNfil","properties":{"formattedCitation":"(Ovadnevaite, Ceburnis, et al. 2011)","plainCitation":"(Ovadnevaite, Ceburnis, et al. 2011)","noteIndex":0},"citationItems":[{"id":1688,"uris":["http://zotero.org/groups/3856298/items/3NBFSTA8"],"itemData":{"id":1688,"type":"article-journal","container-title":"Geophysical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R."},{"family":"O'Dowd","given":"Colin"}],"issued":{"date-parts":[["2011",11]]}}}],"schema":"https://github.com/citation-style-language/schema/raw/master/csl-citation.json"} </w:instrText>
      </w:r>
      <w:r w:rsidRPr="008A3A83">
        <w:rPr>
          <w:rFonts w:ascii="Times New Roman" w:hAnsi="Times New Roman" w:cs="Times New Roman"/>
          <w:color w:val="000000" w:themeColor="text1"/>
          <w:sz w:val="20"/>
          <w:szCs w:val="20"/>
          <w:lang w:val="en-IE"/>
        </w:rPr>
        <w:fldChar w:fldCharType="separate"/>
      </w:r>
      <w:r w:rsidRPr="00557D89">
        <w:rPr>
          <w:rFonts w:ascii="Times New Roman" w:hAnsi="Times New Roman" w:cs="Times New Roman"/>
          <w:sz w:val="20"/>
          <w:lang w:val="en-IE"/>
        </w:rPr>
        <w:t xml:space="preserve">(Ovadnevaite, Ceburnis, </w:t>
      </w:r>
      <w:r w:rsidR="00A72BC3" w:rsidRPr="00A72BC3">
        <w:rPr>
          <w:rFonts w:ascii="Times New Roman" w:hAnsi="Times New Roman" w:cs="Times New Roman"/>
          <w:i/>
          <w:sz w:val="20"/>
          <w:lang w:val="en-IE"/>
        </w:rPr>
        <w:t>et al</w:t>
      </w:r>
      <w:r w:rsidRPr="00557D89">
        <w:rPr>
          <w:rFonts w:ascii="Times New Roman" w:hAnsi="Times New Roman" w:cs="Times New Roman"/>
          <w:sz w:val="20"/>
          <w:lang w:val="en-IE"/>
        </w:rPr>
        <w:t>. 2011)</w:t>
      </w:r>
      <w:r w:rsidRPr="008A3A83">
        <w:rPr>
          <w:rFonts w:ascii="Times New Roman" w:hAnsi="Times New Roman" w:cs="Times New Roman"/>
          <w:color w:val="000000" w:themeColor="text1"/>
          <w:sz w:val="20"/>
          <w:szCs w:val="20"/>
          <w:lang w:val="en-IE"/>
        </w:rPr>
        <w:fldChar w:fldCharType="end"/>
      </w:r>
      <w:r w:rsidRPr="008A3A83">
        <w:rPr>
          <w:rFonts w:ascii="Times New Roman" w:hAnsi="Times New Roman" w:cs="Times New Roman"/>
          <w:color w:val="000000" w:themeColor="text1"/>
          <w:sz w:val="20"/>
          <w:szCs w:val="20"/>
          <w:lang w:val="en-IE"/>
        </w:rPr>
        <w:t xml:space="preserve">. </w:t>
      </w:r>
    </w:p>
    <w:p w14:paraId="4D30C815" w14:textId="47751D44" w:rsidR="0036533D" w:rsidRPr="008A3A83" w:rsidRDefault="00ED45CC"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lang w:val="en-IE"/>
        </w:rPr>
      </w:pPr>
      <w:r w:rsidRPr="008A3A83">
        <w:rPr>
          <w:rFonts w:ascii="Times New Roman" w:hAnsi="Times New Roman" w:cs="Times New Roman"/>
          <w:color w:val="000000" w:themeColor="text1"/>
          <w:sz w:val="20"/>
          <w:szCs w:val="20"/>
          <w:lang w:val="en-IE"/>
        </w:rPr>
        <w:t>MO-OOA</w:t>
      </w:r>
      <w:r w:rsidR="00FA5B9C" w:rsidRPr="008A3A83">
        <w:rPr>
          <w:rFonts w:ascii="Times New Roman" w:hAnsi="Times New Roman" w:cs="Times New Roman"/>
          <w:color w:val="000000" w:themeColor="text1"/>
          <w:sz w:val="20"/>
          <w:szCs w:val="20"/>
          <w:lang w:val="en-IE"/>
        </w:rPr>
        <w:t xml:space="preserve"> </w:t>
      </w:r>
      <w:r w:rsidR="008E1E61" w:rsidRPr="008A3A83">
        <w:rPr>
          <w:rFonts w:ascii="Times New Roman" w:hAnsi="Times New Roman" w:cs="Times New Roman"/>
          <w:color w:val="000000" w:themeColor="text1"/>
          <w:sz w:val="20"/>
          <w:szCs w:val="20"/>
          <w:lang w:val="en-IE"/>
        </w:rPr>
        <w:t xml:space="preserve">mass spectra </w:t>
      </w:r>
      <w:r w:rsidR="00DF3E1D" w:rsidRPr="008A3A83">
        <w:rPr>
          <w:rFonts w:ascii="Times New Roman" w:hAnsi="Times New Roman" w:cs="Times New Roman"/>
          <w:color w:val="000000" w:themeColor="text1"/>
          <w:sz w:val="20"/>
          <w:szCs w:val="20"/>
          <w:lang w:val="en-IE"/>
        </w:rPr>
        <w:t>correlated</w:t>
      </w:r>
      <w:r w:rsidR="00FA5B9C" w:rsidRPr="008A3A83">
        <w:rPr>
          <w:rFonts w:ascii="Times New Roman" w:hAnsi="Times New Roman" w:cs="Times New Roman"/>
          <w:color w:val="000000" w:themeColor="text1"/>
          <w:sz w:val="20"/>
          <w:szCs w:val="20"/>
          <w:lang w:val="en-IE"/>
        </w:rPr>
        <w:t xml:space="preserve"> well (Figure </w:t>
      </w:r>
      <w:r w:rsidR="009A0741" w:rsidRPr="008A3A83">
        <w:rPr>
          <w:rFonts w:ascii="Times New Roman" w:hAnsi="Times New Roman" w:cs="Times New Roman"/>
          <w:color w:val="000000" w:themeColor="text1"/>
          <w:sz w:val="20"/>
          <w:szCs w:val="20"/>
          <w:lang w:val="en-IE"/>
        </w:rPr>
        <w:t>S</w:t>
      </w:r>
      <w:r w:rsidR="00E94726">
        <w:rPr>
          <w:rFonts w:ascii="Times New Roman" w:hAnsi="Times New Roman" w:cs="Times New Roman"/>
          <w:color w:val="000000" w:themeColor="text1"/>
          <w:sz w:val="20"/>
          <w:szCs w:val="20"/>
          <w:lang w:val="en-IE"/>
        </w:rPr>
        <w:t>4</w:t>
      </w:r>
      <w:r w:rsidR="00FA5B9C" w:rsidRPr="008A3A83">
        <w:rPr>
          <w:rFonts w:ascii="Times New Roman" w:hAnsi="Times New Roman" w:cs="Times New Roman"/>
          <w:color w:val="000000" w:themeColor="text1"/>
          <w:sz w:val="20"/>
          <w:szCs w:val="20"/>
          <w:lang w:val="en-IE"/>
        </w:rPr>
        <w:t>) with</w:t>
      </w:r>
      <w:r w:rsidR="008E1E61" w:rsidRPr="008A3A83">
        <w:rPr>
          <w:rFonts w:ascii="Times New Roman" w:hAnsi="Times New Roman" w:cs="Times New Roman"/>
          <w:color w:val="000000" w:themeColor="text1"/>
          <w:sz w:val="20"/>
          <w:szCs w:val="20"/>
          <w:lang w:val="en-IE"/>
        </w:rPr>
        <w:t xml:space="preserve"> the laboratory reference mass spectra for </w:t>
      </w:r>
      <w:r w:rsidRPr="008A3A83">
        <w:rPr>
          <w:rFonts w:ascii="Times New Roman" w:hAnsi="Times New Roman" w:cs="Times New Roman"/>
          <w:color w:val="000000" w:themeColor="text1"/>
          <w:sz w:val="20"/>
          <w:szCs w:val="20"/>
          <w:lang w:val="en-IE"/>
        </w:rPr>
        <w:t>MO-OOA</w:t>
      </w:r>
      <w:r w:rsidR="008E1E61" w:rsidRPr="008A3A83">
        <w:rPr>
          <w:rFonts w:ascii="Times New Roman" w:hAnsi="Times New Roman" w:cs="Times New Roman"/>
          <w:color w:val="000000" w:themeColor="text1"/>
          <w:sz w:val="20"/>
          <w:szCs w:val="20"/>
          <w:lang w:val="en-IE"/>
        </w:rPr>
        <w:t xml:space="preserve"> (R=0.96) and </w:t>
      </w:r>
      <w:r w:rsidR="00842B3E" w:rsidRPr="008A3A83">
        <w:rPr>
          <w:rFonts w:ascii="Times New Roman" w:hAnsi="Times New Roman" w:cs="Times New Roman"/>
          <w:color w:val="000000" w:themeColor="text1"/>
          <w:sz w:val="20"/>
          <w:szCs w:val="20"/>
          <w:lang w:val="en-IE"/>
        </w:rPr>
        <w:t>“</w:t>
      </w:r>
      <w:r w:rsidR="008E1E61" w:rsidRPr="008A3A83">
        <w:rPr>
          <w:rFonts w:ascii="Times New Roman" w:hAnsi="Times New Roman" w:cs="Times New Roman"/>
          <w:color w:val="000000" w:themeColor="text1"/>
          <w:sz w:val="20"/>
          <w:szCs w:val="20"/>
          <w:lang w:val="en-IE"/>
        </w:rPr>
        <w:t>SV-OOA</w:t>
      </w:r>
      <w:r w:rsidR="00842B3E" w:rsidRPr="008A3A83">
        <w:rPr>
          <w:rFonts w:ascii="Times New Roman" w:hAnsi="Times New Roman" w:cs="Times New Roman"/>
          <w:color w:val="000000" w:themeColor="text1"/>
          <w:sz w:val="20"/>
          <w:szCs w:val="20"/>
          <w:lang w:val="en-IE"/>
        </w:rPr>
        <w:t>”</w:t>
      </w:r>
      <w:r w:rsidR="008E1E61" w:rsidRPr="008A3A83">
        <w:rPr>
          <w:rFonts w:ascii="Times New Roman" w:hAnsi="Times New Roman" w:cs="Times New Roman"/>
          <w:color w:val="000000" w:themeColor="text1"/>
          <w:sz w:val="20"/>
          <w:szCs w:val="20"/>
          <w:lang w:val="en-IE"/>
        </w:rPr>
        <w:t xml:space="preserve"> (R=0.61</w:t>
      </w:r>
      <w:r w:rsidR="00FA5B9C" w:rsidRPr="008A3A83">
        <w:rPr>
          <w:rFonts w:ascii="Times New Roman" w:hAnsi="Times New Roman" w:cs="Times New Roman"/>
          <w:color w:val="000000" w:themeColor="text1"/>
          <w:sz w:val="20"/>
          <w:szCs w:val="20"/>
          <w:lang w:val="en-IE"/>
        </w:rPr>
        <w:t>)</w:t>
      </w:r>
      <w:r w:rsidR="00DF3E1D" w:rsidRPr="008A3A83">
        <w:rPr>
          <w:rFonts w:ascii="Times New Roman" w:hAnsi="Times New Roman" w:cs="Times New Roman"/>
          <w:color w:val="000000" w:themeColor="text1"/>
          <w:sz w:val="20"/>
          <w:szCs w:val="20"/>
          <w:lang w:val="en-IE"/>
        </w:rPr>
        <w:t xml:space="preserve"> as well as field measurement </w:t>
      </w:r>
      <w:r w:rsidR="00DF3E1D" w:rsidRPr="008A3A83">
        <w:rPr>
          <w:rFonts w:ascii="Times New Roman" w:hAnsi="Times New Roman" w:cs="Times New Roman"/>
          <w:color w:val="000000" w:themeColor="text1"/>
          <w:sz w:val="20"/>
          <w:szCs w:val="20"/>
          <w:lang w:val="en-IE"/>
        </w:rPr>
        <w:fldChar w:fldCharType="begin"/>
      </w:r>
      <w:r w:rsidR="00C71BDA">
        <w:rPr>
          <w:rFonts w:ascii="Times New Roman" w:hAnsi="Times New Roman" w:cs="Times New Roman"/>
          <w:color w:val="000000" w:themeColor="text1"/>
          <w:sz w:val="20"/>
          <w:szCs w:val="20"/>
          <w:lang w:val="en-IE"/>
        </w:rPr>
        <w:instrText xml:space="preserve"> ADDIN ZOTERO_ITEM CSL_CITATION {"citationID":"jKMUCl9J","properties":{"formattedCitation":"(Hu et al. 2016)","plainCitation":"(Hu et al. 2016)","noteIndex":0},"citationItems":[{"id":2457,"uris":["http://zotero.org/groups/3856298/items/YGJJ6BFB"],"itemDat</w:instrText>
      </w:r>
      <w:r w:rsidR="00C71BDA">
        <w:rPr>
          <w:rFonts w:ascii="Times New Roman" w:hAnsi="Times New Roman" w:cs="Times New Roman" w:hint="eastAsia"/>
          <w:color w:val="000000" w:themeColor="text1"/>
          <w:sz w:val="20"/>
          <w:szCs w:val="20"/>
          <w:lang w:val="en-IE"/>
        </w:rPr>
        <w:instrText>a":{"id":2457,"type":"article-journal","abstract":"Abstract\n            \n              To investigate the seasonal characteristics of submicron aerosol (PM\n              1\n              ) in Beijing urban areas, a high</w:instrText>
      </w:r>
      <w:r w:rsidR="00C71BDA">
        <w:rPr>
          <w:rFonts w:ascii="Cambria Math" w:hAnsi="Cambria Math" w:cs="Cambria Math"/>
          <w:color w:val="000000" w:themeColor="text1"/>
          <w:sz w:val="20"/>
          <w:szCs w:val="20"/>
          <w:lang w:val="en-IE"/>
        </w:rPr>
        <w:instrText>‐</w:instrText>
      </w:r>
      <w:r w:rsidR="00C71BDA">
        <w:rPr>
          <w:rFonts w:ascii="Times New Roman" w:hAnsi="Times New Roman" w:cs="Times New Roman" w:hint="eastAsia"/>
          <w:color w:val="000000" w:themeColor="text1"/>
          <w:sz w:val="20"/>
          <w:szCs w:val="20"/>
          <w:lang w:val="en-IE"/>
        </w:rPr>
        <w:instrText>resolution time</w:instrText>
      </w:r>
      <w:r w:rsidR="00C71BDA">
        <w:rPr>
          <w:rFonts w:ascii="Cambria Math" w:hAnsi="Cambria Math" w:cs="Cambria Math"/>
          <w:color w:val="000000" w:themeColor="text1"/>
          <w:sz w:val="20"/>
          <w:szCs w:val="20"/>
          <w:lang w:val="en-IE"/>
        </w:rPr>
        <w:instrText>‐</w:instrText>
      </w:r>
      <w:r w:rsidR="00C71BDA">
        <w:rPr>
          <w:rFonts w:ascii="Times New Roman" w:hAnsi="Times New Roman" w:cs="Times New Roman" w:hint="eastAsia"/>
          <w:color w:val="000000" w:themeColor="text1"/>
          <w:sz w:val="20"/>
          <w:szCs w:val="20"/>
          <w:lang w:val="en-IE"/>
        </w:rPr>
        <w:instrText>of</w:instrText>
      </w:r>
      <w:r w:rsidR="00C71BDA">
        <w:rPr>
          <w:rFonts w:ascii="Cambria Math" w:hAnsi="Cambria Math" w:cs="Cambria Math"/>
          <w:color w:val="000000" w:themeColor="text1"/>
          <w:sz w:val="20"/>
          <w:szCs w:val="20"/>
          <w:lang w:val="en-IE"/>
        </w:rPr>
        <w:instrText>‐</w:instrText>
      </w:r>
      <w:r w:rsidR="00C71BDA">
        <w:rPr>
          <w:rFonts w:ascii="Times New Roman" w:hAnsi="Times New Roman" w:cs="Times New Roman" w:hint="eastAsia"/>
          <w:color w:val="000000" w:themeColor="text1"/>
          <w:sz w:val="20"/>
          <w:szCs w:val="20"/>
          <w:lang w:val="en-IE"/>
        </w:rPr>
        <w:instrText>flight aerosol</w:instrText>
      </w:r>
      <w:r w:rsidR="00C71BDA">
        <w:rPr>
          <w:rFonts w:ascii="Cambria Math" w:hAnsi="Cambria Math" w:cs="Cambria Math"/>
          <w:color w:val="000000" w:themeColor="text1"/>
          <w:sz w:val="20"/>
          <w:szCs w:val="20"/>
          <w:lang w:val="en-IE"/>
        </w:rPr>
        <w:instrText>‐</w:instrText>
      </w:r>
      <w:r w:rsidR="00C71BDA">
        <w:rPr>
          <w:rFonts w:ascii="Times New Roman" w:hAnsi="Times New Roman" w:cs="Times New Roman" w:hint="eastAsia"/>
          <w:color w:val="000000" w:themeColor="text1"/>
          <w:sz w:val="20"/>
          <w:szCs w:val="20"/>
          <w:lang w:val="en-IE"/>
        </w:rPr>
        <w:instrText>mass</w:instrText>
      </w:r>
      <w:r w:rsidR="00C71BDA">
        <w:rPr>
          <w:rFonts w:ascii="Cambria Math" w:hAnsi="Cambria Math" w:cs="Cambria Math"/>
          <w:color w:val="000000" w:themeColor="text1"/>
          <w:sz w:val="20"/>
          <w:szCs w:val="20"/>
          <w:lang w:val="en-IE"/>
        </w:rPr>
        <w:instrText>‐</w:instrText>
      </w:r>
      <w:r w:rsidR="00C71BDA">
        <w:rPr>
          <w:rFonts w:ascii="Times New Roman" w:hAnsi="Times New Roman" w:cs="Times New Roman" w:hint="eastAsia"/>
          <w:color w:val="000000" w:themeColor="text1"/>
          <w:sz w:val="20"/>
          <w:szCs w:val="20"/>
          <w:lang w:val="en-IE"/>
        </w:rPr>
        <w:instrText>spectrometer (HR</w:instrText>
      </w:r>
      <w:r w:rsidR="00C71BDA">
        <w:rPr>
          <w:rFonts w:ascii="Cambria Math" w:hAnsi="Cambria Math" w:cs="Cambria Math"/>
          <w:color w:val="000000" w:themeColor="text1"/>
          <w:sz w:val="20"/>
          <w:szCs w:val="20"/>
          <w:lang w:val="en-IE"/>
        </w:rPr>
        <w:instrText>‐</w:instrText>
      </w:r>
      <w:r w:rsidR="00C71BDA">
        <w:rPr>
          <w:rFonts w:ascii="Times New Roman" w:hAnsi="Times New Roman" w:cs="Times New Roman" w:hint="eastAsia"/>
          <w:color w:val="000000" w:themeColor="text1"/>
          <w:sz w:val="20"/>
          <w:szCs w:val="20"/>
          <w:lang w:val="en-IE"/>
        </w:rPr>
        <w:instrText>ToF</w:instrText>
      </w:r>
      <w:r w:rsidR="00C71BDA">
        <w:rPr>
          <w:rFonts w:ascii="Cambria Math" w:hAnsi="Cambria Math" w:cs="Cambria Math"/>
          <w:color w:val="000000" w:themeColor="text1"/>
          <w:sz w:val="20"/>
          <w:szCs w:val="20"/>
          <w:lang w:val="en-IE"/>
        </w:rPr>
        <w:instrText>‐</w:instrText>
      </w:r>
      <w:r w:rsidR="00C71BDA">
        <w:rPr>
          <w:rFonts w:ascii="Times New Roman" w:hAnsi="Times New Roman" w:cs="Times New Roman" w:hint="eastAsia"/>
          <w:color w:val="000000" w:themeColor="text1"/>
          <w:sz w:val="20"/>
          <w:szCs w:val="20"/>
          <w:lang w:val="en-IE"/>
        </w:rPr>
        <w:instrText>AMS) was utilized at an urban site in summer (August to September 2011) and winter (November to December 2010), coupled with multiple state of the art online instruments. The average mass concentrations of PM\n              1\n</w:instrText>
      </w:r>
      <w:r w:rsidR="00C71BDA">
        <w:rPr>
          <w:rFonts w:ascii="Times New Roman" w:hAnsi="Times New Roman" w:cs="Times New Roman"/>
          <w:color w:val="000000" w:themeColor="text1"/>
          <w:sz w:val="20"/>
          <w:szCs w:val="20"/>
          <w:lang w:val="en-IE"/>
        </w:rPr>
        <w:instrText xml:space="preserve">              (60–84 µg m\n              −3\n              ) and its chemical compositions in different campaigns of Beijing were relatively consistent in recent years. In summer, the daily variations of PM\n              1\n              mass concentrati</w:instrText>
      </w:r>
      <w:r w:rsidR="00C71BDA">
        <w:rPr>
          <w:rFonts w:ascii="Times New Roman" w:hAnsi="Times New Roman" w:cs="Times New Roman" w:hint="eastAsia"/>
          <w:color w:val="000000" w:themeColor="text1"/>
          <w:sz w:val="20"/>
          <w:szCs w:val="20"/>
          <w:lang w:val="en-IE"/>
        </w:rPr>
        <w:instrText>ons were stable and repeatable. Eighty</w:instrText>
      </w:r>
      <w:r w:rsidR="00C71BDA">
        <w:rPr>
          <w:rFonts w:ascii="Cambria Math" w:hAnsi="Cambria Math" w:cs="Cambria Math"/>
          <w:color w:val="000000" w:themeColor="text1"/>
          <w:sz w:val="20"/>
          <w:szCs w:val="20"/>
          <w:lang w:val="en-IE"/>
        </w:rPr>
        <w:instrText>‐</w:instrText>
      </w:r>
      <w:r w:rsidR="00C71BDA">
        <w:rPr>
          <w:rFonts w:ascii="Times New Roman" w:hAnsi="Times New Roman" w:cs="Times New Roman" w:hint="eastAsia"/>
          <w:color w:val="000000" w:themeColor="text1"/>
          <w:sz w:val="20"/>
          <w:szCs w:val="20"/>
          <w:lang w:val="en-IE"/>
        </w:rPr>
        <w:instrText>two percent of the PM\n              1\n              mass concentration on average was composed of secondary species, where 62% is secondary inorganic aerosol and 20% secondary organic aerosol (SOA). In winter, PM\n</w:instrText>
      </w:r>
      <w:r w:rsidR="00C71BDA">
        <w:rPr>
          <w:rFonts w:ascii="Times New Roman" w:hAnsi="Times New Roman" w:cs="Times New Roman"/>
          <w:color w:val="000000" w:themeColor="text1"/>
          <w:sz w:val="20"/>
          <w:szCs w:val="20"/>
          <w:lang w:val="en-IE"/>
        </w:rPr>
        <w:instrText xml:space="preserve">              1\n              mass concentrations changed dramatically because of the different meteorological conditions. The high average fraction (58%) of primary species in PM\n              1\n              including primary organic aerosol (POA), black carbon, and chloride indicates primary emissions usually played a more important role in the winter. However, aqueous chemistry resulting in efficient secondary formation during occasional periods with high relative humidity may also contribute substantially to haze in winter. Results of past OA source apportionment studies in Beijing show 45–67% of OA in summer and 22–50% of OA in winter can be composed of SOA. Based on the source apportionment results, we found 45% POA in winter and 61% POA in summer are from nonfossil sources, contributed by cooking OA in both seasons and biomass burning OA (BBOA) in winter. Cooking OA, accounting for 13–24% of OA, is an important nonfossil carbon source in all years of Beijing and should not be neglected. The fossil sources of POA include hydrocarbon</w:instrText>
      </w:r>
      <w:r w:rsidR="00C71BDA">
        <w:rPr>
          <w:rFonts w:ascii="Cambria Math" w:hAnsi="Cambria Math" w:cs="Cambria Math"/>
          <w:color w:val="000000" w:themeColor="text1"/>
          <w:sz w:val="20"/>
          <w:szCs w:val="20"/>
          <w:lang w:val="en-IE"/>
        </w:rPr>
        <w:instrText>‐</w:instrText>
      </w:r>
      <w:r w:rsidR="00C71BDA">
        <w:rPr>
          <w:rFonts w:ascii="Times New Roman" w:hAnsi="Times New Roman" w:cs="Times New Roman"/>
          <w:color w:val="000000" w:themeColor="text1"/>
          <w:sz w:val="20"/>
          <w:szCs w:val="20"/>
          <w:lang w:val="en-IE"/>
        </w:rPr>
        <w:instrText xml:space="preserve">like OA from vehicle emissions in both seasons and coal combustion OA (CCOA) in winter. The CCOA and BBOA were the two main contributors (57% of OA) for the highest OA concentrations (&gt;100 µg m\n              −3\n              ) in winter. The POA/ΔCO ratios in winter and summer are 11 and 16 µg m\n              −3\n               ppm\n              −1\n              , respectively, similar to ratios from western cities. Higher OOA/O\n              \n                x\n              \n              (= NO\n              2\n               + O\n              3\n              ) ratio (0.49 µg m\n              −3\n               ppb\n              −1\n              ) in winter study than these ratios from western cities (0.03–0.16 µg m\n              −3\n               ppb\n              −1\n              ) was observed, which may be due to the aqueous reaction or extra SOA formation contributed by semivolatile organic compounds from various primary sources (e.g., BBOA or CCOA) in Beijing. The evolution of oxygen to carbon ratio (O/C) with photochemical age allows to estimate an equivalent rate constant for chemical aging of OA in summer as\n              k\n              OH\n               ~ 4.1 × 10\n              −12\n               cm\n              3\n               molecule\n              −1\n               s\n              −1\n              , which is of the same order as obtained in other anthropogenic influenced areas and may be useful for OA modeling.\n            \n          , \n            Key Points\n            \n              \n                \n                  \n                    PM1 concentrations are consistently high in recent years of Beijing (60 to 85 µg m\n                    −3\n                    )\n                  \n                \n                \n                  Emission sources and formation pathways of aerosol in Beijing are seasonally different\n                \n                \n                  Cooking as nonfossil OA source (13–24%) is important in Beijing","container-title":"Journal of Geophysical Research: Atmospheres","DOI":"10.1002/2015JD024020","ISSN":"2169-897X, 2169-8996","issue":"4","journalAbbreviation":"JGR Atmospheres","language":"en","page":"1955-1977","source":"DOI.org (Crossref)","title":"Chemical composition, sources, and aging process of submicron aerosols in Beijing: Contrast between summer and winter","title-short":"Chemical composition, sources, and aging process of submicron aerosols in Beijing","volume":"121","author":[{"family":"Hu","given":"Weiwei"},{"family":"Hu","given":"Min"},{"family":"Hu","given":"Wei"},{"family":"Jimenez","given":"Jose L."},{"family":"Yuan","given":"Bin"},{"family":"Chen","given":"Wentai"},{"family":"Wang","given":"Ming"},{"family":"Wu","given":"Yusheng"},{"family":"Chen","given":"Chen"},{"family":"Wang","given":"Zhibin"},{"family":"Peng","given":"Jianfei"},{"family":"Zeng","given":"Limin"},{"family":"Shao","given":"Min"}],"issued":{"date-parts":[["2016",2,27]]}}}],"schema":"https://github.com/citation-style-language/schema/raw/master/csl-citation.json"} </w:instrText>
      </w:r>
      <w:r w:rsidR="00DF3E1D" w:rsidRPr="008A3A83">
        <w:rPr>
          <w:rFonts w:ascii="Times New Roman" w:hAnsi="Times New Roman" w:cs="Times New Roman"/>
          <w:color w:val="000000" w:themeColor="text1"/>
          <w:sz w:val="20"/>
          <w:szCs w:val="20"/>
          <w:lang w:val="en-IE"/>
        </w:rPr>
        <w:fldChar w:fldCharType="separate"/>
      </w:r>
      <w:r w:rsidR="00DF3E1D" w:rsidRPr="008A3A83">
        <w:rPr>
          <w:rFonts w:ascii="Times New Roman" w:hAnsi="Times New Roman" w:cs="Times New Roman"/>
          <w:sz w:val="20"/>
          <w:szCs w:val="20"/>
          <w:lang w:val="en-IE"/>
        </w:rPr>
        <w:t xml:space="preserve">(Hu </w:t>
      </w:r>
      <w:r w:rsidR="00A72BC3" w:rsidRPr="00A72BC3">
        <w:rPr>
          <w:rFonts w:ascii="Times New Roman" w:hAnsi="Times New Roman" w:cs="Times New Roman"/>
          <w:i/>
          <w:sz w:val="20"/>
          <w:szCs w:val="20"/>
          <w:lang w:val="en-IE"/>
        </w:rPr>
        <w:t>et al</w:t>
      </w:r>
      <w:r w:rsidR="00DF3E1D" w:rsidRPr="008A3A83">
        <w:rPr>
          <w:rFonts w:ascii="Times New Roman" w:hAnsi="Times New Roman" w:cs="Times New Roman"/>
          <w:sz w:val="20"/>
          <w:szCs w:val="20"/>
          <w:lang w:val="en-IE"/>
        </w:rPr>
        <w:t>. 2016)</w:t>
      </w:r>
      <w:r w:rsidR="00DF3E1D" w:rsidRPr="008A3A83">
        <w:rPr>
          <w:rFonts w:ascii="Times New Roman" w:hAnsi="Times New Roman" w:cs="Times New Roman"/>
          <w:color w:val="000000" w:themeColor="text1"/>
          <w:sz w:val="20"/>
          <w:szCs w:val="20"/>
          <w:lang w:val="en-IE"/>
        </w:rPr>
        <w:fldChar w:fldCharType="end"/>
      </w:r>
      <w:r w:rsidR="00DF3E1D" w:rsidRPr="008A3A83">
        <w:rPr>
          <w:rFonts w:ascii="Times New Roman" w:hAnsi="Times New Roman" w:cs="Times New Roman"/>
          <w:color w:val="000000" w:themeColor="text1"/>
          <w:sz w:val="20"/>
          <w:szCs w:val="20"/>
          <w:lang w:val="en-IE"/>
        </w:rPr>
        <w:t xml:space="preserve"> of more oxidised organic aerosols (R=0.98).</w:t>
      </w:r>
      <w:r w:rsidR="00FA5B9C" w:rsidRPr="008A3A83">
        <w:rPr>
          <w:rFonts w:ascii="Times New Roman" w:hAnsi="Times New Roman" w:cs="Times New Roman"/>
          <w:color w:val="000000" w:themeColor="text1"/>
          <w:sz w:val="20"/>
          <w:szCs w:val="20"/>
          <w:lang w:val="en-IE"/>
        </w:rPr>
        <w:t xml:space="preserve"> T</w:t>
      </w:r>
      <w:r w:rsidR="008E1E61" w:rsidRPr="008A3A83">
        <w:rPr>
          <w:rFonts w:ascii="Times New Roman" w:hAnsi="Times New Roman" w:cs="Times New Roman"/>
          <w:color w:val="000000" w:themeColor="text1"/>
          <w:sz w:val="20"/>
          <w:szCs w:val="20"/>
          <w:lang w:val="en-IE"/>
        </w:rPr>
        <w:t>he weak contribution from C</w:t>
      </w:r>
      <w:r w:rsidR="008E1E61" w:rsidRPr="008A3A83">
        <w:rPr>
          <w:rFonts w:ascii="Times New Roman" w:hAnsi="Times New Roman" w:cs="Times New Roman"/>
          <w:color w:val="000000" w:themeColor="text1"/>
          <w:sz w:val="20"/>
          <w:szCs w:val="20"/>
          <w:vertAlign w:val="subscript"/>
          <w:lang w:val="en-IE"/>
        </w:rPr>
        <w:t>2</w:t>
      </w:r>
      <w:r w:rsidR="008E1E61" w:rsidRPr="008A3A83">
        <w:rPr>
          <w:rFonts w:ascii="Times New Roman" w:hAnsi="Times New Roman" w:cs="Times New Roman"/>
          <w:color w:val="000000" w:themeColor="text1"/>
          <w:sz w:val="20"/>
          <w:szCs w:val="20"/>
          <w:lang w:val="en-IE"/>
        </w:rPr>
        <w:t>H</w:t>
      </w:r>
      <w:r w:rsidR="008E1E61" w:rsidRPr="008A3A83">
        <w:rPr>
          <w:rFonts w:ascii="Times New Roman" w:hAnsi="Times New Roman" w:cs="Times New Roman"/>
          <w:color w:val="000000" w:themeColor="text1"/>
          <w:sz w:val="20"/>
          <w:szCs w:val="20"/>
          <w:vertAlign w:val="subscript"/>
          <w:lang w:val="en-IE"/>
        </w:rPr>
        <w:t>3</w:t>
      </w:r>
      <w:r w:rsidR="008E1E61" w:rsidRPr="008A3A83">
        <w:rPr>
          <w:rFonts w:ascii="Times New Roman" w:hAnsi="Times New Roman" w:cs="Times New Roman"/>
          <w:color w:val="000000" w:themeColor="text1"/>
          <w:sz w:val="20"/>
          <w:szCs w:val="20"/>
          <w:lang w:val="en-IE"/>
        </w:rPr>
        <w:t>O</w:t>
      </w:r>
      <w:r w:rsidR="008E1E61" w:rsidRPr="008A3A83">
        <w:rPr>
          <w:rFonts w:ascii="Times New Roman" w:hAnsi="Times New Roman" w:cs="Times New Roman"/>
          <w:color w:val="000000" w:themeColor="text1"/>
          <w:sz w:val="20"/>
          <w:szCs w:val="20"/>
          <w:vertAlign w:val="superscript"/>
          <w:lang w:val="en-IE"/>
        </w:rPr>
        <w:t>+</w:t>
      </w:r>
      <w:r w:rsidR="008E1E61" w:rsidRPr="008A3A83">
        <w:rPr>
          <w:rFonts w:ascii="Times New Roman" w:hAnsi="Times New Roman" w:cs="Times New Roman"/>
          <w:color w:val="000000" w:themeColor="text1"/>
          <w:sz w:val="20"/>
          <w:szCs w:val="20"/>
          <w:lang w:val="en-IE"/>
        </w:rPr>
        <w:t xml:space="preserve"> (3.16%) which has been reported to be predominantly due to non-acid oxygenates (Ng </w:t>
      </w:r>
      <w:r w:rsidR="00A72BC3" w:rsidRPr="00A72BC3">
        <w:rPr>
          <w:rFonts w:ascii="Times New Roman" w:hAnsi="Times New Roman" w:cs="Times New Roman"/>
          <w:i/>
          <w:color w:val="000000" w:themeColor="text1"/>
          <w:sz w:val="20"/>
          <w:szCs w:val="20"/>
          <w:lang w:val="en-IE"/>
        </w:rPr>
        <w:t>et al</w:t>
      </w:r>
      <w:r w:rsidR="008E1E61" w:rsidRPr="008A3A83">
        <w:rPr>
          <w:rFonts w:ascii="Times New Roman" w:hAnsi="Times New Roman" w:cs="Times New Roman"/>
          <w:color w:val="000000" w:themeColor="text1"/>
          <w:sz w:val="20"/>
          <w:szCs w:val="20"/>
          <w:lang w:val="en-IE"/>
        </w:rPr>
        <w:t>., 2011</w:t>
      </w:r>
      <w:r w:rsidR="00FA5B9C" w:rsidRPr="008A3A83">
        <w:rPr>
          <w:rFonts w:ascii="Times New Roman" w:hAnsi="Times New Roman" w:cs="Times New Roman"/>
          <w:color w:val="000000" w:themeColor="text1"/>
          <w:sz w:val="20"/>
          <w:szCs w:val="20"/>
          <w:lang w:val="en-IE"/>
        </w:rPr>
        <w:t>a) suggests</w:t>
      </w:r>
      <w:r w:rsidR="008E1E61" w:rsidRPr="008A3A83">
        <w:rPr>
          <w:rFonts w:ascii="Times New Roman" w:hAnsi="Times New Roman" w:cs="Times New Roman"/>
          <w:color w:val="000000" w:themeColor="text1"/>
          <w:sz w:val="20"/>
          <w:szCs w:val="20"/>
          <w:lang w:val="en-IE"/>
        </w:rPr>
        <w:t xml:space="preserve"> a considerable prevalence of aging/oxidation during transport over the North-East Atlantic Ocean</w:t>
      </w:r>
      <w:r w:rsidR="006C18E4" w:rsidRPr="008A3A83">
        <w:rPr>
          <w:rFonts w:ascii="Times New Roman" w:hAnsi="Times New Roman" w:cs="Times New Roman"/>
          <w:color w:val="000000" w:themeColor="text1"/>
          <w:sz w:val="20"/>
          <w:szCs w:val="20"/>
          <w:lang w:val="en-IE"/>
        </w:rPr>
        <w:t>.</w:t>
      </w:r>
      <w:ins w:id="82" w:author="Ovadnevaite, Jurgita" w:date="2024-07-02T17:14:00Z" w16du:dateUtc="2024-07-02T16:14:00Z">
        <w:r w:rsidR="003153CD">
          <w:rPr>
            <w:rFonts w:ascii="Times New Roman" w:hAnsi="Times New Roman" w:cs="Times New Roman"/>
            <w:color w:val="000000" w:themeColor="text1"/>
            <w:sz w:val="20"/>
            <w:szCs w:val="20"/>
            <w:lang w:val="en-IE"/>
          </w:rPr>
          <w:t xml:space="preserve"> </w:t>
        </w:r>
      </w:ins>
      <w:r w:rsidR="006C18E4" w:rsidRPr="008A3A83">
        <w:rPr>
          <w:rFonts w:ascii="Times New Roman" w:hAnsi="Times New Roman" w:cs="Times New Roman"/>
          <w:color w:val="000000" w:themeColor="text1"/>
          <w:sz w:val="20"/>
          <w:szCs w:val="20"/>
          <w:lang w:val="en-IE"/>
        </w:rPr>
        <w:t xml:space="preserve">This is also further confirmed by the low m/z 43:44 ratio of 0.12 hinting to MO-OOA rather than less oxidised species </w:t>
      </w:r>
      <w:r w:rsidR="006C18E4" w:rsidRPr="008A3A83">
        <w:rPr>
          <w:rFonts w:ascii="Times New Roman" w:hAnsi="Times New Roman" w:cs="Times New Roman"/>
          <w:color w:val="000000" w:themeColor="text1"/>
          <w:sz w:val="20"/>
          <w:szCs w:val="20"/>
          <w:lang w:val="en-IE"/>
        </w:rPr>
        <w:fldChar w:fldCharType="begin"/>
      </w:r>
      <w:r w:rsidR="00C71BDA">
        <w:rPr>
          <w:rFonts w:ascii="Times New Roman" w:hAnsi="Times New Roman" w:cs="Times New Roman"/>
          <w:color w:val="000000" w:themeColor="text1"/>
          <w:sz w:val="20"/>
          <w:szCs w:val="20"/>
          <w:lang w:val="en-IE"/>
        </w:rPr>
        <w:instrText xml:space="preserve"> ADDIN ZOTERO_ITEM CSL_CITATION {"citationID":"vtNCXaJX","properties":{"formattedCitation":"(Ng et al. 2011)","plainCitation":"(Ng et al. 2011)","noteIndex":0},"citationItems":[{"id":79,"uris":["http://zotero.org/users/5865966/items/E4DAL979"],"itemData":{"id":79,"type":"article-journal","container-title":"Atmospheric Chemistry and Physics","DOI":"10.5194/acp-11-6465-2011","issue":"13","page":"6465–6474","title":"Changes in organic aerosol composition with aging inferred from aerosol mass spectra","volume":"11","author":[{"family":"Ng","given":"N. L."},{"family":"Canagaratna","given":"M. R."},{"family":"Jimenez","given":"J. L."},{"family":"Chhabra","given":"P. S."},{"family":"Seinfeld","given":"J. H."},{"family":"Worsnop","given":"D. R."}],"issued":{"date-parts":[["2011"]]}}}],"schema":"https://github.com/citation-style-language/schema/raw/master/csl-citation.json"} </w:instrText>
      </w:r>
      <w:r w:rsidR="006C18E4" w:rsidRPr="008A3A83">
        <w:rPr>
          <w:rFonts w:ascii="Times New Roman" w:hAnsi="Times New Roman" w:cs="Times New Roman"/>
          <w:color w:val="000000" w:themeColor="text1"/>
          <w:sz w:val="20"/>
          <w:szCs w:val="20"/>
          <w:lang w:val="en-IE"/>
        </w:rPr>
        <w:fldChar w:fldCharType="separate"/>
      </w:r>
      <w:r w:rsidR="006C18E4" w:rsidRPr="008A3A83">
        <w:rPr>
          <w:rFonts w:ascii="Times New Roman" w:hAnsi="Times New Roman" w:cs="Times New Roman"/>
          <w:sz w:val="20"/>
          <w:szCs w:val="20"/>
          <w:lang w:val="en-IE"/>
        </w:rPr>
        <w:t xml:space="preserve">(Ng </w:t>
      </w:r>
      <w:r w:rsidR="00A72BC3" w:rsidRPr="00A72BC3">
        <w:rPr>
          <w:rFonts w:ascii="Times New Roman" w:hAnsi="Times New Roman" w:cs="Times New Roman"/>
          <w:i/>
          <w:sz w:val="20"/>
          <w:szCs w:val="20"/>
          <w:lang w:val="en-IE"/>
        </w:rPr>
        <w:t>et al</w:t>
      </w:r>
      <w:r w:rsidR="006C18E4" w:rsidRPr="008A3A83">
        <w:rPr>
          <w:rFonts w:ascii="Times New Roman" w:hAnsi="Times New Roman" w:cs="Times New Roman"/>
          <w:sz w:val="20"/>
          <w:szCs w:val="20"/>
          <w:lang w:val="en-IE"/>
        </w:rPr>
        <w:t>. 2011)</w:t>
      </w:r>
      <w:r w:rsidR="006C18E4" w:rsidRPr="008A3A83">
        <w:rPr>
          <w:rFonts w:ascii="Times New Roman" w:hAnsi="Times New Roman" w:cs="Times New Roman"/>
          <w:color w:val="000000" w:themeColor="text1"/>
          <w:sz w:val="20"/>
          <w:szCs w:val="20"/>
          <w:lang w:val="en-IE"/>
        </w:rPr>
        <w:fldChar w:fldCharType="end"/>
      </w:r>
      <w:r w:rsidR="006C18E4" w:rsidRPr="008A3A83">
        <w:rPr>
          <w:rFonts w:ascii="Times New Roman" w:hAnsi="Times New Roman" w:cs="Times New Roman"/>
          <w:color w:val="000000" w:themeColor="text1"/>
          <w:sz w:val="20"/>
          <w:szCs w:val="20"/>
          <w:lang w:val="en-IE"/>
        </w:rPr>
        <w:t>.</w:t>
      </w:r>
      <w:r w:rsidR="006C18E4">
        <w:rPr>
          <w:rFonts w:ascii="Times New Roman" w:hAnsi="Times New Roman" w:cs="Times New Roman"/>
          <w:color w:val="000000" w:themeColor="text1"/>
          <w:sz w:val="20"/>
          <w:szCs w:val="20"/>
          <w:lang w:val="en-IE"/>
        </w:rPr>
        <w:t xml:space="preserve"> </w:t>
      </w:r>
      <w:r w:rsidR="008E1E61" w:rsidRPr="008A3A83">
        <w:rPr>
          <w:rFonts w:ascii="Times New Roman" w:hAnsi="Times New Roman" w:cs="Times New Roman"/>
          <w:color w:val="000000" w:themeColor="text1"/>
          <w:sz w:val="20"/>
          <w:szCs w:val="20"/>
          <w:lang w:val="en-IE"/>
        </w:rPr>
        <w:t xml:space="preserve">This factor respective O:C ratio and H:C ratio of 0.78 and 1.17 </w:t>
      </w:r>
      <w:r w:rsidR="006C18E4">
        <w:rPr>
          <w:rFonts w:ascii="Times New Roman" w:hAnsi="Times New Roman" w:cs="Times New Roman"/>
          <w:color w:val="000000" w:themeColor="text1"/>
          <w:sz w:val="20"/>
          <w:szCs w:val="20"/>
          <w:lang w:val="en-IE"/>
        </w:rPr>
        <w:t>further agree with</w:t>
      </w:r>
      <w:r w:rsidR="008E1E61" w:rsidRPr="008A3A83">
        <w:rPr>
          <w:rFonts w:ascii="Times New Roman" w:hAnsi="Times New Roman" w:cs="Times New Roman"/>
          <w:color w:val="000000" w:themeColor="text1"/>
          <w:sz w:val="20"/>
          <w:szCs w:val="20"/>
          <w:lang w:val="en-IE"/>
        </w:rPr>
        <w:t xml:space="preserve"> </w:t>
      </w:r>
      <w:r w:rsidR="006C18E4">
        <w:rPr>
          <w:rFonts w:ascii="Times New Roman" w:hAnsi="Times New Roman" w:cs="Times New Roman"/>
          <w:color w:val="000000" w:themeColor="text1"/>
          <w:sz w:val="20"/>
          <w:szCs w:val="20"/>
          <w:lang w:val="en-IE"/>
        </w:rPr>
        <w:t>MO-OOA reported</w:t>
      </w:r>
      <w:r w:rsidR="008E1E61" w:rsidRPr="008A3A83">
        <w:rPr>
          <w:rFonts w:ascii="Times New Roman" w:hAnsi="Times New Roman" w:cs="Times New Roman"/>
          <w:color w:val="000000" w:themeColor="text1"/>
          <w:sz w:val="20"/>
          <w:szCs w:val="20"/>
          <w:lang w:val="en-IE"/>
        </w:rPr>
        <w:t xml:space="preserve"> at other</w:t>
      </w:r>
      <w:r w:rsidR="006C18E4">
        <w:rPr>
          <w:rFonts w:ascii="Times New Roman" w:hAnsi="Times New Roman" w:cs="Times New Roman"/>
          <w:color w:val="000000" w:themeColor="text1"/>
          <w:sz w:val="20"/>
          <w:szCs w:val="20"/>
          <w:lang w:val="en-IE"/>
        </w:rPr>
        <w:t xml:space="preserve"> similar</w:t>
      </w:r>
      <w:r w:rsidR="008E1E61" w:rsidRPr="008A3A83">
        <w:rPr>
          <w:rFonts w:ascii="Times New Roman" w:hAnsi="Times New Roman" w:cs="Times New Roman"/>
          <w:color w:val="000000" w:themeColor="text1"/>
          <w:sz w:val="20"/>
          <w:szCs w:val="20"/>
          <w:lang w:val="en-IE"/>
        </w:rPr>
        <w:t xml:space="preserve"> locations</w:t>
      </w:r>
      <w:r w:rsidR="006C18E4">
        <w:rPr>
          <w:rFonts w:ascii="Times New Roman" w:hAnsi="Times New Roman" w:cs="Times New Roman"/>
          <w:color w:val="000000" w:themeColor="text1"/>
          <w:sz w:val="20"/>
          <w:szCs w:val="20"/>
          <w:lang w:val="en-IE"/>
        </w:rPr>
        <w:t xml:space="preserve"> (</w:t>
      </w:r>
      <w:r w:rsidR="00953AAC">
        <w:rPr>
          <w:rFonts w:ascii="Times New Roman" w:hAnsi="Times New Roman" w:cs="Times New Roman"/>
          <w:color w:val="000000" w:themeColor="text1"/>
          <w:sz w:val="20"/>
          <w:szCs w:val="20"/>
          <w:lang w:val="en-IE"/>
        </w:rPr>
        <w:t>Figure S</w:t>
      </w:r>
      <w:r w:rsidR="006710C2">
        <w:rPr>
          <w:rFonts w:ascii="Times New Roman" w:hAnsi="Times New Roman" w:cs="Times New Roman"/>
          <w:color w:val="000000" w:themeColor="text1"/>
          <w:sz w:val="20"/>
          <w:szCs w:val="20"/>
          <w:lang w:val="en-IE"/>
        </w:rPr>
        <w:t>6</w:t>
      </w:r>
      <w:r w:rsidR="00953AAC">
        <w:rPr>
          <w:rFonts w:ascii="Times New Roman" w:hAnsi="Times New Roman" w:cs="Times New Roman"/>
          <w:color w:val="000000" w:themeColor="text1"/>
          <w:sz w:val="20"/>
          <w:szCs w:val="20"/>
          <w:lang w:val="en-IE"/>
        </w:rPr>
        <w:t>).</w:t>
      </w:r>
    </w:p>
    <w:p w14:paraId="66BCCEFB" w14:textId="1AEADD2E" w:rsidR="00113451" w:rsidRPr="008A3A83" w:rsidRDefault="006C18E4" w:rsidP="008A3A83">
      <w:pPr>
        <w:pBdr>
          <w:top w:val="nil"/>
          <w:left w:val="nil"/>
          <w:bottom w:val="nil"/>
          <w:right w:val="nil"/>
          <w:between w:val="nil"/>
        </w:pBdr>
        <w:spacing w:line="360" w:lineRule="auto"/>
        <w:jc w:val="both"/>
        <w:rPr>
          <w:rFonts w:ascii="Times New Roman" w:hAnsi="Times New Roman" w:cs="Times New Roman"/>
          <w:sz w:val="20"/>
          <w:szCs w:val="20"/>
          <w:lang w:val="en-IE"/>
        </w:rPr>
      </w:pPr>
      <w:r>
        <w:rPr>
          <w:rFonts w:ascii="Times New Roman" w:hAnsi="Times New Roman" w:cs="Times New Roman"/>
          <w:color w:val="000000" w:themeColor="text1"/>
          <w:sz w:val="20"/>
          <w:szCs w:val="20"/>
          <w:lang w:val="en-IE"/>
        </w:rPr>
        <w:t>Here, MO-OOA</w:t>
      </w:r>
      <w:r w:rsidR="008E1E61" w:rsidRPr="008A3A83">
        <w:rPr>
          <w:rFonts w:ascii="Times New Roman" w:hAnsi="Times New Roman" w:cs="Times New Roman"/>
          <w:color w:val="000000" w:themeColor="text1"/>
          <w:sz w:val="20"/>
          <w:szCs w:val="20"/>
          <w:lang w:val="en-IE"/>
        </w:rPr>
        <w:t xml:space="preserve"> had a strong contribution from CO</w:t>
      </w:r>
      <w:r w:rsidR="008E1E61" w:rsidRPr="008A3A83">
        <w:rPr>
          <w:rFonts w:ascii="Times New Roman" w:hAnsi="Times New Roman" w:cs="Times New Roman"/>
          <w:color w:val="000000" w:themeColor="text1"/>
          <w:sz w:val="20"/>
          <w:szCs w:val="20"/>
          <w:vertAlign w:val="subscript"/>
          <w:lang w:val="en-IE"/>
        </w:rPr>
        <w:t>2</w:t>
      </w:r>
      <w:r w:rsidR="008E1E61" w:rsidRPr="008A3A83">
        <w:rPr>
          <w:rFonts w:ascii="Times New Roman" w:hAnsi="Times New Roman" w:cs="Times New Roman"/>
          <w:color w:val="000000" w:themeColor="text1"/>
          <w:sz w:val="20"/>
          <w:szCs w:val="20"/>
          <w:vertAlign w:val="superscript"/>
          <w:lang w:val="en-IE"/>
        </w:rPr>
        <w:t>+</w:t>
      </w:r>
      <w:r w:rsidR="008E1E61" w:rsidRPr="008A3A83">
        <w:rPr>
          <w:rFonts w:ascii="Times New Roman" w:hAnsi="Times New Roman" w:cs="Times New Roman"/>
          <w:color w:val="000000" w:themeColor="text1"/>
          <w:sz w:val="20"/>
          <w:szCs w:val="20"/>
          <w:lang w:val="en-IE"/>
        </w:rPr>
        <w:t xml:space="preserve"> (25</w:t>
      </w:r>
      <w:r w:rsidR="0036533D" w:rsidRPr="008A3A83">
        <w:rPr>
          <w:rFonts w:ascii="Times New Roman" w:hAnsi="Times New Roman" w:cs="Times New Roman"/>
          <w:color w:val="000000" w:themeColor="text1"/>
          <w:sz w:val="20"/>
          <w:szCs w:val="20"/>
          <w:lang w:val="en-IE"/>
        </w:rPr>
        <w:t>.7</w:t>
      </w:r>
      <w:r w:rsidR="004C7272" w:rsidRPr="008A3A83">
        <w:rPr>
          <w:rFonts w:ascii="Times New Roman" w:hAnsi="Times New Roman" w:cs="Times New Roman"/>
          <w:color w:val="000000" w:themeColor="text1"/>
          <w:sz w:val="20"/>
          <w:szCs w:val="20"/>
          <w:lang w:val="en-IE"/>
        </w:rPr>
        <w:t>%) which</w:t>
      </w:r>
      <w:r w:rsidR="008E1E61" w:rsidRPr="008A3A83">
        <w:rPr>
          <w:rFonts w:ascii="Times New Roman" w:hAnsi="Times New Roman" w:cs="Times New Roman"/>
          <w:color w:val="000000" w:themeColor="text1"/>
          <w:sz w:val="20"/>
          <w:szCs w:val="20"/>
          <w:lang w:val="en-IE"/>
        </w:rPr>
        <w:t xml:space="preserve"> is assumed to originate mainly from acids or acid-derived compounds</w:t>
      </w:r>
      <w:r w:rsidR="001A24E9" w:rsidRPr="008A3A83">
        <w:rPr>
          <w:rFonts w:ascii="Times New Roman" w:hAnsi="Times New Roman" w:cs="Times New Roman"/>
          <w:color w:val="000000" w:themeColor="text1"/>
          <w:sz w:val="20"/>
          <w:szCs w:val="20"/>
          <w:lang w:val="en-IE"/>
        </w:rPr>
        <w:t xml:space="preserve"> </w:t>
      </w:r>
      <w:r w:rsidR="001A24E9" w:rsidRPr="008A3A83">
        <w:rPr>
          <w:rFonts w:ascii="Times New Roman" w:hAnsi="Times New Roman" w:cs="Times New Roman"/>
          <w:color w:val="000000" w:themeColor="text1"/>
          <w:sz w:val="20"/>
          <w:szCs w:val="20"/>
          <w:lang w:val="en-IE"/>
        </w:rPr>
        <w:fldChar w:fldCharType="begin"/>
      </w:r>
      <w:r w:rsidR="00C71BDA">
        <w:rPr>
          <w:rFonts w:ascii="Times New Roman" w:hAnsi="Times New Roman" w:cs="Times New Roman"/>
          <w:color w:val="000000" w:themeColor="text1"/>
          <w:sz w:val="20"/>
          <w:szCs w:val="20"/>
          <w:lang w:val="en-IE"/>
        </w:rPr>
        <w:instrText xml:space="preserve"> ADDIN ZOTERO_ITEM CSL_CITATION {"citationID":"Unm0bM0U","properties":{"formattedCitation":"(Duplissy et al. 2011; Ng et al. 2011)","plainCitation":"(Duplissy et al. 2011; Ng et al. 2011)","noteIndex":0},"citationItems":[{"id":1761,"uris":["http://zotero.org/groups/3856298/items/JLYQ5VYY"],"itemData":{"id":1761,"type":"article-journal","abstract":"Abstract. A hygroscopicity tandem differential mobility analyzer (HTDMA) was used to measure the water uptake (hygroscopicity) of secondary organic aerosol (SOA) formed during the chemical and photochemical oxidation of several organic precursors in a smog chamber. Electron ionization mass spectra of the non-refractory submicron aerosol were simultaneously determined with an aerosol mass spectrometer (AMS), and correlations between the two different signals were investigated. SOA hygroscopicity was found to strongly correlate with the relative abundance of the ion signal m/z 44 expressed as a fraction of total organic signal (f44). m/z 44 is due mostly to the ion fragment CO2+ for all types of SOA systems studied, and has been previously shown to strongly correlate with organic O/C for ambient and chamber OA. The analysis was also performed on ambient OA from two field experiments at the remote site Jungfraujoch, and the megacity Mexico City, where similar results were found. A simple empirical linear relation between the hygroscopicity of OA at subsaturated RH, as given by the hygroscopic growth factor (GF) or \"ϰorg\" parameter, and f44 was determined and is given by ϰorg = 2.2 × f44 − 0.13. This approximation can be further verified and refined as the database for AMS and HTDMA measurements is constantly being expanded around the world. The use of this approximation could introduce an important simplification in the parameterization of hygroscopicity of OA in atmospheric models, since f44 is correlated with the photochemical age of an air mass.","container-title":"Atmospheric Chemistry and Physics","DOI":"10.5194/acp-11-1155-2011","ISSN":"1680-7324","issue":"3","journalAbbreviation":"Atmos. Chem. Phys.","language":"en","page":"1155-1165","source":"DOI.org (Crossref)","title":"Relating hygroscopicity and composition of organic aerosol particulate matter","volume":"11","author":[{"family":"Duplissy","given":"J."},{"family":"DeCarlo","given":"P. F."},{"family":"Dommen","given":"J."},{"family":"Alfarra","given":"M. R."},{"family":"Metzger","given":"A."},{"family":"Barmpadimos","given":"I."},{"family":"Prevot","given":"A. S. H."},{"family":"Weingartner","given":"E."},{"family":"Tritscher","given":"T."},{"family":"Gysel","given":"M."},{"family":"Aiken","given":"A. C."},{"family":"Jimenez","given":"J. L."},{"family":"Canagaratna","given":"M. R."},{"family":"Worsnop","given":"D. R."},{"family":"Collins","given":"D. R."},{"family":"Tomlinson","given":"J."},{"family":"Baltensperger","given":"U."}],"issued":{"date-parts":[["2011",2,10]]}}},{"id":79,"uris":["http://zotero.org/users/5865966/items/E4DAL979"],"itemData":{"id":79,"type":"article-journal","container-title":"Atmospheric Chemistry and Physics","DOI":"10.5194/acp-11-6465-2011","issue":"13","page":"6465–6474","title":"Changes in organic aerosol composition with aging inferred from aerosol mass spectra","volume":"11","author":[{"family":"Ng","given":"N. L."},{"family":"Canagaratna","given":"M. R."},{"family":"Jimenez","given":"J. L."},{"family":"Chhabra","given":"P. S."},{"family":"Seinfeld","given":"J. H."},{"family":"Worsnop","given":"D. R."}],"issued":{"date-parts":[["2011"]]}}}],"schema":"https://github.com/citation-style-language/schema/raw/master/csl-citation.json"} </w:instrText>
      </w:r>
      <w:r w:rsidR="001A24E9" w:rsidRPr="008A3A83">
        <w:rPr>
          <w:rFonts w:ascii="Times New Roman" w:hAnsi="Times New Roman" w:cs="Times New Roman"/>
          <w:color w:val="000000" w:themeColor="text1"/>
          <w:sz w:val="20"/>
          <w:szCs w:val="20"/>
          <w:lang w:val="en-IE"/>
        </w:rPr>
        <w:fldChar w:fldCharType="separate"/>
      </w:r>
      <w:r w:rsidR="001A24E9" w:rsidRPr="008A3A83">
        <w:rPr>
          <w:rFonts w:ascii="Times New Roman" w:hAnsi="Times New Roman" w:cs="Times New Roman"/>
          <w:sz w:val="20"/>
          <w:szCs w:val="20"/>
          <w:lang w:val="en-IE"/>
        </w:rPr>
        <w:t xml:space="preserve">(Duplissy </w:t>
      </w:r>
      <w:r w:rsidR="00A72BC3" w:rsidRPr="00A72BC3">
        <w:rPr>
          <w:rFonts w:ascii="Times New Roman" w:hAnsi="Times New Roman" w:cs="Times New Roman"/>
          <w:i/>
          <w:sz w:val="20"/>
          <w:szCs w:val="20"/>
          <w:lang w:val="en-IE"/>
        </w:rPr>
        <w:t>et al</w:t>
      </w:r>
      <w:r w:rsidR="001A24E9" w:rsidRPr="008A3A83">
        <w:rPr>
          <w:rFonts w:ascii="Times New Roman" w:hAnsi="Times New Roman" w:cs="Times New Roman"/>
          <w:sz w:val="20"/>
          <w:szCs w:val="20"/>
          <w:lang w:val="en-IE"/>
        </w:rPr>
        <w:t xml:space="preserve">. 2011; Ng </w:t>
      </w:r>
      <w:r w:rsidR="00A72BC3" w:rsidRPr="00A72BC3">
        <w:rPr>
          <w:rFonts w:ascii="Times New Roman" w:hAnsi="Times New Roman" w:cs="Times New Roman"/>
          <w:i/>
          <w:sz w:val="20"/>
          <w:szCs w:val="20"/>
          <w:lang w:val="en-IE"/>
        </w:rPr>
        <w:t>et al</w:t>
      </w:r>
      <w:r w:rsidR="001A24E9" w:rsidRPr="008A3A83">
        <w:rPr>
          <w:rFonts w:ascii="Times New Roman" w:hAnsi="Times New Roman" w:cs="Times New Roman"/>
          <w:sz w:val="20"/>
          <w:szCs w:val="20"/>
          <w:lang w:val="en-IE"/>
        </w:rPr>
        <w:t>. 2011)</w:t>
      </w:r>
      <w:r w:rsidR="001A24E9" w:rsidRPr="008A3A83">
        <w:rPr>
          <w:rFonts w:ascii="Times New Roman" w:hAnsi="Times New Roman" w:cs="Times New Roman"/>
          <w:color w:val="000000" w:themeColor="text1"/>
          <w:sz w:val="20"/>
          <w:szCs w:val="20"/>
          <w:lang w:val="en-IE"/>
        </w:rPr>
        <w:fldChar w:fldCharType="end"/>
      </w:r>
      <w:r w:rsidR="001A24E9" w:rsidRPr="008A3A83">
        <w:rPr>
          <w:rFonts w:ascii="Times New Roman" w:hAnsi="Times New Roman" w:cs="Times New Roman"/>
          <w:color w:val="000000" w:themeColor="text1"/>
          <w:sz w:val="20"/>
          <w:szCs w:val="20"/>
          <w:lang w:val="en-IE"/>
        </w:rPr>
        <w:t xml:space="preserve"> </w:t>
      </w:r>
      <w:r w:rsidR="008E1E61" w:rsidRPr="008A3A83">
        <w:rPr>
          <w:rFonts w:ascii="Times New Roman" w:hAnsi="Times New Roman" w:cs="Times New Roman"/>
          <w:color w:val="000000" w:themeColor="text1"/>
          <w:sz w:val="20"/>
          <w:szCs w:val="20"/>
          <w:lang w:val="en-IE"/>
        </w:rPr>
        <w:t>that are known to be mostly water-soluble</w:t>
      </w:r>
      <w:r w:rsidR="001A24E9" w:rsidRPr="008A3A83">
        <w:rPr>
          <w:rFonts w:ascii="Times New Roman" w:hAnsi="Times New Roman" w:cs="Times New Roman"/>
          <w:color w:val="000000" w:themeColor="text1"/>
          <w:sz w:val="20"/>
          <w:szCs w:val="20"/>
          <w:lang w:val="en-IE"/>
        </w:rPr>
        <w:t xml:space="preserve"> </w:t>
      </w:r>
      <w:r w:rsidR="001A24E9" w:rsidRPr="008A3A83">
        <w:rPr>
          <w:rFonts w:ascii="Times New Roman" w:hAnsi="Times New Roman" w:cs="Times New Roman"/>
          <w:color w:val="000000" w:themeColor="text1"/>
          <w:sz w:val="20"/>
          <w:szCs w:val="20"/>
          <w:lang w:val="en-IE"/>
        </w:rPr>
        <w:fldChar w:fldCharType="begin"/>
      </w:r>
      <w:r w:rsidR="00C71BDA">
        <w:rPr>
          <w:rFonts w:ascii="Times New Roman" w:hAnsi="Times New Roman" w:cs="Times New Roman"/>
          <w:color w:val="000000" w:themeColor="text1"/>
          <w:sz w:val="20"/>
          <w:szCs w:val="20"/>
          <w:lang w:val="en-IE"/>
        </w:rPr>
        <w:instrText xml:space="preserve"> ADDIN ZOTERO_ITEM CSL_CITATION {"citationID":"yUisC5cc","properties":{"formattedCitation":"(Decesari et al. 2007)","plainCitation":"(Decesari et al. 2007)","noteIndex":0},"citationItems":[{"id":2384,"uris":["http://zotero.org/groups/3856298/items/GSTNYYZU"],"itemData":{"id":2384,"type":"article-journal","container-title":"Environmental Science &amp; Technology","DOI":"10.1021/es061711l","ISSN":"0013-936X, 1520-5851","issue":"7","journalAbbreviation":"Environ. Sci. Technol.","language":"en","page":"2479-2484","source":"DOI.org (Crossref)","title":"Source Attribution of Water-Soluble Organic Aerosol by Nuclear Magnetic Resonance Spectroscopy","volume":"41","author":[{"family":"Decesari","given":"Stefano"},{"family":"Mircea","given":"Mihaiela"},{"family":"Cavalli","given":"Fabrizia"},{"family":"Fuzzi","given":"Sandro"},{"family":"Moretti","given":"Fabio"},{"family":"Tagliavini","given":"Emilio"},{"family":"Facchini","given":"Maria Cristina"}],"issued":{"date-parts":[["2007",4,1]]}}}],"schema":"https://github.com/citation-style-language/schema/raw/master/csl-citation.json"} </w:instrText>
      </w:r>
      <w:r w:rsidR="001A24E9" w:rsidRPr="008A3A83">
        <w:rPr>
          <w:rFonts w:ascii="Times New Roman" w:hAnsi="Times New Roman" w:cs="Times New Roman"/>
          <w:color w:val="000000" w:themeColor="text1"/>
          <w:sz w:val="20"/>
          <w:szCs w:val="20"/>
          <w:lang w:val="en-IE"/>
        </w:rPr>
        <w:fldChar w:fldCharType="separate"/>
      </w:r>
      <w:r w:rsidR="001A24E9" w:rsidRPr="008A3A83">
        <w:rPr>
          <w:rFonts w:ascii="Times New Roman" w:hAnsi="Times New Roman" w:cs="Times New Roman"/>
          <w:sz w:val="20"/>
          <w:szCs w:val="20"/>
          <w:lang w:val="en-IE"/>
        </w:rPr>
        <w:t xml:space="preserve">(Decesari </w:t>
      </w:r>
      <w:r w:rsidR="00A72BC3" w:rsidRPr="00A72BC3">
        <w:rPr>
          <w:rFonts w:ascii="Times New Roman" w:hAnsi="Times New Roman" w:cs="Times New Roman"/>
          <w:i/>
          <w:sz w:val="20"/>
          <w:szCs w:val="20"/>
          <w:lang w:val="en-IE"/>
        </w:rPr>
        <w:t>et al</w:t>
      </w:r>
      <w:r w:rsidR="001A24E9" w:rsidRPr="008A3A83">
        <w:rPr>
          <w:rFonts w:ascii="Times New Roman" w:hAnsi="Times New Roman" w:cs="Times New Roman"/>
          <w:sz w:val="20"/>
          <w:szCs w:val="20"/>
          <w:lang w:val="en-IE"/>
        </w:rPr>
        <w:t>. 2007)</w:t>
      </w:r>
      <w:r w:rsidR="001A24E9" w:rsidRPr="008A3A83">
        <w:rPr>
          <w:rFonts w:ascii="Times New Roman" w:hAnsi="Times New Roman" w:cs="Times New Roman"/>
          <w:color w:val="000000" w:themeColor="text1"/>
          <w:sz w:val="20"/>
          <w:szCs w:val="20"/>
          <w:lang w:val="en-IE"/>
        </w:rPr>
        <w:fldChar w:fldCharType="end"/>
      </w:r>
      <w:r w:rsidR="001A24E9" w:rsidRPr="008A3A83">
        <w:rPr>
          <w:rFonts w:ascii="Times New Roman" w:hAnsi="Times New Roman" w:cs="Times New Roman"/>
          <w:color w:val="000000" w:themeColor="text1"/>
          <w:sz w:val="20"/>
          <w:szCs w:val="20"/>
          <w:lang w:val="en-IE"/>
        </w:rPr>
        <w:t xml:space="preserve"> </w:t>
      </w:r>
      <w:r w:rsidR="00513D68" w:rsidRPr="008A3A83">
        <w:rPr>
          <w:rFonts w:ascii="Times New Roman" w:hAnsi="Times New Roman" w:cs="Times New Roman"/>
          <w:color w:val="000000" w:themeColor="text1"/>
          <w:sz w:val="20"/>
          <w:szCs w:val="20"/>
          <w:lang w:val="en-IE"/>
        </w:rPr>
        <w:t xml:space="preserve">such as organic acids (e.g., </w:t>
      </w:r>
      <w:proofErr w:type="spellStart"/>
      <w:r w:rsidR="00513D68" w:rsidRPr="008A3A83">
        <w:rPr>
          <w:rFonts w:ascii="Times New Roman" w:hAnsi="Times New Roman" w:cs="Times New Roman"/>
          <w:color w:val="000000" w:themeColor="text1"/>
          <w:sz w:val="20"/>
          <w:szCs w:val="20"/>
          <w:lang w:val="en-IE"/>
        </w:rPr>
        <w:t>mesotartaric</w:t>
      </w:r>
      <w:proofErr w:type="spellEnd"/>
      <w:r w:rsidR="00513D68" w:rsidRPr="008A3A83">
        <w:rPr>
          <w:rFonts w:ascii="Times New Roman" w:hAnsi="Times New Roman" w:cs="Times New Roman"/>
          <w:color w:val="000000" w:themeColor="text1"/>
          <w:sz w:val="20"/>
          <w:szCs w:val="20"/>
          <w:lang w:val="en-IE"/>
        </w:rPr>
        <w:t xml:space="preserve"> acid, meso-erythritol, tartaric acid, oxalic acid)</w:t>
      </w:r>
      <w:r w:rsidR="001A24E9" w:rsidRPr="008A3A83">
        <w:rPr>
          <w:rFonts w:ascii="Times New Roman" w:hAnsi="Times New Roman" w:cs="Times New Roman"/>
          <w:color w:val="000000" w:themeColor="text1"/>
          <w:sz w:val="20"/>
          <w:szCs w:val="20"/>
          <w:lang w:val="en-IE"/>
        </w:rPr>
        <w:t xml:space="preserve"> </w:t>
      </w:r>
      <w:r w:rsidR="001A24E9" w:rsidRPr="008A3A83">
        <w:rPr>
          <w:rFonts w:ascii="Times New Roman" w:hAnsi="Times New Roman" w:cs="Times New Roman"/>
          <w:color w:val="000000" w:themeColor="text1"/>
          <w:sz w:val="20"/>
          <w:szCs w:val="20"/>
          <w:lang w:val="en-IE"/>
        </w:rPr>
        <w:fldChar w:fldCharType="begin"/>
      </w:r>
      <w:r w:rsidR="00C71BDA">
        <w:rPr>
          <w:rFonts w:ascii="Times New Roman" w:hAnsi="Times New Roman" w:cs="Times New Roman"/>
          <w:color w:val="000000" w:themeColor="text1"/>
          <w:sz w:val="20"/>
          <w:szCs w:val="20"/>
          <w:lang w:val="en-IE"/>
        </w:rPr>
        <w:instrText xml:space="preserve"> ADDIN ZOTERO_ITEM CSL_CITATION {"citationID":"dTS98E5W","properties":{"formattedCitation":"(Cui et al. 2022)","plainCitation":"(Cui et al. 2022)","noteIndex":0},"citationItems":[{"id":1157,"uris":["http://zotero.org/groups/3856298/items/SC7ZSVAL"],"itemData":{"id":1157,"type":"article-journal","abstract":"Abstract. Refractory black carbon (rBC) aerosols play an important role in\nair quality and climate change, yet highly time-resolved and detailed\ninvestigations on the physicochemical properties of rBC and its associated\ncoating are still scarce. In this work, we used a laser-only Aerodyne soot\nparticle aerosol mass spectrometer (SP-AMS) to exclusively measure\nrBC-containing (rBCc) particles, and we compared their properties with those of the total nonrefractory submicron particles (NR-PM1) measured in parallel by a high-resolution AMS (HR-AMS) in Shanghai. Observations showed that, overall, rBC was thickly coated, with an average mass ratio of coating to rBC core (RBC) of </w:instrText>
      </w:r>
      <w:r w:rsidR="00C71BDA">
        <w:rPr>
          <w:rFonts w:ascii="Cambria Math" w:hAnsi="Cambria Math" w:cs="Cambria Math"/>
          <w:color w:val="000000" w:themeColor="text1"/>
          <w:sz w:val="20"/>
          <w:szCs w:val="20"/>
          <w:lang w:val="en-IE"/>
        </w:rPr>
        <w:instrText>∼</w:instrText>
      </w:r>
      <w:r w:rsidR="00C71BDA">
        <w:rPr>
          <w:rFonts w:ascii="Times New Roman" w:hAnsi="Times New Roman" w:cs="Times New Roman"/>
          <w:color w:val="000000" w:themeColor="text1"/>
          <w:sz w:val="20"/>
          <w:szCs w:val="20"/>
          <w:lang w:val="en-IE"/>
        </w:rPr>
        <w:instrText xml:space="preserve">5.0 (±1.7). However, the ratio of the mass of the rBC-coating species to the mass of those species in NR-PM1 was only 19.1 (±4.9) %; sulfate tended to condense preferentially on non-rBC particles, so the ratio of the sulfate on rBC to the NR-PM1 sulfate was only 7.4 (±2.2) %, while the majority (72.7±21.0 %) of the primary organic aerosols (POA) were associated with rBC. Positive matrix factorization revealed that organics emitted from cooking did not coat rBC, and a portion of the organics that coated rBC was from biomass burning; such organics were unidentifiable in NR-PM1. Small rBCc particles were predominantly from traffic, while large-sized ones were often mixed with secondary components and typically had a thick coating. Sulfate and secondary organic aerosol (SOA) species were generated mainly through daytime photochemical oxidation (SOA formation, likely associated with in situ chemical conversion of traffic-related POA to SOA), while nocturnal heterogeneous formation was dominant for nitrate; we also estimated an average time of 5–19 h for those secondary species to coat rBC.\nDuring a short period that was affected by ship emissions, particles were\ncharacterized as having a high vanadium concentration (on average 6.3±3.1 ng m−3) and a mean vanadium/nickel mass ratio of 2.0 (±0.6). Furthermore, the size-resolved hygroscopicity parameter\n(κrBCc) of rBCc particles was obtained based on their full chemical characterization, and was parameterized as κrBCc(x)=0.29–0.14 × exp⁡(-0.006×x) (where x ranges from 150 to 1000 nm). Under critical supersaturations (SSC) of 0.1 % and 0.2 %, the D50 values were\n166 (±16) and 110 (±5) nm, respectively, and 16 (±3) % and 59 (±4) %, respectively, of the rBCc particles by number could be activated into cloud condensation nuclei (CCN). Our findings are valuable for advancing the understanding of BC chemistry as well as the effective control of atmospheric BC pollution.","container-title":"Atmospheric Chemistry and Physics","DOI":"10.5194/acp-22-8073-2022","ISSN":"1680-7324","issue":"12","journalAbbreviation":"Atmos. Chem. Phys.","language":"en","page":"8073-8096","source":"DOI.org (Crossref)","title":"Chemical properties, sources and size-resolved hygroscopicity of submicron black-carbon-containing aerosols in urban Shanghai","volume":"22","author":[{"family":"Cui","given":"Shijie"},{"family":"Huang","given":"Dan Dan"},{"family":"Wu","given":"Yangzhou"},{"family":"Wang","given":"Junfeng"},{"family":"Shen","given":"Fuzhen"},{"family":"Xian","given":"Jiukun"},{"family":"Zhang","given":"Yunjiang"},{"family":"Wang","given":"Hongli"},{"family":"Huang","given":"Cheng"},{"family":"Liao","given":"Hong"},{"family":"Ge","given":"Xinlei"}],"issued":{"date-parts":[["2022",6,22]]}}}],"schema":"https://github.com/citation-style-language/schema/raw/master/csl-citation.json"} </w:instrText>
      </w:r>
      <w:r w:rsidR="001A24E9" w:rsidRPr="008A3A83">
        <w:rPr>
          <w:rFonts w:ascii="Times New Roman" w:hAnsi="Times New Roman" w:cs="Times New Roman"/>
          <w:color w:val="000000" w:themeColor="text1"/>
          <w:sz w:val="20"/>
          <w:szCs w:val="20"/>
          <w:lang w:val="en-IE"/>
        </w:rPr>
        <w:fldChar w:fldCharType="separate"/>
      </w:r>
      <w:r w:rsidR="001A24E9" w:rsidRPr="008A3A83">
        <w:rPr>
          <w:rFonts w:ascii="Times New Roman" w:hAnsi="Times New Roman" w:cs="Times New Roman"/>
          <w:sz w:val="20"/>
          <w:szCs w:val="20"/>
          <w:lang w:val="en-IE"/>
        </w:rPr>
        <w:t xml:space="preserve">(Cui </w:t>
      </w:r>
      <w:r w:rsidR="00A72BC3" w:rsidRPr="00A72BC3">
        <w:rPr>
          <w:rFonts w:ascii="Times New Roman" w:hAnsi="Times New Roman" w:cs="Times New Roman"/>
          <w:i/>
          <w:sz w:val="20"/>
          <w:szCs w:val="20"/>
          <w:lang w:val="en-IE"/>
        </w:rPr>
        <w:t>et al</w:t>
      </w:r>
      <w:r w:rsidR="001A24E9" w:rsidRPr="008A3A83">
        <w:rPr>
          <w:rFonts w:ascii="Times New Roman" w:hAnsi="Times New Roman" w:cs="Times New Roman"/>
          <w:sz w:val="20"/>
          <w:szCs w:val="20"/>
          <w:lang w:val="en-IE"/>
        </w:rPr>
        <w:t>. 2022)</w:t>
      </w:r>
      <w:r w:rsidR="001A24E9" w:rsidRPr="008A3A83">
        <w:rPr>
          <w:rFonts w:ascii="Times New Roman" w:hAnsi="Times New Roman" w:cs="Times New Roman"/>
          <w:color w:val="000000" w:themeColor="text1"/>
          <w:sz w:val="20"/>
          <w:szCs w:val="20"/>
          <w:lang w:val="en-IE"/>
        </w:rPr>
        <w:fldChar w:fldCharType="end"/>
      </w:r>
      <w:r w:rsidR="001A24E9" w:rsidRPr="008A3A83">
        <w:rPr>
          <w:rFonts w:ascii="Times New Roman" w:hAnsi="Times New Roman" w:cs="Times New Roman"/>
          <w:color w:val="000000" w:themeColor="text1"/>
          <w:sz w:val="20"/>
          <w:szCs w:val="20"/>
          <w:lang w:val="en-IE"/>
        </w:rPr>
        <w:t xml:space="preserve"> </w:t>
      </w:r>
      <w:r w:rsidR="00513D68" w:rsidRPr="008A3A83">
        <w:rPr>
          <w:rFonts w:ascii="Times New Roman" w:hAnsi="Times New Roman" w:cs="Times New Roman"/>
          <w:color w:val="000000" w:themeColor="text1"/>
          <w:sz w:val="20"/>
          <w:szCs w:val="20"/>
          <w:lang w:val="en-IE"/>
        </w:rPr>
        <w:t>formed from oligomerization of small α-</w:t>
      </w:r>
      <w:proofErr w:type="spellStart"/>
      <w:r w:rsidR="00513D68" w:rsidRPr="008A3A83">
        <w:rPr>
          <w:rFonts w:ascii="Times New Roman" w:hAnsi="Times New Roman" w:cs="Times New Roman"/>
          <w:color w:val="000000" w:themeColor="text1"/>
          <w:sz w:val="20"/>
          <w:szCs w:val="20"/>
          <w:lang w:val="en-IE"/>
        </w:rPr>
        <w:t>dicarbonyls</w:t>
      </w:r>
      <w:proofErr w:type="spellEnd"/>
      <w:r w:rsidR="00513D68" w:rsidRPr="008A3A83">
        <w:rPr>
          <w:rFonts w:ascii="Times New Roman" w:hAnsi="Times New Roman" w:cs="Times New Roman"/>
          <w:color w:val="000000" w:themeColor="text1"/>
          <w:sz w:val="20"/>
          <w:szCs w:val="20"/>
          <w:lang w:val="en-IE"/>
        </w:rPr>
        <w:t xml:space="preserve"> (e.g., glyoxal)</w:t>
      </w:r>
      <w:bookmarkStart w:id="83" w:name="_Hlk119062862"/>
      <w:r>
        <w:rPr>
          <w:rFonts w:ascii="Times New Roman" w:hAnsi="Times New Roman" w:cs="Times New Roman"/>
          <w:color w:val="000000" w:themeColor="text1"/>
          <w:sz w:val="20"/>
          <w:szCs w:val="20"/>
          <w:lang w:val="en-IE"/>
        </w:rPr>
        <w:t xml:space="preserve"> </w:t>
      </w:r>
      <w:r>
        <w:rPr>
          <w:rFonts w:ascii="Times New Roman" w:hAnsi="Times New Roman" w:cs="Times New Roman"/>
          <w:color w:val="000000" w:themeColor="text1"/>
          <w:sz w:val="20"/>
          <w:szCs w:val="20"/>
          <w:lang w:val="en-IE"/>
        </w:rPr>
        <w:fldChar w:fldCharType="begin"/>
      </w:r>
      <w:r w:rsidR="00C71BDA">
        <w:rPr>
          <w:rFonts w:ascii="Times New Roman" w:hAnsi="Times New Roman" w:cs="Times New Roman"/>
          <w:color w:val="000000" w:themeColor="text1"/>
          <w:sz w:val="20"/>
          <w:szCs w:val="20"/>
          <w:lang w:val="en-IE"/>
        </w:rPr>
        <w:instrText xml:space="preserve"> ADDIN ZOTERO_ITEM CSL_CITATION {"citationID":"ZnOiWeEX","properties":{"formattedCitation":"(Cui et al. 2022)","plainCitation":"(Cui et al. 2022)","noteIndex":0},"citationItems":[{"id":1157,"uris":["http://zotero.org/groups/3856298/items/SC7ZSVAL"],"itemData":{"id":1157,"type":"article-journal","abstract":"Abstract. Refractory black carbon (rBC) aerosols play an important role in\nair quality and climate change, yet highly time-resolved and detailed\ninvestigations on the physicochemical properties of rBC and its associated\ncoating are still scarce. In this work, we used a laser-only Aerodyne soot\nparticle aerosol mass spectrometer (SP-AMS) to exclusively measure\nrBC-containing (rBCc) particles, and we compared their properties with those of the total nonrefractory submicron particles (NR-PM1) measured in parallel by a high-resolution AMS (HR-AMS) in Shanghai. Observations showed that, overall, rBC was thickly coated, with an average mass ratio of coating to rBC core (RBC) of </w:instrText>
      </w:r>
      <w:r w:rsidR="00C71BDA">
        <w:rPr>
          <w:rFonts w:ascii="Cambria Math" w:hAnsi="Cambria Math" w:cs="Cambria Math"/>
          <w:color w:val="000000" w:themeColor="text1"/>
          <w:sz w:val="20"/>
          <w:szCs w:val="20"/>
          <w:lang w:val="en-IE"/>
        </w:rPr>
        <w:instrText>∼</w:instrText>
      </w:r>
      <w:r w:rsidR="00C71BDA">
        <w:rPr>
          <w:rFonts w:ascii="Times New Roman" w:hAnsi="Times New Roman" w:cs="Times New Roman"/>
          <w:color w:val="000000" w:themeColor="text1"/>
          <w:sz w:val="20"/>
          <w:szCs w:val="20"/>
          <w:lang w:val="en-IE"/>
        </w:rPr>
        <w:instrText xml:space="preserve">5.0 (±1.7). However, the ratio of the mass of the rBC-coating species to the mass of those species in NR-PM1 was only 19.1 (±4.9) %; sulfate tended to condense preferentially on non-rBC particles, so the ratio of the sulfate on rBC to the NR-PM1 sulfate was only 7.4 (±2.2) %, while the majority (72.7±21.0 %) of the primary organic aerosols (POA) were associated with rBC. Positive matrix factorization revealed that organics emitted from cooking did not coat rBC, and a portion of the organics that coated rBC was from biomass burning; such organics were unidentifiable in NR-PM1. Small rBCc particles were predominantly from traffic, while large-sized ones were often mixed with secondary components and typically had a thick coating. Sulfate and secondary organic aerosol (SOA) species were generated mainly through daytime photochemical oxidation (SOA formation, likely associated with in situ chemical conversion of traffic-related POA to SOA), while nocturnal heterogeneous formation was dominant for nitrate; we also estimated an average time of 5–19 h for those secondary species to coat rBC.\nDuring a short period that was affected by ship emissions, particles were\ncharacterized as having a high vanadium concentration (on average 6.3±3.1 ng m−3) and a mean vanadium/nickel mass ratio of 2.0 (±0.6). Furthermore, the size-resolved hygroscopicity parameter\n(κrBCc) of rBCc particles was obtained based on their full chemical characterization, and was parameterized as κrBCc(x)=0.29–0.14 × exp⁡(-0.006×x) (where x ranges from 150 to 1000 nm). Under critical supersaturations (SSC) of 0.1 % and 0.2 %, the D50 values were\n166 (±16) and 110 (±5) nm, respectively, and 16 (±3) % and 59 (±4) %, respectively, of the rBCc particles by number could be activated into cloud condensation nuclei (CCN). Our findings are valuable for advancing the understanding of BC chemistry as well as the effective control of atmospheric BC pollution.","container-title":"Atmospheric Chemistry and Physics","DOI":"10.5194/acp-22-8073-2022","ISSN":"1680-7324","issue":"12","journalAbbreviation":"Atmos. Chem. Phys.","language":"en","page":"8073-8096","source":"DOI.org (Crossref)","title":"Chemical properties, sources and size-resolved hygroscopicity of submicron black-carbon-containing aerosols in urban Shanghai","volume":"22","author":[{"family":"Cui","given":"Shijie"},{"family":"Huang","given":"Dan Dan"},{"family":"Wu","given":"Yangzhou"},{"family":"Wang","given":"Junfeng"},{"family":"Shen","given":"Fuzhen"},{"family":"Xian","given":"Jiukun"},{"family":"Zhang","given":"Yunjiang"},{"family":"Wang","given":"Hongli"},{"family":"Huang","given":"Cheng"},{"family":"Liao","given":"Hong"},{"family":"Ge","given":"Xinlei"}],"issued":{"date-parts":[["2022",6,22]]}}}],"schema":"https://github.com/citation-style-language/schema/raw/master/csl-citation.json"} </w:instrText>
      </w:r>
      <w:r>
        <w:rPr>
          <w:rFonts w:ascii="Times New Roman" w:hAnsi="Times New Roman" w:cs="Times New Roman"/>
          <w:color w:val="000000" w:themeColor="text1"/>
          <w:sz w:val="20"/>
          <w:szCs w:val="20"/>
          <w:lang w:val="en-IE"/>
        </w:rPr>
        <w:fldChar w:fldCharType="separate"/>
      </w:r>
      <w:r w:rsidRPr="006C18E4">
        <w:rPr>
          <w:rFonts w:ascii="Times New Roman" w:hAnsi="Times New Roman" w:cs="Times New Roman"/>
          <w:sz w:val="20"/>
        </w:rPr>
        <w:t xml:space="preserve">(Cui </w:t>
      </w:r>
      <w:r w:rsidR="00A72BC3" w:rsidRPr="00A72BC3">
        <w:rPr>
          <w:rFonts w:ascii="Times New Roman" w:hAnsi="Times New Roman" w:cs="Times New Roman"/>
          <w:i/>
          <w:sz w:val="20"/>
        </w:rPr>
        <w:t>et al</w:t>
      </w:r>
      <w:r w:rsidRPr="006C18E4">
        <w:rPr>
          <w:rFonts w:ascii="Times New Roman" w:hAnsi="Times New Roman" w:cs="Times New Roman"/>
          <w:sz w:val="20"/>
        </w:rPr>
        <w:t>. 2022)</w:t>
      </w:r>
      <w:r>
        <w:rPr>
          <w:rFonts w:ascii="Times New Roman" w:hAnsi="Times New Roman" w:cs="Times New Roman"/>
          <w:color w:val="000000" w:themeColor="text1"/>
          <w:sz w:val="20"/>
          <w:szCs w:val="20"/>
          <w:lang w:val="en-IE"/>
        </w:rPr>
        <w:fldChar w:fldCharType="end"/>
      </w:r>
      <w:r>
        <w:rPr>
          <w:rFonts w:ascii="Times New Roman" w:hAnsi="Times New Roman" w:cs="Times New Roman"/>
          <w:color w:val="000000" w:themeColor="text1"/>
          <w:sz w:val="20"/>
          <w:szCs w:val="20"/>
          <w:lang w:val="en-IE"/>
        </w:rPr>
        <w:t xml:space="preserve">. </w:t>
      </w:r>
      <w:r w:rsidR="003D7205" w:rsidRPr="008A3A83">
        <w:rPr>
          <w:rFonts w:ascii="Times New Roman" w:hAnsi="Times New Roman" w:cs="Times New Roman"/>
          <w:color w:val="000000" w:themeColor="text1"/>
          <w:sz w:val="20"/>
          <w:szCs w:val="20"/>
          <w:lang w:val="en-IE"/>
        </w:rPr>
        <w:t xml:space="preserve"> </w:t>
      </w:r>
      <w:bookmarkEnd w:id="83"/>
    </w:p>
    <w:bookmarkEnd w:id="81"/>
    <w:p w14:paraId="68FB117E" w14:textId="59EFDB5E" w:rsidR="00A70584" w:rsidRDefault="00A70584" w:rsidP="00A70584">
      <w:pPr>
        <w:pBdr>
          <w:top w:val="nil"/>
          <w:left w:val="nil"/>
          <w:bottom w:val="nil"/>
          <w:right w:val="nil"/>
          <w:between w:val="nil"/>
        </w:pBdr>
        <w:spacing w:line="360" w:lineRule="auto"/>
        <w:jc w:val="both"/>
        <w:rPr>
          <w:rFonts w:ascii="Times New Roman" w:hAnsi="Times New Roman" w:cs="Times New Roman"/>
          <w:color w:val="000000" w:themeColor="text1"/>
          <w:sz w:val="20"/>
          <w:szCs w:val="20"/>
          <w:lang w:val="en-IE"/>
        </w:rPr>
      </w:pPr>
      <w:r w:rsidRPr="008A3A83">
        <w:rPr>
          <w:rFonts w:ascii="Times New Roman" w:hAnsi="Times New Roman" w:cs="Times New Roman"/>
          <w:sz w:val="20"/>
          <w:szCs w:val="20"/>
          <w:lang w:val="en-IE"/>
        </w:rPr>
        <w:t xml:space="preserve">MO-OOA formation through ozonolysis was </w:t>
      </w:r>
      <w:del w:id="84" w:author="Ovadnevaite, Jurgita" w:date="2024-07-02T17:14:00Z" w16du:dateUtc="2024-07-02T16:14:00Z">
        <w:r w:rsidRPr="008A3A83" w:rsidDel="003153CD">
          <w:rPr>
            <w:rFonts w:ascii="Times New Roman" w:hAnsi="Times New Roman" w:cs="Times New Roman"/>
            <w:sz w:val="20"/>
            <w:szCs w:val="20"/>
            <w:lang w:val="en-IE"/>
          </w:rPr>
          <w:delText xml:space="preserve">observed </w:delText>
        </w:r>
      </w:del>
      <w:ins w:id="85" w:author="Ovadnevaite, Jurgita" w:date="2024-07-02T17:14:00Z" w16du:dateUtc="2024-07-02T16:14:00Z">
        <w:r w:rsidR="003153CD">
          <w:rPr>
            <w:rFonts w:ascii="Times New Roman" w:hAnsi="Times New Roman" w:cs="Times New Roman"/>
            <w:sz w:val="20"/>
            <w:szCs w:val="20"/>
            <w:lang w:val="en-IE"/>
          </w:rPr>
          <w:t>po</w:t>
        </w:r>
      </w:ins>
      <w:ins w:id="86" w:author="Ovadnevaite, Jurgita" w:date="2024-07-02T17:15:00Z" w16du:dateUtc="2024-07-02T16:15:00Z">
        <w:r w:rsidR="003153CD">
          <w:rPr>
            <w:rFonts w:ascii="Times New Roman" w:hAnsi="Times New Roman" w:cs="Times New Roman"/>
            <w:sz w:val="20"/>
            <w:szCs w:val="20"/>
            <w:lang w:val="en-IE"/>
          </w:rPr>
          <w:t>stulated</w:t>
        </w:r>
      </w:ins>
      <w:ins w:id="87" w:author="Ovadnevaite, Jurgita" w:date="2024-07-02T17:14:00Z" w16du:dateUtc="2024-07-02T16:14:00Z">
        <w:r w:rsidR="003153CD" w:rsidRPr="008A3A83">
          <w:rPr>
            <w:rFonts w:ascii="Times New Roman" w:hAnsi="Times New Roman" w:cs="Times New Roman"/>
            <w:sz w:val="20"/>
            <w:szCs w:val="20"/>
            <w:lang w:val="en-IE"/>
          </w:rPr>
          <w:t xml:space="preserve"> </w:t>
        </w:r>
      </w:ins>
      <w:del w:id="88" w:author="Ovadnevaite, Jurgita" w:date="2024-07-02T17:15:00Z" w16du:dateUtc="2024-07-02T16:15:00Z">
        <w:r w:rsidRPr="008A3A83" w:rsidDel="003153CD">
          <w:rPr>
            <w:rFonts w:ascii="Times New Roman" w:hAnsi="Times New Roman" w:cs="Times New Roman"/>
            <w:sz w:val="20"/>
            <w:szCs w:val="20"/>
            <w:lang w:val="en-IE"/>
          </w:rPr>
          <w:delText xml:space="preserve">with </w:delText>
        </w:r>
      </w:del>
      <w:ins w:id="89" w:author="Ovadnevaite, Jurgita" w:date="2024-07-02T17:15:00Z" w16du:dateUtc="2024-07-02T16:15:00Z">
        <w:r w:rsidR="003153CD">
          <w:rPr>
            <w:rFonts w:ascii="Times New Roman" w:hAnsi="Times New Roman" w:cs="Times New Roman"/>
            <w:sz w:val="20"/>
            <w:szCs w:val="20"/>
            <w:lang w:val="en-IE"/>
          </w:rPr>
          <w:t>based on</w:t>
        </w:r>
        <w:r w:rsidR="003153CD" w:rsidRPr="008A3A83">
          <w:rPr>
            <w:rFonts w:ascii="Times New Roman" w:hAnsi="Times New Roman" w:cs="Times New Roman"/>
            <w:sz w:val="20"/>
            <w:szCs w:val="20"/>
            <w:lang w:val="en-IE"/>
          </w:rPr>
          <w:t xml:space="preserve"> </w:t>
        </w:r>
      </w:ins>
      <w:r w:rsidRPr="008A3A83">
        <w:rPr>
          <w:rFonts w:ascii="Times New Roman" w:hAnsi="Times New Roman" w:cs="Times New Roman"/>
          <w:sz w:val="20"/>
          <w:szCs w:val="20"/>
          <w:lang w:val="en-IE"/>
        </w:rPr>
        <w:t>a robust hourly averaged correlation (R=0.67) of MO-OOA to O</w:t>
      </w:r>
      <w:r w:rsidRPr="008A3A83">
        <w:rPr>
          <w:rFonts w:ascii="Times New Roman" w:hAnsi="Times New Roman" w:cs="Times New Roman"/>
          <w:sz w:val="20"/>
          <w:szCs w:val="20"/>
          <w:vertAlign w:val="subscript"/>
          <w:lang w:val="en-IE"/>
        </w:rPr>
        <w:t>3</w:t>
      </w:r>
      <w:r w:rsidRPr="008A3A83">
        <w:rPr>
          <w:rFonts w:ascii="Times New Roman" w:hAnsi="Times New Roman" w:cs="Times New Roman"/>
          <w:sz w:val="20"/>
          <w:szCs w:val="20"/>
          <w:lang w:val="en-IE"/>
        </w:rPr>
        <w:t xml:space="preserve"> across the entire observational period (Figure S4). </w:t>
      </w:r>
      <w:r>
        <w:rPr>
          <w:rFonts w:ascii="Times New Roman" w:hAnsi="Times New Roman" w:cs="Times New Roman"/>
          <w:color w:val="000000" w:themeColor="text1"/>
          <w:sz w:val="20"/>
          <w:szCs w:val="20"/>
          <w:lang w:val="en-IE"/>
        </w:rPr>
        <w:t>T</w:t>
      </w:r>
      <w:r w:rsidRPr="008A3A83">
        <w:rPr>
          <w:rFonts w:ascii="Times New Roman" w:hAnsi="Times New Roman" w:cs="Times New Roman"/>
          <w:color w:val="000000" w:themeColor="text1"/>
          <w:sz w:val="20"/>
          <w:szCs w:val="20"/>
          <w:lang w:val="en-IE"/>
        </w:rPr>
        <w:t xml:space="preserve">he </w:t>
      </w:r>
      <w:r w:rsidRPr="008A3A83">
        <w:rPr>
          <w:rFonts w:ascii="Times New Roman" w:hAnsi="Times New Roman" w:cs="Times New Roman"/>
          <w:i/>
          <w:iCs/>
          <w:color w:val="000000" w:themeColor="text1"/>
          <w:sz w:val="20"/>
          <w:szCs w:val="20"/>
          <w:lang w:val="en-IE"/>
        </w:rPr>
        <w:t>effective transfer entropy</w:t>
      </w:r>
      <w:r w:rsidRPr="008A3A83">
        <w:rPr>
          <w:rFonts w:ascii="Times New Roman" w:hAnsi="Times New Roman" w:cs="Times New Roman"/>
          <w:color w:val="000000" w:themeColor="text1"/>
          <w:sz w:val="20"/>
          <w:szCs w:val="20"/>
          <w:lang w:val="en-IE"/>
        </w:rPr>
        <w:t xml:space="preserve"> test </w:t>
      </w:r>
      <w:r w:rsidRPr="008A3A83">
        <w:rPr>
          <w:rFonts w:ascii="Times New Roman" w:hAnsi="Times New Roman" w:cs="Times New Roman"/>
          <w:color w:val="000000" w:themeColor="text1"/>
          <w:sz w:val="20"/>
          <w:szCs w:val="20"/>
          <w:lang w:val="en-IE"/>
        </w:rPr>
        <w:fldChar w:fldCharType="begin"/>
      </w:r>
      <w:r w:rsidR="00673806">
        <w:rPr>
          <w:rFonts w:ascii="Times New Roman" w:hAnsi="Times New Roman" w:cs="Times New Roman"/>
          <w:color w:val="000000" w:themeColor="text1"/>
          <w:sz w:val="20"/>
          <w:szCs w:val="20"/>
          <w:lang w:val="en-IE"/>
        </w:rPr>
        <w:instrText xml:space="preserve"> ADDIN ZOTERO_ITEM CSL_CITATION {"citationID":"suKsbjJV","properties":{"formattedCitation":"(Behrendt et al. 2019)","plainCitation":"(Behrendt et al. 2019)","noteIndex":0},"citationItems":[{"id":2458,"uris":["http://zotero.org/groups/3856298/items/F5NT2CPY"],"itemData":{"id":2458,"type":"article-journal","container-title":"SoftwareX","DOI":"10.1016/j.softx.2019.100265","ISSN":"23527110","journalAbbreviation":"SoftwareX","language":"en","page":"100265","source":"DOI.org (Crossref)","title":"RTransferEntropy — Quantifying information flow between different time series using effective transfer entropy","volume":"10","author":[{"family":"Behrendt","given":"Simon"},{"family":"Dimpfl","given":"Thomas"},{"family":"Peter","given":"Franziska J."},{"family":"Zimmermann","given":"David J."}],"issued":{"date-parts":[["2019",7]]}}}],"schema":"https://github.com/citation-style-language/schema/raw/master/csl-citation.json"} </w:instrText>
      </w:r>
      <w:r w:rsidRPr="008A3A83">
        <w:rPr>
          <w:rFonts w:ascii="Times New Roman" w:hAnsi="Times New Roman" w:cs="Times New Roman"/>
          <w:color w:val="000000" w:themeColor="text1"/>
          <w:sz w:val="20"/>
          <w:szCs w:val="20"/>
          <w:lang w:val="en-IE"/>
        </w:rPr>
        <w:fldChar w:fldCharType="separate"/>
      </w:r>
      <w:r w:rsidRPr="008A3A83">
        <w:rPr>
          <w:rFonts w:ascii="Times New Roman" w:hAnsi="Times New Roman" w:cs="Times New Roman"/>
          <w:sz w:val="20"/>
          <w:szCs w:val="20"/>
          <w:lang w:val="en-IE"/>
        </w:rPr>
        <w:t xml:space="preserve">(Behrendt </w:t>
      </w:r>
      <w:r w:rsidR="00A72BC3" w:rsidRPr="00A72BC3">
        <w:rPr>
          <w:rFonts w:ascii="Times New Roman" w:hAnsi="Times New Roman" w:cs="Times New Roman"/>
          <w:i/>
          <w:sz w:val="20"/>
          <w:szCs w:val="20"/>
          <w:lang w:val="en-IE"/>
        </w:rPr>
        <w:t>et al</w:t>
      </w:r>
      <w:r w:rsidRPr="008A3A83">
        <w:rPr>
          <w:rFonts w:ascii="Times New Roman" w:hAnsi="Times New Roman" w:cs="Times New Roman"/>
          <w:sz w:val="20"/>
          <w:szCs w:val="20"/>
          <w:lang w:val="en-IE"/>
        </w:rPr>
        <w:t>. 2019)</w:t>
      </w:r>
      <w:r w:rsidRPr="008A3A83">
        <w:rPr>
          <w:rFonts w:ascii="Times New Roman" w:hAnsi="Times New Roman" w:cs="Times New Roman"/>
          <w:color w:val="000000" w:themeColor="text1"/>
          <w:sz w:val="20"/>
          <w:szCs w:val="20"/>
          <w:lang w:val="en-IE"/>
        </w:rPr>
        <w:fldChar w:fldCharType="end"/>
      </w:r>
      <w:r>
        <w:rPr>
          <w:rFonts w:ascii="Times New Roman" w:hAnsi="Times New Roman" w:cs="Times New Roman"/>
          <w:color w:val="000000" w:themeColor="text1"/>
          <w:sz w:val="20"/>
          <w:szCs w:val="20"/>
          <w:lang w:val="en-IE"/>
        </w:rPr>
        <w:t xml:space="preserve"> revealed</w:t>
      </w:r>
      <w:r w:rsidRPr="008A3A83">
        <w:rPr>
          <w:rFonts w:ascii="Times New Roman" w:hAnsi="Times New Roman" w:cs="Times New Roman"/>
          <w:color w:val="000000" w:themeColor="text1"/>
          <w:sz w:val="20"/>
          <w:szCs w:val="20"/>
          <w:lang w:val="en-IE"/>
        </w:rPr>
        <w:t xml:space="preserve"> the non-linear dynamics between O</w:t>
      </w:r>
      <w:r w:rsidRPr="008A3A83">
        <w:rPr>
          <w:rFonts w:ascii="Times New Roman" w:hAnsi="Times New Roman" w:cs="Times New Roman"/>
          <w:color w:val="000000" w:themeColor="text1"/>
          <w:sz w:val="20"/>
          <w:szCs w:val="20"/>
          <w:vertAlign w:val="subscript"/>
          <w:lang w:val="en-IE"/>
        </w:rPr>
        <w:t>3</w:t>
      </w:r>
      <w:r w:rsidRPr="008A3A83">
        <w:rPr>
          <w:rFonts w:ascii="Times New Roman" w:hAnsi="Times New Roman" w:cs="Times New Roman"/>
          <w:color w:val="000000" w:themeColor="text1"/>
          <w:sz w:val="20"/>
          <w:szCs w:val="20"/>
          <w:lang w:val="en-IE"/>
        </w:rPr>
        <w:t xml:space="preserve"> and MO-OOA</w:t>
      </w:r>
      <w:r>
        <w:rPr>
          <w:rFonts w:ascii="Times New Roman" w:hAnsi="Times New Roman" w:cs="Times New Roman"/>
          <w:color w:val="000000" w:themeColor="text1"/>
          <w:sz w:val="20"/>
          <w:szCs w:val="20"/>
          <w:lang w:val="en-IE"/>
        </w:rPr>
        <w:t>, indicating</w:t>
      </w:r>
      <w:r w:rsidRPr="008A3A83">
        <w:rPr>
          <w:rFonts w:ascii="Times New Roman" w:hAnsi="Times New Roman" w:cs="Times New Roman"/>
          <w:color w:val="000000" w:themeColor="text1"/>
          <w:sz w:val="20"/>
          <w:szCs w:val="20"/>
          <w:lang w:val="en-IE"/>
        </w:rPr>
        <w:t xml:space="preserve">  O</w:t>
      </w:r>
      <w:r w:rsidRPr="008A3A83">
        <w:rPr>
          <w:rFonts w:ascii="Times New Roman" w:hAnsi="Times New Roman" w:cs="Times New Roman"/>
          <w:color w:val="000000" w:themeColor="text1"/>
          <w:sz w:val="20"/>
          <w:szCs w:val="20"/>
          <w:vertAlign w:val="subscript"/>
          <w:lang w:val="en-IE"/>
        </w:rPr>
        <w:t>3</w:t>
      </w:r>
      <w:r w:rsidRPr="008A3A83">
        <w:rPr>
          <w:rFonts w:ascii="Times New Roman" w:hAnsi="Times New Roman" w:cs="Times New Roman"/>
          <w:color w:val="000000" w:themeColor="text1"/>
          <w:sz w:val="20"/>
          <w:szCs w:val="20"/>
          <w:lang w:val="en-IE"/>
        </w:rPr>
        <w:t xml:space="preserve"> as a significant</w:t>
      </w:r>
      <w:r>
        <w:rPr>
          <w:rFonts w:ascii="Times New Roman" w:hAnsi="Times New Roman" w:cs="Times New Roman"/>
          <w:color w:val="000000" w:themeColor="text1"/>
          <w:sz w:val="20"/>
          <w:szCs w:val="20"/>
          <w:lang w:val="en-IE"/>
        </w:rPr>
        <w:t xml:space="preserve"> reactant in the formation of MO-OOA from its</w:t>
      </w:r>
      <w:r w:rsidRPr="008A3A83">
        <w:rPr>
          <w:rFonts w:ascii="Times New Roman" w:hAnsi="Times New Roman" w:cs="Times New Roman"/>
          <w:color w:val="000000" w:themeColor="text1"/>
          <w:sz w:val="20"/>
          <w:szCs w:val="20"/>
          <w:lang w:val="en-IE"/>
        </w:rPr>
        <w:t xml:space="preserve"> precursor</w:t>
      </w:r>
      <w:r>
        <w:rPr>
          <w:rFonts w:ascii="Times New Roman" w:hAnsi="Times New Roman" w:cs="Times New Roman"/>
          <w:color w:val="000000" w:themeColor="text1"/>
          <w:sz w:val="20"/>
          <w:szCs w:val="20"/>
          <w:lang w:val="en-IE"/>
        </w:rPr>
        <w:t>s</w:t>
      </w:r>
      <w:r w:rsidRPr="008A3A83">
        <w:rPr>
          <w:rFonts w:ascii="Times New Roman" w:hAnsi="Times New Roman" w:cs="Times New Roman"/>
          <w:color w:val="000000" w:themeColor="text1"/>
          <w:sz w:val="20"/>
          <w:szCs w:val="20"/>
          <w:lang w:val="en-IE"/>
        </w:rPr>
        <w:t xml:space="preserve"> (p-value&lt;0.05). </w:t>
      </w:r>
      <w:r w:rsidRPr="008A3A83">
        <w:rPr>
          <w:rFonts w:ascii="Times New Roman" w:hAnsi="Times New Roman" w:cs="Times New Roman"/>
          <w:sz w:val="20"/>
          <w:szCs w:val="20"/>
          <w:lang w:val="en-IE"/>
        </w:rPr>
        <w:t>This aligns with studies showing O</w:t>
      </w:r>
      <w:r w:rsidRPr="008A3A83">
        <w:rPr>
          <w:rFonts w:ascii="Times New Roman" w:hAnsi="Times New Roman" w:cs="Times New Roman"/>
          <w:sz w:val="20"/>
          <w:szCs w:val="20"/>
          <w:vertAlign w:val="subscript"/>
          <w:lang w:val="en-IE"/>
        </w:rPr>
        <w:t>3</w:t>
      </w:r>
      <w:r w:rsidRPr="008A3A83">
        <w:rPr>
          <w:rFonts w:ascii="Times New Roman" w:hAnsi="Times New Roman" w:cs="Times New Roman"/>
          <w:sz w:val="20"/>
          <w:szCs w:val="20"/>
          <w:lang w:val="en-IE"/>
        </w:rPr>
        <w:t xml:space="preserve"> to be the oxidation driver during summertime in the marine environment (Ovadnevaite </w:t>
      </w:r>
      <w:r w:rsidR="00A72BC3" w:rsidRPr="00A72BC3">
        <w:rPr>
          <w:rFonts w:ascii="Times New Roman" w:hAnsi="Times New Roman" w:cs="Times New Roman"/>
          <w:i/>
          <w:sz w:val="20"/>
          <w:szCs w:val="20"/>
          <w:lang w:val="en-IE"/>
        </w:rPr>
        <w:t>et al</w:t>
      </w:r>
      <w:r w:rsidRPr="008A3A83">
        <w:rPr>
          <w:rFonts w:ascii="Times New Roman" w:hAnsi="Times New Roman" w:cs="Times New Roman"/>
          <w:sz w:val="20"/>
          <w:szCs w:val="20"/>
          <w:lang w:val="en-IE"/>
        </w:rPr>
        <w:t>., 2011)</w:t>
      </w:r>
      <w:r>
        <w:rPr>
          <w:rFonts w:ascii="Times New Roman" w:hAnsi="Times New Roman" w:cs="Times New Roman"/>
          <w:sz w:val="20"/>
          <w:szCs w:val="20"/>
          <w:lang w:val="en-IE"/>
        </w:rPr>
        <w:t>,</w:t>
      </w:r>
      <w:r w:rsidRPr="008A3A83">
        <w:rPr>
          <w:rFonts w:ascii="Times New Roman" w:hAnsi="Times New Roman" w:cs="Times New Roman"/>
          <w:sz w:val="20"/>
          <w:szCs w:val="20"/>
          <w:lang w:val="en-IE"/>
        </w:rPr>
        <w:t xml:space="preserve"> </w:t>
      </w:r>
      <w:r>
        <w:rPr>
          <w:rFonts w:ascii="Times New Roman" w:hAnsi="Times New Roman" w:cs="Times New Roman"/>
          <w:sz w:val="20"/>
          <w:szCs w:val="20"/>
          <w:lang w:val="en-IE"/>
        </w:rPr>
        <w:t>where</w:t>
      </w:r>
      <w:r w:rsidRPr="008A3A83">
        <w:rPr>
          <w:rFonts w:ascii="Times New Roman" w:hAnsi="Times New Roman" w:cs="Times New Roman"/>
          <w:sz w:val="20"/>
          <w:szCs w:val="20"/>
          <w:lang w:val="en-IE"/>
        </w:rPr>
        <w:t xml:space="preserve"> </w:t>
      </w:r>
      <w:r w:rsidRPr="008A3A83">
        <w:rPr>
          <w:rFonts w:ascii="Times New Roman" w:hAnsi="Times New Roman" w:cs="Times New Roman"/>
          <w:color w:val="000000" w:themeColor="text1"/>
          <w:sz w:val="20"/>
          <w:szCs w:val="20"/>
          <w:lang w:val="en-IE"/>
        </w:rPr>
        <w:t>unsaturated aliphatic chains (</w:t>
      </w:r>
      <w:r w:rsidRPr="008A3A83">
        <w:rPr>
          <w:rFonts w:ascii="Times New Roman" w:hAnsi="Times New Roman" w:cs="Times New Roman"/>
          <w:sz w:val="20"/>
          <w:szCs w:val="20"/>
          <w:lang w:val="en-IE"/>
        </w:rPr>
        <w:t>C=C double bonds)</w:t>
      </w:r>
      <w:r w:rsidRPr="008A3A83">
        <w:rPr>
          <w:rFonts w:ascii="Times New Roman" w:hAnsi="Times New Roman" w:cs="Times New Roman"/>
          <w:color w:val="000000" w:themeColor="text1"/>
          <w:sz w:val="20"/>
          <w:szCs w:val="20"/>
          <w:lang w:val="en-IE"/>
        </w:rPr>
        <w:t xml:space="preserve"> </w:t>
      </w:r>
      <w:r>
        <w:rPr>
          <w:rFonts w:ascii="Times New Roman" w:hAnsi="Times New Roman" w:cs="Times New Roman"/>
          <w:color w:val="000000" w:themeColor="text1"/>
          <w:sz w:val="20"/>
          <w:szCs w:val="20"/>
          <w:lang w:val="en-IE"/>
        </w:rPr>
        <w:t>react</w:t>
      </w:r>
      <w:r w:rsidRPr="008A3A83">
        <w:rPr>
          <w:rFonts w:ascii="Times New Roman" w:hAnsi="Times New Roman" w:cs="Times New Roman"/>
          <w:color w:val="000000" w:themeColor="text1"/>
          <w:sz w:val="20"/>
          <w:szCs w:val="20"/>
          <w:lang w:val="en-IE"/>
        </w:rPr>
        <w:t xml:space="preserve"> with ozone to form oxidised compounds (Decesari </w:t>
      </w:r>
      <w:r w:rsidR="00A72BC3" w:rsidRPr="00A72BC3">
        <w:rPr>
          <w:rFonts w:ascii="Times New Roman" w:hAnsi="Times New Roman" w:cs="Times New Roman"/>
          <w:i/>
          <w:color w:val="000000" w:themeColor="text1"/>
          <w:sz w:val="20"/>
          <w:szCs w:val="20"/>
          <w:lang w:val="en-IE"/>
        </w:rPr>
        <w:t>et al</w:t>
      </w:r>
      <w:r w:rsidRPr="008A3A83">
        <w:rPr>
          <w:rFonts w:ascii="Times New Roman" w:hAnsi="Times New Roman" w:cs="Times New Roman"/>
          <w:color w:val="000000" w:themeColor="text1"/>
          <w:sz w:val="20"/>
          <w:szCs w:val="20"/>
          <w:lang w:val="en-IE"/>
        </w:rPr>
        <w:t xml:space="preserve">, 2011). </w:t>
      </w:r>
    </w:p>
    <w:p w14:paraId="714C8530" w14:textId="0BA08D75" w:rsidR="003F37DA" w:rsidRPr="008A3A83" w:rsidRDefault="00EF04E2" w:rsidP="00EF04E2">
      <w:pPr>
        <w:pStyle w:val="Heading3"/>
        <w:rPr>
          <w:rFonts w:eastAsiaTheme="minorEastAsia"/>
          <w:b/>
          <w:bCs/>
          <w:color w:val="000000" w:themeColor="text1"/>
          <w:sz w:val="20"/>
          <w:szCs w:val="20"/>
          <w:lang w:val="en-IE"/>
        </w:rPr>
      </w:pPr>
      <w:r w:rsidRPr="008A3A83">
        <w:rPr>
          <w:rFonts w:eastAsiaTheme="minorEastAsia"/>
          <w:b/>
          <w:bCs/>
          <w:color w:val="000000" w:themeColor="text1"/>
          <w:sz w:val="20"/>
          <w:szCs w:val="20"/>
          <w:lang w:val="en-IE"/>
        </w:rPr>
        <w:t xml:space="preserve">3.2.2 </w:t>
      </w:r>
      <w:proofErr w:type="spellStart"/>
      <w:r w:rsidRPr="008A3A83">
        <w:rPr>
          <w:rFonts w:eastAsiaTheme="minorEastAsia"/>
          <w:b/>
          <w:bCs/>
          <w:color w:val="000000" w:themeColor="text1"/>
          <w:sz w:val="20"/>
          <w:szCs w:val="20"/>
          <w:lang w:val="en-IE"/>
        </w:rPr>
        <w:t>Methanesulphonic</w:t>
      </w:r>
      <w:proofErr w:type="spellEnd"/>
      <w:r w:rsidRPr="008A3A83">
        <w:rPr>
          <w:rFonts w:eastAsiaTheme="minorEastAsia"/>
          <w:b/>
          <w:bCs/>
          <w:color w:val="000000" w:themeColor="text1"/>
          <w:sz w:val="20"/>
          <w:szCs w:val="20"/>
          <w:lang w:val="en-IE"/>
        </w:rPr>
        <w:t xml:space="preserve"> Acid Organic Aerosols (MSA-OA)</w:t>
      </w:r>
    </w:p>
    <w:p w14:paraId="1B9E1712" w14:textId="01B95198" w:rsidR="00A12D07" w:rsidRPr="008A3A83" w:rsidRDefault="00A439F1" w:rsidP="008A3A83">
      <w:pPr>
        <w:pBdr>
          <w:top w:val="nil"/>
          <w:left w:val="nil"/>
          <w:bottom w:val="nil"/>
          <w:right w:val="nil"/>
          <w:between w:val="nil"/>
        </w:pBdr>
        <w:spacing w:line="360" w:lineRule="auto"/>
        <w:jc w:val="both"/>
        <w:rPr>
          <w:rFonts w:ascii="Times New Roman" w:hAnsi="Times New Roman" w:cs="Times New Roman"/>
          <w:sz w:val="20"/>
          <w:szCs w:val="20"/>
          <w:vertAlign w:val="subscript"/>
          <w:lang w:val="en-IE"/>
        </w:rPr>
      </w:pPr>
      <w:r w:rsidRPr="008A3A83">
        <w:rPr>
          <w:rFonts w:ascii="Times New Roman" w:hAnsi="Times New Roman" w:cs="Times New Roman"/>
          <w:sz w:val="20"/>
          <w:szCs w:val="20"/>
          <w:lang w:val="en-IE" w:eastAsia="zh-CN"/>
        </w:rPr>
        <w:t xml:space="preserve">The mass profile of </w:t>
      </w:r>
      <w:r w:rsidR="00A12D07" w:rsidRPr="008A3A83">
        <w:rPr>
          <w:rFonts w:ascii="Times New Roman" w:hAnsi="Times New Roman" w:cs="Times New Roman"/>
          <w:sz w:val="20"/>
          <w:szCs w:val="20"/>
          <w:lang w:val="en-IE"/>
        </w:rPr>
        <w:t xml:space="preserve">MSA-OA revealed that two oxygenated carbon families CHO (sum of </w:t>
      </w:r>
      <w:proofErr w:type="spellStart"/>
      <w:r w:rsidR="00A12D07" w:rsidRPr="008A3A83">
        <w:rPr>
          <w:rFonts w:ascii="Times New Roman" w:hAnsi="Times New Roman" w:cs="Times New Roman"/>
          <w:sz w:val="20"/>
          <w:szCs w:val="20"/>
          <w:lang w:val="en-IE"/>
        </w:rPr>
        <w:t>C</w:t>
      </w:r>
      <w:r w:rsidR="00A12D07" w:rsidRPr="008A3A83">
        <w:rPr>
          <w:rFonts w:ascii="Times New Roman" w:hAnsi="Times New Roman" w:cs="Times New Roman"/>
          <w:sz w:val="20"/>
          <w:szCs w:val="20"/>
          <w:vertAlign w:val="subscript"/>
          <w:lang w:val="en-IE"/>
        </w:rPr>
        <w:t>x</w:t>
      </w:r>
      <w:r w:rsidR="00A12D07" w:rsidRPr="008A3A83">
        <w:rPr>
          <w:rFonts w:ascii="Times New Roman" w:hAnsi="Times New Roman" w:cs="Times New Roman"/>
          <w:sz w:val="20"/>
          <w:szCs w:val="20"/>
          <w:lang w:val="en-IE"/>
        </w:rPr>
        <w:t>H</w:t>
      </w:r>
      <w:r w:rsidR="00A12D07" w:rsidRPr="008A3A83">
        <w:rPr>
          <w:rFonts w:ascii="Times New Roman" w:hAnsi="Times New Roman" w:cs="Times New Roman"/>
          <w:sz w:val="20"/>
          <w:szCs w:val="20"/>
          <w:vertAlign w:val="subscript"/>
          <w:lang w:val="en-IE"/>
        </w:rPr>
        <w:t>y</w:t>
      </w:r>
      <w:r w:rsidR="00A12D07" w:rsidRPr="008A3A83">
        <w:rPr>
          <w:rFonts w:ascii="Times New Roman" w:hAnsi="Times New Roman" w:cs="Times New Roman"/>
          <w:sz w:val="20"/>
          <w:szCs w:val="20"/>
          <w:lang w:val="en-IE"/>
        </w:rPr>
        <w:t>O</w:t>
      </w:r>
      <w:r w:rsidR="00A12D07" w:rsidRPr="008A3A83">
        <w:rPr>
          <w:rFonts w:ascii="Times New Roman" w:hAnsi="Times New Roman" w:cs="Times New Roman"/>
          <w:sz w:val="20"/>
          <w:szCs w:val="20"/>
          <w:vertAlign w:val="subscript"/>
          <w:lang w:val="en-IE"/>
        </w:rPr>
        <w:t>k</w:t>
      </w:r>
      <w:proofErr w:type="spellEnd"/>
      <w:r w:rsidR="00A12D07" w:rsidRPr="008A3A83">
        <w:rPr>
          <w:rFonts w:ascii="Times New Roman" w:hAnsi="Times New Roman" w:cs="Times New Roman"/>
          <w:sz w:val="20"/>
          <w:szCs w:val="20"/>
          <w:lang w:val="en-IE"/>
        </w:rPr>
        <w:t xml:space="preserve"> and </w:t>
      </w:r>
      <w:proofErr w:type="spellStart"/>
      <w:r w:rsidR="00A12D07" w:rsidRPr="008A3A83">
        <w:rPr>
          <w:rFonts w:ascii="Times New Roman" w:hAnsi="Times New Roman" w:cs="Times New Roman"/>
          <w:sz w:val="20"/>
          <w:szCs w:val="20"/>
          <w:lang w:val="en-IE"/>
        </w:rPr>
        <w:t>C</w:t>
      </w:r>
      <w:r w:rsidR="00A12D07" w:rsidRPr="008A3A83">
        <w:rPr>
          <w:rFonts w:ascii="Times New Roman" w:hAnsi="Times New Roman" w:cs="Times New Roman"/>
          <w:sz w:val="20"/>
          <w:szCs w:val="20"/>
          <w:vertAlign w:val="subscript"/>
          <w:lang w:val="en-IE"/>
        </w:rPr>
        <w:t>x</w:t>
      </w:r>
      <w:r w:rsidR="00A12D07" w:rsidRPr="008A3A83">
        <w:rPr>
          <w:rFonts w:ascii="Times New Roman" w:hAnsi="Times New Roman" w:cs="Times New Roman"/>
          <w:sz w:val="20"/>
          <w:szCs w:val="20"/>
          <w:lang w:val="en-IE"/>
        </w:rPr>
        <w:t>H</w:t>
      </w:r>
      <w:r w:rsidR="00A12D07" w:rsidRPr="008A3A83">
        <w:rPr>
          <w:rFonts w:ascii="Times New Roman" w:hAnsi="Times New Roman" w:cs="Times New Roman"/>
          <w:sz w:val="20"/>
          <w:szCs w:val="20"/>
          <w:vertAlign w:val="subscript"/>
          <w:lang w:val="en-IE"/>
        </w:rPr>
        <w:t>y</w:t>
      </w:r>
      <w:r w:rsidR="00A12D07" w:rsidRPr="008A3A83">
        <w:rPr>
          <w:rFonts w:ascii="Times New Roman" w:hAnsi="Times New Roman" w:cs="Times New Roman"/>
          <w:sz w:val="20"/>
          <w:szCs w:val="20"/>
          <w:lang w:val="en-IE"/>
        </w:rPr>
        <w:t>O</w:t>
      </w:r>
      <w:r w:rsidR="00A12D07" w:rsidRPr="008A3A83">
        <w:rPr>
          <w:rFonts w:ascii="Times New Roman" w:hAnsi="Times New Roman" w:cs="Times New Roman"/>
          <w:sz w:val="20"/>
          <w:szCs w:val="20"/>
          <w:vertAlign w:val="subscript"/>
          <w:lang w:val="en-IE"/>
        </w:rPr>
        <w:t>w</w:t>
      </w:r>
      <w:proofErr w:type="spellEnd"/>
      <w:r w:rsidR="00A12D07" w:rsidRPr="008A3A83">
        <w:rPr>
          <w:rFonts w:ascii="Times New Roman" w:hAnsi="Times New Roman" w:cs="Times New Roman"/>
          <w:sz w:val="20"/>
          <w:szCs w:val="20"/>
          <w:lang w:val="en-IE"/>
        </w:rPr>
        <w:t xml:space="preserve"> where k = 1 and w &gt; 1) dominated 53.4% of the total mass spectra fraction followed by </w:t>
      </w:r>
      <w:proofErr w:type="spellStart"/>
      <w:r w:rsidR="00A12D07" w:rsidRPr="008A3A83">
        <w:rPr>
          <w:rFonts w:ascii="Times New Roman" w:hAnsi="Times New Roman" w:cs="Times New Roman"/>
          <w:sz w:val="20"/>
          <w:szCs w:val="20"/>
          <w:lang w:val="en-IE"/>
        </w:rPr>
        <w:t>aliphatics</w:t>
      </w:r>
      <w:proofErr w:type="spellEnd"/>
      <w:r w:rsidR="00A12D07" w:rsidRPr="008A3A83">
        <w:rPr>
          <w:rFonts w:ascii="Times New Roman" w:hAnsi="Times New Roman" w:cs="Times New Roman"/>
          <w:sz w:val="20"/>
          <w:szCs w:val="20"/>
          <w:lang w:val="en-IE"/>
        </w:rPr>
        <w:t xml:space="preserve"> (pure Hydrocarbon‐like, </w:t>
      </w:r>
      <w:proofErr w:type="spellStart"/>
      <w:r w:rsidR="00A12D07" w:rsidRPr="008A3A83">
        <w:rPr>
          <w:rFonts w:ascii="Times New Roman" w:hAnsi="Times New Roman" w:cs="Times New Roman"/>
          <w:sz w:val="20"/>
          <w:szCs w:val="20"/>
          <w:lang w:val="en-IE"/>
        </w:rPr>
        <w:t>C</w:t>
      </w:r>
      <w:r w:rsidR="00A12D07" w:rsidRPr="008A3A83">
        <w:rPr>
          <w:rFonts w:ascii="Times New Roman" w:hAnsi="Times New Roman" w:cs="Times New Roman"/>
          <w:sz w:val="20"/>
          <w:szCs w:val="20"/>
          <w:vertAlign w:val="subscript"/>
          <w:lang w:val="en-IE"/>
        </w:rPr>
        <w:t>x</w:t>
      </w:r>
      <w:r w:rsidR="00A12D07" w:rsidRPr="008A3A83">
        <w:rPr>
          <w:rFonts w:ascii="Times New Roman" w:hAnsi="Times New Roman" w:cs="Times New Roman"/>
          <w:sz w:val="20"/>
          <w:szCs w:val="20"/>
          <w:lang w:val="en-IE"/>
        </w:rPr>
        <w:t>H</w:t>
      </w:r>
      <w:r w:rsidR="00A12D07" w:rsidRPr="008A3A83">
        <w:rPr>
          <w:rFonts w:ascii="Times New Roman" w:hAnsi="Times New Roman" w:cs="Times New Roman"/>
          <w:sz w:val="20"/>
          <w:szCs w:val="20"/>
          <w:vertAlign w:val="subscript"/>
          <w:lang w:val="en-IE"/>
        </w:rPr>
        <w:t>y</w:t>
      </w:r>
      <w:proofErr w:type="spellEnd"/>
      <w:r w:rsidR="00A12D07" w:rsidRPr="008A3A83">
        <w:rPr>
          <w:rFonts w:ascii="Times New Roman" w:hAnsi="Times New Roman" w:cs="Times New Roman"/>
          <w:sz w:val="20"/>
          <w:szCs w:val="20"/>
          <w:vertAlign w:val="superscript"/>
          <w:lang w:val="en-IE"/>
        </w:rPr>
        <w:t>+</w:t>
      </w:r>
      <w:r w:rsidR="00A12D07" w:rsidRPr="008A3A83">
        <w:rPr>
          <w:rFonts w:ascii="Times New Roman" w:hAnsi="Times New Roman" w:cs="Times New Roman"/>
          <w:sz w:val="20"/>
          <w:szCs w:val="20"/>
          <w:lang w:val="en-IE"/>
        </w:rPr>
        <w:t>) whose fraction accounted for 33.3%</w:t>
      </w:r>
      <w:r w:rsidR="002E0350" w:rsidRPr="008A3A83">
        <w:rPr>
          <w:rFonts w:ascii="Times New Roman" w:hAnsi="Times New Roman" w:cs="Times New Roman"/>
          <w:sz w:val="20"/>
          <w:szCs w:val="20"/>
          <w:lang w:val="en-IE"/>
        </w:rPr>
        <w:t xml:space="preserve">. </w:t>
      </w:r>
      <w:r w:rsidR="00942E74" w:rsidRPr="008A3A83">
        <w:rPr>
          <w:rFonts w:ascii="Times New Roman" w:hAnsi="Times New Roman" w:cs="Times New Roman"/>
          <w:sz w:val="20"/>
          <w:szCs w:val="20"/>
          <w:lang w:val="en-IE"/>
        </w:rPr>
        <w:t>MSA-OA was further clearly identified owing to its</w:t>
      </w:r>
      <w:r w:rsidR="00A12D07" w:rsidRPr="008A3A83">
        <w:rPr>
          <w:rFonts w:ascii="Times New Roman" w:hAnsi="Times New Roman" w:cs="Times New Roman"/>
          <w:sz w:val="20"/>
          <w:szCs w:val="20"/>
          <w:lang w:val="en-IE"/>
        </w:rPr>
        <w:t xml:space="preserve"> substantial contribution from the </w:t>
      </w:r>
      <w:proofErr w:type="spellStart"/>
      <w:r w:rsidR="00A12D07" w:rsidRPr="008A3A83">
        <w:rPr>
          <w:rFonts w:ascii="Times New Roman" w:hAnsi="Times New Roman" w:cs="Times New Roman"/>
          <w:sz w:val="20"/>
          <w:szCs w:val="20"/>
          <w:lang w:val="en-IE"/>
        </w:rPr>
        <w:t>C</w:t>
      </w:r>
      <w:r w:rsidR="00A12D07" w:rsidRPr="008A3A83">
        <w:rPr>
          <w:rFonts w:ascii="Times New Roman" w:hAnsi="Times New Roman" w:cs="Times New Roman"/>
          <w:sz w:val="20"/>
          <w:szCs w:val="20"/>
          <w:vertAlign w:val="subscript"/>
          <w:lang w:val="en-IE"/>
        </w:rPr>
        <w:t>x</w:t>
      </w:r>
      <w:r w:rsidR="00A12D07" w:rsidRPr="008A3A83">
        <w:rPr>
          <w:rFonts w:ascii="Times New Roman" w:hAnsi="Times New Roman" w:cs="Times New Roman"/>
          <w:sz w:val="20"/>
          <w:szCs w:val="20"/>
          <w:lang w:val="en-IE"/>
        </w:rPr>
        <w:t>S</w:t>
      </w:r>
      <w:r w:rsidR="00A12D07" w:rsidRPr="008A3A83">
        <w:rPr>
          <w:rFonts w:ascii="Times New Roman" w:hAnsi="Times New Roman" w:cs="Times New Roman"/>
          <w:sz w:val="20"/>
          <w:szCs w:val="20"/>
          <w:vertAlign w:val="subscript"/>
          <w:lang w:val="en-IE"/>
        </w:rPr>
        <w:t>y</w:t>
      </w:r>
      <w:proofErr w:type="spellEnd"/>
      <w:r w:rsidR="00A12D07" w:rsidRPr="008A3A83">
        <w:rPr>
          <w:rFonts w:ascii="Times New Roman" w:hAnsi="Times New Roman" w:cs="Times New Roman"/>
          <w:sz w:val="20"/>
          <w:szCs w:val="20"/>
          <w:vertAlign w:val="superscript"/>
          <w:lang w:val="en-IE"/>
        </w:rPr>
        <w:t>+</w:t>
      </w:r>
      <w:r w:rsidR="00A12D07" w:rsidRPr="008A3A83">
        <w:rPr>
          <w:rFonts w:ascii="Times New Roman" w:hAnsi="Times New Roman" w:cs="Times New Roman"/>
          <w:sz w:val="20"/>
          <w:szCs w:val="20"/>
          <w:lang w:val="en-IE"/>
        </w:rPr>
        <w:t xml:space="preserve"> family (6</w:t>
      </w:r>
      <w:r w:rsidR="00942E74" w:rsidRPr="008A3A83">
        <w:rPr>
          <w:rFonts w:ascii="Times New Roman" w:hAnsi="Times New Roman" w:cs="Times New Roman"/>
          <w:sz w:val="20"/>
          <w:szCs w:val="20"/>
          <w:lang w:val="en-IE"/>
        </w:rPr>
        <w:t>%) over</w:t>
      </w:r>
      <w:r w:rsidR="00A12D07" w:rsidRPr="008A3A83">
        <w:rPr>
          <w:rFonts w:ascii="Times New Roman" w:hAnsi="Times New Roman" w:cs="Times New Roman"/>
          <w:sz w:val="20"/>
          <w:szCs w:val="20"/>
          <w:lang w:val="en-IE"/>
        </w:rPr>
        <w:t xml:space="preserve"> other sources, this is </w:t>
      </w:r>
      <w:r w:rsidR="00942E74" w:rsidRPr="008A3A83">
        <w:rPr>
          <w:rFonts w:ascii="Times New Roman" w:hAnsi="Times New Roman" w:cs="Times New Roman"/>
          <w:sz w:val="20"/>
          <w:szCs w:val="20"/>
          <w:lang w:val="en-IE"/>
        </w:rPr>
        <w:t>in line with</w:t>
      </w:r>
      <w:r w:rsidR="00A12D07" w:rsidRPr="008A3A83">
        <w:rPr>
          <w:rFonts w:ascii="Times New Roman" w:hAnsi="Times New Roman" w:cs="Times New Roman"/>
          <w:sz w:val="20"/>
          <w:szCs w:val="20"/>
          <w:lang w:val="en-IE"/>
        </w:rPr>
        <w:t xml:space="preserve"> t</w:t>
      </w:r>
      <w:r w:rsidR="00942E74" w:rsidRPr="008A3A83">
        <w:rPr>
          <w:rFonts w:ascii="Times New Roman" w:hAnsi="Times New Roman" w:cs="Times New Roman"/>
          <w:sz w:val="20"/>
          <w:szCs w:val="20"/>
          <w:lang w:val="en-IE"/>
        </w:rPr>
        <w:t>he</w:t>
      </w:r>
      <w:r w:rsidR="00A12D07" w:rsidRPr="008A3A83">
        <w:rPr>
          <w:rFonts w:ascii="Times New Roman" w:hAnsi="Times New Roman" w:cs="Times New Roman"/>
          <w:sz w:val="20"/>
          <w:szCs w:val="20"/>
          <w:lang w:val="en-IE"/>
        </w:rPr>
        <w:t xml:space="preserve"> </w:t>
      </w:r>
      <w:proofErr w:type="spellStart"/>
      <w:r w:rsidR="00A12D07" w:rsidRPr="008A3A83">
        <w:rPr>
          <w:rFonts w:ascii="Times New Roman" w:hAnsi="Times New Roman" w:cs="Times New Roman"/>
          <w:sz w:val="20"/>
          <w:szCs w:val="20"/>
          <w:lang w:val="en-IE"/>
        </w:rPr>
        <w:t>C</w:t>
      </w:r>
      <w:r w:rsidR="00A12D07" w:rsidRPr="008A3A83">
        <w:rPr>
          <w:rFonts w:ascii="Times New Roman" w:hAnsi="Times New Roman" w:cs="Times New Roman"/>
          <w:sz w:val="20"/>
          <w:szCs w:val="20"/>
          <w:vertAlign w:val="subscript"/>
          <w:lang w:val="en-IE"/>
        </w:rPr>
        <w:t>x</w:t>
      </w:r>
      <w:r w:rsidR="00A12D07" w:rsidRPr="008A3A83">
        <w:rPr>
          <w:rFonts w:ascii="Times New Roman" w:hAnsi="Times New Roman" w:cs="Times New Roman"/>
          <w:sz w:val="20"/>
          <w:szCs w:val="20"/>
          <w:lang w:val="en-IE"/>
        </w:rPr>
        <w:t>S</w:t>
      </w:r>
      <w:r w:rsidR="00A12D07" w:rsidRPr="008A3A83">
        <w:rPr>
          <w:rFonts w:ascii="Times New Roman" w:hAnsi="Times New Roman" w:cs="Times New Roman"/>
          <w:sz w:val="20"/>
          <w:szCs w:val="20"/>
          <w:vertAlign w:val="subscript"/>
          <w:lang w:val="en-IE"/>
        </w:rPr>
        <w:t>y</w:t>
      </w:r>
      <w:proofErr w:type="spellEnd"/>
      <w:r w:rsidR="00A12D07" w:rsidRPr="008A3A83">
        <w:rPr>
          <w:rFonts w:ascii="Times New Roman" w:hAnsi="Times New Roman" w:cs="Times New Roman"/>
          <w:sz w:val="20"/>
          <w:szCs w:val="20"/>
          <w:vertAlign w:val="superscript"/>
          <w:lang w:val="en-IE"/>
        </w:rPr>
        <w:t>+</w:t>
      </w:r>
      <w:r w:rsidR="00A12D07" w:rsidRPr="008A3A83">
        <w:rPr>
          <w:rFonts w:ascii="Times New Roman" w:hAnsi="Times New Roman" w:cs="Times New Roman"/>
          <w:sz w:val="20"/>
          <w:szCs w:val="20"/>
          <w:lang w:val="en-IE"/>
        </w:rPr>
        <w:t xml:space="preserve"> contribution (7%) for MSA</w:t>
      </w:r>
      <w:r w:rsidR="00942E74" w:rsidRPr="008A3A83">
        <w:rPr>
          <w:rFonts w:ascii="Times New Roman" w:hAnsi="Times New Roman" w:cs="Times New Roman"/>
          <w:sz w:val="20"/>
          <w:szCs w:val="20"/>
          <w:lang w:val="en-IE"/>
        </w:rPr>
        <w:t>-</w:t>
      </w:r>
      <w:r w:rsidR="00A12D07" w:rsidRPr="008A3A83">
        <w:rPr>
          <w:rFonts w:ascii="Times New Roman" w:hAnsi="Times New Roman" w:cs="Times New Roman"/>
          <w:sz w:val="20"/>
          <w:szCs w:val="20"/>
          <w:lang w:val="en-IE"/>
        </w:rPr>
        <w:t>OA</w:t>
      </w:r>
      <w:r w:rsidR="00942E74" w:rsidRPr="008A3A83">
        <w:rPr>
          <w:rFonts w:ascii="Times New Roman" w:hAnsi="Times New Roman" w:cs="Times New Roman"/>
          <w:sz w:val="20"/>
          <w:szCs w:val="20"/>
          <w:lang w:val="en-IE"/>
        </w:rPr>
        <w:t xml:space="preserve"> also</w:t>
      </w:r>
      <w:r w:rsidR="00A12D07" w:rsidRPr="008A3A83">
        <w:rPr>
          <w:rFonts w:ascii="Times New Roman" w:hAnsi="Times New Roman" w:cs="Times New Roman"/>
          <w:sz w:val="20"/>
          <w:szCs w:val="20"/>
          <w:lang w:val="en-IE"/>
        </w:rPr>
        <w:t xml:space="preserve"> reported by</w:t>
      </w:r>
      <w:r w:rsidR="002E0350" w:rsidRPr="008A3A83">
        <w:rPr>
          <w:rFonts w:ascii="Times New Roman" w:hAnsi="Times New Roman" w:cs="Times New Roman"/>
          <w:sz w:val="20"/>
          <w:szCs w:val="20"/>
          <w:lang w:val="en-IE"/>
        </w:rPr>
        <w:t xml:space="preserve"> </w:t>
      </w:r>
      <w:r w:rsidR="002E0350" w:rsidRPr="008A3A83">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{"citationID":"joGmEzrL","properties":{"formattedCitation":"(Huang et al. 2018)","plainCitation":"(Huang et al. 2018)","dontUpdate":true,"noteIndex":0},"citationItems":[{"id":1324,"uris":["http://zotero.org/groups/3856298/items/D8R7EPXU"],"itemData":{"id":1324,"type":"article-journal","abstract":"Abstract.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C71BDA">
        <w:rPr>
          <w:rFonts w:ascii="Cambria Math" w:hAnsi="Cambria Math" w:cs="Cambria Math"/>
          <w:sz w:val="20"/>
          <w:szCs w:val="20"/>
          <w:lang w:val="en-IE"/>
        </w:rPr>
        <w:instrText>∘</w:instrText>
      </w:r>
      <w:r w:rsidR="00C71BDA">
        <w:rPr>
          <w:rFonts w:ascii="Times New Roman" w:hAnsi="Times New Roman" w:cs="Times New Roman"/>
          <w:sz w:val="20"/>
          <w:szCs w:val="20"/>
          <w:lang w:val="en-IE"/>
        </w:rPr>
        <w:instrText> N to 53</w:instrText>
      </w:r>
      <w:r w:rsidR="00C71BDA">
        <w:rPr>
          <w:rFonts w:ascii="Cambria Math" w:hAnsi="Cambria Math" w:cs="Cambria Math"/>
          <w:sz w:val="20"/>
          <w:szCs w:val="20"/>
          <w:lang w:val="en-IE"/>
        </w:rPr>
        <w:instrText>∘</w:instrText>
      </w:r>
      <w:r w:rsidR="00C71BDA">
        <w:rPr>
          <w:rFonts w:ascii="Times New Roman" w:hAnsi="Times New Roman" w:cs="Times New Roman"/>
          <w:sz w:val="20"/>
          <w:szCs w:val="20"/>
          <w:lang w:val="en-IE"/>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C71BDA">
        <w:rPr>
          <w:rFonts w:ascii="Cambria Math" w:hAnsi="Cambria Math" w:cs="Cambria Math"/>
          <w:sz w:val="20"/>
          <w:szCs w:val="20"/>
          <w:lang w:val="en-IE"/>
        </w:rPr>
        <w:instrText>∘</w:instrText>
      </w:r>
      <w:r w:rsidR="00C71BDA">
        <w:rPr>
          <w:rFonts w:ascii="Times New Roman" w:hAnsi="Times New Roman" w:cs="Times New Roman"/>
          <w:sz w:val="20"/>
          <w:szCs w:val="20"/>
          <w:lang w:val="en-IE"/>
        </w:rPr>
        <w:instrText> N to 15</w:instrText>
      </w:r>
      <w:r w:rsidR="00C71BDA">
        <w:rPr>
          <w:rFonts w:ascii="Cambria Math" w:hAnsi="Cambria Math" w:cs="Cambria Math"/>
          <w:sz w:val="20"/>
          <w:szCs w:val="20"/>
          <w:lang w:val="en-IE"/>
        </w:rPr>
        <w:instrText>∘</w:instrText>
      </w:r>
      <w:r w:rsidR="00C71BDA">
        <w:rPr>
          <w:rFonts w:ascii="Times New Roman" w:hAnsi="Times New Roman" w:cs="Times New Roman"/>
          <w:sz w:val="20"/>
          <w:szCs w:val="20"/>
          <w:lang w:val="en-IE"/>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schema":"https://github.com/citation-style-language/schema/raw/master/csl-citation.json"} </w:instrText>
      </w:r>
      <w:r w:rsidR="002E0350" w:rsidRPr="008A3A83">
        <w:rPr>
          <w:rFonts w:ascii="Times New Roman" w:hAnsi="Times New Roman" w:cs="Times New Roman"/>
          <w:sz w:val="20"/>
          <w:szCs w:val="20"/>
          <w:lang w:val="en-IE"/>
        </w:rPr>
        <w:fldChar w:fldCharType="separate"/>
      </w:r>
      <w:r w:rsidR="002E0350" w:rsidRPr="008A3A83">
        <w:rPr>
          <w:rFonts w:ascii="Times New Roman" w:hAnsi="Times New Roman" w:cs="Times New Roman"/>
          <w:sz w:val="20"/>
          <w:szCs w:val="20"/>
          <w:lang w:val="en-IE"/>
        </w:rPr>
        <w:t xml:space="preserve">Huang </w:t>
      </w:r>
      <w:r w:rsidR="00A72BC3" w:rsidRPr="00A72BC3">
        <w:rPr>
          <w:rFonts w:ascii="Times New Roman" w:hAnsi="Times New Roman" w:cs="Times New Roman"/>
          <w:i/>
          <w:sz w:val="20"/>
          <w:szCs w:val="20"/>
          <w:lang w:val="en-IE"/>
        </w:rPr>
        <w:t>et al</w:t>
      </w:r>
      <w:r w:rsidR="002E0350" w:rsidRPr="008A3A83">
        <w:rPr>
          <w:rFonts w:ascii="Times New Roman" w:hAnsi="Times New Roman" w:cs="Times New Roman"/>
          <w:sz w:val="20"/>
          <w:szCs w:val="20"/>
          <w:lang w:val="en-IE"/>
        </w:rPr>
        <w:t>. (2018)</w:t>
      </w:r>
      <w:r w:rsidR="002E0350" w:rsidRPr="008A3A83">
        <w:rPr>
          <w:rFonts w:ascii="Times New Roman" w:hAnsi="Times New Roman" w:cs="Times New Roman"/>
          <w:sz w:val="20"/>
          <w:szCs w:val="20"/>
          <w:lang w:val="en-IE"/>
        </w:rPr>
        <w:fldChar w:fldCharType="end"/>
      </w:r>
      <w:r w:rsidR="002E0350" w:rsidRPr="008A3A83">
        <w:rPr>
          <w:rFonts w:ascii="Times New Roman" w:hAnsi="Times New Roman" w:cs="Times New Roman"/>
          <w:sz w:val="20"/>
          <w:szCs w:val="20"/>
          <w:lang w:val="en-IE"/>
        </w:rPr>
        <w:t xml:space="preserve">. </w:t>
      </w:r>
      <w:r w:rsidR="00942E74" w:rsidRPr="008A3A83">
        <w:rPr>
          <w:rFonts w:ascii="Times New Roman" w:hAnsi="Times New Roman" w:cs="Times New Roman"/>
          <w:sz w:val="20"/>
          <w:szCs w:val="20"/>
          <w:lang w:val="en-IE"/>
        </w:rPr>
        <w:t>Similarly,</w:t>
      </w:r>
      <w:r w:rsidR="00A12D07" w:rsidRPr="008A3A83">
        <w:rPr>
          <w:rFonts w:ascii="Times New Roman" w:hAnsi="Times New Roman" w:cs="Times New Roman"/>
          <w:sz w:val="20"/>
          <w:szCs w:val="20"/>
          <w:lang w:val="en-IE"/>
        </w:rPr>
        <w:t xml:space="preserve"> to results reported by</w:t>
      </w:r>
      <w:r w:rsidR="002E0350" w:rsidRPr="008A3A83">
        <w:rPr>
          <w:rFonts w:ascii="Times New Roman" w:hAnsi="Times New Roman" w:cs="Times New Roman"/>
          <w:sz w:val="20"/>
          <w:szCs w:val="20"/>
          <w:lang w:val="en-IE"/>
        </w:rPr>
        <w:t xml:space="preserve"> </w:t>
      </w:r>
      <w:r w:rsidR="002E0350" w:rsidRPr="008A3A83">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{"citationID":"K0MANzup","properties":{"formattedCitation":"(Schmale et al. 2013)","plainCitation":"(Schmale et al. 2013)","dontUpdate":true,"noteIndex":0},"citationItems":[{"id":2095,"uris":["http://zotero.org/groups/3856298/items/FG8963SJ"],"itemData":{"id":2095,"type":"article-journal","abstract":"Abstract.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F."}],"issued":{"date-parts":[["2013",9,3]]}}}],"schema":"https://github.com/citation-style-language/schema/raw/master/csl-citation.json"} </w:instrText>
      </w:r>
      <w:r w:rsidR="002E0350" w:rsidRPr="008A3A83">
        <w:rPr>
          <w:rFonts w:ascii="Times New Roman" w:hAnsi="Times New Roman" w:cs="Times New Roman"/>
          <w:sz w:val="20"/>
          <w:szCs w:val="20"/>
          <w:lang w:val="en-IE"/>
        </w:rPr>
        <w:fldChar w:fldCharType="separate"/>
      </w:r>
      <w:r w:rsidR="002E0350" w:rsidRPr="008A3A83">
        <w:rPr>
          <w:rFonts w:ascii="Times New Roman" w:hAnsi="Times New Roman" w:cs="Times New Roman"/>
          <w:sz w:val="20"/>
          <w:szCs w:val="20"/>
          <w:lang w:val="en-IE"/>
        </w:rPr>
        <w:t xml:space="preserve">(Schmale </w:t>
      </w:r>
      <w:r w:rsidR="00A72BC3" w:rsidRPr="00A72BC3">
        <w:rPr>
          <w:rFonts w:ascii="Times New Roman" w:hAnsi="Times New Roman" w:cs="Times New Roman"/>
          <w:i/>
          <w:sz w:val="20"/>
          <w:szCs w:val="20"/>
          <w:lang w:val="en-IE"/>
        </w:rPr>
        <w:t>et al</w:t>
      </w:r>
      <w:r w:rsidR="002E0350" w:rsidRPr="008A3A83">
        <w:rPr>
          <w:rFonts w:ascii="Times New Roman" w:hAnsi="Times New Roman" w:cs="Times New Roman"/>
          <w:sz w:val="20"/>
          <w:szCs w:val="20"/>
          <w:lang w:val="en-IE"/>
        </w:rPr>
        <w:t>. (2013)</w:t>
      </w:r>
      <w:r w:rsidR="002E0350" w:rsidRPr="008A3A83">
        <w:rPr>
          <w:rFonts w:ascii="Times New Roman" w:hAnsi="Times New Roman" w:cs="Times New Roman"/>
          <w:sz w:val="20"/>
          <w:szCs w:val="20"/>
          <w:lang w:val="en-IE"/>
        </w:rPr>
        <w:fldChar w:fldCharType="end"/>
      </w:r>
      <w:r w:rsidR="00A12D07" w:rsidRPr="008A3A83">
        <w:rPr>
          <w:rFonts w:ascii="Times New Roman" w:hAnsi="Times New Roman" w:cs="Times New Roman"/>
          <w:sz w:val="20"/>
          <w:szCs w:val="20"/>
          <w:lang w:val="en-IE"/>
        </w:rPr>
        <w:t xml:space="preserve">, the correlation coefficient with the AMS database MSA-OA laboratory reference spectrum (Figure </w:t>
      </w:r>
      <w:r w:rsidR="009A0741" w:rsidRPr="008A3A83">
        <w:rPr>
          <w:rFonts w:ascii="Times New Roman" w:hAnsi="Times New Roman" w:cs="Times New Roman"/>
          <w:sz w:val="20"/>
          <w:szCs w:val="20"/>
          <w:lang w:val="en-IE"/>
        </w:rPr>
        <w:t>S</w:t>
      </w:r>
      <w:r w:rsidR="009C6920">
        <w:rPr>
          <w:rFonts w:ascii="Times New Roman" w:hAnsi="Times New Roman" w:cs="Times New Roman"/>
          <w:sz w:val="20"/>
          <w:szCs w:val="20"/>
          <w:lang w:val="en-IE"/>
        </w:rPr>
        <w:t>4</w:t>
      </w:r>
      <w:r w:rsidR="00A12D07" w:rsidRPr="008A3A83">
        <w:rPr>
          <w:rFonts w:ascii="Times New Roman" w:hAnsi="Times New Roman" w:cs="Times New Roman"/>
          <w:sz w:val="20"/>
          <w:szCs w:val="20"/>
          <w:lang w:val="en-IE"/>
        </w:rPr>
        <w:t>) was rather moderate (</w:t>
      </w:r>
      <w:commentRangeStart w:id="90"/>
      <w:r w:rsidR="00A12D07" w:rsidRPr="008A3A83">
        <w:rPr>
          <w:rFonts w:ascii="Times New Roman" w:hAnsi="Times New Roman" w:cs="Times New Roman"/>
          <w:sz w:val="20"/>
          <w:szCs w:val="20"/>
          <w:lang w:val="en-IE"/>
        </w:rPr>
        <w:t>R=0.28</w:t>
      </w:r>
      <w:commentRangeEnd w:id="90"/>
      <w:r w:rsidR="00272F7C">
        <w:rPr>
          <w:rStyle w:val="CommentReference"/>
          <w:rFonts w:ascii="Calibri" w:eastAsia="Calibri" w:hAnsi="Calibri" w:cs="Calibri"/>
          <w:lang w:eastAsia="en-GB"/>
        </w:rPr>
        <w:commentReference w:id="90"/>
      </w:r>
      <w:r w:rsidR="00A12D07" w:rsidRPr="008A3A83">
        <w:rPr>
          <w:rFonts w:ascii="Times New Roman" w:hAnsi="Times New Roman" w:cs="Times New Roman"/>
          <w:sz w:val="20"/>
          <w:szCs w:val="20"/>
          <w:lang w:val="en-IE"/>
        </w:rPr>
        <w:t>), although this factor spectra still allowed for the precise identification of characteristic MSA ions at m/z 44.98 (CHS</w:t>
      </w:r>
      <w:r w:rsidR="00A12D07" w:rsidRPr="008A3A83">
        <w:rPr>
          <w:rFonts w:ascii="Times New Roman" w:hAnsi="Times New Roman" w:cs="Times New Roman"/>
          <w:sz w:val="20"/>
          <w:szCs w:val="20"/>
          <w:vertAlign w:val="superscript"/>
          <w:lang w:val="en-IE"/>
        </w:rPr>
        <w:t>+</w:t>
      </w:r>
      <w:r w:rsidR="00A12D07" w:rsidRPr="008A3A83">
        <w:rPr>
          <w:rFonts w:ascii="Times New Roman" w:hAnsi="Times New Roman" w:cs="Times New Roman"/>
          <w:sz w:val="20"/>
          <w:szCs w:val="20"/>
          <w:lang w:val="en-IE"/>
        </w:rPr>
        <w:t>), 47.00 (CH</w:t>
      </w:r>
      <w:r w:rsidR="00A12D07" w:rsidRPr="008A3A83">
        <w:rPr>
          <w:rFonts w:ascii="Times New Roman" w:hAnsi="Times New Roman" w:cs="Times New Roman"/>
          <w:sz w:val="20"/>
          <w:szCs w:val="20"/>
          <w:vertAlign w:val="subscript"/>
          <w:lang w:val="en-IE"/>
        </w:rPr>
        <w:t>3</w:t>
      </w:r>
      <w:r w:rsidR="00A12D07" w:rsidRPr="008A3A83">
        <w:rPr>
          <w:rFonts w:ascii="Times New Roman" w:hAnsi="Times New Roman" w:cs="Times New Roman"/>
          <w:sz w:val="20"/>
          <w:szCs w:val="20"/>
          <w:lang w:val="en-IE"/>
        </w:rPr>
        <w:t>S</w:t>
      </w:r>
      <w:r w:rsidR="00A12D07" w:rsidRPr="008A3A83">
        <w:rPr>
          <w:rFonts w:ascii="Times New Roman" w:hAnsi="Times New Roman" w:cs="Times New Roman"/>
          <w:sz w:val="20"/>
          <w:szCs w:val="20"/>
          <w:vertAlign w:val="superscript"/>
          <w:lang w:val="en-IE"/>
        </w:rPr>
        <w:t>+</w:t>
      </w:r>
      <w:r w:rsidR="00A12D07" w:rsidRPr="008A3A83">
        <w:rPr>
          <w:rFonts w:ascii="Times New Roman" w:hAnsi="Times New Roman" w:cs="Times New Roman"/>
          <w:sz w:val="20"/>
          <w:szCs w:val="20"/>
          <w:lang w:val="en-IE"/>
        </w:rPr>
        <w:t>), 64.97 (HSO</w:t>
      </w:r>
      <w:r w:rsidR="00A12D07" w:rsidRPr="008A3A83">
        <w:rPr>
          <w:rFonts w:ascii="Times New Roman" w:hAnsi="Times New Roman" w:cs="Times New Roman"/>
          <w:sz w:val="20"/>
          <w:szCs w:val="20"/>
          <w:vertAlign w:val="subscript"/>
          <w:lang w:val="en-IE"/>
        </w:rPr>
        <w:t>2</w:t>
      </w:r>
      <w:r w:rsidR="00A12D07" w:rsidRPr="008A3A83">
        <w:rPr>
          <w:rFonts w:ascii="Times New Roman" w:hAnsi="Times New Roman" w:cs="Times New Roman"/>
          <w:sz w:val="20"/>
          <w:szCs w:val="20"/>
          <w:vertAlign w:val="superscript"/>
          <w:lang w:val="en-IE"/>
        </w:rPr>
        <w:t>+</w:t>
      </w:r>
      <w:r w:rsidR="00A12D07" w:rsidRPr="008A3A83">
        <w:rPr>
          <w:rFonts w:ascii="Times New Roman" w:hAnsi="Times New Roman" w:cs="Times New Roman"/>
          <w:sz w:val="20"/>
          <w:szCs w:val="20"/>
          <w:lang w:val="en-IE"/>
        </w:rPr>
        <w:t>), 77.98 (CH</w:t>
      </w:r>
      <w:r w:rsidR="00A12D07" w:rsidRPr="008A3A83">
        <w:rPr>
          <w:rFonts w:ascii="Times New Roman" w:hAnsi="Times New Roman" w:cs="Times New Roman"/>
          <w:sz w:val="20"/>
          <w:szCs w:val="20"/>
          <w:vertAlign w:val="subscript"/>
          <w:lang w:val="en-IE"/>
        </w:rPr>
        <w:t>2</w:t>
      </w:r>
      <w:r w:rsidR="00A12D07" w:rsidRPr="008A3A83">
        <w:rPr>
          <w:rFonts w:ascii="Times New Roman" w:hAnsi="Times New Roman" w:cs="Times New Roman"/>
          <w:sz w:val="20"/>
          <w:szCs w:val="20"/>
          <w:lang w:val="en-IE"/>
        </w:rPr>
        <w:t>SO</w:t>
      </w:r>
      <w:r w:rsidR="00A12D07" w:rsidRPr="008A3A83">
        <w:rPr>
          <w:rFonts w:ascii="Times New Roman" w:hAnsi="Times New Roman" w:cs="Times New Roman"/>
          <w:sz w:val="20"/>
          <w:szCs w:val="20"/>
          <w:vertAlign w:val="subscript"/>
          <w:lang w:val="en-IE"/>
        </w:rPr>
        <w:t>2</w:t>
      </w:r>
      <w:r w:rsidR="00A12D07" w:rsidRPr="008A3A83">
        <w:rPr>
          <w:rFonts w:ascii="Times New Roman" w:hAnsi="Times New Roman" w:cs="Times New Roman"/>
          <w:sz w:val="20"/>
          <w:szCs w:val="20"/>
          <w:vertAlign w:val="superscript"/>
          <w:lang w:val="en-IE"/>
        </w:rPr>
        <w:t>+</w:t>
      </w:r>
      <w:r w:rsidR="002B7BDE" w:rsidRPr="008A3A83">
        <w:rPr>
          <w:rFonts w:ascii="Times New Roman" w:hAnsi="Times New Roman" w:cs="Times New Roman"/>
          <w:sz w:val="20"/>
          <w:szCs w:val="20"/>
          <w:lang w:val="en-IE"/>
        </w:rPr>
        <w:t>),</w:t>
      </w:r>
      <w:r w:rsidR="00A12D07" w:rsidRPr="008A3A83">
        <w:rPr>
          <w:rFonts w:ascii="Times New Roman" w:hAnsi="Times New Roman" w:cs="Times New Roman"/>
          <w:sz w:val="20"/>
          <w:szCs w:val="20"/>
          <w:lang w:val="en-IE"/>
        </w:rPr>
        <w:t xml:space="preserve"> 77.99 (CH</w:t>
      </w:r>
      <w:r w:rsidR="00A12D07" w:rsidRPr="008A3A83">
        <w:rPr>
          <w:rFonts w:ascii="Times New Roman" w:hAnsi="Times New Roman" w:cs="Times New Roman"/>
          <w:sz w:val="20"/>
          <w:szCs w:val="20"/>
          <w:vertAlign w:val="subscript"/>
          <w:lang w:val="en-IE"/>
        </w:rPr>
        <w:t>3</w:t>
      </w:r>
      <w:r w:rsidR="00A12D07" w:rsidRPr="008A3A83">
        <w:rPr>
          <w:rFonts w:ascii="Times New Roman" w:hAnsi="Times New Roman" w:cs="Times New Roman"/>
          <w:sz w:val="20"/>
          <w:szCs w:val="20"/>
          <w:lang w:val="en-IE"/>
        </w:rPr>
        <w:t>SO</w:t>
      </w:r>
      <w:r w:rsidR="00A12D07" w:rsidRPr="008A3A83">
        <w:rPr>
          <w:rFonts w:ascii="Times New Roman" w:hAnsi="Times New Roman" w:cs="Times New Roman"/>
          <w:sz w:val="20"/>
          <w:szCs w:val="20"/>
          <w:vertAlign w:val="subscript"/>
          <w:lang w:val="en-IE"/>
        </w:rPr>
        <w:t>2</w:t>
      </w:r>
      <w:r w:rsidR="00A12D07" w:rsidRPr="008A3A83">
        <w:rPr>
          <w:rFonts w:ascii="Times New Roman" w:hAnsi="Times New Roman" w:cs="Times New Roman"/>
          <w:sz w:val="20"/>
          <w:szCs w:val="20"/>
          <w:vertAlign w:val="superscript"/>
          <w:lang w:val="en-IE"/>
        </w:rPr>
        <w:t>+</w:t>
      </w:r>
      <w:r w:rsidR="002B7BDE" w:rsidRPr="008A3A83">
        <w:rPr>
          <w:rFonts w:ascii="Times New Roman" w:hAnsi="Times New Roman" w:cs="Times New Roman"/>
          <w:sz w:val="20"/>
          <w:szCs w:val="20"/>
          <w:lang w:val="en-IE"/>
        </w:rPr>
        <w:t>),</w:t>
      </w:r>
      <w:r w:rsidR="00A12D07" w:rsidRPr="008A3A83">
        <w:rPr>
          <w:rFonts w:ascii="Times New Roman" w:hAnsi="Times New Roman" w:cs="Times New Roman"/>
          <w:sz w:val="20"/>
          <w:szCs w:val="20"/>
          <w:lang w:val="en-IE"/>
        </w:rPr>
        <w:t xml:space="preserve"> and 95.99 (CH</w:t>
      </w:r>
      <w:r w:rsidR="00A12D07" w:rsidRPr="008A3A83">
        <w:rPr>
          <w:rFonts w:ascii="Times New Roman" w:hAnsi="Times New Roman" w:cs="Times New Roman"/>
          <w:sz w:val="20"/>
          <w:szCs w:val="20"/>
          <w:vertAlign w:val="subscript"/>
          <w:lang w:val="en-IE"/>
        </w:rPr>
        <w:t>4</w:t>
      </w:r>
      <w:r w:rsidR="00A12D07" w:rsidRPr="008A3A83">
        <w:rPr>
          <w:rFonts w:ascii="Times New Roman" w:hAnsi="Times New Roman" w:cs="Times New Roman"/>
          <w:sz w:val="20"/>
          <w:szCs w:val="20"/>
          <w:lang w:val="en-IE"/>
        </w:rPr>
        <w:t>SO</w:t>
      </w:r>
      <w:r w:rsidR="00A12D07" w:rsidRPr="008A3A83">
        <w:rPr>
          <w:rFonts w:ascii="Times New Roman" w:hAnsi="Times New Roman" w:cs="Times New Roman"/>
          <w:sz w:val="20"/>
          <w:szCs w:val="20"/>
          <w:vertAlign w:val="subscript"/>
          <w:lang w:val="en-IE"/>
        </w:rPr>
        <w:t>3</w:t>
      </w:r>
      <w:r w:rsidR="00A12D07" w:rsidRPr="008A3A83">
        <w:rPr>
          <w:rFonts w:ascii="Times New Roman" w:hAnsi="Times New Roman" w:cs="Times New Roman"/>
          <w:sz w:val="20"/>
          <w:szCs w:val="20"/>
          <w:vertAlign w:val="superscript"/>
          <w:lang w:val="en-IE"/>
        </w:rPr>
        <w:t>+</w:t>
      </w:r>
      <w:r w:rsidR="00A12D07" w:rsidRPr="008A3A83">
        <w:rPr>
          <w:rFonts w:ascii="Times New Roman" w:hAnsi="Times New Roman" w:cs="Times New Roman"/>
          <w:sz w:val="20"/>
          <w:szCs w:val="20"/>
          <w:lang w:val="en-IE"/>
        </w:rPr>
        <w:t xml:space="preserve">).  MSA-OA O:C and H:C ratios were 0.66 and 1.39 respectively, close to values reported by Loh </w:t>
      </w:r>
      <w:r w:rsidR="00A72BC3" w:rsidRPr="00A72BC3">
        <w:rPr>
          <w:rFonts w:ascii="Times New Roman" w:hAnsi="Times New Roman" w:cs="Times New Roman"/>
          <w:i/>
          <w:sz w:val="20"/>
          <w:szCs w:val="20"/>
          <w:lang w:val="en-IE"/>
        </w:rPr>
        <w:t>et al</w:t>
      </w:r>
      <w:r w:rsidR="00A12D07" w:rsidRPr="008A3A83">
        <w:rPr>
          <w:rFonts w:ascii="Times New Roman" w:hAnsi="Times New Roman" w:cs="Times New Roman"/>
          <w:sz w:val="20"/>
          <w:szCs w:val="20"/>
          <w:lang w:val="en-IE"/>
        </w:rPr>
        <w:t>. (2022).</w:t>
      </w:r>
      <w:r w:rsidR="00942E74" w:rsidRPr="008A3A83">
        <w:rPr>
          <w:rFonts w:ascii="Times New Roman" w:hAnsi="Times New Roman" w:cs="Times New Roman"/>
          <w:sz w:val="20"/>
          <w:szCs w:val="20"/>
          <w:lang w:val="en-IE"/>
        </w:rPr>
        <w:t xml:space="preserve"> The excellent correlation (R=0.82) between this factor and the </w:t>
      </w:r>
      <w:proofErr w:type="spellStart"/>
      <w:r w:rsidR="00942E74" w:rsidRPr="008A3A83">
        <w:rPr>
          <w:rFonts w:ascii="Times New Roman" w:hAnsi="Times New Roman" w:cs="Times New Roman"/>
          <w:sz w:val="20"/>
          <w:szCs w:val="20"/>
          <w:lang w:val="en-IE"/>
        </w:rPr>
        <w:t>C</w:t>
      </w:r>
      <w:r w:rsidR="00942E74" w:rsidRPr="008A3A83">
        <w:rPr>
          <w:rFonts w:ascii="Times New Roman" w:hAnsi="Times New Roman" w:cs="Times New Roman"/>
          <w:sz w:val="20"/>
          <w:szCs w:val="20"/>
          <w:vertAlign w:val="subscript"/>
          <w:lang w:val="en-IE"/>
        </w:rPr>
        <w:t>x</w:t>
      </w:r>
      <w:r w:rsidR="00942E74" w:rsidRPr="008A3A83">
        <w:rPr>
          <w:rFonts w:ascii="Times New Roman" w:hAnsi="Times New Roman" w:cs="Times New Roman"/>
          <w:sz w:val="20"/>
          <w:szCs w:val="20"/>
          <w:lang w:val="en-IE"/>
        </w:rPr>
        <w:t>S</w:t>
      </w:r>
      <w:r w:rsidR="00942E74" w:rsidRPr="008A3A83">
        <w:rPr>
          <w:rFonts w:ascii="Times New Roman" w:hAnsi="Times New Roman" w:cs="Times New Roman"/>
          <w:sz w:val="20"/>
          <w:szCs w:val="20"/>
          <w:vertAlign w:val="subscript"/>
          <w:lang w:val="en-IE"/>
        </w:rPr>
        <w:t>y</w:t>
      </w:r>
      <w:proofErr w:type="spellEnd"/>
      <w:r w:rsidR="00942E74" w:rsidRPr="008A3A83">
        <w:rPr>
          <w:rFonts w:ascii="Times New Roman" w:hAnsi="Times New Roman" w:cs="Times New Roman"/>
          <w:sz w:val="20"/>
          <w:szCs w:val="20"/>
          <w:vertAlign w:val="superscript"/>
          <w:lang w:val="en-IE"/>
        </w:rPr>
        <w:t>+</w:t>
      </w:r>
      <w:r w:rsidR="00942E74" w:rsidRPr="008A3A83">
        <w:rPr>
          <w:rFonts w:ascii="Times New Roman" w:hAnsi="Times New Roman" w:cs="Times New Roman"/>
          <w:sz w:val="20"/>
          <w:szCs w:val="20"/>
          <w:lang w:val="en-IE"/>
        </w:rPr>
        <w:t xml:space="preserve"> family</w:t>
      </w:r>
      <w:r w:rsidR="00607A89" w:rsidRPr="008A3A83">
        <w:rPr>
          <w:rFonts w:ascii="Times New Roman" w:hAnsi="Times New Roman" w:cs="Times New Roman"/>
          <w:sz w:val="20"/>
          <w:szCs w:val="20"/>
          <w:lang w:val="en-IE"/>
        </w:rPr>
        <w:t xml:space="preserve"> </w:t>
      </w:r>
      <w:commentRangeStart w:id="91"/>
      <w:r w:rsidR="00607A89" w:rsidRPr="008A3A83">
        <w:rPr>
          <w:rFonts w:ascii="Times New Roman" w:hAnsi="Times New Roman" w:cs="Times New Roman"/>
          <w:sz w:val="20"/>
          <w:szCs w:val="20"/>
          <w:lang w:val="en-IE"/>
        </w:rPr>
        <w:t xml:space="preserve">(Figure </w:t>
      </w:r>
      <w:r w:rsidR="009A0741" w:rsidRPr="008A3A83">
        <w:rPr>
          <w:rFonts w:ascii="Times New Roman" w:hAnsi="Times New Roman" w:cs="Times New Roman"/>
          <w:sz w:val="20"/>
          <w:szCs w:val="20"/>
          <w:lang w:val="en-IE"/>
        </w:rPr>
        <w:t>S</w:t>
      </w:r>
      <w:r w:rsidR="009C6920">
        <w:rPr>
          <w:rFonts w:ascii="Times New Roman" w:hAnsi="Times New Roman" w:cs="Times New Roman"/>
          <w:sz w:val="20"/>
          <w:szCs w:val="20"/>
          <w:lang w:val="en-IE"/>
        </w:rPr>
        <w:t>4</w:t>
      </w:r>
      <w:commentRangeEnd w:id="91"/>
      <w:r w:rsidR="00F8757A">
        <w:rPr>
          <w:rStyle w:val="CommentReference"/>
          <w:rFonts w:ascii="Calibri" w:eastAsia="Calibri" w:hAnsi="Calibri" w:cs="Calibri"/>
          <w:lang w:eastAsia="en-GB"/>
        </w:rPr>
        <w:commentReference w:id="91"/>
      </w:r>
      <w:r w:rsidR="00607A89" w:rsidRPr="008A3A83">
        <w:rPr>
          <w:rFonts w:ascii="Times New Roman" w:hAnsi="Times New Roman" w:cs="Times New Roman"/>
          <w:sz w:val="20"/>
          <w:szCs w:val="20"/>
          <w:lang w:val="en-IE"/>
        </w:rPr>
        <w:t>)</w:t>
      </w:r>
      <w:r w:rsidR="00942E74" w:rsidRPr="008A3A83">
        <w:rPr>
          <w:rFonts w:ascii="Times New Roman" w:hAnsi="Times New Roman" w:cs="Times New Roman"/>
          <w:sz w:val="20"/>
          <w:szCs w:val="20"/>
          <w:lang w:val="en-IE"/>
        </w:rPr>
        <w:t xml:space="preserve"> further highlight</w:t>
      </w:r>
      <w:r w:rsidR="00607A89" w:rsidRPr="008A3A83">
        <w:rPr>
          <w:rFonts w:ascii="Times New Roman" w:hAnsi="Times New Roman" w:cs="Times New Roman"/>
          <w:sz w:val="20"/>
          <w:szCs w:val="20"/>
          <w:lang w:val="en-IE"/>
        </w:rPr>
        <w:t>s</w:t>
      </w:r>
      <w:r w:rsidR="00942E74" w:rsidRPr="008A3A83">
        <w:rPr>
          <w:rFonts w:ascii="Times New Roman" w:hAnsi="Times New Roman" w:cs="Times New Roman"/>
          <w:sz w:val="20"/>
          <w:szCs w:val="20"/>
          <w:lang w:val="en-IE"/>
        </w:rPr>
        <w:t xml:space="preserve"> the sulphur predominance for MSA-OA as opposed to other factors. </w:t>
      </w:r>
      <w:r w:rsidR="00942E74" w:rsidRPr="00F8757A">
        <w:rPr>
          <w:rFonts w:ascii="Times New Roman" w:hAnsi="Times New Roman" w:cs="Times New Roman"/>
          <w:sz w:val="20"/>
          <w:szCs w:val="20"/>
          <w:highlight w:val="yellow"/>
          <w:lang w:val="en-IE"/>
          <w:rPrChange w:id="92" w:author="Ovadnevaite, Jurgita" w:date="2024-07-02T17:21:00Z" w16du:dateUtc="2024-07-02T16:21:00Z">
            <w:rPr>
              <w:rFonts w:ascii="Times New Roman" w:hAnsi="Times New Roman" w:cs="Times New Roman"/>
              <w:sz w:val="20"/>
              <w:szCs w:val="20"/>
              <w:lang w:val="en-IE"/>
            </w:rPr>
          </w:rPrChange>
        </w:rPr>
        <w:t>Furthermore</w:t>
      </w:r>
      <w:r w:rsidR="00942E74" w:rsidRPr="008A3A83">
        <w:rPr>
          <w:rFonts w:ascii="Times New Roman" w:hAnsi="Times New Roman" w:cs="Times New Roman"/>
          <w:sz w:val="20"/>
          <w:szCs w:val="20"/>
          <w:lang w:val="en-IE"/>
        </w:rPr>
        <w:t xml:space="preserve">, MSA-OA </w:t>
      </w:r>
      <w:proofErr w:type="spellStart"/>
      <w:r w:rsidR="00942E74" w:rsidRPr="008A3A83">
        <w:rPr>
          <w:rFonts w:ascii="Times New Roman" w:hAnsi="Times New Roman" w:cs="Times New Roman"/>
          <w:sz w:val="20"/>
          <w:szCs w:val="20"/>
          <w:lang w:val="en-IE"/>
        </w:rPr>
        <w:t>C</w:t>
      </w:r>
      <w:r w:rsidR="00942E74" w:rsidRPr="008A3A83">
        <w:rPr>
          <w:rFonts w:ascii="Times New Roman" w:hAnsi="Times New Roman" w:cs="Times New Roman"/>
          <w:sz w:val="20"/>
          <w:szCs w:val="20"/>
          <w:vertAlign w:val="subscript"/>
          <w:lang w:val="en-IE"/>
        </w:rPr>
        <w:t>x</w:t>
      </w:r>
      <w:r w:rsidR="00942E74" w:rsidRPr="008A3A83">
        <w:rPr>
          <w:rFonts w:ascii="Times New Roman" w:hAnsi="Times New Roman" w:cs="Times New Roman"/>
          <w:sz w:val="20"/>
          <w:szCs w:val="20"/>
          <w:lang w:val="en-IE"/>
        </w:rPr>
        <w:t>H</w:t>
      </w:r>
      <w:r w:rsidR="00942E74" w:rsidRPr="008A3A83">
        <w:rPr>
          <w:rFonts w:ascii="Times New Roman" w:hAnsi="Times New Roman" w:cs="Times New Roman"/>
          <w:sz w:val="20"/>
          <w:szCs w:val="20"/>
          <w:vertAlign w:val="subscript"/>
          <w:lang w:val="en-IE"/>
        </w:rPr>
        <w:t>y</w:t>
      </w:r>
      <w:proofErr w:type="spellEnd"/>
      <w:r w:rsidR="00942E74" w:rsidRPr="008A3A83">
        <w:rPr>
          <w:rFonts w:ascii="Times New Roman" w:hAnsi="Times New Roman" w:cs="Times New Roman"/>
          <w:sz w:val="20"/>
          <w:szCs w:val="20"/>
          <w:vertAlign w:val="subscript"/>
          <w:lang w:val="en-IE"/>
        </w:rPr>
        <w:t xml:space="preserve"> </w:t>
      </w:r>
      <w:r w:rsidR="00942E74" w:rsidRPr="008A3A83">
        <w:rPr>
          <w:rFonts w:ascii="Times New Roman" w:hAnsi="Times New Roman" w:cs="Times New Roman"/>
          <w:sz w:val="20"/>
          <w:szCs w:val="20"/>
          <w:lang w:val="en-IE"/>
        </w:rPr>
        <w:t>family features a typical CH</w:t>
      </w:r>
      <w:r w:rsidR="00942E74" w:rsidRPr="008A3A83">
        <w:rPr>
          <w:rFonts w:ascii="Times New Roman" w:hAnsi="Times New Roman" w:cs="Times New Roman"/>
          <w:sz w:val="20"/>
          <w:szCs w:val="20"/>
          <w:vertAlign w:val="subscript"/>
          <w:lang w:val="en-IE"/>
        </w:rPr>
        <w:t>3</w:t>
      </w:r>
      <w:r w:rsidR="00942E74" w:rsidRPr="008A3A83">
        <w:rPr>
          <w:rFonts w:ascii="Times New Roman" w:hAnsi="Times New Roman" w:cs="Times New Roman"/>
          <w:sz w:val="20"/>
          <w:szCs w:val="20"/>
          <w:vertAlign w:val="superscript"/>
          <w:lang w:val="en-IE"/>
        </w:rPr>
        <w:t>+</w:t>
      </w:r>
      <w:r w:rsidR="00942E74" w:rsidRPr="008A3A83">
        <w:rPr>
          <w:rFonts w:ascii="Times New Roman" w:hAnsi="Times New Roman" w:cs="Times New Roman"/>
          <w:sz w:val="20"/>
          <w:szCs w:val="20"/>
          <w:lang w:val="en-IE"/>
        </w:rPr>
        <w:t xml:space="preserve"> ion at m/z 15.02 that is absent from other factors.  </w:t>
      </w:r>
      <w:r w:rsidR="00942E74" w:rsidRPr="00F8757A">
        <w:rPr>
          <w:rFonts w:ascii="Times New Roman" w:hAnsi="Times New Roman" w:cs="Times New Roman"/>
          <w:sz w:val="20"/>
          <w:szCs w:val="20"/>
          <w:highlight w:val="yellow"/>
          <w:lang w:val="en-IE"/>
          <w:rPrChange w:id="93" w:author="Ovadnevaite, Jurgita" w:date="2024-07-02T17:21:00Z" w16du:dateUtc="2024-07-02T16:21:00Z">
            <w:rPr>
              <w:rFonts w:ascii="Times New Roman" w:hAnsi="Times New Roman" w:cs="Times New Roman"/>
              <w:sz w:val="20"/>
              <w:szCs w:val="20"/>
              <w:lang w:val="en-IE"/>
            </w:rPr>
          </w:rPrChange>
        </w:rPr>
        <w:t>Likewise</w:t>
      </w:r>
      <w:r w:rsidR="00942E74" w:rsidRPr="008A3A83">
        <w:rPr>
          <w:rFonts w:ascii="Times New Roman" w:hAnsi="Times New Roman" w:cs="Times New Roman"/>
          <w:sz w:val="20"/>
          <w:szCs w:val="20"/>
          <w:lang w:val="en-IE"/>
        </w:rPr>
        <w:t xml:space="preserve">, the </w:t>
      </w:r>
      <w:proofErr w:type="spellStart"/>
      <w:r w:rsidR="00942E74" w:rsidRPr="008A3A83">
        <w:rPr>
          <w:rFonts w:ascii="Times New Roman" w:hAnsi="Times New Roman" w:cs="Times New Roman"/>
          <w:sz w:val="20"/>
          <w:szCs w:val="20"/>
          <w:lang w:val="en-IE"/>
        </w:rPr>
        <w:t>C</w:t>
      </w:r>
      <w:r w:rsidR="00942E74" w:rsidRPr="008A3A83">
        <w:rPr>
          <w:rFonts w:ascii="Times New Roman" w:hAnsi="Times New Roman" w:cs="Times New Roman"/>
          <w:sz w:val="20"/>
          <w:szCs w:val="20"/>
          <w:vertAlign w:val="subscript"/>
          <w:lang w:val="en-IE"/>
        </w:rPr>
        <w:t>x</w:t>
      </w:r>
      <w:r w:rsidR="00942E74" w:rsidRPr="008A3A83">
        <w:rPr>
          <w:rFonts w:ascii="Times New Roman" w:hAnsi="Times New Roman" w:cs="Times New Roman"/>
          <w:sz w:val="20"/>
          <w:szCs w:val="20"/>
          <w:lang w:val="en-IE"/>
        </w:rPr>
        <w:t>H</w:t>
      </w:r>
      <w:r w:rsidR="00942E74" w:rsidRPr="008A3A83">
        <w:rPr>
          <w:rFonts w:ascii="Times New Roman" w:hAnsi="Times New Roman" w:cs="Times New Roman"/>
          <w:sz w:val="20"/>
          <w:szCs w:val="20"/>
          <w:vertAlign w:val="subscript"/>
          <w:lang w:val="en-IE"/>
        </w:rPr>
        <w:t>y</w:t>
      </w:r>
      <w:r w:rsidR="00942E74" w:rsidRPr="008A3A83">
        <w:rPr>
          <w:rFonts w:ascii="Times New Roman" w:hAnsi="Times New Roman" w:cs="Times New Roman"/>
          <w:sz w:val="20"/>
          <w:szCs w:val="20"/>
          <w:lang w:val="en-IE"/>
        </w:rPr>
        <w:t>O</w:t>
      </w:r>
      <w:r w:rsidR="00942E74" w:rsidRPr="008A3A83">
        <w:rPr>
          <w:rFonts w:ascii="Times New Roman" w:hAnsi="Times New Roman" w:cs="Times New Roman"/>
          <w:sz w:val="20"/>
          <w:szCs w:val="20"/>
          <w:vertAlign w:val="subscript"/>
          <w:lang w:val="en-IE"/>
        </w:rPr>
        <w:t>w</w:t>
      </w:r>
      <w:proofErr w:type="spellEnd"/>
      <w:r w:rsidR="00942E74" w:rsidRPr="008A3A83">
        <w:rPr>
          <w:rFonts w:ascii="Times New Roman" w:hAnsi="Times New Roman" w:cs="Times New Roman"/>
          <w:sz w:val="20"/>
          <w:szCs w:val="20"/>
          <w:vertAlign w:val="subscript"/>
          <w:lang w:val="en-IE"/>
        </w:rPr>
        <w:t xml:space="preserve"> </w:t>
      </w:r>
      <w:r w:rsidR="00942E74" w:rsidRPr="008A3A83">
        <w:rPr>
          <w:rFonts w:ascii="Times New Roman" w:hAnsi="Times New Roman" w:cs="Times New Roman"/>
          <w:sz w:val="20"/>
          <w:szCs w:val="20"/>
          <w:lang w:val="en-IE"/>
        </w:rPr>
        <w:t>(w=1) family featured the tracer ion CH</w:t>
      </w:r>
      <w:r w:rsidR="00942E74" w:rsidRPr="008A3A83">
        <w:rPr>
          <w:rFonts w:ascii="Times New Roman" w:hAnsi="Times New Roman" w:cs="Times New Roman"/>
          <w:sz w:val="20"/>
          <w:szCs w:val="20"/>
          <w:vertAlign w:val="subscript"/>
          <w:lang w:val="en-IE"/>
        </w:rPr>
        <w:t>3</w:t>
      </w:r>
      <w:r w:rsidR="00942E74" w:rsidRPr="008A3A83">
        <w:rPr>
          <w:rFonts w:ascii="Times New Roman" w:hAnsi="Times New Roman" w:cs="Times New Roman"/>
          <w:sz w:val="20"/>
          <w:szCs w:val="20"/>
          <w:lang w:val="en-IE"/>
        </w:rPr>
        <w:t>O</w:t>
      </w:r>
      <w:r w:rsidR="00942E74" w:rsidRPr="008A3A83">
        <w:rPr>
          <w:rFonts w:ascii="Times New Roman" w:hAnsi="Times New Roman" w:cs="Times New Roman"/>
          <w:sz w:val="20"/>
          <w:szCs w:val="20"/>
          <w:vertAlign w:val="superscript"/>
          <w:lang w:val="en-IE"/>
        </w:rPr>
        <w:t>+</w:t>
      </w:r>
      <w:r w:rsidR="00942E74" w:rsidRPr="008A3A83">
        <w:rPr>
          <w:rFonts w:ascii="Times New Roman" w:hAnsi="Times New Roman" w:cs="Times New Roman"/>
          <w:sz w:val="20"/>
          <w:szCs w:val="20"/>
          <w:lang w:val="en-IE"/>
        </w:rPr>
        <w:t xml:space="preserve"> which is a heat stress related marker </w:t>
      </w:r>
      <w:r w:rsidR="001B01FE" w:rsidRPr="008A3A83">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{"citationID":"ddDIe6vu","properties":{"formattedCitation":"(Moschos et al. 2022)","plainCitation":"(Moschos et al. 2022)","noteIndex":0},"citationItems":[{"id":2247,"uris":["http://zotero.org/groups/3856298/items/HML4JSI4"],"itemData":{"id":2247,"type":"article-journal","abstract":"Abstract\n            Aerosols play an important yet uncertain role in modulating the radiation balance of the sensitive Arctic atmosphere. Organic aerosol is one of the most abundant, yet least understood, fractions of the Arctic aerosol mass. Here we use data from eight observatories that represent the entire Arctic to reveal the annual cycles in anthropogenic and biogenic sources of organic aerosol. We show that during winter, the organic aerosol in the Arctic is dominated by anthropogenic emissions, mainly from Eurasia, which consist of both direct combustion emissions and long-range transported, aged pollution. In summer, the decreasing anthropogenic pollution is replaced by natural emissions. These include marine secondary, biogenic secondary and primary biological emissions, which have the potential to be important to Arctic climate by modifying the cloud condensation nuclei properties and acting as ice-nucleating particles. Their source strength or atmospheric processing is sensitive to nutrient availability, solar radiation, temperature and snow cover. Our results provide a comprehensive understanding of the current pan-Arctic organic aerosol, which can be used to support modelling efforts that aim to quantify the climate impacts of emissions in this sensitive region.","container-title":"Nature Geoscience","DOI":"10.1038/s41561-021-00891-1","ISSN":"1752-0894, 1752-0908","journalAbbreviation":"Nat. Geosci.","language":"en","source":"DOI.org (Crossref)","title":"Equal abundance of summertime natural and wintertime anthropogenic Arctic organic aerosols","URL":"https://www.nature.com/articles/s41561-021-00891-1","author":[{"family":"Moschos","given":"Vaios"},{"family":"Dzepina","given":"Katja"},{"family":"Bhattu","given":"Deepika"},{"family":"Lamkaddam","given":"Houssni"},{"family":"Casotto","given":"Roberto"},{"family":"Daellenbach","given":"Kaspar R."},{"family":"Canonaco","given":"Francesco"},{"family":"Rai","given":"Pragati"},{"family":"Aas","given":"Wenche"},{"family":"Becagli","given":"Silvia"},{"family":"Calzolai","given":"Giulia"},{"family":"Eleftheriadis","given":"Konstantinos"},{"family":"Moffett","given":"Claire E."},{"family":"Schnelle-Kreis","given":"Jürgen"},{"family":"Severi","given":"Mirko"},{"family":"Sharma","given":"Sangeeta"},{"family":"Skov","given":"Henrik"},{"family":"Vestenius","given":"Mika"},{"family":"Zhang","given":"Wendy"},{"family":"Hakola","given":"Hannele"},{"family":"Hellén","given":"Heidi"},{"family":"Huang","given":"Lin"},{"family":"Jaffrezo","given":"Jean-Luc"},{"family":"Massling","given":"Andreas"},{"family":"Nøjgaard","given":"Jakob K."},{"family":"Petäjä","given":"Tuukka"},{"family":"Popovicheva","given":"Olga"},{"family":"Sheesley","given":"Rebecca J."},{"family":"Traversi","given":"Rita"},{"family":"Yttri","given":"Karl Espen"},{"family":"Schmale","given":"Julia"},{"family":"Prévôt","given":"André S. H."},{"family":"Baltensperger","given":"Urs"},{"family":"El Haddad","given":"Imad"}],"accessed":{"date-parts":[["2022",3,10]]},"issued":{"date-parts":[["2022",2,28]]}}}],"schema":"https://github.com/citation-style-language/schema/raw/master/csl-citation.json"} </w:instrText>
      </w:r>
      <w:r w:rsidR="001B01FE" w:rsidRPr="008A3A83">
        <w:rPr>
          <w:rFonts w:ascii="Times New Roman" w:hAnsi="Times New Roman" w:cs="Times New Roman"/>
          <w:sz w:val="20"/>
          <w:szCs w:val="20"/>
          <w:lang w:val="en-IE"/>
        </w:rPr>
        <w:fldChar w:fldCharType="separate"/>
      </w:r>
      <w:r w:rsidR="001B01FE" w:rsidRPr="008A3A83">
        <w:rPr>
          <w:rFonts w:ascii="Times New Roman" w:hAnsi="Times New Roman" w:cs="Times New Roman"/>
          <w:sz w:val="20"/>
          <w:szCs w:val="20"/>
          <w:lang w:val="en-IE"/>
        </w:rPr>
        <w:t xml:space="preserve">(Moschos </w:t>
      </w:r>
      <w:r w:rsidR="00A72BC3" w:rsidRPr="00A72BC3">
        <w:rPr>
          <w:rFonts w:ascii="Times New Roman" w:hAnsi="Times New Roman" w:cs="Times New Roman"/>
          <w:i/>
          <w:sz w:val="20"/>
          <w:szCs w:val="20"/>
          <w:lang w:val="en-IE"/>
        </w:rPr>
        <w:t>et al</w:t>
      </w:r>
      <w:r w:rsidR="001B01FE" w:rsidRPr="008A3A83">
        <w:rPr>
          <w:rFonts w:ascii="Times New Roman" w:hAnsi="Times New Roman" w:cs="Times New Roman"/>
          <w:sz w:val="20"/>
          <w:szCs w:val="20"/>
          <w:lang w:val="en-IE"/>
        </w:rPr>
        <w:t>. 2022)</w:t>
      </w:r>
      <w:r w:rsidR="001B01FE" w:rsidRPr="008A3A83">
        <w:rPr>
          <w:rFonts w:ascii="Times New Roman" w:hAnsi="Times New Roman" w:cs="Times New Roman"/>
          <w:sz w:val="20"/>
          <w:szCs w:val="20"/>
          <w:lang w:val="en-IE"/>
        </w:rPr>
        <w:fldChar w:fldCharType="end"/>
      </w:r>
      <w:r w:rsidR="00942E74" w:rsidRPr="008A3A83">
        <w:rPr>
          <w:rFonts w:ascii="Times New Roman" w:hAnsi="Times New Roman" w:cs="Times New Roman"/>
          <w:sz w:val="20"/>
          <w:szCs w:val="20"/>
          <w:lang w:val="en-IE"/>
        </w:rPr>
        <w:t>. A</w:t>
      </w:r>
      <w:r w:rsidR="00942E74" w:rsidRPr="00F8757A">
        <w:rPr>
          <w:rFonts w:ascii="Times New Roman" w:hAnsi="Times New Roman" w:cs="Times New Roman"/>
          <w:sz w:val="20"/>
          <w:szCs w:val="20"/>
          <w:highlight w:val="yellow"/>
          <w:lang w:val="en-IE"/>
          <w:rPrChange w:id="94" w:author="Ovadnevaite, Jurgita" w:date="2024-07-02T17:21:00Z" w16du:dateUtc="2024-07-02T16:21:00Z">
            <w:rPr>
              <w:rFonts w:ascii="Times New Roman" w:hAnsi="Times New Roman" w:cs="Times New Roman"/>
              <w:sz w:val="20"/>
              <w:szCs w:val="20"/>
              <w:lang w:val="en-IE"/>
            </w:rPr>
          </w:rPrChange>
        </w:rPr>
        <w:t>dditionally</w:t>
      </w:r>
      <w:r w:rsidR="00942E74" w:rsidRPr="008A3A83">
        <w:rPr>
          <w:rFonts w:ascii="Times New Roman" w:hAnsi="Times New Roman" w:cs="Times New Roman"/>
          <w:sz w:val="20"/>
          <w:szCs w:val="20"/>
          <w:lang w:val="en-IE"/>
        </w:rPr>
        <w:t>, CH</w:t>
      </w:r>
      <w:r w:rsidR="00942E74" w:rsidRPr="008A3A83">
        <w:rPr>
          <w:rFonts w:ascii="Times New Roman" w:hAnsi="Times New Roman" w:cs="Times New Roman"/>
          <w:sz w:val="20"/>
          <w:szCs w:val="20"/>
          <w:vertAlign w:val="subscript"/>
          <w:lang w:val="en-IE"/>
        </w:rPr>
        <w:t>2</w:t>
      </w:r>
      <w:r w:rsidR="00942E74" w:rsidRPr="008A3A83">
        <w:rPr>
          <w:rFonts w:ascii="Times New Roman" w:hAnsi="Times New Roman" w:cs="Times New Roman"/>
          <w:sz w:val="20"/>
          <w:szCs w:val="20"/>
          <w:lang w:val="en-IE"/>
        </w:rPr>
        <w:t>O</w:t>
      </w:r>
      <w:r w:rsidR="00942E74" w:rsidRPr="008A3A83">
        <w:rPr>
          <w:rFonts w:ascii="Times New Roman" w:hAnsi="Times New Roman" w:cs="Times New Roman"/>
          <w:sz w:val="20"/>
          <w:szCs w:val="20"/>
          <w:vertAlign w:val="superscript"/>
          <w:lang w:val="en-IE"/>
        </w:rPr>
        <w:t>+</w:t>
      </w:r>
      <w:r w:rsidR="00942E74" w:rsidRPr="008A3A83">
        <w:rPr>
          <w:rFonts w:ascii="Times New Roman" w:hAnsi="Times New Roman" w:cs="Times New Roman"/>
          <w:sz w:val="20"/>
          <w:szCs w:val="20"/>
          <w:lang w:val="en-IE"/>
        </w:rPr>
        <w:t>, C</w:t>
      </w:r>
      <w:r w:rsidR="00942E74" w:rsidRPr="008A3A83">
        <w:rPr>
          <w:rFonts w:ascii="Times New Roman" w:hAnsi="Times New Roman" w:cs="Times New Roman"/>
          <w:sz w:val="20"/>
          <w:szCs w:val="20"/>
          <w:vertAlign w:val="subscript"/>
          <w:lang w:val="en-IE"/>
        </w:rPr>
        <w:t>6</w:t>
      </w:r>
      <w:r w:rsidR="00942E74" w:rsidRPr="008A3A83">
        <w:rPr>
          <w:rFonts w:ascii="Times New Roman" w:hAnsi="Times New Roman" w:cs="Times New Roman"/>
          <w:sz w:val="20"/>
          <w:szCs w:val="20"/>
          <w:lang w:val="en-IE"/>
        </w:rPr>
        <w:t>H</w:t>
      </w:r>
      <w:r w:rsidR="00942E74" w:rsidRPr="008A3A83">
        <w:rPr>
          <w:rFonts w:ascii="Times New Roman" w:hAnsi="Times New Roman" w:cs="Times New Roman"/>
          <w:sz w:val="20"/>
          <w:szCs w:val="20"/>
          <w:vertAlign w:val="subscript"/>
          <w:lang w:val="en-IE"/>
        </w:rPr>
        <w:t>4</w:t>
      </w:r>
      <w:r w:rsidR="00942E74" w:rsidRPr="008A3A83">
        <w:rPr>
          <w:rFonts w:ascii="Times New Roman" w:hAnsi="Times New Roman" w:cs="Times New Roman"/>
          <w:sz w:val="20"/>
          <w:szCs w:val="20"/>
          <w:lang w:val="en-IE"/>
        </w:rPr>
        <w:t>O</w:t>
      </w:r>
      <w:r w:rsidR="00942E74" w:rsidRPr="008A3A83">
        <w:rPr>
          <w:rFonts w:ascii="Times New Roman" w:hAnsi="Times New Roman" w:cs="Times New Roman"/>
          <w:sz w:val="20"/>
          <w:szCs w:val="20"/>
          <w:vertAlign w:val="superscript"/>
          <w:lang w:val="en-IE"/>
        </w:rPr>
        <w:t>+</w:t>
      </w:r>
      <w:r w:rsidR="00942E74" w:rsidRPr="008A3A83">
        <w:rPr>
          <w:rFonts w:ascii="Times New Roman" w:hAnsi="Times New Roman" w:cs="Times New Roman"/>
          <w:sz w:val="20"/>
          <w:szCs w:val="20"/>
          <w:lang w:val="en-IE"/>
        </w:rPr>
        <w:t xml:space="preserve"> and C</w:t>
      </w:r>
      <w:r w:rsidR="00942E74" w:rsidRPr="008A3A83">
        <w:rPr>
          <w:rFonts w:ascii="Times New Roman" w:hAnsi="Times New Roman" w:cs="Times New Roman"/>
          <w:sz w:val="20"/>
          <w:szCs w:val="20"/>
          <w:vertAlign w:val="subscript"/>
          <w:lang w:val="en-IE"/>
        </w:rPr>
        <w:t>5</w:t>
      </w:r>
      <w:r w:rsidR="00942E74" w:rsidRPr="008A3A83">
        <w:rPr>
          <w:rFonts w:ascii="Times New Roman" w:hAnsi="Times New Roman" w:cs="Times New Roman"/>
          <w:sz w:val="20"/>
          <w:szCs w:val="20"/>
          <w:lang w:val="en-IE"/>
        </w:rPr>
        <w:t>H</w:t>
      </w:r>
      <w:r w:rsidR="00942E74" w:rsidRPr="008A3A83">
        <w:rPr>
          <w:rFonts w:ascii="Times New Roman" w:hAnsi="Times New Roman" w:cs="Times New Roman"/>
          <w:sz w:val="20"/>
          <w:szCs w:val="20"/>
          <w:vertAlign w:val="subscript"/>
          <w:lang w:val="en-IE"/>
        </w:rPr>
        <w:t>3</w:t>
      </w:r>
      <w:r w:rsidR="00942E74" w:rsidRPr="008A3A83">
        <w:rPr>
          <w:rFonts w:ascii="Times New Roman" w:hAnsi="Times New Roman" w:cs="Times New Roman"/>
          <w:sz w:val="20"/>
          <w:szCs w:val="20"/>
          <w:lang w:val="en-IE"/>
        </w:rPr>
        <w:t>O</w:t>
      </w:r>
      <w:r w:rsidR="00942E74" w:rsidRPr="008A3A83">
        <w:rPr>
          <w:rFonts w:ascii="Times New Roman" w:hAnsi="Times New Roman" w:cs="Times New Roman"/>
          <w:sz w:val="20"/>
          <w:szCs w:val="20"/>
          <w:vertAlign w:val="superscript"/>
          <w:lang w:val="en-IE"/>
        </w:rPr>
        <w:t>+</w:t>
      </w:r>
      <w:r w:rsidR="00942E74" w:rsidRPr="008A3A83">
        <w:rPr>
          <w:rFonts w:ascii="Times New Roman" w:hAnsi="Times New Roman" w:cs="Times New Roman"/>
          <w:sz w:val="20"/>
          <w:szCs w:val="20"/>
          <w:lang w:val="en-IE"/>
        </w:rPr>
        <w:t xml:space="preserve"> relative intensities were also dominant for the MSA-OA factor. </w:t>
      </w:r>
      <w:r w:rsidR="00942E74" w:rsidRPr="00F8757A">
        <w:rPr>
          <w:rFonts w:ascii="Times New Roman" w:hAnsi="Times New Roman" w:cs="Times New Roman"/>
          <w:sz w:val="20"/>
          <w:szCs w:val="20"/>
          <w:highlight w:val="yellow"/>
          <w:lang w:val="en-IE"/>
          <w:rPrChange w:id="95" w:author="Ovadnevaite, Jurgita" w:date="2024-07-02T17:21:00Z" w16du:dateUtc="2024-07-02T16:21:00Z">
            <w:rPr>
              <w:rFonts w:ascii="Times New Roman" w:hAnsi="Times New Roman" w:cs="Times New Roman"/>
              <w:sz w:val="20"/>
              <w:szCs w:val="20"/>
              <w:lang w:val="en-IE"/>
            </w:rPr>
          </w:rPrChange>
        </w:rPr>
        <w:t>Finally</w:t>
      </w:r>
      <w:r w:rsidR="00942E74" w:rsidRPr="008A3A83">
        <w:rPr>
          <w:rFonts w:ascii="Times New Roman" w:hAnsi="Times New Roman" w:cs="Times New Roman"/>
          <w:sz w:val="20"/>
          <w:szCs w:val="20"/>
          <w:lang w:val="en-IE"/>
        </w:rPr>
        <w:t xml:space="preserve">, the </w:t>
      </w:r>
      <w:proofErr w:type="spellStart"/>
      <w:r w:rsidR="00942E74" w:rsidRPr="008A3A83">
        <w:rPr>
          <w:rFonts w:ascii="Times New Roman" w:hAnsi="Times New Roman" w:cs="Times New Roman"/>
          <w:sz w:val="20"/>
          <w:szCs w:val="20"/>
          <w:lang w:val="en-IE"/>
        </w:rPr>
        <w:t>C</w:t>
      </w:r>
      <w:r w:rsidR="00942E74" w:rsidRPr="008A3A83">
        <w:rPr>
          <w:rFonts w:ascii="Times New Roman" w:hAnsi="Times New Roman" w:cs="Times New Roman"/>
          <w:sz w:val="20"/>
          <w:szCs w:val="20"/>
          <w:vertAlign w:val="subscript"/>
          <w:lang w:val="en-IE"/>
        </w:rPr>
        <w:t>x</w:t>
      </w:r>
      <w:r w:rsidR="00942E74" w:rsidRPr="008A3A83">
        <w:rPr>
          <w:rFonts w:ascii="Times New Roman" w:hAnsi="Times New Roman" w:cs="Times New Roman"/>
          <w:sz w:val="20"/>
          <w:szCs w:val="20"/>
          <w:lang w:val="en-IE"/>
        </w:rPr>
        <w:t>S</w:t>
      </w:r>
      <w:r w:rsidR="00942E74" w:rsidRPr="008A3A83">
        <w:rPr>
          <w:rFonts w:ascii="Times New Roman" w:hAnsi="Times New Roman" w:cs="Times New Roman"/>
          <w:sz w:val="20"/>
          <w:szCs w:val="20"/>
          <w:vertAlign w:val="subscript"/>
          <w:lang w:val="en-IE"/>
        </w:rPr>
        <w:t>y</w:t>
      </w:r>
      <w:proofErr w:type="spellEnd"/>
      <w:r w:rsidR="00942E74" w:rsidRPr="008A3A83">
        <w:rPr>
          <w:rFonts w:ascii="Times New Roman" w:hAnsi="Times New Roman" w:cs="Times New Roman"/>
          <w:sz w:val="20"/>
          <w:szCs w:val="20"/>
          <w:vertAlign w:val="superscript"/>
          <w:lang w:val="en-IE"/>
        </w:rPr>
        <w:t xml:space="preserve">+ </w:t>
      </w:r>
      <w:r w:rsidR="00942E74" w:rsidRPr="008A3A83">
        <w:rPr>
          <w:rFonts w:ascii="Times New Roman" w:hAnsi="Times New Roman" w:cs="Times New Roman"/>
          <w:sz w:val="20"/>
          <w:szCs w:val="20"/>
          <w:lang w:val="en-IE"/>
        </w:rPr>
        <w:t>fragment family was dominated by CHS</w:t>
      </w:r>
      <w:r w:rsidR="00942E74" w:rsidRPr="008A3A83">
        <w:rPr>
          <w:rFonts w:ascii="Times New Roman" w:hAnsi="Times New Roman" w:cs="Times New Roman"/>
          <w:sz w:val="20"/>
          <w:szCs w:val="20"/>
          <w:vertAlign w:val="superscript"/>
          <w:lang w:val="en-IE"/>
        </w:rPr>
        <w:t>+</w:t>
      </w:r>
      <w:r w:rsidR="00942E74" w:rsidRPr="008A3A83">
        <w:rPr>
          <w:rFonts w:ascii="Times New Roman" w:hAnsi="Times New Roman" w:cs="Times New Roman"/>
          <w:sz w:val="20"/>
          <w:szCs w:val="20"/>
          <w:lang w:val="en-IE"/>
        </w:rPr>
        <w:t>, CH</w:t>
      </w:r>
      <w:r w:rsidR="00942E74" w:rsidRPr="008A3A83">
        <w:rPr>
          <w:rFonts w:ascii="Times New Roman" w:hAnsi="Times New Roman" w:cs="Times New Roman"/>
          <w:sz w:val="20"/>
          <w:szCs w:val="20"/>
          <w:vertAlign w:val="subscript"/>
          <w:lang w:val="en-IE"/>
        </w:rPr>
        <w:t>2</w:t>
      </w:r>
      <w:r w:rsidR="00942E74" w:rsidRPr="008A3A83">
        <w:rPr>
          <w:rFonts w:ascii="Times New Roman" w:hAnsi="Times New Roman" w:cs="Times New Roman"/>
          <w:sz w:val="20"/>
          <w:szCs w:val="20"/>
          <w:lang w:val="en-IE"/>
        </w:rPr>
        <w:t>S</w:t>
      </w:r>
      <w:r w:rsidR="00942E74" w:rsidRPr="008A3A83">
        <w:rPr>
          <w:rFonts w:ascii="Times New Roman" w:hAnsi="Times New Roman" w:cs="Times New Roman"/>
          <w:sz w:val="20"/>
          <w:szCs w:val="20"/>
          <w:vertAlign w:val="superscript"/>
          <w:lang w:val="en-IE"/>
        </w:rPr>
        <w:t>+</w:t>
      </w:r>
      <w:r w:rsidR="00942E74" w:rsidRPr="008A3A83">
        <w:rPr>
          <w:rFonts w:ascii="Times New Roman" w:hAnsi="Times New Roman" w:cs="Times New Roman"/>
          <w:sz w:val="20"/>
          <w:szCs w:val="20"/>
          <w:lang w:val="en-IE"/>
        </w:rPr>
        <w:t>, CH</w:t>
      </w:r>
      <w:r w:rsidR="00942E74" w:rsidRPr="008A3A83">
        <w:rPr>
          <w:rFonts w:ascii="Times New Roman" w:hAnsi="Times New Roman" w:cs="Times New Roman"/>
          <w:sz w:val="20"/>
          <w:szCs w:val="20"/>
          <w:vertAlign w:val="subscript"/>
          <w:lang w:val="en-IE"/>
        </w:rPr>
        <w:t>3</w:t>
      </w:r>
      <w:r w:rsidR="00942E74" w:rsidRPr="008A3A83">
        <w:rPr>
          <w:rFonts w:ascii="Times New Roman" w:hAnsi="Times New Roman" w:cs="Times New Roman"/>
          <w:sz w:val="20"/>
          <w:szCs w:val="20"/>
          <w:lang w:val="en-IE"/>
        </w:rPr>
        <w:t>S</w:t>
      </w:r>
      <w:r w:rsidR="00942E74" w:rsidRPr="008A3A83">
        <w:rPr>
          <w:rFonts w:ascii="Times New Roman" w:hAnsi="Times New Roman" w:cs="Times New Roman"/>
          <w:sz w:val="20"/>
          <w:szCs w:val="20"/>
          <w:vertAlign w:val="superscript"/>
          <w:lang w:val="en-IE"/>
        </w:rPr>
        <w:t>+</w:t>
      </w:r>
      <w:r w:rsidR="00942E74" w:rsidRPr="008A3A83">
        <w:rPr>
          <w:rFonts w:ascii="Times New Roman" w:hAnsi="Times New Roman" w:cs="Times New Roman"/>
          <w:sz w:val="20"/>
          <w:szCs w:val="20"/>
          <w:lang w:val="en-IE"/>
        </w:rPr>
        <w:t>, CH</w:t>
      </w:r>
      <w:r w:rsidR="00942E74" w:rsidRPr="008A3A83">
        <w:rPr>
          <w:rFonts w:ascii="Times New Roman" w:hAnsi="Times New Roman" w:cs="Times New Roman"/>
          <w:sz w:val="20"/>
          <w:szCs w:val="20"/>
          <w:vertAlign w:val="subscript"/>
          <w:lang w:val="en-IE"/>
        </w:rPr>
        <w:t>2</w:t>
      </w:r>
      <w:r w:rsidR="00942E74" w:rsidRPr="008A3A83">
        <w:rPr>
          <w:rFonts w:ascii="Times New Roman" w:hAnsi="Times New Roman" w:cs="Times New Roman"/>
          <w:sz w:val="20"/>
          <w:szCs w:val="20"/>
          <w:lang w:val="en-IE"/>
        </w:rPr>
        <w:t>SO</w:t>
      </w:r>
      <w:r w:rsidR="00942E74" w:rsidRPr="008A3A83">
        <w:rPr>
          <w:rFonts w:ascii="Times New Roman" w:hAnsi="Times New Roman" w:cs="Times New Roman"/>
          <w:sz w:val="20"/>
          <w:szCs w:val="20"/>
          <w:vertAlign w:val="superscript"/>
          <w:lang w:val="en-IE"/>
        </w:rPr>
        <w:t>+</w:t>
      </w:r>
      <w:r w:rsidR="00942E74" w:rsidRPr="008A3A83">
        <w:rPr>
          <w:rFonts w:ascii="Times New Roman" w:hAnsi="Times New Roman" w:cs="Times New Roman"/>
          <w:sz w:val="20"/>
          <w:szCs w:val="20"/>
          <w:lang w:val="en-IE"/>
        </w:rPr>
        <w:t>, CH</w:t>
      </w:r>
      <w:r w:rsidR="00942E74" w:rsidRPr="008A3A83">
        <w:rPr>
          <w:rFonts w:ascii="Times New Roman" w:hAnsi="Times New Roman" w:cs="Times New Roman"/>
          <w:sz w:val="20"/>
          <w:szCs w:val="20"/>
          <w:vertAlign w:val="subscript"/>
          <w:lang w:val="en-IE"/>
        </w:rPr>
        <w:t>3</w:t>
      </w:r>
      <w:r w:rsidR="00942E74" w:rsidRPr="008A3A83">
        <w:rPr>
          <w:rFonts w:ascii="Times New Roman" w:hAnsi="Times New Roman" w:cs="Times New Roman"/>
          <w:sz w:val="20"/>
          <w:szCs w:val="20"/>
          <w:lang w:val="en-IE"/>
        </w:rPr>
        <w:t>SO</w:t>
      </w:r>
      <w:r w:rsidR="00942E74" w:rsidRPr="008A3A83">
        <w:rPr>
          <w:rFonts w:ascii="Times New Roman" w:hAnsi="Times New Roman" w:cs="Times New Roman"/>
          <w:sz w:val="20"/>
          <w:szCs w:val="20"/>
          <w:vertAlign w:val="superscript"/>
          <w:lang w:val="en-IE"/>
        </w:rPr>
        <w:t>+</w:t>
      </w:r>
      <w:r w:rsidR="00942E74" w:rsidRPr="008A3A83">
        <w:rPr>
          <w:rFonts w:ascii="Times New Roman" w:hAnsi="Times New Roman" w:cs="Times New Roman"/>
          <w:sz w:val="20"/>
          <w:szCs w:val="20"/>
          <w:lang w:val="en-IE"/>
        </w:rPr>
        <w:t>, CH</w:t>
      </w:r>
      <w:r w:rsidR="00942E74" w:rsidRPr="008A3A83">
        <w:rPr>
          <w:rFonts w:ascii="Times New Roman" w:hAnsi="Times New Roman" w:cs="Times New Roman"/>
          <w:sz w:val="20"/>
          <w:szCs w:val="20"/>
          <w:vertAlign w:val="subscript"/>
          <w:lang w:val="en-IE"/>
        </w:rPr>
        <w:t>2</w:t>
      </w:r>
      <w:r w:rsidR="00942E74" w:rsidRPr="008A3A83">
        <w:rPr>
          <w:rFonts w:ascii="Times New Roman" w:hAnsi="Times New Roman" w:cs="Times New Roman"/>
          <w:sz w:val="20"/>
          <w:szCs w:val="20"/>
          <w:lang w:val="en-IE"/>
        </w:rPr>
        <w:t>SO2</w:t>
      </w:r>
      <w:r w:rsidR="00942E74" w:rsidRPr="008A3A83">
        <w:rPr>
          <w:rFonts w:ascii="Times New Roman" w:hAnsi="Times New Roman" w:cs="Times New Roman"/>
          <w:sz w:val="20"/>
          <w:szCs w:val="20"/>
          <w:vertAlign w:val="subscript"/>
          <w:lang w:val="en-IE"/>
        </w:rPr>
        <w:t>+</w:t>
      </w:r>
      <w:r w:rsidR="00942E74" w:rsidRPr="008A3A83">
        <w:rPr>
          <w:rFonts w:ascii="Times New Roman" w:hAnsi="Times New Roman" w:cs="Times New Roman"/>
          <w:sz w:val="20"/>
          <w:szCs w:val="20"/>
          <w:lang w:val="en-IE"/>
        </w:rPr>
        <w:t>, CH</w:t>
      </w:r>
      <w:r w:rsidR="00942E74" w:rsidRPr="008A3A83">
        <w:rPr>
          <w:rFonts w:ascii="Times New Roman" w:hAnsi="Times New Roman" w:cs="Times New Roman"/>
          <w:sz w:val="20"/>
          <w:szCs w:val="20"/>
          <w:vertAlign w:val="subscript"/>
          <w:lang w:val="en-IE"/>
        </w:rPr>
        <w:t>3</w:t>
      </w:r>
      <w:r w:rsidR="00942E74" w:rsidRPr="008A3A83">
        <w:rPr>
          <w:rFonts w:ascii="Times New Roman" w:hAnsi="Times New Roman" w:cs="Times New Roman"/>
          <w:sz w:val="20"/>
          <w:szCs w:val="20"/>
          <w:lang w:val="en-IE"/>
        </w:rPr>
        <w:t>SO</w:t>
      </w:r>
      <w:r w:rsidR="00942E74" w:rsidRPr="008A3A83">
        <w:rPr>
          <w:rFonts w:ascii="Times New Roman" w:hAnsi="Times New Roman" w:cs="Times New Roman"/>
          <w:sz w:val="20"/>
          <w:szCs w:val="20"/>
          <w:vertAlign w:val="subscript"/>
          <w:lang w:val="en-IE"/>
        </w:rPr>
        <w:t>2</w:t>
      </w:r>
      <w:r w:rsidR="00942E74" w:rsidRPr="008A3A83">
        <w:rPr>
          <w:rFonts w:ascii="Times New Roman" w:hAnsi="Times New Roman" w:cs="Times New Roman"/>
          <w:sz w:val="20"/>
          <w:szCs w:val="20"/>
          <w:vertAlign w:val="superscript"/>
          <w:lang w:val="en-IE"/>
        </w:rPr>
        <w:t>+</w:t>
      </w:r>
      <w:r w:rsidR="00942E74" w:rsidRPr="008A3A83">
        <w:rPr>
          <w:rFonts w:ascii="Times New Roman" w:hAnsi="Times New Roman" w:cs="Times New Roman"/>
          <w:sz w:val="20"/>
          <w:szCs w:val="20"/>
          <w:lang w:val="en-IE"/>
        </w:rPr>
        <w:t xml:space="preserve"> and CH</w:t>
      </w:r>
      <w:r w:rsidR="00942E74" w:rsidRPr="008A3A83">
        <w:rPr>
          <w:rFonts w:ascii="Times New Roman" w:hAnsi="Times New Roman" w:cs="Times New Roman"/>
          <w:sz w:val="20"/>
          <w:szCs w:val="20"/>
          <w:vertAlign w:val="subscript"/>
          <w:lang w:val="en-IE"/>
        </w:rPr>
        <w:t>4</w:t>
      </w:r>
      <w:r w:rsidR="00942E74" w:rsidRPr="008A3A83">
        <w:rPr>
          <w:rFonts w:ascii="Times New Roman" w:hAnsi="Times New Roman" w:cs="Times New Roman"/>
          <w:sz w:val="20"/>
          <w:szCs w:val="20"/>
          <w:lang w:val="en-IE"/>
        </w:rPr>
        <w:t>SO</w:t>
      </w:r>
      <w:r w:rsidR="00942E74" w:rsidRPr="008A3A83">
        <w:rPr>
          <w:rFonts w:ascii="Times New Roman" w:hAnsi="Times New Roman" w:cs="Times New Roman"/>
          <w:sz w:val="20"/>
          <w:szCs w:val="20"/>
          <w:vertAlign w:val="subscript"/>
          <w:lang w:val="en-IE"/>
        </w:rPr>
        <w:t>3</w:t>
      </w:r>
      <w:r w:rsidR="00942E74" w:rsidRPr="008A3A83">
        <w:rPr>
          <w:rFonts w:ascii="Times New Roman" w:hAnsi="Times New Roman" w:cs="Times New Roman"/>
          <w:sz w:val="20"/>
          <w:szCs w:val="20"/>
          <w:vertAlign w:val="superscript"/>
          <w:lang w:val="en-IE"/>
        </w:rPr>
        <w:t>+</w:t>
      </w:r>
      <w:r w:rsidR="00942E74" w:rsidRPr="008A3A83">
        <w:rPr>
          <w:rFonts w:ascii="Times New Roman" w:hAnsi="Times New Roman" w:cs="Times New Roman"/>
          <w:sz w:val="20"/>
          <w:szCs w:val="20"/>
          <w:lang w:val="en-IE"/>
        </w:rPr>
        <w:t xml:space="preserve"> which are common MSA ions found in the literature </w:t>
      </w:r>
      <w:r w:rsidR="00B052CE">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{"citationID":"JiZNvBEz","properties":{"formattedCitation":"(Moschos et al. 2022)","plainCitation":"(Moschos et al. 2022)","noteIndex":0},"citationItems":[{"id":2247,"uris":["http://zotero.org/groups/3856298/items/HML4JSI4"],"itemData":{"id":2247,"type":"article-journal","abstract":"Abstract\n            Aerosols play an important yet uncertain role in modulating the radiation balance of the sensitive Arctic atmosphere. Organic aerosol is one of the most abundant, yet least understood, fractions of the Arctic aerosol mass. Here we use data from eight observatories that represent the entire Arctic to reveal the annual cycles in anthropogenic and biogenic sources of organic aerosol. We show that during winter, the organic aerosol in the Arctic is dominated by anthropogenic emissions, mainly from Eurasia, which consist of both direct combustion emissions and long-range transported, aged pollution. In summer, the decreasing anthropogenic pollution is replaced by natural emissions. These include marine secondary, biogenic secondary and primary biological emissions, which have the potential to be important to Arctic climate by modifying the cloud condensation nuclei properties and acting as ice-nucleating particles. Their source strength or atmospheric processing is sensitive to nutrient availability, solar radiation, temperature and snow cover. Our results provide a comprehensive understanding of the current pan-Arctic organic aerosol, which can be used to support modelling efforts that aim to quantify the climate impacts of emissions in this sensitive region.","container-title":"Nature Geoscience","DOI":"10.1038/s41561-021-00891-1","ISSN":"1752-0894, 1752-0908","journalAbbreviation":"Nat. Geosci.","language":"en","source":"DOI.org (Crossref)","title":"Equal abundance of summertime natural and wintertime anthropogenic Arctic organic aerosols","URL":"https://www.nature.com/articles/s41561-021-00891-1","author":[{"family":"Moschos","given":"Vaios"},{"family":"Dzepina","given":"Katja"},{"family":"Bhattu","given":"Deepika"},{"family":"Lamkaddam","given":"Houssni"},{"family":"Casotto","given":"Roberto"},{"family":"Daellenbach","given":"Kaspar R."},{"family":"Canonaco","given":"Francesco"},{"family":"Rai","given":"Pragati"},{"family":"Aas","given":"Wenche"},{"family":"Becagli","given":"Silvia"},{"family":"Calzolai","given":"Giulia"},{"family":"Eleftheriadis","given":"Konstantinos"},{"family":"Moffett","given":"Claire E."},{"family":"Schnelle-Kreis","given":"Jürgen"},{"family":"Severi","given":"Mirko"},{"family":"Sharma","given":"Sangeeta"},{"family":"Skov","given":"Henrik"},{"family":"Vestenius","given":"Mika"},{"family":"Zhang","given":"Wendy"},{"family":"Hakola","given":"Hannele"},{"family":"Hellén","given":"Heidi"},{"family":"Huang","given":"Lin"},{"family":"Jaffrezo","given":"Jean-Luc"},{"family":"Massling","given":"Andreas"},{"family":"Nøjgaard","given":"Jakob K."},{"family":"Petäjä","given":"Tuukka"},{"family":"Popovicheva","given":"Olga"},{"family":"Sheesley","given":"Rebecca J."},{"family":"Traversi","given":"Rita"},{"family":"Yttri","given":"Karl Espen"},{"family":"Schmale","given":"Julia"},{"family":"Prévôt","given":"André S. H."},{"family":"Baltensperger","given":"Urs"},{"family":"El Haddad","given":"Imad"}],"accessed":{"date-parts":[["2022",3,10]]},"issued":{"date-parts":[["2022",2,28]]}}}],"schema":"https://github.com/citation-style-language/schema/raw/master/csl-citation.json"} </w:instrText>
      </w:r>
      <w:r w:rsidR="00B052CE">
        <w:rPr>
          <w:rFonts w:ascii="Times New Roman" w:hAnsi="Times New Roman" w:cs="Times New Roman"/>
          <w:sz w:val="20"/>
          <w:szCs w:val="20"/>
          <w:lang w:val="en-IE"/>
        </w:rPr>
        <w:fldChar w:fldCharType="separate"/>
      </w:r>
      <w:r w:rsidR="00B052CE" w:rsidRPr="00B052CE">
        <w:rPr>
          <w:rFonts w:ascii="Times New Roman" w:hAnsi="Times New Roman" w:cs="Times New Roman"/>
          <w:sz w:val="20"/>
        </w:rPr>
        <w:t xml:space="preserve">(Moschos </w:t>
      </w:r>
      <w:r w:rsidR="00A72BC3" w:rsidRPr="00A72BC3">
        <w:rPr>
          <w:rFonts w:ascii="Times New Roman" w:hAnsi="Times New Roman" w:cs="Times New Roman"/>
          <w:i/>
          <w:sz w:val="20"/>
        </w:rPr>
        <w:t>et al</w:t>
      </w:r>
      <w:r w:rsidR="00B052CE" w:rsidRPr="00B052CE">
        <w:rPr>
          <w:rFonts w:ascii="Times New Roman" w:hAnsi="Times New Roman" w:cs="Times New Roman"/>
          <w:sz w:val="20"/>
        </w:rPr>
        <w:t>. 2022)</w:t>
      </w:r>
      <w:r w:rsidR="00B052CE">
        <w:rPr>
          <w:rFonts w:ascii="Times New Roman" w:hAnsi="Times New Roman" w:cs="Times New Roman"/>
          <w:sz w:val="20"/>
          <w:szCs w:val="20"/>
          <w:lang w:val="en-IE"/>
        </w:rPr>
        <w:fldChar w:fldCharType="end"/>
      </w:r>
      <w:r w:rsidR="00B052CE">
        <w:rPr>
          <w:rFonts w:ascii="Times New Roman" w:hAnsi="Times New Roman" w:cs="Times New Roman"/>
          <w:sz w:val="20"/>
          <w:szCs w:val="20"/>
          <w:lang w:val="en-IE"/>
        </w:rPr>
        <w:t xml:space="preserve">. </w:t>
      </w:r>
      <w:r w:rsidR="00942E74" w:rsidRPr="008A3A83">
        <w:rPr>
          <w:rFonts w:ascii="Times New Roman" w:hAnsi="Times New Roman" w:cs="Times New Roman"/>
          <w:sz w:val="20"/>
          <w:szCs w:val="20"/>
          <w:lang w:val="en-IE"/>
        </w:rPr>
        <w:t xml:space="preserve">Overall, the </w:t>
      </w:r>
      <w:proofErr w:type="spellStart"/>
      <w:r w:rsidR="00942E74" w:rsidRPr="008A3A83">
        <w:rPr>
          <w:rFonts w:ascii="Times New Roman" w:hAnsi="Times New Roman" w:cs="Times New Roman"/>
          <w:sz w:val="20"/>
          <w:szCs w:val="20"/>
          <w:lang w:val="en-IE"/>
        </w:rPr>
        <w:t>C</w:t>
      </w:r>
      <w:r w:rsidR="00942E74" w:rsidRPr="008A3A83">
        <w:rPr>
          <w:rFonts w:ascii="Times New Roman" w:hAnsi="Times New Roman" w:cs="Times New Roman"/>
          <w:sz w:val="20"/>
          <w:szCs w:val="20"/>
          <w:vertAlign w:val="subscript"/>
          <w:lang w:val="en-IE"/>
        </w:rPr>
        <w:t>x</w:t>
      </w:r>
      <w:r w:rsidR="00942E74" w:rsidRPr="008A3A83">
        <w:rPr>
          <w:rFonts w:ascii="Times New Roman" w:hAnsi="Times New Roman" w:cs="Times New Roman"/>
          <w:sz w:val="20"/>
          <w:szCs w:val="20"/>
          <w:lang w:val="en-IE"/>
        </w:rPr>
        <w:t>H</w:t>
      </w:r>
      <w:r w:rsidR="00942E74" w:rsidRPr="008A3A83">
        <w:rPr>
          <w:rFonts w:ascii="Times New Roman" w:hAnsi="Times New Roman" w:cs="Times New Roman"/>
          <w:sz w:val="20"/>
          <w:szCs w:val="20"/>
          <w:vertAlign w:val="subscript"/>
          <w:lang w:val="en-IE"/>
        </w:rPr>
        <w:t>y</w:t>
      </w:r>
      <w:proofErr w:type="spellEnd"/>
      <w:r w:rsidR="00942E74" w:rsidRPr="008A3A83">
        <w:rPr>
          <w:rFonts w:ascii="Times New Roman" w:hAnsi="Times New Roman" w:cs="Times New Roman"/>
          <w:sz w:val="20"/>
          <w:szCs w:val="20"/>
          <w:vertAlign w:val="superscript"/>
          <w:lang w:val="en-IE"/>
        </w:rPr>
        <w:t>+</w:t>
      </w:r>
      <w:r w:rsidR="00942E74" w:rsidRPr="008A3A83">
        <w:rPr>
          <w:rFonts w:ascii="Times New Roman" w:hAnsi="Times New Roman" w:cs="Times New Roman"/>
          <w:sz w:val="20"/>
          <w:szCs w:val="20"/>
          <w:lang w:val="en-IE"/>
        </w:rPr>
        <w:t xml:space="preserve"> and </w:t>
      </w:r>
      <w:proofErr w:type="spellStart"/>
      <w:r w:rsidR="00942E74" w:rsidRPr="008A3A83">
        <w:rPr>
          <w:rFonts w:ascii="Times New Roman" w:hAnsi="Times New Roman" w:cs="Times New Roman"/>
          <w:sz w:val="20"/>
          <w:szCs w:val="20"/>
          <w:lang w:val="en-IE"/>
        </w:rPr>
        <w:t>C</w:t>
      </w:r>
      <w:r w:rsidR="00942E74" w:rsidRPr="008A3A83">
        <w:rPr>
          <w:rFonts w:ascii="Times New Roman" w:hAnsi="Times New Roman" w:cs="Times New Roman"/>
          <w:sz w:val="20"/>
          <w:szCs w:val="20"/>
          <w:vertAlign w:val="subscript"/>
          <w:lang w:val="en-IE"/>
        </w:rPr>
        <w:t>x</w:t>
      </w:r>
      <w:r w:rsidR="00942E74" w:rsidRPr="008A3A83">
        <w:rPr>
          <w:rFonts w:ascii="Times New Roman" w:hAnsi="Times New Roman" w:cs="Times New Roman"/>
          <w:sz w:val="20"/>
          <w:szCs w:val="20"/>
          <w:lang w:val="en-IE"/>
        </w:rPr>
        <w:t>S</w:t>
      </w:r>
      <w:r w:rsidR="00942E74" w:rsidRPr="008A3A83">
        <w:rPr>
          <w:rFonts w:ascii="Times New Roman" w:hAnsi="Times New Roman" w:cs="Times New Roman"/>
          <w:sz w:val="20"/>
          <w:szCs w:val="20"/>
          <w:vertAlign w:val="subscript"/>
          <w:lang w:val="en-IE"/>
        </w:rPr>
        <w:t>y</w:t>
      </w:r>
      <w:proofErr w:type="spellEnd"/>
      <w:r w:rsidR="00942E74" w:rsidRPr="008A3A83">
        <w:rPr>
          <w:rFonts w:ascii="Times New Roman" w:hAnsi="Times New Roman" w:cs="Times New Roman"/>
          <w:sz w:val="20"/>
          <w:szCs w:val="20"/>
          <w:vertAlign w:val="superscript"/>
          <w:lang w:val="en-IE"/>
        </w:rPr>
        <w:t>+</w:t>
      </w:r>
      <w:r w:rsidR="00942E74" w:rsidRPr="008A3A83">
        <w:rPr>
          <w:rFonts w:ascii="Times New Roman" w:hAnsi="Times New Roman" w:cs="Times New Roman"/>
          <w:sz w:val="20"/>
          <w:szCs w:val="20"/>
          <w:lang w:val="en-IE"/>
        </w:rPr>
        <w:t xml:space="preserve"> fragment ions families indicate a clear MSA fragmentation pattern with a characteristic high CH</w:t>
      </w:r>
      <w:r w:rsidR="00942E74" w:rsidRPr="008A3A83">
        <w:rPr>
          <w:rFonts w:ascii="Times New Roman" w:hAnsi="Times New Roman" w:cs="Times New Roman"/>
          <w:sz w:val="20"/>
          <w:szCs w:val="20"/>
          <w:vertAlign w:val="subscript"/>
          <w:lang w:val="en-IE"/>
        </w:rPr>
        <w:t>3</w:t>
      </w:r>
      <w:r w:rsidR="00942E74" w:rsidRPr="008A3A83">
        <w:rPr>
          <w:rFonts w:ascii="Times New Roman" w:hAnsi="Times New Roman" w:cs="Times New Roman"/>
          <w:sz w:val="20"/>
          <w:szCs w:val="20"/>
          <w:vertAlign w:val="superscript"/>
          <w:lang w:val="en-IE"/>
        </w:rPr>
        <w:t>+</w:t>
      </w:r>
      <w:r w:rsidR="00942E74" w:rsidRPr="008A3A83">
        <w:rPr>
          <w:rFonts w:ascii="Times New Roman" w:hAnsi="Times New Roman" w:cs="Times New Roman"/>
          <w:sz w:val="20"/>
          <w:szCs w:val="20"/>
          <w:lang w:val="en-IE"/>
        </w:rPr>
        <w:t xml:space="preserve"> relative intensity</w:t>
      </w:r>
      <w:r w:rsidR="002D02CF" w:rsidRPr="008A3A83">
        <w:rPr>
          <w:rFonts w:ascii="Times New Roman" w:hAnsi="Times New Roman" w:cs="Times New Roman"/>
          <w:sz w:val="20"/>
          <w:szCs w:val="20"/>
          <w:lang w:val="en-IE"/>
        </w:rPr>
        <w:t xml:space="preserve"> typical for marine SOA</w:t>
      </w:r>
      <w:r w:rsidR="00942E74" w:rsidRPr="008A3A83">
        <w:rPr>
          <w:rFonts w:ascii="Times New Roman" w:hAnsi="Times New Roman" w:cs="Times New Roman"/>
          <w:sz w:val="20"/>
          <w:szCs w:val="20"/>
          <w:lang w:val="en-IE"/>
        </w:rPr>
        <w:t xml:space="preserve"> in line with</w:t>
      </w:r>
      <w:r w:rsidR="00607A89" w:rsidRPr="008A3A83">
        <w:rPr>
          <w:rFonts w:ascii="Times New Roman" w:hAnsi="Times New Roman" w:cs="Times New Roman"/>
          <w:sz w:val="20"/>
          <w:szCs w:val="20"/>
          <w:lang w:val="en-IE"/>
        </w:rPr>
        <w:t xml:space="preserve"> recent findings </w:t>
      </w:r>
      <w:r w:rsidR="001B01FE" w:rsidRPr="008A3A83">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{"citationID":"hXVfKvbb","properties":{"formattedCitation":"(Huang et al. 2018; Moschos et al. 2022)","plainCitation":"(Huang et al. 2018; Moschos et al. 2022)","noteIndex":0},"citationItems":[{"id":1324,"uris":["http://zotero.org/groups/3856298/items/D8R7EPXU"],"itemData":{"id":1324,"type":"article-journal","abstract":"Abstract.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C71BDA">
        <w:rPr>
          <w:rFonts w:ascii="Cambria Math" w:hAnsi="Cambria Math" w:cs="Cambria Math"/>
          <w:sz w:val="20"/>
          <w:szCs w:val="20"/>
          <w:lang w:val="en-IE"/>
        </w:rPr>
        <w:instrText>∘</w:instrText>
      </w:r>
      <w:r w:rsidR="00C71BDA">
        <w:rPr>
          <w:rFonts w:ascii="Times New Roman" w:hAnsi="Times New Roman" w:cs="Times New Roman"/>
          <w:sz w:val="20"/>
          <w:szCs w:val="20"/>
          <w:lang w:val="en-IE"/>
        </w:rPr>
        <w:instrText> N to 53</w:instrText>
      </w:r>
      <w:r w:rsidR="00C71BDA">
        <w:rPr>
          <w:rFonts w:ascii="Cambria Math" w:hAnsi="Cambria Math" w:cs="Cambria Math"/>
          <w:sz w:val="20"/>
          <w:szCs w:val="20"/>
          <w:lang w:val="en-IE"/>
        </w:rPr>
        <w:instrText>∘</w:instrText>
      </w:r>
      <w:r w:rsidR="00C71BDA">
        <w:rPr>
          <w:rFonts w:ascii="Times New Roman" w:hAnsi="Times New Roman" w:cs="Times New Roman"/>
          <w:sz w:val="20"/>
          <w:szCs w:val="20"/>
          <w:lang w:val="en-IE"/>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C71BDA">
        <w:rPr>
          <w:rFonts w:ascii="Cambria Math" w:hAnsi="Cambria Math" w:cs="Cambria Math"/>
          <w:sz w:val="20"/>
          <w:szCs w:val="20"/>
          <w:lang w:val="en-IE"/>
        </w:rPr>
        <w:instrText>∘</w:instrText>
      </w:r>
      <w:r w:rsidR="00C71BDA">
        <w:rPr>
          <w:rFonts w:ascii="Times New Roman" w:hAnsi="Times New Roman" w:cs="Times New Roman"/>
          <w:sz w:val="20"/>
          <w:szCs w:val="20"/>
          <w:lang w:val="en-IE"/>
        </w:rPr>
        <w:instrText> N to 15</w:instrText>
      </w:r>
      <w:r w:rsidR="00C71BDA">
        <w:rPr>
          <w:rFonts w:ascii="Cambria Math" w:hAnsi="Cambria Math" w:cs="Cambria Math"/>
          <w:sz w:val="20"/>
          <w:szCs w:val="20"/>
          <w:lang w:val="en-IE"/>
        </w:rPr>
        <w:instrText>∘</w:instrText>
      </w:r>
      <w:r w:rsidR="00C71BDA">
        <w:rPr>
          <w:rFonts w:ascii="Times New Roman" w:hAnsi="Times New Roman" w:cs="Times New Roman"/>
          <w:sz w:val="20"/>
          <w:szCs w:val="20"/>
          <w:lang w:val="en-IE"/>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id":2247,"uris":["http://zotero.org/groups/3856298/items/HML4JSI4"],"itemData":{"id":2247,"type":"article-journal","abstract":"Abstract\n            Aerosols play an important yet uncertain role in modulating the radiation balance of the sensitive Arctic atmosphere. Organic aerosol is one of the most abundant, yet least understood, fractions of the Arctic aerosol mass. Here we use data from eight observatories that represent the entire Arctic to reveal the annual cycles in anthropogenic and biogenic sources of organic aerosol. We show that during winter, the organic aerosol in the Arctic is dominated by anthropogenic emissions, mainly from Eurasia, which consist of both direct combustion emissions and long-range transported, aged pollution. In summer, the decreasing anthropogenic pollution is replaced by natural emissions. These include marine secondary, biogenic secondary and primary biological emissions, which have the potential to be important to Arctic climate by modifying the cloud condensation nuclei properties and acting as ice-nucleating particles. Their source strength or atmospheric processing is sensitive to nutrient availability, solar radiation, temperature and snow cover. Our results provide a comprehensive understanding of the current pan-Arctic organic aerosol, which can be used to support modelling efforts that aim to quantify the climate impacts of emissions in this sensitive region.","container-title":"Nature Geoscience","DOI":"10.1038/s41561-021-00891-1","ISSN":"1752-0894, 1752-0908","journalAbbreviation":"Nat. Geosci.","language":"en","source":"DOI.org (Crossref)","title":"Equal abundance of summertime natural and wintertime anthropogenic Arctic organic aerosols","URL":"https://www.nature.com/articles/s41561-021-00891-1","author":[{"family":"Moschos","given":"Vaios"},{"family":"Dzepina","given":"Katja"},{"family":"Bhattu","given":"Deepika"},{"family":"Lamkaddam","given":"Houssni"},{"family":"Casotto","given":"Roberto"},{"family":"Daellenbach","given":"Kaspar R."},{"family":"Canonaco","given":"Francesco"},{"family":"Rai","given":"Pragati"},{"family":"Aas","given":"Wenche"},{"family":"Becagli","given":"Silvia"},{"family":"Calzolai","given":"Giulia"},{"family":"Eleftheriadis","given":"Konstantinos"},{"family":"Moffett","given":"Claire E."},{"family":"Schnelle-Kreis","given":"Jürgen"},{"family":"Severi","given":"Mirko"},{"family":"Sharma","given":"Sangeeta"},{"family":"Skov","given":"Henrik"},{"family":"Vestenius","given":"Mika"},{"family":"Zhang","given":"Wendy"},{"family":"Hakola","given":"Hannele"},{"family":"Hellén","given":"Heidi"},{"family":"Huang","given":"Lin"},{"family":"Jaffrezo","given":"Jean-Luc"},{"family":"Massling","given":"Andreas"},{"family":"Nøjgaard","given":"Jakob K."},{"family":"Petäjä","given":"Tuukka"},{"family":"Popovicheva","given":"Olga"},{"family":"Sheesley","given":"Rebecca J."},{"family":"Traversi","given":"Rita"},{"family":"Yttri","given":"Karl Espen"},{"family":"Schmale","given":"Julia"},{"family":"Prévôt","given":"André S. H."},{"family":"Baltensperger","given":"Urs"},{"family":"El Haddad","given":"Imad"}],"accessed":{"date-parts":[["2022",3,10]]},"issued":{"date-parts":[["2022",2,28]]}}}],"schema":"https://github.com/citation-style-language/schema/raw/master/csl-citation.json"} </w:instrText>
      </w:r>
      <w:r w:rsidR="001B01FE" w:rsidRPr="008A3A83">
        <w:rPr>
          <w:rFonts w:ascii="Times New Roman" w:hAnsi="Times New Roman" w:cs="Times New Roman"/>
          <w:sz w:val="20"/>
          <w:szCs w:val="20"/>
          <w:lang w:val="en-IE"/>
        </w:rPr>
        <w:fldChar w:fldCharType="separate"/>
      </w:r>
      <w:r w:rsidR="001B01FE" w:rsidRPr="008A3A83">
        <w:rPr>
          <w:rFonts w:ascii="Times New Roman" w:hAnsi="Times New Roman" w:cs="Times New Roman"/>
          <w:sz w:val="20"/>
          <w:szCs w:val="20"/>
          <w:lang w:val="en-IE"/>
        </w:rPr>
        <w:t xml:space="preserve">(Huang </w:t>
      </w:r>
      <w:r w:rsidR="00A72BC3" w:rsidRPr="00A72BC3">
        <w:rPr>
          <w:rFonts w:ascii="Times New Roman" w:hAnsi="Times New Roman" w:cs="Times New Roman"/>
          <w:i/>
          <w:sz w:val="20"/>
          <w:szCs w:val="20"/>
          <w:lang w:val="en-IE"/>
        </w:rPr>
        <w:t>et al</w:t>
      </w:r>
      <w:r w:rsidR="001B01FE" w:rsidRPr="008A3A83">
        <w:rPr>
          <w:rFonts w:ascii="Times New Roman" w:hAnsi="Times New Roman" w:cs="Times New Roman"/>
          <w:sz w:val="20"/>
          <w:szCs w:val="20"/>
          <w:lang w:val="en-IE"/>
        </w:rPr>
        <w:t xml:space="preserve">. 2018; Moschos </w:t>
      </w:r>
      <w:r w:rsidR="00A72BC3" w:rsidRPr="00A72BC3">
        <w:rPr>
          <w:rFonts w:ascii="Times New Roman" w:hAnsi="Times New Roman" w:cs="Times New Roman"/>
          <w:i/>
          <w:sz w:val="20"/>
          <w:szCs w:val="20"/>
          <w:lang w:val="en-IE"/>
        </w:rPr>
        <w:t>et al</w:t>
      </w:r>
      <w:r w:rsidR="001B01FE" w:rsidRPr="008A3A83">
        <w:rPr>
          <w:rFonts w:ascii="Times New Roman" w:hAnsi="Times New Roman" w:cs="Times New Roman"/>
          <w:sz w:val="20"/>
          <w:szCs w:val="20"/>
          <w:lang w:val="en-IE"/>
        </w:rPr>
        <w:t>. 2022)</w:t>
      </w:r>
      <w:r w:rsidR="001B01FE" w:rsidRPr="008A3A83">
        <w:rPr>
          <w:rFonts w:ascii="Times New Roman" w:hAnsi="Times New Roman" w:cs="Times New Roman"/>
          <w:sz w:val="20"/>
          <w:szCs w:val="20"/>
          <w:lang w:val="en-IE"/>
        </w:rPr>
        <w:fldChar w:fldCharType="end"/>
      </w:r>
      <w:r w:rsidR="001B01FE" w:rsidRPr="008A3A83">
        <w:rPr>
          <w:rFonts w:ascii="Times New Roman" w:hAnsi="Times New Roman" w:cs="Times New Roman"/>
          <w:sz w:val="20"/>
          <w:szCs w:val="20"/>
          <w:lang w:val="en-IE"/>
        </w:rPr>
        <w:t>.</w:t>
      </w:r>
    </w:p>
    <w:p w14:paraId="126B4FD5" w14:textId="54C2315B" w:rsidR="00A70584" w:rsidRDefault="00A70584" w:rsidP="00A70584">
      <w:pPr>
        <w:pBdr>
          <w:top w:val="nil"/>
          <w:left w:val="nil"/>
          <w:bottom w:val="nil"/>
          <w:right w:val="nil"/>
          <w:between w:val="nil"/>
        </w:pBdr>
        <w:spacing w:line="360" w:lineRule="auto"/>
        <w:jc w:val="both"/>
        <w:rPr>
          <w:rFonts w:ascii="Times New Roman" w:hAnsi="Times New Roman" w:cs="Times New Roman"/>
          <w:sz w:val="20"/>
          <w:szCs w:val="20"/>
          <w:lang w:val="en-IE"/>
        </w:rPr>
      </w:pPr>
      <w:commentRangeStart w:id="96"/>
      <w:r w:rsidRPr="00F8757A">
        <w:rPr>
          <w:rFonts w:ascii="Times New Roman" w:hAnsi="Times New Roman" w:cs="Times New Roman"/>
          <w:sz w:val="20"/>
          <w:szCs w:val="20"/>
          <w:highlight w:val="yellow"/>
          <w:lang w:val="en-IE"/>
          <w:rPrChange w:id="97" w:author="Ovadnevaite, Jurgita" w:date="2024-07-02T17:22:00Z" w16du:dateUtc="2024-07-02T16:22:00Z">
            <w:rPr>
              <w:rFonts w:ascii="Times New Roman" w:hAnsi="Times New Roman" w:cs="Times New Roman"/>
              <w:sz w:val="20"/>
              <w:szCs w:val="20"/>
              <w:lang w:val="en-IE"/>
            </w:rPr>
          </w:rPrChange>
        </w:rPr>
        <w:t>Additionally</w:t>
      </w:r>
      <w:commentRangeEnd w:id="96"/>
      <w:r w:rsidR="00F8757A">
        <w:rPr>
          <w:rStyle w:val="CommentReference"/>
          <w:rFonts w:ascii="Calibri" w:eastAsia="Calibri" w:hAnsi="Calibri" w:cs="Calibri"/>
          <w:lang w:eastAsia="en-GB"/>
        </w:rPr>
        <w:commentReference w:id="96"/>
      </w:r>
      <w:r w:rsidRPr="00F8757A">
        <w:rPr>
          <w:rFonts w:ascii="Times New Roman" w:hAnsi="Times New Roman" w:cs="Times New Roman"/>
          <w:sz w:val="20"/>
          <w:szCs w:val="20"/>
          <w:highlight w:val="yellow"/>
          <w:lang w:val="en-IE"/>
          <w:rPrChange w:id="98" w:author="Ovadnevaite, Jurgita" w:date="2024-07-02T17:22:00Z" w16du:dateUtc="2024-07-02T16:22:00Z">
            <w:rPr>
              <w:rFonts w:ascii="Times New Roman" w:hAnsi="Times New Roman" w:cs="Times New Roman"/>
              <w:sz w:val="20"/>
              <w:szCs w:val="20"/>
              <w:lang w:val="en-IE"/>
            </w:rPr>
          </w:rPrChange>
        </w:rPr>
        <w:t>,</w:t>
      </w:r>
      <w:r w:rsidRPr="008A3A83">
        <w:rPr>
          <w:rFonts w:ascii="Times New Roman" w:hAnsi="Times New Roman" w:cs="Times New Roman"/>
          <w:sz w:val="20"/>
          <w:szCs w:val="20"/>
          <w:lang w:val="en-IE"/>
        </w:rPr>
        <w:t xml:space="preserve"> MSA-OA correlated moderately (Figure S</w:t>
      </w:r>
      <w:r>
        <w:rPr>
          <w:rFonts w:ascii="Times New Roman" w:hAnsi="Times New Roman" w:cs="Times New Roman"/>
          <w:sz w:val="20"/>
          <w:szCs w:val="20"/>
          <w:lang w:val="en-IE"/>
        </w:rPr>
        <w:t>4</w:t>
      </w:r>
      <w:r w:rsidRPr="008A3A83">
        <w:rPr>
          <w:rFonts w:ascii="Times New Roman" w:hAnsi="Times New Roman" w:cs="Times New Roman"/>
          <w:sz w:val="20"/>
          <w:szCs w:val="20"/>
          <w:lang w:val="en-IE"/>
        </w:rPr>
        <w:t>) with particulate sulphate (R=0.51) which is expected since dimethyl sulphide</w:t>
      </w:r>
      <w:r>
        <w:rPr>
          <w:rFonts w:ascii="Times New Roman" w:hAnsi="Times New Roman" w:cs="Times New Roman"/>
          <w:sz w:val="20"/>
          <w:szCs w:val="20"/>
          <w:lang w:val="en-IE"/>
        </w:rPr>
        <w:t xml:space="preserve">, </w:t>
      </w:r>
      <w:r w:rsidRPr="008A3A83">
        <w:rPr>
          <w:rFonts w:ascii="Times New Roman" w:hAnsi="Times New Roman" w:cs="Times New Roman"/>
          <w:sz w:val="20"/>
          <w:szCs w:val="20"/>
          <w:lang w:val="en-IE"/>
        </w:rPr>
        <w:t>released by phytoplankton</w:t>
      </w:r>
      <w:r>
        <w:rPr>
          <w:rFonts w:ascii="Times New Roman" w:hAnsi="Times New Roman" w:cs="Times New Roman"/>
          <w:sz w:val="20"/>
          <w:szCs w:val="20"/>
          <w:lang w:val="en-IE"/>
        </w:rPr>
        <w:t>,</w:t>
      </w:r>
      <w:r w:rsidRPr="008A3A83">
        <w:rPr>
          <w:rFonts w:ascii="Times New Roman" w:hAnsi="Times New Roman" w:cs="Times New Roman"/>
          <w:sz w:val="20"/>
          <w:szCs w:val="20"/>
          <w:lang w:val="en-IE"/>
        </w:rPr>
        <w:t xml:space="preserve"> </w:t>
      </w:r>
      <w:r>
        <w:rPr>
          <w:rFonts w:ascii="Times New Roman" w:hAnsi="Times New Roman" w:cs="Times New Roman"/>
          <w:sz w:val="20"/>
          <w:szCs w:val="20"/>
          <w:lang w:val="en-IE"/>
        </w:rPr>
        <w:t>can be</w:t>
      </w:r>
      <w:r w:rsidRPr="008A3A83">
        <w:rPr>
          <w:rFonts w:ascii="Times New Roman" w:hAnsi="Times New Roman" w:cs="Times New Roman"/>
          <w:sz w:val="20"/>
          <w:szCs w:val="20"/>
          <w:lang w:val="en-IE"/>
        </w:rPr>
        <w:t xml:space="preserve"> oxidized to MSA or to sulphur dioxide and </w:t>
      </w:r>
      <w:r>
        <w:rPr>
          <w:rFonts w:ascii="Times New Roman" w:hAnsi="Times New Roman" w:cs="Times New Roman"/>
          <w:sz w:val="20"/>
          <w:szCs w:val="20"/>
          <w:lang w:val="en-IE"/>
        </w:rPr>
        <w:t xml:space="preserve">then to </w:t>
      </w:r>
      <w:r w:rsidRPr="008A3A83">
        <w:rPr>
          <w:rFonts w:ascii="Times New Roman" w:hAnsi="Times New Roman" w:cs="Times New Roman"/>
          <w:sz w:val="20"/>
          <w:szCs w:val="20"/>
          <w:lang w:val="en-IE"/>
        </w:rPr>
        <w:t>sulphuric</w:t>
      </w:r>
      <w:r>
        <w:rPr>
          <w:rFonts w:ascii="Times New Roman" w:hAnsi="Times New Roman" w:cs="Times New Roman"/>
          <w:sz w:val="20"/>
          <w:szCs w:val="20"/>
          <w:lang w:val="en-IE"/>
        </w:rPr>
        <w:t xml:space="preserve"> acid, leading to their </w:t>
      </w:r>
      <w:r w:rsidRPr="008A3A83">
        <w:rPr>
          <w:rFonts w:ascii="Times New Roman" w:hAnsi="Times New Roman" w:cs="Times New Roman"/>
          <w:sz w:val="20"/>
          <w:szCs w:val="20"/>
          <w:lang w:val="en-IE"/>
        </w:rPr>
        <w:t xml:space="preserve">partitioning into the particulate phase </w:t>
      </w:r>
      <w:r w:rsidRPr="008A3A83">
        <w:rPr>
          <w:rFonts w:ascii="Times New Roman" w:hAnsi="Times New Roman" w:cs="Times New Roman"/>
          <w:sz w:val="20"/>
          <w:szCs w:val="20"/>
          <w:lang w:val="en-IE"/>
        </w:rPr>
        <w:fldChar w:fldCharType="begin"/>
      </w:r>
      <w:r w:rsidR="00673806">
        <w:rPr>
          <w:rFonts w:ascii="Times New Roman" w:hAnsi="Times New Roman" w:cs="Times New Roman"/>
          <w:sz w:val="20"/>
          <w:szCs w:val="20"/>
          <w:lang w:val="en-IE"/>
        </w:rPr>
        <w:instrText xml:space="preserve"> ADDIN ZOTERO_ITEM CSL_CITATION {"citationID":"lx9PwhXw","properties":{"formattedCitation":"(Mungall, Wong, and Abbatt 2018)","plainCitation":"(Mungall, Wong, and Abbatt 2018)","dontUpdate":true,"noteIndex":0},"citationItems":[{"id":1297,"uris":["http://zotero.org/groups/3856298/items/V8Z4HE62"],"itemData":{"id":1297,"type":"article-journal","container-title":"ACS Earth and Space Chemistry","DOI":"10.1021/acsearthspacechem.7b00114","ISSN":"2472-3452, 2472-3452","issue":"1","journalAbbreviation":"ACS Earth Space Chem.","language":"en","page":"48-55","source":"DOI.org (Crossref)","title":"Heterogeneous Oxidation of Particulate Methanesulfonic Acid by the Hydroxyl Radical: Kinetics and Atmospheric Implications","title-short":"Heterogeneous Oxidation of Particulate Methanesulfonic Acid by the Hydroxyl Radical","volume":"2","author":[{"family":"Mungall","given":"Emma L."},{"family":"Wong","given":"Jenny P. S."},{"family":"Abbatt","given":"Jonathan P. D."}],"issued":{"date-parts":[["2018",1,18]]}}}],"schema":"https://github.com/citation-style-language/schema/raw/master/csl-citation.json"} </w:instrText>
      </w:r>
      <w:r w:rsidRPr="008A3A83">
        <w:rPr>
          <w:rFonts w:ascii="Times New Roman" w:hAnsi="Times New Roman" w:cs="Times New Roman"/>
          <w:sz w:val="20"/>
          <w:szCs w:val="20"/>
          <w:lang w:val="en-IE"/>
        </w:rPr>
        <w:fldChar w:fldCharType="separate"/>
      </w:r>
      <w:r w:rsidRPr="008A3A83">
        <w:rPr>
          <w:rFonts w:ascii="Times New Roman" w:hAnsi="Times New Roman" w:cs="Times New Roman"/>
          <w:sz w:val="20"/>
          <w:szCs w:val="20"/>
          <w:lang w:val="en-IE"/>
        </w:rPr>
        <w:t xml:space="preserve">(Mungall </w:t>
      </w:r>
      <w:r w:rsidR="00A72BC3" w:rsidRPr="00A72BC3">
        <w:rPr>
          <w:rFonts w:ascii="Times New Roman" w:hAnsi="Times New Roman" w:cs="Times New Roman"/>
          <w:i/>
          <w:sz w:val="20"/>
          <w:szCs w:val="20"/>
          <w:lang w:val="en-IE"/>
        </w:rPr>
        <w:t>et al</w:t>
      </w:r>
      <w:r w:rsidRPr="008A3A83">
        <w:rPr>
          <w:rFonts w:ascii="Times New Roman" w:hAnsi="Times New Roman" w:cs="Times New Roman"/>
          <w:sz w:val="20"/>
          <w:szCs w:val="20"/>
          <w:lang w:val="en-IE"/>
        </w:rPr>
        <w:t>, 2018)</w:t>
      </w:r>
      <w:r w:rsidRPr="008A3A83">
        <w:rPr>
          <w:rFonts w:ascii="Times New Roman" w:hAnsi="Times New Roman" w:cs="Times New Roman"/>
          <w:sz w:val="20"/>
          <w:szCs w:val="20"/>
          <w:lang w:val="en-IE"/>
        </w:rPr>
        <w:fldChar w:fldCharType="end"/>
      </w:r>
      <w:r w:rsidRPr="008A3A83">
        <w:rPr>
          <w:rFonts w:ascii="Times New Roman" w:hAnsi="Times New Roman" w:cs="Times New Roman"/>
          <w:sz w:val="20"/>
          <w:szCs w:val="20"/>
          <w:lang w:val="en-IE"/>
        </w:rPr>
        <w:t>.</w:t>
      </w:r>
    </w:p>
    <w:p w14:paraId="12DD831F" w14:textId="2E63CFBD" w:rsidR="009A0741" w:rsidRPr="008A3A83" w:rsidRDefault="00EF04E2" w:rsidP="008A3A83">
      <w:pPr>
        <w:pStyle w:val="Heading3"/>
        <w:spacing w:line="360" w:lineRule="auto"/>
        <w:rPr>
          <w:rFonts w:ascii="Times New Roman" w:eastAsia="Times New Roman" w:hAnsi="Times New Roman" w:cs="Times New Roman"/>
          <w:b/>
          <w:bCs/>
          <w:color w:val="000000" w:themeColor="text1"/>
          <w:sz w:val="20"/>
          <w:szCs w:val="20"/>
          <w:lang w:val="en-IE"/>
        </w:rPr>
      </w:pPr>
      <w:r w:rsidRPr="008A3A83">
        <w:rPr>
          <w:rFonts w:ascii="Times New Roman" w:eastAsia="Times New Roman" w:hAnsi="Times New Roman" w:cs="Times New Roman"/>
          <w:b/>
          <w:bCs/>
          <w:color w:val="000000" w:themeColor="text1"/>
          <w:sz w:val="20"/>
          <w:szCs w:val="20"/>
          <w:lang w:val="en-IE"/>
        </w:rPr>
        <w:t xml:space="preserve">3.2.3 </w:t>
      </w:r>
      <w:r w:rsidR="00435814" w:rsidRPr="008A3A83">
        <w:rPr>
          <w:rFonts w:ascii="Times New Roman" w:eastAsia="Times New Roman" w:hAnsi="Times New Roman" w:cs="Times New Roman"/>
          <w:b/>
          <w:bCs/>
          <w:color w:val="000000" w:themeColor="text1"/>
          <w:sz w:val="20"/>
          <w:szCs w:val="20"/>
          <w:lang w:val="en-IE"/>
        </w:rPr>
        <w:t xml:space="preserve">Primary </w:t>
      </w:r>
      <w:r w:rsidRPr="008A3A83">
        <w:rPr>
          <w:rFonts w:ascii="Times New Roman" w:eastAsia="Times New Roman" w:hAnsi="Times New Roman" w:cs="Times New Roman"/>
          <w:b/>
          <w:bCs/>
          <w:color w:val="000000" w:themeColor="text1"/>
          <w:sz w:val="20"/>
          <w:szCs w:val="20"/>
          <w:lang w:val="en-IE"/>
        </w:rPr>
        <w:t>Marine Organic Aerosols (</w:t>
      </w:r>
      <w:r w:rsidR="00F82128" w:rsidRPr="008A3A83">
        <w:rPr>
          <w:rFonts w:ascii="Times New Roman" w:eastAsia="Times New Roman" w:hAnsi="Times New Roman" w:cs="Times New Roman"/>
          <w:b/>
          <w:bCs/>
          <w:color w:val="000000" w:themeColor="text1"/>
          <w:sz w:val="20"/>
          <w:szCs w:val="20"/>
          <w:lang w:val="en-IE"/>
        </w:rPr>
        <w:t>P</w:t>
      </w:r>
      <w:r w:rsidRPr="008A3A83">
        <w:rPr>
          <w:rFonts w:ascii="Times New Roman" w:eastAsia="Times New Roman" w:hAnsi="Times New Roman" w:cs="Times New Roman"/>
          <w:b/>
          <w:bCs/>
          <w:color w:val="000000" w:themeColor="text1"/>
          <w:sz w:val="20"/>
          <w:szCs w:val="20"/>
          <w:lang w:val="en-IE"/>
        </w:rPr>
        <w:t>MOA)</w:t>
      </w:r>
      <w:bookmarkStart w:id="99" w:name="_Hlk120547833"/>
    </w:p>
    <w:p w14:paraId="29EF493C" w14:textId="091C94BB" w:rsidR="00110F93" w:rsidDel="00F8757A" w:rsidRDefault="00F8757A" w:rsidP="008A3A83">
      <w:pPr>
        <w:pBdr>
          <w:top w:val="nil"/>
          <w:left w:val="nil"/>
          <w:bottom w:val="nil"/>
          <w:right w:val="nil"/>
          <w:between w:val="nil"/>
        </w:pBdr>
        <w:spacing w:line="360" w:lineRule="auto"/>
        <w:jc w:val="both"/>
        <w:rPr>
          <w:del w:id="100" w:author="Ovadnevaite, Jurgita" w:date="2024-07-02T17:23:00Z" w16du:dateUtc="2024-07-02T16:23:00Z"/>
          <w:rFonts w:ascii="Times New Roman" w:hAnsi="Times New Roman" w:cs="Times New Roman"/>
          <w:sz w:val="20"/>
          <w:szCs w:val="20"/>
          <w:lang w:val="en-IE"/>
        </w:rPr>
      </w:pPr>
      <w:ins w:id="101" w:author="Ovadnevaite, Jurgita" w:date="2024-07-02T17:23:00Z" w16du:dateUtc="2024-07-02T16:23:00Z">
        <w:r>
          <w:rPr>
            <w:rFonts w:ascii="Times New Roman" w:hAnsi="Times New Roman" w:cs="Times New Roman"/>
            <w:sz w:val="20"/>
            <w:szCs w:val="20"/>
            <w:lang w:val="en-IE"/>
          </w:rPr>
          <w:t>H</w:t>
        </w:r>
        <w:r w:rsidRPr="008A3A83">
          <w:rPr>
            <w:rFonts w:ascii="Times New Roman" w:hAnsi="Times New Roman" w:cs="Times New Roman"/>
            <w:sz w:val="20"/>
            <w:szCs w:val="20"/>
            <w:lang w:val="en-IE"/>
          </w:rPr>
          <w:t xml:space="preserve">igh-resolution mass spectrum </w:t>
        </w:r>
        <w:r>
          <w:rPr>
            <w:rFonts w:ascii="Times New Roman" w:hAnsi="Times New Roman" w:cs="Times New Roman"/>
            <w:sz w:val="20"/>
            <w:szCs w:val="20"/>
            <w:lang w:val="en-IE"/>
          </w:rPr>
          <w:t>of t</w:t>
        </w:r>
      </w:ins>
      <w:del w:id="102" w:author="Ovadnevaite, Jurgita" w:date="2024-07-02T17:23:00Z" w16du:dateUtc="2024-07-02T16:23:00Z">
        <w:r w:rsidR="00B120DE" w:rsidRPr="008A3A83" w:rsidDel="00F8757A">
          <w:rPr>
            <w:rFonts w:ascii="Times New Roman" w:hAnsi="Times New Roman" w:cs="Times New Roman"/>
            <w:sz w:val="20"/>
            <w:szCs w:val="20"/>
            <w:lang w:val="en-IE"/>
          </w:rPr>
          <w:delText>T</w:delText>
        </w:r>
      </w:del>
      <w:r w:rsidR="00B120DE" w:rsidRPr="008A3A83">
        <w:rPr>
          <w:rFonts w:ascii="Times New Roman" w:hAnsi="Times New Roman" w:cs="Times New Roman"/>
          <w:sz w:val="20"/>
          <w:szCs w:val="20"/>
          <w:lang w:val="en-IE"/>
        </w:rPr>
        <w:t xml:space="preserve">his factor </w:t>
      </w:r>
      <w:del w:id="103" w:author="Ovadnevaite, Jurgita" w:date="2024-07-02T17:23:00Z" w16du:dateUtc="2024-07-02T16:23:00Z">
        <w:r w:rsidR="00B120DE" w:rsidRPr="008A3A83" w:rsidDel="00F8757A">
          <w:rPr>
            <w:rFonts w:ascii="Times New Roman" w:hAnsi="Times New Roman" w:cs="Times New Roman"/>
            <w:sz w:val="20"/>
            <w:szCs w:val="20"/>
            <w:lang w:val="en-IE"/>
          </w:rPr>
          <w:delText xml:space="preserve">high-resolution aerosol mass spectrum </w:delText>
        </w:r>
      </w:del>
      <w:r w:rsidR="00B120DE" w:rsidRPr="008A3A83">
        <w:rPr>
          <w:rFonts w:ascii="Times New Roman" w:hAnsi="Times New Roman" w:cs="Times New Roman"/>
          <w:sz w:val="20"/>
          <w:szCs w:val="20"/>
          <w:lang w:val="en-IE"/>
        </w:rPr>
        <w:t xml:space="preserve">revealed that two CHO oxygenated carbon families (sum of </w:t>
      </w:r>
      <w:proofErr w:type="spellStart"/>
      <w:r w:rsidR="00B120DE" w:rsidRPr="008A3A83">
        <w:rPr>
          <w:rFonts w:ascii="Times New Roman" w:hAnsi="Times New Roman" w:cs="Times New Roman"/>
          <w:sz w:val="20"/>
          <w:szCs w:val="20"/>
          <w:lang w:val="en-IE"/>
        </w:rPr>
        <w:t>C</w:t>
      </w:r>
      <w:r w:rsidR="00B120DE" w:rsidRPr="008A3A83">
        <w:rPr>
          <w:rFonts w:ascii="Times New Roman" w:hAnsi="Times New Roman" w:cs="Times New Roman"/>
          <w:sz w:val="20"/>
          <w:szCs w:val="20"/>
          <w:vertAlign w:val="subscript"/>
          <w:lang w:val="en-IE"/>
        </w:rPr>
        <w:t>x</w:t>
      </w:r>
      <w:r w:rsidR="00B120DE" w:rsidRPr="008A3A83">
        <w:rPr>
          <w:rFonts w:ascii="Times New Roman" w:hAnsi="Times New Roman" w:cs="Times New Roman"/>
          <w:sz w:val="20"/>
          <w:szCs w:val="20"/>
          <w:lang w:val="en-IE"/>
        </w:rPr>
        <w:t>H</w:t>
      </w:r>
      <w:r w:rsidR="00B120DE" w:rsidRPr="008A3A83">
        <w:rPr>
          <w:rFonts w:ascii="Times New Roman" w:hAnsi="Times New Roman" w:cs="Times New Roman"/>
          <w:sz w:val="20"/>
          <w:szCs w:val="20"/>
          <w:vertAlign w:val="subscript"/>
          <w:lang w:val="en-IE"/>
        </w:rPr>
        <w:t>y</w:t>
      </w:r>
      <w:r w:rsidR="00B120DE" w:rsidRPr="008A3A83">
        <w:rPr>
          <w:rFonts w:ascii="Times New Roman" w:hAnsi="Times New Roman" w:cs="Times New Roman"/>
          <w:sz w:val="20"/>
          <w:szCs w:val="20"/>
          <w:lang w:val="en-IE"/>
        </w:rPr>
        <w:t>O</w:t>
      </w:r>
      <w:r w:rsidR="00B120DE" w:rsidRPr="008A3A83">
        <w:rPr>
          <w:rFonts w:ascii="Times New Roman" w:hAnsi="Times New Roman" w:cs="Times New Roman"/>
          <w:sz w:val="20"/>
          <w:szCs w:val="20"/>
          <w:vertAlign w:val="subscript"/>
          <w:lang w:val="en-IE"/>
        </w:rPr>
        <w:t>k</w:t>
      </w:r>
      <w:proofErr w:type="spellEnd"/>
      <w:r w:rsidR="00B120DE" w:rsidRPr="008A3A83">
        <w:rPr>
          <w:rFonts w:ascii="Times New Roman" w:hAnsi="Times New Roman" w:cs="Times New Roman"/>
          <w:sz w:val="20"/>
          <w:szCs w:val="20"/>
          <w:lang w:val="en-IE"/>
        </w:rPr>
        <w:t xml:space="preserve"> and </w:t>
      </w:r>
      <w:proofErr w:type="spellStart"/>
      <w:r w:rsidR="00B120DE" w:rsidRPr="008A3A83">
        <w:rPr>
          <w:rFonts w:ascii="Times New Roman" w:hAnsi="Times New Roman" w:cs="Times New Roman"/>
          <w:sz w:val="20"/>
          <w:szCs w:val="20"/>
          <w:lang w:val="en-IE"/>
        </w:rPr>
        <w:t>C</w:t>
      </w:r>
      <w:r w:rsidR="00B120DE" w:rsidRPr="008A3A83">
        <w:rPr>
          <w:rFonts w:ascii="Times New Roman" w:hAnsi="Times New Roman" w:cs="Times New Roman"/>
          <w:sz w:val="20"/>
          <w:szCs w:val="20"/>
          <w:vertAlign w:val="subscript"/>
          <w:lang w:val="en-IE"/>
        </w:rPr>
        <w:t>x</w:t>
      </w:r>
      <w:r w:rsidR="00B120DE" w:rsidRPr="008A3A83">
        <w:rPr>
          <w:rFonts w:ascii="Times New Roman" w:hAnsi="Times New Roman" w:cs="Times New Roman"/>
          <w:sz w:val="20"/>
          <w:szCs w:val="20"/>
          <w:lang w:val="en-IE"/>
        </w:rPr>
        <w:t>H</w:t>
      </w:r>
      <w:r w:rsidR="00B120DE" w:rsidRPr="008A3A83">
        <w:rPr>
          <w:rFonts w:ascii="Times New Roman" w:hAnsi="Times New Roman" w:cs="Times New Roman"/>
          <w:sz w:val="20"/>
          <w:szCs w:val="20"/>
          <w:vertAlign w:val="subscript"/>
          <w:lang w:val="en-IE"/>
        </w:rPr>
        <w:t>y</w:t>
      </w:r>
      <w:r w:rsidR="00B120DE" w:rsidRPr="008A3A83">
        <w:rPr>
          <w:rFonts w:ascii="Times New Roman" w:hAnsi="Times New Roman" w:cs="Times New Roman"/>
          <w:sz w:val="20"/>
          <w:szCs w:val="20"/>
          <w:lang w:val="en-IE"/>
        </w:rPr>
        <w:t>O</w:t>
      </w:r>
      <w:r w:rsidR="00B120DE" w:rsidRPr="008A3A83">
        <w:rPr>
          <w:rFonts w:ascii="Times New Roman" w:hAnsi="Times New Roman" w:cs="Times New Roman"/>
          <w:sz w:val="20"/>
          <w:szCs w:val="20"/>
          <w:vertAlign w:val="subscript"/>
          <w:lang w:val="en-IE"/>
        </w:rPr>
        <w:t>w</w:t>
      </w:r>
      <w:proofErr w:type="spellEnd"/>
      <w:r w:rsidR="00B120DE" w:rsidRPr="008A3A83">
        <w:rPr>
          <w:rFonts w:ascii="Times New Roman" w:hAnsi="Times New Roman" w:cs="Times New Roman"/>
          <w:sz w:val="20"/>
          <w:szCs w:val="20"/>
          <w:lang w:val="en-IE"/>
        </w:rPr>
        <w:t xml:space="preserve"> where k = 1 and w &gt; 1) dominated 61.5% of the total mass spectra </w:t>
      </w:r>
      <w:del w:id="104" w:author="Ovadnevaite, Jurgita" w:date="2024-07-02T17:23:00Z" w16du:dateUtc="2024-07-02T16:23:00Z">
        <w:r w:rsidR="00B120DE" w:rsidRPr="008A3A83" w:rsidDel="00F8757A">
          <w:rPr>
            <w:rFonts w:ascii="Times New Roman" w:hAnsi="Times New Roman" w:cs="Times New Roman"/>
            <w:sz w:val="20"/>
            <w:szCs w:val="20"/>
            <w:lang w:val="en-IE"/>
          </w:rPr>
          <w:delText xml:space="preserve">fraction </w:delText>
        </w:r>
      </w:del>
      <w:r w:rsidR="00B120DE" w:rsidRPr="008A3A83">
        <w:rPr>
          <w:rFonts w:ascii="Times New Roman" w:hAnsi="Times New Roman" w:cs="Times New Roman"/>
          <w:sz w:val="20"/>
          <w:szCs w:val="20"/>
          <w:lang w:val="en-IE"/>
        </w:rPr>
        <w:t xml:space="preserve">followed by </w:t>
      </w:r>
      <w:proofErr w:type="spellStart"/>
      <w:r w:rsidR="00B120DE" w:rsidRPr="008A3A83">
        <w:rPr>
          <w:rFonts w:ascii="Times New Roman" w:hAnsi="Times New Roman" w:cs="Times New Roman"/>
          <w:sz w:val="20"/>
          <w:szCs w:val="20"/>
          <w:lang w:val="en-IE"/>
        </w:rPr>
        <w:t>aliphatics</w:t>
      </w:r>
      <w:proofErr w:type="spellEnd"/>
      <w:r w:rsidR="00B120DE" w:rsidRPr="008A3A83">
        <w:rPr>
          <w:rFonts w:ascii="Times New Roman" w:hAnsi="Times New Roman" w:cs="Times New Roman"/>
          <w:sz w:val="20"/>
          <w:szCs w:val="20"/>
          <w:lang w:val="en-IE"/>
        </w:rPr>
        <w:t xml:space="preserve"> (pure Hydrocarbon‐like, </w:t>
      </w:r>
      <w:proofErr w:type="spellStart"/>
      <w:r w:rsidR="00B120DE" w:rsidRPr="008A3A83">
        <w:rPr>
          <w:rFonts w:ascii="Times New Roman" w:hAnsi="Times New Roman" w:cs="Times New Roman"/>
          <w:sz w:val="20"/>
          <w:szCs w:val="20"/>
          <w:lang w:val="en-IE"/>
        </w:rPr>
        <w:t>C</w:t>
      </w:r>
      <w:r w:rsidR="00B120DE" w:rsidRPr="008A3A83">
        <w:rPr>
          <w:rFonts w:ascii="Times New Roman" w:hAnsi="Times New Roman" w:cs="Times New Roman"/>
          <w:sz w:val="20"/>
          <w:szCs w:val="20"/>
          <w:vertAlign w:val="subscript"/>
          <w:lang w:val="en-IE"/>
        </w:rPr>
        <w:t>x</w:t>
      </w:r>
      <w:r w:rsidR="00B120DE" w:rsidRPr="008A3A83">
        <w:rPr>
          <w:rFonts w:ascii="Times New Roman" w:hAnsi="Times New Roman" w:cs="Times New Roman"/>
          <w:sz w:val="20"/>
          <w:szCs w:val="20"/>
          <w:lang w:val="en-IE"/>
        </w:rPr>
        <w:t>H</w:t>
      </w:r>
      <w:r w:rsidR="00B120DE" w:rsidRPr="008A3A83">
        <w:rPr>
          <w:rFonts w:ascii="Times New Roman" w:hAnsi="Times New Roman" w:cs="Times New Roman"/>
          <w:sz w:val="20"/>
          <w:szCs w:val="20"/>
          <w:vertAlign w:val="subscript"/>
          <w:lang w:val="en-IE"/>
        </w:rPr>
        <w:t>y</w:t>
      </w:r>
      <w:proofErr w:type="spellEnd"/>
      <w:r w:rsidR="00B120DE" w:rsidRPr="008A3A83">
        <w:rPr>
          <w:rFonts w:ascii="Times New Roman" w:hAnsi="Times New Roman" w:cs="Times New Roman"/>
          <w:sz w:val="20"/>
          <w:szCs w:val="20"/>
          <w:lang w:val="en-IE"/>
        </w:rPr>
        <w:t>) whose fraction accounted for 36.2% of the total mass spectra</w:t>
      </w:r>
      <w:ins w:id="105" w:author="Ovadnevaite, Jurgita" w:date="2024-07-02T17:23:00Z" w16du:dateUtc="2024-07-02T16:23:00Z">
        <w:r>
          <w:rPr>
            <w:rFonts w:ascii="Times New Roman" w:hAnsi="Times New Roman" w:cs="Times New Roman"/>
            <w:sz w:val="20"/>
            <w:szCs w:val="20"/>
            <w:lang w:val="en-IE"/>
          </w:rPr>
          <w:t xml:space="preserve"> </w:t>
        </w:r>
      </w:ins>
    </w:p>
    <w:p w14:paraId="36D49BC9" w14:textId="5D48DDCD" w:rsidR="00B120DE" w:rsidRPr="008A3A83" w:rsidRDefault="00B120DE" w:rsidP="008A3A83">
      <w:pPr>
        <w:pBdr>
          <w:top w:val="nil"/>
          <w:left w:val="nil"/>
          <w:bottom w:val="nil"/>
          <w:right w:val="nil"/>
          <w:between w:val="nil"/>
        </w:pBdr>
        <w:spacing w:line="360" w:lineRule="auto"/>
        <w:jc w:val="both"/>
        <w:rPr>
          <w:rFonts w:ascii="Times New Roman" w:hAnsi="Times New Roman" w:cs="Times New Roman"/>
          <w:sz w:val="20"/>
          <w:szCs w:val="20"/>
          <w:lang w:val="en-IE"/>
        </w:rPr>
      </w:pPr>
      <w:r w:rsidRPr="008A3A83">
        <w:rPr>
          <w:rFonts w:ascii="Times New Roman" w:hAnsi="Times New Roman" w:cs="Times New Roman"/>
          <w:sz w:val="20"/>
          <w:szCs w:val="20"/>
          <w:lang w:val="en-IE"/>
        </w:rPr>
        <w:t xml:space="preserve"> signal aligning with previous </w:t>
      </w:r>
      <w:r w:rsidR="007E10AE" w:rsidRPr="008A3A83">
        <w:rPr>
          <w:rFonts w:ascii="Times New Roman" w:hAnsi="Times New Roman" w:cs="Times New Roman"/>
          <w:sz w:val="20"/>
          <w:szCs w:val="20"/>
          <w:lang w:val="en-IE"/>
        </w:rPr>
        <w:t>findings reported</w:t>
      </w:r>
      <w:r w:rsidRPr="008A3A83">
        <w:rPr>
          <w:rFonts w:ascii="Times New Roman" w:hAnsi="Times New Roman" w:cs="Times New Roman"/>
          <w:sz w:val="20"/>
          <w:szCs w:val="20"/>
          <w:lang w:val="en-IE"/>
        </w:rPr>
        <w:t xml:space="preserve"> by Ovadnevaite </w:t>
      </w:r>
      <w:r w:rsidR="00A72BC3" w:rsidRPr="00A72BC3">
        <w:rPr>
          <w:rFonts w:ascii="Times New Roman" w:hAnsi="Times New Roman" w:cs="Times New Roman"/>
          <w:i/>
          <w:sz w:val="20"/>
          <w:szCs w:val="20"/>
          <w:lang w:val="en-IE"/>
        </w:rPr>
        <w:t>et al</w:t>
      </w:r>
      <w:r w:rsidRPr="008A3A83">
        <w:rPr>
          <w:rFonts w:ascii="Times New Roman" w:hAnsi="Times New Roman" w:cs="Times New Roman"/>
          <w:sz w:val="20"/>
          <w:szCs w:val="20"/>
          <w:lang w:val="en-IE"/>
        </w:rPr>
        <w:t xml:space="preserve"> (2011</w:t>
      </w:r>
      <w:proofErr w:type="gramStart"/>
      <w:r w:rsidRPr="008A3A83">
        <w:rPr>
          <w:rFonts w:ascii="Times New Roman" w:hAnsi="Times New Roman" w:cs="Times New Roman"/>
          <w:sz w:val="20"/>
          <w:szCs w:val="20"/>
          <w:lang w:val="en-IE"/>
        </w:rPr>
        <w:t>);</w:t>
      </w:r>
      <w:proofErr w:type="gramEnd"/>
    </w:p>
    <w:p w14:paraId="53DEA1D1" w14:textId="5ECE4A4D" w:rsidR="00125821" w:rsidRPr="008A3A83" w:rsidRDefault="00B120DE" w:rsidP="00557D89">
      <w:pPr>
        <w:pBdr>
          <w:top w:val="nil"/>
          <w:left w:val="nil"/>
          <w:bottom w:val="nil"/>
          <w:right w:val="nil"/>
          <w:between w:val="nil"/>
        </w:pBdr>
        <w:spacing w:line="360" w:lineRule="auto"/>
        <w:jc w:val="both"/>
        <w:rPr>
          <w:rFonts w:ascii="Times New Roman" w:hAnsi="Times New Roman" w:cs="Times New Roman"/>
          <w:color w:val="000000" w:themeColor="text1"/>
          <w:sz w:val="20"/>
          <w:szCs w:val="20"/>
          <w:lang w:val="en-IE"/>
        </w:rPr>
      </w:pPr>
      <w:r w:rsidRPr="008A3A83">
        <w:rPr>
          <w:rFonts w:ascii="Times New Roman" w:hAnsi="Times New Roman" w:cs="Times New Roman"/>
          <w:sz w:val="20"/>
          <w:szCs w:val="20"/>
          <w:lang w:val="en-IE"/>
        </w:rPr>
        <w:t xml:space="preserve">The </w:t>
      </w:r>
      <w:proofErr w:type="spellStart"/>
      <w:r w:rsidR="00E55B36" w:rsidRPr="008A3A83">
        <w:rPr>
          <w:rFonts w:ascii="Times New Roman" w:hAnsi="Times New Roman" w:cs="Times New Roman"/>
          <w:sz w:val="20"/>
          <w:szCs w:val="20"/>
          <w:lang w:val="en-IE"/>
        </w:rPr>
        <w:t>C</w:t>
      </w:r>
      <w:r w:rsidR="00E55B36" w:rsidRPr="008A3A83">
        <w:rPr>
          <w:rFonts w:ascii="Times New Roman" w:hAnsi="Times New Roman" w:cs="Times New Roman"/>
          <w:sz w:val="20"/>
          <w:szCs w:val="20"/>
          <w:vertAlign w:val="subscript"/>
          <w:lang w:val="en-IE"/>
        </w:rPr>
        <w:t>x</w:t>
      </w:r>
      <w:r w:rsidR="00E55B36" w:rsidRPr="008A3A83">
        <w:rPr>
          <w:rFonts w:ascii="Times New Roman" w:hAnsi="Times New Roman" w:cs="Times New Roman"/>
          <w:sz w:val="20"/>
          <w:szCs w:val="20"/>
          <w:lang w:val="en-IE"/>
        </w:rPr>
        <w:t>H</w:t>
      </w:r>
      <w:r w:rsidR="00E55B36" w:rsidRPr="008A3A83">
        <w:rPr>
          <w:rFonts w:ascii="Times New Roman" w:hAnsi="Times New Roman" w:cs="Times New Roman"/>
          <w:sz w:val="20"/>
          <w:szCs w:val="20"/>
          <w:vertAlign w:val="subscript"/>
          <w:lang w:val="en-IE"/>
        </w:rPr>
        <w:t>y</w:t>
      </w:r>
      <w:proofErr w:type="spellEnd"/>
      <w:r w:rsidR="00E55B36" w:rsidRPr="008A3A83">
        <w:rPr>
          <w:rFonts w:ascii="Times New Roman" w:hAnsi="Times New Roman" w:cs="Times New Roman"/>
          <w:sz w:val="20"/>
          <w:szCs w:val="20"/>
          <w:vertAlign w:val="subscript"/>
          <w:lang w:val="en-IE"/>
        </w:rPr>
        <w:t xml:space="preserve"> </w:t>
      </w:r>
      <w:r w:rsidRPr="008A3A83">
        <w:rPr>
          <w:rFonts w:ascii="Times New Roman" w:hAnsi="Times New Roman" w:cs="Times New Roman"/>
          <w:sz w:val="20"/>
          <w:szCs w:val="20"/>
          <w:lang w:val="en-IE"/>
        </w:rPr>
        <w:t>mass spectra family was dominated by ion series C</w:t>
      </w:r>
      <w:r w:rsidRPr="008A3A83">
        <w:rPr>
          <w:rFonts w:ascii="Times New Roman" w:hAnsi="Times New Roman" w:cs="Times New Roman"/>
          <w:sz w:val="20"/>
          <w:szCs w:val="20"/>
          <w:vertAlign w:val="subscript"/>
          <w:lang w:val="en-IE"/>
        </w:rPr>
        <w:t>n</w:t>
      </w:r>
      <w:r w:rsidRPr="008A3A83">
        <w:rPr>
          <w:rFonts w:ascii="Times New Roman" w:hAnsi="Times New Roman" w:cs="Times New Roman"/>
          <w:sz w:val="20"/>
          <w:szCs w:val="20"/>
          <w:lang w:val="en-IE"/>
        </w:rPr>
        <w:t>H</w:t>
      </w:r>
      <w:r w:rsidRPr="008A3A83">
        <w:rPr>
          <w:rFonts w:ascii="Times New Roman" w:hAnsi="Times New Roman" w:cs="Times New Roman"/>
          <w:sz w:val="20"/>
          <w:szCs w:val="20"/>
          <w:vertAlign w:val="subscript"/>
          <w:lang w:val="en-IE"/>
        </w:rPr>
        <w:t xml:space="preserve">2n‐3 </w:t>
      </w:r>
      <w:r w:rsidRPr="008A3A83">
        <w:rPr>
          <w:rFonts w:ascii="Times New Roman" w:hAnsi="Times New Roman" w:cs="Times New Roman"/>
          <w:sz w:val="20"/>
          <w:szCs w:val="20"/>
          <w:lang w:val="en-IE"/>
        </w:rPr>
        <w:t>(m/z 39.02, 53.03, 67.05 etc…) indicating dienes, alkynes, and cycloalkene</w:t>
      </w:r>
      <w:r w:rsidR="00557D89">
        <w:rPr>
          <w:rFonts w:ascii="Times New Roman" w:hAnsi="Times New Roman" w:cs="Times New Roman"/>
          <w:sz w:val="20"/>
          <w:szCs w:val="20"/>
          <w:lang w:val="en-IE"/>
        </w:rPr>
        <w:t>s</w:t>
      </w:r>
      <w:r w:rsidRPr="008A3A83">
        <w:rPr>
          <w:rFonts w:ascii="Times New Roman" w:hAnsi="Times New Roman" w:cs="Times New Roman"/>
          <w:sz w:val="20"/>
          <w:szCs w:val="20"/>
          <w:lang w:val="en-IE"/>
        </w:rPr>
        <w:t xml:space="preserve"> contributions, which is further confirmed by the presence of C</w:t>
      </w:r>
      <w:r w:rsidRPr="008A3A83">
        <w:rPr>
          <w:rFonts w:ascii="Times New Roman" w:hAnsi="Times New Roman" w:cs="Times New Roman"/>
          <w:sz w:val="20"/>
          <w:szCs w:val="20"/>
          <w:vertAlign w:val="subscript"/>
          <w:lang w:val="en-IE"/>
        </w:rPr>
        <w:t>n</w:t>
      </w:r>
      <w:r w:rsidRPr="008A3A83">
        <w:rPr>
          <w:rFonts w:ascii="Times New Roman" w:hAnsi="Times New Roman" w:cs="Times New Roman"/>
          <w:sz w:val="20"/>
          <w:szCs w:val="20"/>
          <w:lang w:val="en-IE"/>
        </w:rPr>
        <w:t>H</w:t>
      </w:r>
      <w:r w:rsidRPr="008A3A83">
        <w:rPr>
          <w:rFonts w:ascii="Times New Roman" w:hAnsi="Times New Roman" w:cs="Times New Roman"/>
          <w:sz w:val="20"/>
          <w:szCs w:val="20"/>
          <w:vertAlign w:val="subscript"/>
          <w:lang w:val="en-IE"/>
        </w:rPr>
        <w:t xml:space="preserve">2n‐1 </w:t>
      </w:r>
      <w:r w:rsidRPr="008A3A83">
        <w:rPr>
          <w:rFonts w:ascii="Times New Roman" w:hAnsi="Times New Roman" w:cs="Times New Roman"/>
          <w:sz w:val="20"/>
          <w:szCs w:val="20"/>
          <w:lang w:val="en-IE"/>
        </w:rPr>
        <w:t>ions series (m/z 27.02, 41.04, 55.05 etc…) while the C</w:t>
      </w:r>
      <w:r w:rsidRPr="008A3A83">
        <w:rPr>
          <w:rFonts w:ascii="Times New Roman" w:hAnsi="Times New Roman" w:cs="Times New Roman"/>
          <w:sz w:val="20"/>
          <w:szCs w:val="20"/>
          <w:vertAlign w:val="subscript"/>
          <w:lang w:val="en-IE"/>
        </w:rPr>
        <w:t>n</w:t>
      </w:r>
      <w:r w:rsidRPr="008A3A83">
        <w:rPr>
          <w:rFonts w:ascii="Times New Roman" w:hAnsi="Times New Roman" w:cs="Times New Roman"/>
          <w:sz w:val="20"/>
          <w:szCs w:val="20"/>
          <w:lang w:val="en-IE"/>
        </w:rPr>
        <w:t>H</w:t>
      </w:r>
      <w:r w:rsidRPr="008A3A83">
        <w:rPr>
          <w:rFonts w:ascii="Times New Roman" w:hAnsi="Times New Roman" w:cs="Times New Roman"/>
          <w:sz w:val="20"/>
          <w:szCs w:val="20"/>
          <w:vertAlign w:val="subscript"/>
          <w:lang w:val="en-IE"/>
        </w:rPr>
        <w:t xml:space="preserve">2n+1 </w:t>
      </w:r>
      <w:r w:rsidRPr="008A3A83">
        <w:rPr>
          <w:rFonts w:ascii="Times New Roman" w:hAnsi="Times New Roman" w:cs="Times New Roman"/>
          <w:sz w:val="20"/>
          <w:szCs w:val="20"/>
          <w:lang w:val="en-IE"/>
        </w:rPr>
        <w:t>family (m/z 43.05, 57.07 etc... n&gt;2) indicative for anthropogenically influenced refined hydrocarbons was absent from this factor mass spectra.</w:t>
      </w:r>
      <w:r w:rsidR="0061080C" w:rsidRPr="008A3A83">
        <w:rPr>
          <w:rFonts w:ascii="Times New Roman" w:hAnsi="Times New Roman" w:cs="Times New Roman"/>
          <w:sz w:val="20"/>
          <w:szCs w:val="20"/>
          <w:lang w:val="en-IE"/>
        </w:rPr>
        <w:t xml:space="preserve"> The biogenic origin of this factor was also indicated by its low correlation with eBC (R=0.17). </w:t>
      </w:r>
      <w:r w:rsidRPr="008A3A83">
        <w:rPr>
          <w:rFonts w:ascii="Times New Roman" w:hAnsi="Times New Roman" w:cs="Times New Roman"/>
          <w:sz w:val="20"/>
          <w:szCs w:val="20"/>
          <w:lang w:val="en-IE"/>
        </w:rPr>
        <w:t xml:space="preserve">Moreover, the </w:t>
      </w:r>
      <w:proofErr w:type="spellStart"/>
      <w:r w:rsidR="00E55B36" w:rsidRPr="008A3A83">
        <w:rPr>
          <w:rFonts w:ascii="Times New Roman" w:hAnsi="Times New Roman" w:cs="Times New Roman"/>
          <w:sz w:val="20"/>
          <w:szCs w:val="20"/>
          <w:lang w:val="en-IE"/>
        </w:rPr>
        <w:t>C</w:t>
      </w:r>
      <w:r w:rsidR="00E55B36" w:rsidRPr="008A3A83">
        <w:rPr>
          <w:rFonts w:ascii="Times New Roman" w:hAnsi="Times New Roman" w:cs="Times New Roman"/>
          <w:sz w:val="20"/>
          <w:szCs w:val="20"/>
          <w:vertAlign w:val="subscript"/>
          <w:lang w:val="en-IE"/>
        </w:rPr>
        <w:t>x</w:t>
      </w:r>
      <w:r w:rsidR="00E55B36" w:rsidRPr="008A3A83">
        <w:rPr>
          <w:rFonts w:ascii="Times New Roman" w:hAnsi="Times New Roman" w:cs="Times New Roman"/>
          <w:sz w:val="20"/>
          <w:szCs w:val="20"/>
          <w:lang w:val="en-IE"/>
        </w:rPr>
        <w:t>H</w:t>
      </w:r>
      <w:r w:rsidR="00E55B36" w:rsidRPr="008A3A83">
        <w:rPr>
          <w:rFonts w:ascii="Times New Roman" w:hAnsi="Times New Roman" w:cs="Times New Roman"/>
          <w:sz w:val="20"/>
          <w:szCs w:val="20"/>
          <w:vertAlign w:val="subscript"/>
          <w:lang w:val="en-IE"/>
        </w:rPr>
        <w:t>y</w:t>
      </w:r>
      <w:r w:rsidR="00E55B36" w:rsidRPr="008A3A83">
        <w:rPr>
          <w:rFonts w:ascii="Times New Roman" w:hAnsi="Times New Roman" w:cs="Times New Roman"/>
          <w:sz w:val="20"/>
          <w:szCs w:val="20"/>
          <w:lang w:val="en-IE"/>
        </w:rPr>
        <w:t>O</w:t>
      </w:r>
      <w:r w:rsidR="00E55B36" w:rsidRPr="008A3A83">
        <w:rPr>
          <w:rFonts w:ascii="Times New Roman" w:hAnsi="Times New Roman" w:cs="Times New Roman"/>
          <w:sz w:val="20"/>
          <w:szCs w:val="20"/>
          <w:vertAlign w:val="subscript"/>
          <w:lang w:val="en-IE"/>
        </w:rPr>
        <w:t>w</w:t>
      </w:r>
      <w:proofErr w:type="spellEnd"/>
      <w:r w:rsidR="00E55B36" w:rsidRPr="008A3A83">
        <w:rPr>
          <w:rFonts w:ascii="Times New Roman" w:hAnsi="Times New Roman" w:cs="Times New Roman"/>
          <w:sz w:val="20"/>
          <w:szCs w:val="20"/>
          <w:vertAlign w:val="subscript"/>
          <w:lang w:val="en-IE"/>
        </w:rPr>
        <w:t xml:space="preserve"> </w:t>
      </w:r>
      <w:r w:rsidR="00E55B36" w:rsidRPr="008A3A83">
        <w:rPr>
          <w:rFonts w:ascii="Times New Roman" w:hAnsi="Times New Roman" w:cs="Times New Roman"/>
          <w:sz w:val="20"/>
          <w:szCs w:val="20"/>
          <w:lang w:val="en-IE"/>
        </w:rPr>
        <w:t xml:space="preserve">(w=1) </w:t>
      </w:r>
      <w:r w:rsidRPr="008A3A83">
        <w:rPr>
          <w:rFonts w:ascii="Times New Roman" w:hAnsi="Times New Roman" w:cs="Times New Roman"/>
          <w:sz w:val="20"/>
          <w:szCs w:val="20"/>
          <w:lang w:val="en-IE"/>
        </w:rPr>
        <w:t>family featured</w:t>
      </w:r>
      <w:r w:rsidR="00E72FF2" w:rsidRPr="008A3A83">
        <w:rPr>
          <w:rFonts w:ascii="Times New Roman" w:hAnsi="Times New Roman" w:cs="Times New Roman"/>
          <w:sz w:val="20"/>
          <w:szCs w:val="20"/>
          <w:lang w:val="en-IE"/>
        </w:rPr>
        <w:t xml:space="preserve"> </w:t>
      </w:r>
      <w:r w:rsidRPr="008A3A83">
        <w:rPr>
          <w:rFonts w:ascii="Times New Roman" w:hAnsi="Times New Roman" w:cs="Times New Roman"/>
          <w:sz w:val="20"/>
          <w:szCs w:val="20"/>
          <w:lang w:val="en-IE"/>
        </w:rPr>
        <w:t xml:space="preserve">ions series (m/z 55.02, 69.03, 83.05, etc…) related to alkenyl groups, </w:t>
      </w:r>
      <w:proofErr w:type="spellStart"/>
      <w:r w:rsidRPr="008A3A83">
        <w:rPr>
          <w:rFonts w:ascii="Times New Roman" w:hAnsi="Times New Roman" w:cs="Times New Roman"/>
          <w:sz w:val="20"/>
          <w:szCs w:val="20"/>
          <w:lang w:val="en-IE"/>
        </w:rPr>
        <w:t>diunsaturates</w:t>
      </w:r>
      <w:proofErr w:type="spellEnd"/>
      <w:r w:rsidRPr="008A3A83">
        <w:rPr>
          <w:rFonts w:ascii="Times New Roman" w:hAnsi="Times New Roman" w:cs="Times New Roman"/>
          <w:sz w:val="20"/>
          <w:szCs w:val="20"/>
          <w:lang w:val="en-IE"/>
        </w:rPr>
        <w:t>, cyclic alcohols, and ethers.</w:t>
      </w:r>
      <w:r w:rsidR="00B410BB" w:rsidRPr="008A3A83">
        <w:rPr>
          <w:rFonts w:ascii="Times New Roman" w:hAnsi="Times New Roman" w:cs="Times New Roman"/>
          <w:sz w:val="20"/>
          <w:szCs w:val="20"/>
          <w:lang w:val="en-IE"/>
        </w:rPr>
        <w:t xml:space="preserve"> All of this is consistent with previous reports of</w:t>
      </w:r>
      <w:r w:rsidRPr="008A3A83">
        <w:rPr>
          <w:rFonts w:ascii="Times New Roman" w:hAnsi="Times New Roman" w:cs="Times New Roman"/>
          <w:sz w:val="20"/>
          <w:szCs w:val="20"/>
          <w:lang w:val="en-IE"/>
        </w:rPr>
        <w:t xml:space="preserve"> </w:t>
      </w:r>
      <w:r w:rsidR="00B410BB" w:rsidRPr="008A3A83">
        <w:rPr>
          <w:rFonts w:ascii="Times New Roman" w:hAnsi="Times New Roman" w:cs="Times New Roman"/>
          <w:color w:val="000000" w:themeColor="text1"/>
          <w:sz w:val="20"/>
          <w:szCs w:val="20"/>
          <w:lang w:val="en-IE"/>
        </w:rPr>
        <w:t xml:space="preserve">water-insoluble </w:t>
      </w:r>
      <w:r w:rsidR="005C00B0" w:rsidRPr="008A3A83">
        <w:rPr>
          <w:rFonts w:ascii="Times New Roman" w:hAnsi="Times New Roman" w:cs="Times New Roman"/>
          <w:color w:val="000000" w:themeColor="text1"/>
          <w:sz w:val="20"/>
          <w:szCs w:val="20"/>
          <w:lang w:val="en-IE"/>
        </w:rPr>
        <w:t xml:space="preserve">organics </w:t>
      </w:r>
      <w:r w:rsidR="00B410BB" w:rsidRPr="008A3A83">
        <w:rPr>
          <w:rFonts w:ascii="Times New Roman" w:hAnsi="Times New Roman" w:cs="Times New Roman"/>
          <w:color w:val="000000" w:themeColor="text1"/>
          <w:sz w:val="20"/>
          <w:szCs w:val="20"/>
          <w:lang w:val="en-IE"/>
        </w:rPr>
        <w:t xml:space="preserve">being formed in sea spray </w:t>
      </w:r>
      <w:r w:rsidR="00557D89">
        <w:rPr>
          <w:rFonts w:ascii="Times New Roman" w:hAnsi="Times New Roman" w:cs="Times New Roman"/>
          <w:color w:val="000000" w:themeColor="text1"/>
          <w:sz w:val="20"/>
          <w:szCs w:val="20"/>
          <w:lang w:val="en-IE"/>
        </w:rPr>
        <w:fldChar w:fldCharType="begin"/>
      </w:r>
      <w:r w:rsidR="00C71BDA">
        <w:rPr>
          <w:rFonts w:ascii="Times New Roman" w:hAnsi="Times New Roman" w:cs="Times New Roman"/>
          <w:color w:val="000000" w:themeColor="text1"/>
          <w:sz w:val="20"/>
          <w:szCs w:val="20"/>
          <w:lang w:val="en-IE"/>
        </w:rPr>
        <w:instrText xml:space="preserve"> ADDIN ZOTERO_ITEM CSL_CITATION {"citationID":"NEgyl9BZ","properties":{"formattedCitation":"(Ovadnevaite, O\\uc0\\u8217{}Dowd, et al. 2011; C. D. O\\uc0\\u8217{}Dowd et al. 2004)","plainCitation":"(Ovadnevaite, O’Dowd, et al. 2011; C. D. O’Dowd et al. 2004)","dontUpdate":true,"noteIndex":0},"citationItems":[{"id":1482,"uris":["http://zotero.org/groups/3856298/items/ZAFCWYP4"],"itemData":{"id":1482,"type":"article-journal","container-title":"Geophysical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Jun"},{"family":"Putaud","given":"Jean-Philippe"}],"issued":{"date-parts":[["2004",10]]}}}],"schema":"https://github.com/citation-style-language/schema/raw/master/csl-citation.json"} </w:instrText>
      </w:r>
      <w:r w:rsidR="00557D89">
        <w:rPr>
          <w:rFonts w:ascii="Times New Roman" w:hAnsi="Times New Roman" w:cs="Times New Roman"/>
          <w:color w:val="000000" w:themeColor="text1"/>
          <w:sz w:val="20"/>
          <w:szCs w:val="20"/>
          <w:lang w:val="en-IE"/>
        </w:rPr>
        <w:fldChar w:fldCharType="separate"/>
      </w:r>
      <w:r w:rsidR="00557D89" w:rsidRPr="00557D89">
        <w:rPr>
          <w:rFonts w:ascii="Times New Roman" w:hAnsi="Times New Roman" w:cs="Times New Roman"/>
          <w:sz w:val="20"/>
          <w:szCs w:val="24"/>
        </w:rPr>
        <w:t>(Ovadnevaite</w:t>
      </w:r>
      <w:r w:rsidR="00557D89">
        <w:rPr>
          <w:rFonts w:ascii="Times New Roman" w:hAnsi="Times New Roman" w:cs="Times New Roman"/>
          <w:sz w:val="20"/>
          <w:szCs w:val="24"/>
        </w:rPr>
        <w:t xml:space="preserve"> </w:t>
      </w:r>
      <w:r w:rsidR="00A72BC3" w:rsidRPr="00A72BC3">
        <w:rPr>
          <w:rFonts w:ascii="Times New Roman" w:hAnsi="Times New Roman" w:cs="Times New Roman"/>
          <w:i/>
          <w:sz w:val="20"/>
          <w:szCs w:val="24"/>
        </w:rPr>
        <w:t>et al</w:t>
      </w:r>
      <w:r w:rsidR="00557D89" w:rsidRPr="00557D89">
        <w:rPr>
          <w:rFonts w:ascii="Times New Roman" w:hAnsi="Times New Roman" w:cs="Times New Roman"/>
          <w:sz w:val="20"/>
          <w:szCs w:val="24"/>
        </w:rPr>
        <w:t>. 2011;</w:t>
      </w:r>
      <w:r w:rsidR="00557D89">
        <w:rPr>
          <w:rFonts w:ascii="Times New Roman" w:hAnsi="Times New Roman" w:cs="Times New Roman"/>
          <w:sz w:val="20"/>
          <w:szCs w:val="24"/>
        </w:rPr>
        <w:t xml:space="preserve"> </w:t>
      </w:r>
      <w:r w:rsidR="00557D89" w:rsidRPr="00557D89">
        <w:rPr>
          <w:rFonts w:ascii="Times New Roman" w:hAnsi="Times New Roman" w:cs="Times New Roman"/>
          <w:sz w:val="20"/>
          <w:szCs w:val="24"/>
        </w:rPr>
        <w:t xml:space="preserve">O’Dowd </w:t>
      </w:r>
      <w:r w:rsidR="00A72BC3" w:rsidRPr="00A72BC3">
        <w:rPr>
          <w:rFonts w:ascii="Times New Roman" w:hAnsi="Times New Roman" w:cs="Times New Roman"/>
          <w:i/>
          <w:sz w:val="20"/>
          <w:szCs w:val="24"/>
        </w:rPr>
        <w:t>et al</w:t>
      </w:r>
      <w:r w:rsidR="00557D89" w:rsidRPr="00557D89">
        <w:rPr>
          <w:rFonts w:ascii="Times New Roman" w:hAnsi="Times New Roman" w:cs="Times New Roman"/>
          <w:sz w:val="20"/>
          <w:szCs w:val="24"/>
        </w:rPr>
        <w:t>. 2004)</w:t>
      </w:r>
      <w:r w:rsidR="00557D89">
        <w:rPr>
          <w:rFonts w:ascii="Times New Roman" w:hAnsi="Times New Roman" w:cs="Times New Roman"/>
          <w:color w:val="000000" w:themeColor="text1"/>
          <w:sz w:val="20"/>
          <w:szCs w:val="20"/>
          <w:lang w:val="en-IE"/>
        </w:rPr>
        <w:fldChar w:fldCharType="end"/>
      </w:r>
      <w:r w:rsidR="00557D89">
        <w:rPr>
          <w:rFonts w:ascii="Times New Roman" w:hAnsi="Times New Roman" w:cs="Times New Roman"/>
          <w:color w:val="000000" w:themeColor="text1"/>
          <w:sz w:val="20"/>
          <w:szCs w:val="20"/>
          <w:lang w:val="en-IE"/>
        </w:rPr>
        <w:t xml:space="preserve">. </w:t>
      </w:r>
      <w:r w:rsidR="0061080C" w:rsidRPr="008A3A83">
        <w:rPr>
          <w:rFonts w:ascii="Times New Roman" w:hAnsi="Times New Roman" w:cs="Times New Roman"/>
          <w:color w:val="000000" w:themeColor="text1"/>
          <w:sz w:val="20"/>
          <w:szCs w:val="20"/>
          <w:lang w:val="en-IE"/>
        </w:rPr>
        <w:t xml:space="preserve">Additionally, </w:t>
      </w:r>
      <w:r w:rsidR="0061080C" w:rsidRPr="008A3A83">
        <w:rPr>
          <w:rFonts w:ascii="Times New Roman" w:hAnsi="Times New Roman" w:cs="Times New Roman"/>
          <w:sz w:val="20"/>
          <w:szCs w:val="20"/>
          <w:lang w:val="en-IE"/>
        </w:rPr>
        <w:t>this factor mass spectrum closely resembled (R=0.99) marine organic aerosols (MOA) mass spectra</w:t>
      </w:r>
      <w:r w:rsidR="00557D89">
        <w:rPr>
          <w:rFonts w:ascii="Times New Roman" w:hAnsi="Times New Roman" w:cs="Times New Roman"/>
          <w:sz w:val="20"/>
          <w:szCs w:val="20"/>
          <w:lang w:val="en-IE"/>
        </w:rPr>
        <w:t xml:space="preserve"> </w:t>
      </w:r>
      <w:commentRangeStart w:id="106"/>
      <w:r w:rsidR="00557D89">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{"citationID":"0G8RqFg6","properties":{"formattedCitation":"(Ovadnevaite, O\\uc0\\u8217{}Dowd, et al. 2011; Crippa et al. 2013)","plainCitation":"(Ovadnevaite, O’Dowd, et al. 2011; Crippa et al. 2013)","noteIndex":0},"citationItems":[{"id":1482,"uris":["http://zotero.org/groups/3856298/items/ZAFCWYP4"],"itemData":{"id":1482,"type":"article-journal","container-title":"Geophysical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H."}],"issued":{"date-parts":[["2013",2,27]]}}}],"schema":"https://github.com/citation-style-language/schema/raw/master/csl-citation.json"} </w:instrText>
      </w:r>
      <w:r w:rsidR="00557D89">
        <w:rPr>
          <w:rFonts w:ascii="Times New Roman" w:hAnsi="Times New Roman" w:cs="Times New Roman"/>
          <w:sz w:val="20"/>
          <w:szCs w:val="20"/>
          <w:lang w:val="en-IE"/>
        </w:rPr>
        <w:fldChar w:fldCharType="separate"/>
      </w:r>
      <w:r w:rsidR="00557D89" w:rsidRPr="00557D89">
        <w:rPr>
          <w:rFonts w:ascii="Times New Roman" w:hAnsi="Times New Roman" w:cs="Times New Roman"/>
          <w:sz w:val="20"/>
          <w:szCs w:val="24"/>
        </w:rPr>
        <w:t xml:space="preserve">(Ovadnevaite, O’Dowd, </w:t>
      </w:r>
      <w:r w:rsidR="00A72BC3" w:rsidRPr="00A72BC3">
        <w:rPr>
          <w:rFonts w:ascii="Times New Roman" w:hAnsi="Times New Roman" w:cs="Times New Roman"/>
          <w:i/>
          <w:sz w:val="20"/>
          <w:szCs w:val="24"/>
        </w:rPr>
        <w:t>et al</w:t>
      </w:r>
      <w:r w:rsidR="00557D89" w:rsidRPr="00557D89">
        <w:rPr>
          <w:rFonts w:ascii="Times New Roman" w:hAnsi="Times New Roman" w:cs="Times New Roman"/>
          <w:sz w:val="20"/>
          <w:szCs w:val="24"/>
        </w:rPr>
        <w:t xml:space="preserve">. 2011; Crippa </w:t>
      </w:r>
      <w:r w:rsidR="00A72BC3" w:rsidRPr="00A72BC3">
        <w:rPr>
          <w:rFonts w:ascii="Times New Roman" w:hAnsi="Times New Roman" w:cs="Times New Roman"/>
          <w:i/>
          <w:sz w:val="20"/>
          <w:szCs w:val="24"/>
        </w:rPr>
        <w:t>et al</w:t>
      </w:r>
      <w:r w:rsidR="00557D89" w:rsidRPr="00557D89">
        <w:rPr>
          <w:rFonts w:ascii="Times New Roman" w:hAnsi="Times New Roman" w:cs="Times New Roman"/>
          <w:sz w:val="20"/>
          <w:szCs w:val="24"/>
        </w:rPr>
        <w:t>. 2013)</w:t>
      </w:r>
      <w:r w:rsidR="00557D89">
        <w:rPr>
          <w:rFonts w:ascii="Times New Roman" w:hAnsi="Times New Roman" w:cs="Times New Roman"/>
          <w:sz w:val="20"/>
          <w:szCs w:val="20"/>
          <w:lang w:val="en-IE"/>
        </w:rPr>
        <w:fldChar w:fldCharType="end"/>
      </w:r>
      <w:commentRangeEnd w:id="106"/>
      <w:r w:rsidR="00F8757A">
        <w:rPr>
          <w:rStyle w:val="CommentReference"/>
          <w:rFonts w:ascii="Calibri" w:eastAsia="Calibri" w:hAnsi="Calibri" w:cs="Calibri"/>
          <w:lang w:eastAsia="en-GB"/>
        </w:rPr>
        <w:commentReference w:id="106"/>
      </w:r>
      <w:r w:rsidR="0061080C" w:rsidRPr="008A3A83">
        <w:rPr>
          <w:rFonts w:ascii="Times New Roman" w:hAnsi="Times New Roman" w:cs="Times New Roman"/>
          <w:sz w:val="20"/>
          <w:szCs w:val="20"/>
          <w:lang w:val="en-IE"/>
        </w:rPr>
        <w:t xml:space="preserve"> and was therefore designated as such (Figure S</w:t>
      </w:r>
      <w:r w:rsidR="0070590F">
        <w:rPr>
          <w:rFonts w:ascii="Times New Roman" w:hAnsi="Times New Roman" w:cs="Times New Roman"/>
          <w:sz w:val="20"/>
          <w:szCs w:val="20"/>
          <w:lang w:val="en-IE"/>
        </w:rPr>
        <w:t>4</w:t>
      </w:r>
      <w:r w:rsidR="0061080C" w:rsidRPr="008A3A83">
        <w:rPr>
          <w:rFonts w:ascii="Times New Roman" w:hAnsi="Times New Roman" w:cs="Times New Roman"/>
          <w:sz w:val="20"/>
          <w:szCs w:val="20"/>
          <w:lang w:val="en-IE"/>
        </w:rPr>
        <w:t>).</w:t>
      </w:r>
    </w:p>
    <w:p w14:paraId="07C32015" w14:textId="427291F0" w:rsidR="00B120DE" w:rsidRPr="00557D89" w:rsidRDefault="00FD7D2D" w:rsidP="008A3A83">
      <w:pPr>
        <w:pBdr>
          <w:top w:val="nil"/>
          <w:left w:val="nil"/>
          <w:bottom w:val="nil"/>
          <w:right w:val="nil"/>
          <w:between w:val="nil"/>
        </w:pBdr>
        <w:spacing w:line="360" w:lineRule="auto"/>
        <w:rPr>
          <w:rFonts w:ascii="Times New Roman" w:hAnsi="Times New Roman" w:cs="Times New Roman"/>
          <w:sz w:val="20"/>
          <w:szCs w:val="20"/>
          <w:lang w:val="en-IE"/>
        </w:rPr>
      </w:pPr>
      <w:r w:rsidRPr="008A3A83">
        <w:rPr>
          <w:rFonts w:ascii="Times New Roman" w:hAnsi="Times New Roman" w:cs="Times New Roman"/>
          <w:color w:val="000000" w:themeColor="text1"/>
          <w:sz w:val="20"/>
          <w:szCs w:val="20"/>
          <w:lang w:val="en-IE"/>
        </w:rPr>
        <w:t>The prevalence of oxygenated components as well as the absence of hydrocarbon-like m/z (e.g., C</w:t>
      </w:r>
      <w:r w:rsidRPr="008A3A83">
        <w:rPr>
          <w:rFonts w:ascii="Times New Roman" w:hAnsi="Times New Roman" w:cs="Times New Roman"/>
          <w:color w:val="000000" w:themeColor="text1"/>
          <w:sz w:val="20"/>
          <w:szCs w:val="20"/>
          <w:vertAlign w:val="subscript"/>
          <w:lang w:val="en-IE"/>
        </w:rPr>
        <w:t>4</w:t>
      </w:r>
      <w:r w:rsidRPr="008A3A83">
        <w:rPr>
          <w:rFonts w:ascii="Times New Roman" w:hAnsi="Times New Roman" w:cs="Times New Roman"/>
          <w:color w:val="000000" w:themeColor="text1"/>
          <w:sz w:val="20"/>
          <w:szCs w:val="20"/>
          <w:lang w:val="en-IE"/>
        </w:rPr>
        <w:t>H</w:t>
      </w:r>
      <w:r w:rsidRPr="008A3A83">
        <w:rPr>
          <w:rFonts w:ascii="Times New Roman" w:hAnsi="Times New Roman" w:cs="Times New Roman"/>
          <w:color w:val="000000" w:themeColor="text1"/>
          <w:sz w:val="20"/>
          <w:szCs w:val="20"/>
          <w:vertAlign w:val="subscript"/>
          <w:lang w:val="en-IE"/>
        </w:rPr>
        <w:t>7</w:t>
      </w:r>
      <w:r w:rsidRPr="008A3A83">
        <w:rPr>
          <w:rFonts w:ascii="Times New Roman" w:hAnsi="Times New Roman" w:cs="Times New Roman"/>
          <w:color w:val="000000" w:themeColor="text1"/>
          <w:sz w:val="20"/>
          <w:szCs w:val="20"/>
          <w:vertAlign w:val="superscript"/>
          <w:lang w:val="en-IE"/>
        </w:rPr>
        <w:t>+</w:t>
      </w:r>
      <w:r w:rsidRPr="008A3A83">
        <w:rPr>
          <w:rFonts w:ascii="Times New Roman" w:hAnsi="Times New Roman" w:cs="Times New Roman"/>
          <w:color w:val="000000" w:themeColor="text1"/>
          <w:sz w:val="20"/>
          <w:szCs w:val="20"/>
          <w:lang w:val="en-IE"/>
        </w:rPr>
        <w:t xml:space="preserve"> and C</w:t>
      </w:r>
      <w:r w:rsidRPr="008A3A83">
        <w:rPr>
          <w:rFonts w:ascii="Times New Roman" w:hAnsi="Times New Roman" w:cs="Times New Roman"/>
          <w:color w:val="000000" w:themeColor="text1"/>
          <w:sz w:val="20"/>
          <w:szCs w:val="20"/>
          <w:vertAlign w:val="subscript"/>
          <w:lang w:val="en-IE"/>
        </w:rPr>
        <w:t>4</w:t>
      </w:r>
      <w:r w:rsidRPr="008A3A83">
        <w:rPr>
          <w:rFonts w:ascii="Times New Roman" w:hAnsi="Times New Roman" w:cs="Times New Roman"/>
          <w:color w:val="000000" w:themeColor="text1"/>
          <w:sz w:val="20"/>
          <w:szCs w:val="20"/>
          <w:lang w:val="en-IE"/>
        </w:rPr>
        <w:t>H</w:t>
      </w:r>
      <w:r w:rsidRPr="008A3A83">
        <w:rPr>
          <w:rFonts w:ascii="Times New Roman" w:hAnsi="Times New Roman" w:cs="Times New Roman"/>
          <w:color w:val="000000" w:themeColor="text1"/>
          <w:sz w:val="20"/>
          <w:szCs w:val="20"/>
          <w:vertAlign w:val="subscript"/>
          <w:lang w:val="en-IE"/>
        </w:rPr>
        <w:t>9</w:t>
      </w:r>
      <w:r w:rsidRPr="008A3A83">
        <w:rPr>
          <w:rFonts w:ascii="Times New Roman" w:hAnsi="Times New Roman" w:cs="Times New Roman"/>
          <w:color w:val="000000" w:themeColor="text1"/>
          <w:sz w:val="20"/>
          <w:szCs w:val="20"/>
          <w:vertAlign w:val="superscript"/>
          <w:lang w:val="en-IE"/>
        </w:rPr>
        <w:t>+</w:t>
      </w:r>
      <w:r w:rsidRPr="008A3A83">
        <w:rPr>
          <w:rFonts w:ascii="Times New Roman" w:hAnsi="Times New Roman" w:cs="Times New Roman"/>
          <w:color w:val="000000" w:themeColor="text1"/>
          <w:sz w:val="20"/>
          <w:szCs w:val="20"/>
          <w:lang w:val="en-IE"/>
        </w:rPr>
        <w:t>), resulted in a high O:C ratio of 0.66</w:t>
      </w:r>
      <w:r w:rsidR="00EB7C5E" w:rsidRPr="008A3A83">
        <w:rPr>
          <w:rFonts w:ascii="Times New Roman" w:hAnsi="Times New Roman" w:cs="Times New Roman"/>
          <w:color w:val="000000" w:themeColor="text1"/>
          <w:sz w:val="20"/>
          <w:szCs w:val="20"/>
          <w:lang w:val="en-IE"/>
        </w:rPr>
        <w:t xml:space="preserve"> and an O/C ratio of 1.16 respectively</w:t>
      </w:r>
      <w:r w:rsidRPr="008A3A83">
        <w:rPr>
          <w:rFonts w:ascii="Times New Roman" w:hAnsi="Times New Roman" w:cs="Times New Roman"/>
          <w:color w:val="000000" w:themeColor="text1"/>
          <w:sz w:val="20"/>
          <w:szCs w:val="20"/>
          <w:lang w:val="en-IE"/>
        </w:rPr>
        <w:t>, close to</w:t>
      </w:r>
      <w:r w:rsidR="00EB7C5E" w:rsidRPr="008A3A83">
        <w:rPr>
          <w:rFonts w:ascii="Times New Roman" w:hAnsi="Times New Roman" w:cs="Times New Roman"/>
          <w:color w:val="000000" w:themeColor="text1"/>
          <w:sz w:val="20"/>
          <w:szCs w:val="20"/>
          <w:lang w:val="en-IE"/>
        </w:rPr>
        <w:t xml:space="preserve"> literature</w:t>
      </w:r>
      <w:r w:rsidRPr="008A3A83">
        <w:rPr>
          <w:rFonts w:ascii="Times New Roman" w:hAnsi="Times New Roman" w:cs="Times New Roman"/>
          <w:color w:val="000000" w:themeColor="text1"/>
          <w:sz w:val="20"/>
          <w:szCs w:val="20"/>
          <w:lang w:val="en-IE"/>
        </w:rPr>
        <w:t xml:space="preserve"> </w:t>
      </w:r>
      <w:commentRangeStart w:id="107"/>
      <w:r w:rsidRPr="008A3A83">
        <w:rPr>
          <w:rFonts w:ascii="Times New Roman" w:hAnsi="Times New Roman" w:cs="Times New Roman"/>
          <w:color w:val="000000" w:themeColor="text1"/>
          <w:sz w:val="20"/>
          <w:szCs w:val="20"/>
          <w:lang w:val="en-IE"/>
        </w:rPr>
        <w:t>O:C value</w:t>
      </w:r>
      <w:r w:rsidR="00EB7C5E" w:rsidRPr="008A3A83">
        <w:rPr>
          <w:rFonts w:ascii="Times New Roman" w:hAnsi="Times New Roman" w:cs="Times New Roman"/>
          <w:color w:val="000000" w:themeColor="text1"/>
          <w:sz w:val="20"/>
          <w:szCs w:val="20"/>
          <w:lang w:val="en-IE"/>
        </w:rPr>
        <w:t>s</w:t>
      </w:r>
      <w:r w:rsidRPr="008A3A83">
        <w:rPr>
          <w:rFonts w:ascii="Times New Roman" w:hAnsi="Times New Roman" w:cs="Times New Roman"/>
          <w:color w:val="000000" w:themeColor="text1"/>
          <w:sz w:val="20"/>
          <w:szCs w:val="20"/>
          <w:lang w:val="en-IE"/>
        </w:rPr>
        <w:t xml:space="preserve"> </w:t>
      </w:r>
      <w:commentRangeEnd w:id="107"/>
      <w:r w:rsidR="00F8757A">
        <w:rPr>
          <w:rStyle w:val="CommentReference"/>
          <w:rFonts w:ascii="Calibri" w:eastAsia="Calibri" w:hAnsi="Calibri" w:cs="Calibri"/>
          <w:lang w:eastAsia="en-GB"/>
        </w:rPr>
        <w:commentReference w:id="107"/>
      </w:r>
      <w:r w:rsidR="00EB7C5E" w:rsidRPr="008A3A83">
        <w:rPr>
          <w:rFonts w:ascii="Times New Roman" w:hAnsi="Times New Roman" w:cs="Times New Roman"/>
          <w:color w:val="000000" w:themeColor="text1"/>
          <w:sz w:val="20"/>
          <w:szCs w:val="20"/>
          <w:lang w:val="en-IE"/>
        </w:rPr>
        <w:t>(</w:t>
      </w:r>
      <w:commentRangeStart w:id="108"/>
      <w:r w:rsidR="00557D89">
        <w:rPr>
          <w:rFonts w:ascii="Times New Roman" w:hAnsi="Times New Roman" w:cs="Times New Roman"/>
          <w:color w:val="000000" w:themeColor="text1"/>
          <w:sz w:val="20"/>
          <w:szCs w:val="20"/>
          <w:lang w:val="en-IE"/>
        </w:rPr>
        <w:t>Figure S</w:t>
      </w:r>
      <w:r w:rsidR="00110F93">
        <w:rPr>
          <w:rFonts w:ascii="Times New Roman" w:hAnsi="Times New Roman" w:cs="Times New Roman"/>
          <w:color w:val="000000" w:themeColor="text1"/>
          <w:sz w:val="20"/>
          <w:szCs w:val="20"/>
          <w:lang w:val="en-IE"/>
        </w:rPr>
        <w:t>6</w:t>
      </w:r>
      <w:commentRangeEnd w:id="108"/>
      <w:r w:rsidR="00F8757A">
        <w:rPr>
          <w:rStyle w:val="CommentReference"/>
          <w:rFonts w:ascii="Calibri" w:eastAsia="Calibri" w:hAnsi="Calibri" w:cs="Calibri"/>
          <w:lang w:eastAsia="en-GB"/>
        </w:rPr>
        <w:commentReference w:id="108"/>
      </w:r>
      <w:r w:rsidR="00557D89">
        <w:rPr>
          <w:rFonts w:ascii="Times New Roman" w:hAnsi="Times New Roman" w:cs="Times New Roman"/>
          <w:color w:val="000000" w:themeColor="text1"/>
          <w:sz w:val="20"/>
          <w:szCs w:val="20"/>
          <w:lang w:val="en-IE"/>
        </w:rPr>
        <w:t xml:space="preserve">). </w:t>
      </w:r>
      <w:r w:rsidR="00B120DE" w:rsidRPr="008A3A83">
        <w:rPr>
          <w:rFonts w:ascii="Times New Roman" w:hAnsi="Times New Roman" w:cs="Times New Roman"/>
          <w:sz w:val="20"/>
          <w:szCs w:val="20"/>
          <w:lang w:val="en-IE"/>
        </w:rPr>
        <w:t xml:space="preserve">The high H:C ratio (1.16) we report reflects unsaturated hydrocarbons with double or triple bonds (Ovadnevaite </w:t>
      </w:r>
      <w:r w:rsidR="00A72BC3" w:rsidRPr="00A72BC3">
        <w:rPr>
          <w:rFonts w:ascii="Times New Roman" w:hAnsi="Times New Roman" w:cs="Times New Roman"/>
          <w:i/>
          <w:sz w:val="20"/>
          <w:szCs w:val="20"/>
          <w:lang w:val="en-IE"/>
        </w:rPr>
        <w:t>et al</w:t>
      </w:r>
      <w:r w:rsidR="00B120DE" w:rsidRPr="008A3A83">
        <w:rPr>
          <w:rFonts w:ascii="Times New Roman" w:hAnsi="Times New Roman" w:cs="Times New Roman"/>
          <w:sz w:val="20"/>
          <w:szCs w:val="20"/>
          <w:lang w:val="en-IE"/>
        </w:rPr>
        <w:t>., 2011)</w:t>
      </w:r>
      <w:r w:rsidR="00557D89">
        <w:rPr>
          <w:rFonts w:ascii="Times New Roman" w:hAnsi="Times New Roman" w:cs="Times New Roman"/>
          <w:sz w:val="20"/>
          <w:szCs w:val="20"/>
          <w:lang w:val="en-IE"/>
        </w:rPr>
        <w:t>. T</w:t>
      </w:r>
      <w:r w:rsidR="00B120DE" w:rsidRPr="008A3A83">
        <w:rPr>
          <w:rFonts w:ascii="Times New Roman" w:hAnsi="Times New Roman" w:cs="Times New Roman"/>
          <w:sz w:val="20"/>
          <w:szCs w:val="20"/>
          <w:lang w:val="en-IE"/>
        </w:rPr>
        <w:t xml:space="preserve">his is consistent with prior atmospheric measurements that have shown that </w:t>
      </w:r>
      <w:r w:rsidR="005C00B0" w:rsidRPr="008A3A83">
        <w:rPr>
          <w:rFonts w:ascii="Times New Roman" w:hAnsi="Times New Roman" w:cs="Times New Roman"/>
          <w:sz w:val="20"/>
          <w:szCs w:val="20"/>
          <w:lang w:val="en-IE"/>
        </w:rPr>
        <w:t>P</w:t>
      </w:r>
      <w:r w:rsidR="00B120DE" w:rsidRPr="008A3A83">
        <w:rPr>
          <w:rFonts w:ascii="Times New Roman" w:hAnsi="Times New Roman" w:cs="Times New Roman"/>
          <w:sz w:val="20"/>
          <w:szCs w:val="20"/>
          <w:lang w:val="en-IE"/>
        </w:rPr>
        <w:t>MOA containing a large fraction of unsaturated organic hydrocarbons are dominated by insoluble organic colloids and aggregates</w:t>
      </w:r>
      <w:r w:rsidR="00557D89">
        <w:rPr>
          <w:rFonts w:ascii="Times New Roman" w:hAnsi="Times New Roman" w:cs="Times New Roman"/>
          <w:sz w:val="20"/>
          <w:szCs w:val="20"/>
          <w:lang w:val="en-IE"/>
        </w:rPr>
        <w:t xml:space="preserve"> </w:t>
      </w:r>
      <w:r w:rsidR="00557D89">
        <w:rPr>
          <w:rFonts w:ascii="Times New Roman" w:hAnsi="Times New Roman" w:cs="Times New Roman"/>
          <w:sz w:val="20"/>
          <w:szCs w:val="20"/>
          <w:lang w:val="en-IE"/>
        </w:rPr>
        <w:fldChar w:fldCharType="begin"/>
      </w:r>
      <w:r w:rsidR="00C71BDA">
        <w:rPr>
          <w:rFonts w:ascii="Times New Roman" w:hAnsi="Times New Roman" w:cs="Times New Roman"/>
          <w:sz w:val="20"/>
          <w:szCs w:val="20"/>
          <w:lang w:val="fr-FR"/>
        </w:rPr>
        <w:instrText xml:space="preserve"> ADDIN ZOTERO_ITEM CSL_CITATION {"citationID":"KXRlsKVh","properties":{"formattedCitation":"(Facchini et al. 2008; Rinaldi et al. 2020)","plainCitation":"(Facchini et al. 2008; Rinaldi et al. 2020)","noteIndex":0},"citationItems":[{"id":1624,"uris":["http://zotero.org/groups/3856298/items/643UHHNS"],"itemData":{"id":1624,"type":"article-journal","container-title":"Geophysical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D."}],"issued":{"date-parts":[["2008",9,12]]}}},{"id":1431,"uris":["http://zotero.org/groups/3856298/items/LU2IRAU9"],"itemData":{"id":1431,"type":"article-journal","container-title":"Environmental Science &amp; Technology","DOI":"10.1021/acs.est.0c00695","ISSN":"0013-936X, 1520-5851","issue":"13","journalAbbreviation":"Environ. Sci. Technol.","language":"en","page":"7807-7817","source":"DOI.org (Crossref)","title":"Contribution of Water-Soluble Organic Matter from Multiple Marine Geographic Eco-Regions to Aerosols around Antarctica","volume":"54","author":[{"family":"Rinaldi","given":"Matteo"},{"family":"Paglione","given":"Marco"},{"family":"Decesari","given":"Stefano"},{"family":"Harrison","given":"Roy M."},{"family":"Beddows","given":"David C.S."},{"family":"Ovadnevaite","given":"Jurgita"},{"family":"Ceburnis","given":"Darius"},{"family":"O’Dowd","given":"Colin D."},{"family":"Simó","given":"Rafel"},{"family":"Dall’Osto","given":"Manuel"}],"issued":{"date-parts":[["2020",7,7]]}}}],"schema":"https://github.com/citation-style-language/schema/raw/master/csl-citation.json"} </w:instrText>
      </w:r>
      <w:r w:rsidR="00557D89">
        <w:rPr>
          <w:rFonts w:ascii="Times New Roman" w:hAnsi="Times New Roman" w:cs="Times New Roman"/>
          <w:sz w:val="20"/>
          <w:szCs w:val="20"/>
          <w:lang w:val="en-IE"/>
        </w:rPr>
        <w:fldChar w:fldCharType="separate"/>
      </w:r>
      <w:r w:rsidR="00557D89" w:rsidRPr="00557D89">
        <w:rPr>
          <w:rFonts w:ascii="Times New Roman" w:hAnsi="Times New Roman" w:cs="Times New Roman"/>
          <w:sz w:val="20"/>
          <w:lang w:val="fr-FR"/>
        </w:rPr>
        <w:t xml:space="preserve">(Facchini </w:t>
      </w:r>
      <w:r w:rsidR="00A72BC3" w:rsidRPr="00A72BC3">
        <w:rPr>
          <w:rFonts w:ascii="Times New Roman" w:hAnsi="Times New Roman" w:cs="Times New Roman"/>
          <w:i/>
          <w:sz w:val="20"/>
          <w:lang w:val="fr-FR"/>
        </w:rPr>
        <w:t>et al</w:t>
      </w:r>
      <w:r w:rsidR="00557D89" w:rsidRPr="00557D89">
        <w:rPr>
          <w:rFonts w:ascii="Times New Roman" w:hAnsi="Times New Roman" w:cs="Times New Roman"/>
          <w:sz w:val="20"/>
          <w:lang w:val="fr-FR"/>
        </w:rPr>
        <w:t xml:space="preserve">. 2008; Rinaldi </w:t>
      </w:r>
      <w:r w:rsidR="00A72BC3" w:rsidRPr="00A72BC3">
        <w:rPr>
          <w:rFonts w:ascii="Times New Roman" w:hAnsi="Times New Roman" w:cs="Times New Roman"/>
          <w:i/>
          <w:sz w:val="20"/>
          <w:lang w:val="fr-FR"/>
        </w:rPr>
        <w:t>et al</w:t>
      </w:r>
      <w:r w:rsidR="00557D89" w:rsidRPr="00557D89">
        <w:rPr>
          <w:rFonts w:ascii="Times New Roman" w:hAnsi="Times New Roman" w:cs="Times New Roman"/>
          <w:sz w:val="20"/>
          <w:lang w:val="fr-FR"/>
        </w:rPr>
        <w:t>. 2020)</w:t>
      </w:r>
      <w:r w:rsidR="00557D89">
        <w:rPr>
          <w:rFonts w:ascii="Times New Roman" w:hAnsi="Times New Roman" w:cs="Times New Roman"/>
          <w:sz w:val="20"/>
          <w:szCs w:val="20"/>
          <w:lang w:val="en-IE"/>
        </w:rPr>
        <w:fldChar w:fldCharType="end"/>
      </w:r>
      <w:r w:rsidR="00557D89">
        <w:rPr>
          <w:rFonts w:ascii="Times New Roman" w:hAnsi="Times New Roman" w:cs="Times New Roman"/>
          <w:sz w:val="20"/>
          <w:szCs w:val="20"/>
          <w:lang w:val="fr-FR"/>
        </w:rPr>
        <w:t xml:space="preserve"> </w:t>
      </w:r>
      <w:proofErr w:type="spellStart"/>
      <w:r w:rsidR="00557D89">
        <w:rPr>
          <w:rFonts w:ascii="Times New Roman" w:hAnsi="Times New Roman" w:cs="Times New Roman"/>
          <w:sz w:val="20"/>
          <w:szCs w:val="20"/>
          <w:lang w:val="fr-FR"/>
        </w:rPr>
        <w:t>which</w:t>
      </w:r>
      <w:proofErr w:type="spellEnd"/>
      <w:r w:rsidR="00557D89">
        <w:rPr>
          <w:rFonts w:ascii="Times New Roman" w:hAnsi="Times New Roman" w:cs="Times New Roman"/>
          <w:sz w:val="20"/>
          <w:szCs w:val="20"/>
          <w:lang w:val="fr-FR"/>
        </w:rPr>
        <w:t xml:space="preserve"> </w:t>
      </w:r>
      <w:r w:rsidR="00B120DE" w:rsidRPr="008A3A83">
        <w:rPr>
          <w:rFonts w:ascii="Times New Roman" w:hAnsi="Times New Roman" w:cs="Times New Roman"/>
          <w:sz w:val="20"/>
          <w:szCs w:val="20"/>
          <w:lang w:val="en-IE"/>
        </w:rPr>
        <w:t>point</w:t>
      </w:r>
      <w:r w:rsidR="00557D89">
        <w:rPr>
          <w:rFonts w:ascii="Times New Roman" w:hAnsi="Times New Roman" w:cs="Times New Roman"/>
          <w:sz w:val="20"/>
          <w:szCs w:val="20"/>
          <w:lang w:val="en-IE"/>
        </w:rPr>
        <w:t>s</w:t>
      </w:r>
      <w:r w:rsidR="00B120DE" w:rsidRPr="008A3A83">
        <w:rPr>
          <w:rFonts w:ascii="Times New Roman" w:hAnsi="Times New Roman" w:cs="Times New Roman"/>
          <w:sz w:val="20"/>
          <w:szCs w:val="20"/>
          <w:lang w:val="en-IE"/>
        </w:rPr>
        <w:t xml:space="preserve"> to </w:t>
      </w:r>
      <w:r w:rsidR="005C00B0" w:rsidRPr="008A3A83">
        <w:rPr>
          <w:rFonts w:ascii="Times New Roman" w:hAnsi="Times New Roman" w:cs="Times New Roman"/>
          <w:sz w:val="20"/>
          <w:szCs w:val="20"/>
          <w:lang w:val="en-IE"/>
        </w:rPr>
        <w:t>P</w:t>
      </w:r>
      <w:r w:rsidR="00B120DE" w:rsidRPr="008A3A83">
        <w:rPr>
          <w:rFonts w:ascii="Times New Roman" w:hAnsi="Times New Roman" w:cs="Times New Roman"/>
          <w:sz w:val="20"/>
          <w:szCs w:val="20"/>
          <w:lang w:val="en-IE"/>
        </w:rPr>
        <w:t>MOA being composed of microgels derived from algae rather than exopolymers produced from bacteria</w:t>
      </w:r>
      <w:r w:rsidR="00557D89">
        <w:rPr>
          <w:rFonts w:ascii="Times New Roman" w:hAnsi="Times New Roman" w:cs="Times New Roman"/>
          <w:sz w:val="20"/>
          <w:szCs w:val="20"/>
          <w:lang w:val="en-IE"/>
        </w:rPr>
        <w:t xml:space="preserve"> </w:t>
      </w:r>
      <w:r w:rsidR="00557D89">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{"citationID":"Ryj1oSKU","properties":{"formattedCitation":"(Bigg and Leck 2008; Bates et al. 2012)","plainCitation":"(Bigg and Leck 2008; Bates et al. 2012)","noteIndex":0},"citationItems":[{"id":2390,"uris":["http://zotero.org/groups/3856298/items/RV3TDWNU"],"itemData":{"id":2390,"type":"article-journal","container-title":"Journal of Geophysical Research","DOI":"10.1029/2007JD009078","ISSN":"0148-0227","issue":"D11","journalAbbreviation":"J. Geophys. Res.","language":"en","page":"D11209","source":"DOI.org (Crossref)","title":"The composition of fragments of bubbles bursting at the ocean surface","volume":"113","author":[{"family":"Bigg","given":"E. Keith"},{"family":"Leck","given":"Caroline"}],"issued":{"date-parts":[["2008",6,13]]}}},{"id":2301,"uris":["http://zotero.org/groups/3856298/items/VHKD2JJS"],"itemData":{"id":2301,"type":"article-journal","container-title":"Journal of Geophysical Research: Atmospheres","DOI":"10.1029/2012JD017588","ISSN":"01480227","issue":"D21","journalAbbreviation":"J. Geophys. Res.","language":"en","page":"n/a-n/a","source":"DOI.org (Crossref)","title":"Measurements of ocean derived aerosol off the coast of California: MEASUREMENTS OF OCEAN DERIVED AEROSOL","title-short":"Measurements of ocean derived aerosol off the coast of California","volume":"117","author":[{"family":"Bates","given":"T. S."},{"family":"Quinn","given":"P. K."},{"family":"Frossard","given":"A. A."},{"family":"Russell","given":"L. M."},{"family":"Hakala","given":"J."},{"family":"Petäjä","given":"T."},{"family":"Kulmala","given":"M."},{"family":"Covert","given":"D. S."},{"family":"Cappa","given":"C. D."},{"family":"Li","given":"S.-M."},{"family":"Hayden","given":"K. L."},{"family":"Nuaaman","given":"I."},{"family":"McLaren","given":"R."},{"family":"Massoli","given":"P."},{"family":"Canagaratna","given":"M. R."},{"family":"Onasch","given":"T. B."},{"family":"Sueper","given":"D."},{"family":"Worsnop","given":"D. R."},{"family":"Keene","given":"W. C."}],"issued":{"date-parts":[["2012",11,16]]}}}],"schema":"https://github.com/citation-style-language/schema/raw/master/csl-citation.json"} </w:instrText>
      </w:r>
      <w:r w:rsidR="00557D89">
        <w:rPr>
          <w:rFonts w:ascii="Times New Roman" w:hAnsi="Times New Roman" w:cs="Times New Roman"/>
          <w:sz w:val="20"/>
          <w:szCs w:val="20"/>
          <w:lang w:val="en-IE"/>
        </w:rPr>
        <w:fldChar w:fldCharType="separate"/>
      </w:r>
      <w:r w:rsidR="00557D89" w:rsidRPr="00557D89">
        <w:rPr>
          <w:rFonts w:ascii="Times New Roman" w:hAnsi="Times New Roman" w:cs="Times New Roman"/>
          <w:sz w:val="20"/>
        </w:rPr>
        <w:t xml:space="preserve">(Bigg and Leck 2008; Bates </w:t>
      </w:r>
      <w:r w:rsidR="00A72BC3" w:rsidRPr="00A72BC3">
        <w:rPr>
          <w:rFonts w:ascii="Times New Roman" w:hAnsi="Times New Roman" w:cs="Times New Roman"/>
          <w:i/>
          <w:sz w:val="20"/>
        </w:rPr>
        <w:t>et al</w:t>
      </w:r>
      <w:r w:rsidR="00557D89" w:rsidRPr="00557D89">
        <w:rPr>
          <w:rFonts w:ascii="Times New Roman" w:hAnsi="Times New Roman" w:cs="Times New Roman"/>
          <w:sz w:val="20"/>
        </w:rPr>
        <w:t>. 2012)</w:t>
      </w:r>
      <w:r w:rsidR="00557D89">
        <w:rPr>
          <w:rFonts w:ascii="Times New Roman" w:hAnsi="Times New Roman" w:cs="Times New Roman"/>
          <w:sz w:val="20"/>
          <w:szCs w:val="20"/>
          <w:lang w:val="en-IE"/>
        </w:rPr>
        <w:fldChar w:fldCharType="end"/>
      </w:r>
      <w:r w:rsidR="00557D89">
        <w:rPr>
          <w:rFonts w:ascii="Times New Roman" w:hAnsi="Times New Roman" w:cs="Times New Roman"/>
          <w:sz w:val="20"/>
          <w:szCs w:val="20"/>
          <w:lang w:val="en-IE"/>
        </w:rPr>
        <w:t>.</w:t>
      </w:r>
    </w:p>
    <w:p w14:paraId="748D4DF1" w14:textId="45F890B8" w:rsidR="00557D89" w:rsidRDefault="00B410BB" w:rsidP="008A3A83">
      <w:pPr>
        <w:pBdr>
          <w:top w:val="nil"/>
          <w:left w:val="nil"/>
          <w:bottom w:val="nil"/>
          <w:right w:val="nil"/>
          <w:between w:val="nil"/>
        </w:pBdr>
        <w:spacing w:line="360" w:lineRule="auto"/>
        <w:rPr>
          <w:rFonts w:ascii="Times New Roman" w:hAnsi="Times New Roman" w:cs="Times New Roman"/>
          <w:sz w:val="20"/>
          <w:szCs w:val="20"/>
          <w:lang w:val="en-IE"/>
        </w:rPr>
      </w:pPr>
      <w:r w:rsidRPr="008A3A83">
        <w:rPr>
          <w:rFonts w:ascii="Times New Roman" w:hAnsi="Times New Roman" w:cs="Times New Roman"/>
          <w:sz w:val="20"/>
          <w:szCs w:val="20"/>
          <w:lang w:val="en-IE"/>
        </w:rPr>
        <w:t xml:space="preserve">Pure carbohydrate fragments (m/z 56.03, 60.02, 61.03, 73.03, 85.03) only accounted for about 1.26% of the total </w:t>
      </w:r>
      <w:r w:rsidR="00386AC0" w:rsidRPr="008A3A83">
        <w:rPr>
          <w:rFonts w:ascii="Times New Roman" w:hAnsi="Times New Roman" w:cs="Times New Roman"/>
          <w:sz w:val="20"/>
          <w:szCs w:val="20"/>
          <w:lang w:val="en-IE"/>
        </w:rPr>
        <w:t>PMOA</w:t>
      </w:r>
      <w:r w:rsidRPr="008A3A83">
        <w:rPr>
          <w:rFonts w:ascii="Times New Roman" w:hAnsi="Times New Roman" w:cs="Times New Roman"/>
          <w:sz w:val="20"/>
          <w:szCs w:val="20"/>
          <w:lang w:val="en-IE"/>
        </w:rPr>
        <w:t xml:space="preserve"> aerosols mass suggesting that </w:t>
      </w:r>
      <w:r w:rsidR="00386AC0" w:rsidRPr="008A3A83">
        <w:rPr>
          <w:rFonts w:ascii="Times New Roman" w:hAnsi="Times New Roman" w:cs="Times New Roman"/>
          <w:sz w:val="20"/>
          <w:szCs w:val="20"/>
          <w:lang w:val="en-IE"/>
        </w:rPr>
        <w:t xml:space="preserve">PMOA </w:t>
      </w:r>
      <w:r w:rsidRPr="008A3A83">
        <w:rPr>
          <w:rFonts w:ascii="Times New Roman" w:hAnsi="Times New Roman" w:cs="Times New Roman"/>
          <w:sz w:val="20"/>
          <w:szCs w:val="20"/>
          <w:lang w:val="en-IE"/>
        </w:rPr>
        <w:t xml:space="preserve">likely did not originate from ordinary bacterial cell fragments, which comprise approximately 55% proteins and amino acids and 10% carbohydrates (Schmale </w:t>
      </w:r>
      <w:r w:rsidR="00A72BC3" w:rsidRPr="00A72BC3">
        <w:rPr>
          <w:rFonts w:ascii="Times New Roman" w:hAnsi="Times New Roman" w:cs="Times New Roman"/>
          <w:i/>
          <w:sz w:val="20"/>
          <w:szCs w:val="20"/>
          <w:lang w:val="en-IE"/>
        </w:rPr>
        <w:t>et al</w:t>
      </w:r>
      <w:r w:rsidRPr="008A3A83">
        <w:rPr>
          <w:rFonts w:ascii="Times New Roman" w:hAnsi="Times New Roman" w:cs="Times New Roman"/>
          <w:sz w:val="20"/>
          <w:szCs w:val="20"/>
          <w:lang w:val="en-IE"/>
        </w:rPr>
        <w:t>., 2013). Contributions from glycogen; m/z 55.01 (1.36%), mannitol; m/z 56.02 (0.4%) and polysaccharide species</w:t>
      </w:r>
      <w:r w:rsidR="00557D89">
        <w:rPr>
          <w:rFonts w:ascii="Times New Roman" w:hAnsi="Times New Roman" w:cs="Times New Roman"/>
          <w:sz w:val="20"/>
          <w:szCs w:val="20"/>
          <w:lang w:val="en-IE"/>
        </w:rPr>
        <w:t>;</w:t>
      </w:r>
      <w:r w:rsidRPr="008A3A83">
        <w:rPr>
          <w:rFonts w:ascii="Times New Roman" w:hAnsi="Times New Roman" w:cs="Times New Roman"/>
          <w:sz w:val="20"/>
          <w:szCs w:val="20"/>
          <w:lang w:val="en-IE"/>
        </w:rPr>
        <w:t xml:space="preserve"> m/z 97.02 (0.7%) </w:t>
      </w:r>
      <w:r w:rsidR="00557D89">
        <w:rPr>
          <w:rFonts w:ascii="Times New Roman" w:hAnsi="Times New Roman" w:cs="Times New Roman"/>
          <w:sz w:val="20"/>
          <w:szCs w:val="20"/>
          <w:lang w:val="en-IE"/>
        </w:rPr>
        <w:fldChar w:fldCharType="begin"/>
      </w:r>
      <w:r w:rsidR="006D0972">
        <w:rPr>
          <w:rFonts w:ascii="Times New Roman" w:hAnsi="Times New Roman" w:cs="Times New Roman"/>
          <w:sz w:val="20"/>
          <w:szCs w:val="20"/>
          <w:lang w:val="en-IE"/>
        </w:rPr>
        <w:instrText xml:space="preserve"> ADDIN ZOTERO_ITEM CSL_CITATION {"citationID":"EO2Fjj4s","properties":{"formattedCitation":"(Glicker et al. 2022)","plainCitation":"(Glicker et al. 2022)","noteIndex":0},"citationItems":[{"id":"U0pyxUYu/wjM10pok","uris":["http://zotero.org/groups/3856298/items/EFNC4PW9"],"itemData":{"id":1152,"type":"article-journal","container-title":"ACS Earth and Space Chemistry","DOI":"10.1021/acsearthspacechem.2c00127","ISSN":"2472-3452, 2472-3452","issue":"7","journalAbbreviation":"ACS Earth Space Chem.","language":"en","page":"1914-1923","source":"DOI.org (Crossref)","title":"Chemical Composition of an Ultrafine Sea Spray Aerosol during the Sea Spray Chemistry and Particle Evolution Experiment","volume":"6","author":[{"family":"Glicker","given":"Hayley S."},{"family":"Lawler","given":"Michael J."},{"family":"Chee","given":"Sabrina"},{"family":"Resch","given":"Julian"},{"family":"Garofalo","given":"Lauren A."},{"family":"Mayer","given":"Kathryn J."},{"family":"Prather","given":"Kimberly A."},{"family":"Farmer","given":"Delphine K."},{"family":"Smith","given":"James N."}],"issued":{"date-parts":[["2022",7,21]]}}}],"schema":"https://github.com/citation-style-language/schema/raw/master/csl-citation.json"} </w:instrText>
      </w:r>
      <w:r w:rsidR="00557D89">
        <w:rPr>
          <w:rFonts w:ascii="Times New Roman" w:hAnsi="Times New Roman" w:cs="Times New Roman"/>
          <w:sz w:val="20"/>
          <w:szCs w:val="20"/>
          <w:lang w:val="en-IE"/>
        </w:rPr>
        <w:fldChar w:fldCharType="separate"/>
      </w:r>
      <w:r w:rsidR="00557D89" w:rsidRPr="00557D89">
        <w:rPr>
          <w:rFonts w:ascii="Times New Roman" w:hAnsi="Times New Roman" w:cs="Times New Roman"/>
          <w:sz w:val="20"/>
        </w:rPr>
        <w:t xml:space="preserve">(Glicker </w:t>
      </w:r>
      <w:r w:rsidR="00A72BC3" w:rsidRPr="00A72BC3">
        <w:rPr>
          <w:rFonts w:ascii="Times New Roman" w:hAnsi="Times New Roman" w:cs="Times New Roman"/>
          <w:i/>
          <w:sz w:val="20"/>
        </w:rPr>
        <w:t>et al</w:t>
      </w:r>
      <w:r w:rsidR="00557D89" w:rsidRPr="00557D89">
        <w:rPr>
          <w:rFonts w:ascii="Times New Roman" w:hAnsi="Times New Roman" w:cs="Times New Roman"/>
          <w:sz w:val="20"/>
        </w:rPr>
        <w:t>. 2022)</w:t>
      </w:r>
      <w:r w:rsidR="00557D89">
        <w:rPr>
          <w:rFonts w:ascii="Times New Roman" w:hAnsi="Times New Roman" w:cs="Times New Roman"/>
          <w:sz w:val="20"/>
          <w:szCs w:val="20"/>
          <w:lang w:val="en-IE"/>
        </w:rPr>
        <w:fldChar w:fldCharType="end"/>
      </w:r>
      <w:r w:rsidR="00F52338">
        <w:rPr>
          <w:rFonts w:ascii="Times New Roman" w:hAnsi="Times New Roman" w:cs="Times New Roman"/>
          <w:sz w:val="20"/>
          <w:szCs w:val="20"/>
          <w:lang w:val="en-IE"/>
        </w:rPr>
        <w:t xml:space="preserve"> </w:t>
      </w:r>
      <w:r w:rsidRPr="008A3A83">
        <w:rPr>
          <w:rFonts w:ascii="Times New Roman" w:hAnsi="Times New Roman" w:cs="Times New Roman"/>
          <w:sz w:val="20"/>
          <w:szCs w:val="20"/>
          <w:lang w:val="en-IE"/>
        </w:rPr>
        <w:t xml:space="preserve">tracer ions were also relatively poor. Contributions of alkenes and </w:t>
      </w:r>
      <w:proofErr w:type="spellStart"/>
      <w:r w:rsidRPr="008A3A83">
        <w:rPr>
          <w:rFonts w:ascii="Times New Roman" w:hAnsi="Times New Roman" w:cs="Times New Roman"/>
          <w:sz w:val="20"/>
          <w:szCs w:val="20"/>
          <w:lang w:val="en-IE"/>
        </w:rPr>
        <w:t>C</w:t>
      </w:r>
      <w:r w:rsidRPr="008A3A83">
        <w:rPr>
          <w:rFonts w:ascii="Times New Roman" w:hAnsi="Times New Roman" w:cs="Times New Roman"/>
          <w:sz w:val="20"/>
          <w:szCs w:val="20"/>
          <w:vertAlign w:val="subscript"/>
          <w:lang w:val="en-IE"/>
        </w:rPr>
        <w:t>x</w:t>
      </w:r>
      <w:r w:rsidRPr="008A3A83">
        <w:rPr>
          <w:rFonts w:ascii="Times New Roman" w:hAnsi="Times New Roman" w:cs="Times New Roman"/>
          <w:sz w:val="20"/>
          <w:szCs w:val="20"/>
          <w:lang w:val="en-IE"/>
        </w:rPr>
        <w:t>H</w:t>
      </w:r>
      <w:r w:rsidRPr="008A3A83">
        <w:rPr>
          <w:rFonts w:ascii="Times New Roman" w:hAnsi="Times New Roman" w:cs="Times New Roman"/>
          <w:sz w:val="20"/>
          <w:szCs w:val="20"/>
          <w:vertAlign w:val="subscript"/>
          <w:lang w:val="en-IE"/>
        </w:rPr>
        <w:t>y</w:t>
      </w:r>
      <w:r w:rsidRPr="008A3A83">
        <w:rPr>
          <w:rFonts w:ascii="Times New Roman" w:hAnsi="Times New Roman" w:cs="Times New Roman"/>
          <w:sz w:val="20"/>
          <w:szCs w:val="20"/>
          <w:lang w:val="en-IE"/>
        </w:rPr>
        <w:t>O</w:t>
      </w:r>
      <w:r w:rsidRPr="008A3A83">
        <w:rPr>
          <w:rFonts w:ascii="Times New Roman" w:hAnsi="Times New Roman" w:cs="Times New Roman"/>
          <w:sz w:val="20"/>
          <w:szCs w:val="20"/>
          <w:vertAlign w:val="subscript"/>
          <w:lang w:val="en-IE"/>
        </w:rPr>
        <w:t>w</w:t>
      </w:r>
      <w:proofErr w:type="spellEnd"/>
      <w:r w:rsidRPr="008A3A83">
        <w:rPr>
          <w:rFonts w:ascii="Times New Roman" w:hAnsi="Times New Roman" w:cs="Times New Roman"/>
          <w:sz w:val="20"/>
          <w:szCs w:val="20"/>
          <w:vertAlign w:val="subscript"/>
          <w:lang w:val="en-IE"/>
        </w:rPr>
        <w:t xml:space="preserve"> </w:t>
      </w:r>
      <w:r w:rsidRPr="008A3A83">
        <w:rPr>
          <w:rFonts w:ascii="Times New Roman" w:hAnsi="Times New Roman" w:cs="Times New Roman"/>
          <w:sz w:val="20"/>
          <w:szCs w:val="20"/>
          <w:lang w:val="en-IE"/>
        </w:rPr>
        <w:t xml:space="preserve">(w=1) to </w:t>
      </w:r>
      <w:r w:rsidR="00386AC0" w:rsidRPr="008A3A83">
        <w:rPr>
          <w:rFonts w:ascii="Times New Roman" w:hAnsi="Times New Roman" w:cs="Times New Roman"/>
          <w:sz w:val="20"/>
          <w:szCs w:val="20"/>
          <w:lang w:val="en-IE"/>
        </w:rPr>
        <w:t xml:space="preserve">PMOA </w:t>
      </w:r>
      <w:r w:rsidRPr="008A3A83">
        <w:rPr>
          <w:rFonts w:ascii="Times New Roman" w:hAnsi="Times New Roman" w:cs="Times New Roman"/>
          <w:sz w:val="20"/>
          <w:szCs w:val="20"/>
          <w:lang w:val="en-IE"/>
        </w:rPr>
        <w:t xml:space="preserve">would thus point to plankton bloom as a </w:t>
      </w:r>
      <w:r w:rsidR="00557D89">
        <w:rPr>
          <w:rFonts w:ascii="Times New Roman" w:hAnsi="Times New Roman" w:cs="Times New Roman"/>
          <w:sz w:val="20"/>
          <w:szCs w:val="20"/>
          <w:lang w:val="en-IE" w:eastAsia="zh-CN"/>
        </w:rPr>
        <w:t>suitable</w:t>
      </w:r>
      <w:r w:rsidR="00A439F1" w:rsidRPr="008A3A83">
        <w:rPr>
          <w:rFonts w:ascii="Times New Roman" w:hAnsi="Times New Roman" w:cs="Times New Roman"/>
          <w:sz w:val="20"/>
          <w:szCs w:val="20"/>
          <w:lang w:val="en-IE"/>
        </w:rPr>
        <w:t xml:space="preserve"> </w:t>
      </w:r>
      <w:r w:rsidRPr="008A3A83">
        <w:rPr>
          <w:rFonts w:ascii="Times New Roman" w:hAnsi="Times New Roman" w:cs="Times New Roman"/>
          <w:sz w:val="20"/>
          <w:szCs w:val="20"/>
          <w:lang w:val="en-IE"/>
        </w:rPr>
        <w:t xml:space="preserve">source for </w:t>
      </w:r>
      <w:r w:rsidR="00386AC0" w:rsidRPr="008A3A83">
        <w:rPr>
          <w:rFonts w:ascii="Times New Roman" w:hAnsi="Times New Roman" w:cs="Times New Roman"/>
          <w:sz w:val="20"/>
          <w:szCs w:val="20"/>
          <w:lang w:val="en-IE"/>
        </w:rPr>
        <w:t>PMOA</w:t>
      </w:r>
      <w:r w:rsidR="00557D89">
        <w:rPr>
          <w:rFonts w:ascii="Times New Roman" w:hAnsi="Times New Roman" w:cs="Times New Roman"/>
          <w:sz w:val="20"/>
          <w:szCs w:val="20"/>
          <w:lang w:val="en-IE"/>
        </w:rPr>
        <w:t xml:space="preserve"> </w:t>
      </w:r>
      <w:r w:rsidR="00557D89">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{"citationID":"wp05W2S8","properties":{"formattedCitation":"(Ovadnevaite, Ceburnis, et al. 2011)","plainCitation":"(Ovadnevaite, Ceburnis, et al. 2011)","dontUpdate":true,"noteIndex":0},"citationItems":[{"id":1688,"uris":["http://zotero.org/groups/3856298/items/3NBFSTA8"],"itemData":{"id":1688,"type":"article-journal","container-title":"Geophysical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R."},{"family":"O'Dowd","given":"Colin"}],"issued":{"date-parts":[["2011",11]]}}}],"schema":"https://github.com/citation-style-language/schema/raw/master/csl-citation.json"} </w:instrText>
      </w:r>
      <w:r w:rsidR="00557D89">
        <w:rPr>
          <w:rFonts w:ascii="Times New Roman" w:hAnsi="Times New Roman" w:cs="Times New Roman"/>
          <w:sz w:val="20"/>
          <w:szCs w:val="20"/>
          <w:lang w:val="en-IE"/>
        </w:rPr>
        <w:fldChar w:fldCharType="separate"/>
      </w:r>
      <w:r w:rsidR="00557D89" w:rsidRPr="00557D89">
        <w:rPr>
          <w:rFonts w:ascii="Times New Roman" w:hAnsi="Times New Roman" w:cs="Times New Roman"/>
          <w:sz w:val="20"/>
        </w:rPr>
        <w:t>(Ovadnevaite</w:t>
      </w:r>
      <w:r w:rsidR="00557D89">
        <w:rPr>
          <w:rFonts w:ascii="Times New Roman" w:hAnsi="Times New Roman" w:cs="Times New Roman"/>
          <w:sz w:val="20"/>
        </w:rPr>
        <w:t xml:space="preserve"> </w:t>
      </w:r>
      <w:r w:rsidR="00A72BC3" w:rsidRPr="00A72BC3">
        <w:rPr>
          <w:rFonts w:ascii="Times New Roman" w:hAnsi="Times New Roman" w:cs="Times New Roman"/>
          <w:i/>
          <w:sz w:val="20"/>
        </w:rPr>
        <w:t>et al</w:t>
      </w:r>
      <w:r w:rsidR="00557D89" w:rsidRPr="00557D89">
        <w:rPr>
          <w:rFonts w:ascii="Times New Roman" w:hAnsi="Times New Roman" w:cs="Times New Roman"/>
          <w:sz w:val="20"/>
        </w:rPr>
        <w:t>. 2011)</w:t>
      </w:r>
      <w:r w:rsidR="00557D89">
        <w:rPr>
          <w:rFonts w:ascii="Times New Roman" w:hAnsi="Times New Roman" w:cs="Times New Roman"/>
          <w:sz w:val="20"/>
          <w:szCs w:val="20"/>
          <w:lang w:val="en-IE"/>
        </w:rPr>
        <w:fldChar w:fldCharType="end"/>
      </w:r>
      <w:r w:rsidR="00F52338">
        <w:rPr>
          <w:rFonts w:ascii="Times New Roman" w:hAnsi="Times New Roman" w:cs="Times New Roman"/>
          <w:sz w:val="20"/>
          <w:szCs w:val="20"/>
          <w:lang w:val="en-IE"/>
        </w:rPr>
        <w:t>.</w:t>
      </w:r>
    </w:p>
    <w:bookmarkEnd w:id="99"/>
    <w:p w14:paraId="04624A2E" w14:textId="64D9308D" w:rsidR="00367F8F" w:rsidRPr="008A3A83" w:rsidRDefault="00EF04E2" w:rsidP="008A3A83">
      <w:pPr>
        <w:pStyle w:val="Heading3"/>
        <w:spacing w:line="360" w:lineRule="auto"/>
        <w:rPr>
          <w:rFonts w:ascii="Times New Roman" w:eastAsiaTheme="minorEastAsia" w:hAnsi="Times New Roman" w:cs="Times New Roman"/>
          <w:b/>
          <w:bCs/>
          <w:color w:val="000000" w:themeColor="text1"/>
          <w:sz w:val="20"/>
          <w:szCs w:val="20"/>
          <w:lang w:val="en-IE"/>
        </w:rPr>
      </w:pPr>
      <w:r w:rsidRPr="008A3A83">
        <w:rPr>
          <w:rFonts w:ascii="Times New Roman" w:eastAsiaTheme="minorEastAsia" w:hAnsi="Times New Roman" w:cs="Times New Roman"/>
          <w:b/>
          <w:bCs/>
          <w:color w:val="000000" w:themeColor="text1"/>
          <w:sz w:val="20"/>
          <w:szCs w:val="20"/>
          <w:lang w:val="en-IE"/>
        </w:rPr>
        <w:t>3.2.4 Peat Related Organic Aerosols (Peat-OA)</w:t>
      </w:r>
    </w:p>
    <w:p w14:paraId="234FE1C3" w14:textId="0F138DF9" w:rsidR="00F52338" w:rsidRDefault="00BE7BB4" w:rsidP="008A3A83">
      <w:pPr>
        <w:autoSpaceDE w:val="0"/>
        <w:autoSpaceDN w:val="0"/>
        <w:adjustRightInd w:val="0"/>
        <w:spacing w:after="0" w:line="360" w:lineRule="auto"/>
        <w:rPr>
          <w:rFonts w:ascii="Times New Roman" w:hAnsi="Times New Roman" w:cs="Times New Roman"/>
          <w:sz w:val="20"/>
          <w:szCs w:val="20"/>
          <w:lang w:val="en-IE"/>
        </w:rPr>
      </w:pPr>
      <w:r w:rsidRPr="008A3A83">
        <w:rPr>
          <w:rFonts w:ascii="Times New Roman" w:hAnsi="Times New Roman" w:cs="Times New Roman"/>
          <w:sz w:val="20"/>
          <w:szCs w:val="20"/>
          <w:lang w:val="en-IE"/>
        </w:rPr>
        <w:t>Peat-OA mass spectra was largely dominated by saturated Alkanes-</w:t>
      </w:r>
      <m:oMath>
        <m:sSub>
          <m:sSubPr>
            <m:ctrlPr>
              <w:rPr>
                <w:rFonts w:ascii="Cambria Math" w:hAnsi="Cambria Math" w:cs="Times New Roman"/>
                <w:i/>
                <w:sz w:val="20"/>
                <w:szCs w:val="20"/>
                <w:lang w:val="en-IE"/>
              </w:rPr>
            </m:ctrlPr>
          </m:sSubPr>
          <m:e>
            <m:r>
              <w:rPr>
                <w:rFonts w:ascii="Cambria Math" w:hAnsi="Cambria Math" w:cs="Times New Roman"/>
                <w:sz w:val="20"/>
                <w:szCs w:val="20"/>
                <w:lang w:val="en-IE"/>
              </w:rPr>
              <m:t>C</m:t>
            </m:r>
          </m:e>
          <m:sub>
            <m:r>
              <w:rPr>
                <w:rFonts w:ascii="Cambria Math" w:hAnsi="Cambria Math" w:cs="Times New Roman"/>
                <w:sz w:val="20"/>
                <w:szCs w:val="20"/>
                <w:lang w:val="en-IE"/>
              </w:rPr>
              <m:t>x</m:t>
            </m:r>
          </m:sub>
        </m:sSub>
        <m:sSubSup>
          <m:sSubSupPr>
            <m:ctrlPr>
              <w:rPr>
                <w:rFonts w:ascii="Cambria Math" w:hAnsi="Cambria Math" w:cs="Times New Roman"/>
                <w:i/>
                <w:sz w:val="20"/>
                <w:szCs w:val="20"/>
                <w:lang w:val="en-IE"/>
              </w:rPr>
            </m:ctrlPr>
          </m:sSubSupPr>
          <m:e>
            <m:r>
              <w:rPr>
                <w:rFonts w:ascii="Cambria Math" w:hAnsi="Cambria Math" w:cs="Times New Roman"/>
                <w:sz w:val="20"/>
                <w:szCs w:val="20"/>
                <w:lang w:val="en-IE"/>
              </w:rPr>
              <m:t>H</m:t>
            </m:r>
          </m:e>
          <m:sub>
            <m:r>
              <w:rPr>
                <w:rFonts w:ascii="Cambria Math" w:hAnsi="Cambria Math" w:cs="Times New Roman"/>
                <w:sz w:val="20"/>
                <w:szCs w:val="20"/>
                <w:lang w:val="en-IE"/>
              </w:rPr>
              <m:t>2y+1</m:t>
            </m:r>
          </m:sub>
          <m:sup>
            <m:r>
              <w:rPr>
                <w:rFonts w:ascii="Cambria Math" w:hAnsi="Cambria Math" w:cs="Times New Roman"/>
                <w:sz w:val="20"/>
                <w:szCs w:val="20"/>
                <w:lang w:val="en-IE"/>
              </w:rPr>
              <m:t>+</m:t>
            </m:r>
          </m:sup>
        </m:sSubSup>
      </m:oMath>
      <w:r w:rsidRPr="008A3A83">
        <w:rPr>
          <w:rFonts w:ascii="Times New Roman" w:hAnsi="Times New Roman" w:cs="Times New Roman"/>
          <w:sz w:val="20"/>
          <w:szCs w:val="20"/>
          <w:lang w:val="en-IE"/>
        </w:rPr>
        <w:t>(76.92%) and Alkenes-</w:t>
      </w:r>
      <m:oMath>
        <m:sSub>
          <m:sSubPr>
            <m:ctrlPr>
              <w:rPr>
                <w:rFonts w:ascii="Cambria Math" w:hAnsi="Cambria Math" w:cs="Times New Roman"/>
                <w:i/>
                <w:sz w:val="20"/>
                <w:szCs w:val="20"/>
                <w:lang w:val="en-IE"/>
              </w:rPr>
            </m:ctrlPr>
          </m:sSubPr>
          <m:e>
            <m:r>
              <w:rPr>
                <w:rFonts w:ascii="Cambria Math" w:hAnsi="Cambria Math" w:cs="Times New Roman"/>
                <w:sz w:val="20"/>
                <w:szCs w:val="20"/>
                <w:lang w:val="en-IE"/>
              </w:rPr>
              <m:t>C</m:t>
            </m:r>
          </m:e>
          <m:sub>
            <m:r>
              <w:rPr>
                <w:rFonts w:ascii="Cambria Math" w:hAnsi="Cambria Math" w:cs="Times New Roman"/>
                <w:sz w:val="20"/>
                <w:szCs w:val="20"/>
                <w:lang w:val="en-IE"/>
              </w:rPr>
              <m:t>x</m:t>
            </m:r>
          </m:sub>
        </m:sSub>
        <m:sSubSup>
          <m:sSubSupPr>
            <m:ctrlPr>
              <w:rPr>
                <w:rFonts w:ascii="Cambria Math" w:hAnsi="Cambria Math" w:cs="Times New Roman"/>
                <w:i/>
                <w:sz w:val="20"/>
                <w:szCs w:val="20"/>
                <w:lang w:val="en-IE"/>
              </w:rPr>
            </m:ctrlPr>
          </m:sSubSupPr>
          <m:e>
            <m:r>
              <w:rPr>
                <w:rFonts w:ascii="Cambria Math" w:hAnsi="Cambria Math" w:cs="Times New Roman"/>
                <w:sz w:val="20"/>
                <w:szCs w:val="20"/>
                <w:lang w:val="en-IE"/>
              </w:rPr>
              <m:t>H</m:t>
            </m:r>
          </m:e>
          <m:sub>
            <m:r>
              <w:rPr>
                <w:rFonts w:ascii="Cambria Math" w:hAnsi="Cambria Math" w:cs="Times New Roman"/>
                <w:sz w:val="20"/>
                <w:szCs w:val="20"/>
                <w:lang w:val="en-IE"/>
              </w:rPr>
              <m:t>2y-1</m:t>
            </m:r>
          </m:sub>
          <m:sup>
            <m:r>
              <w:rPr>
                <w:rFonts w:ascii="Cambria Math" w:hAnsi="Cambria Math" w:cs="Times New Roman"/>
                <w:sz w:val="20"/>
                <w:szCs w:val="20"/>
                <w:lang w:val="en-IE"/>
              </w:rPr>
              <m:t>+</m:t>
            </m:r>
          </m:sup>
        </m:sSubSup>
      </m:oMath>
      <w:r w:rsidRPr="008A3A83">
        <w:rPr>
          <w:rFonts w:ascii="Times New Roman" w:hAnsi="Times New Roman" w:cs="Times New Roman"/>
          <w:sz w:val="20"/>
          <w:szCs w:val="20"/>
          <w:lang w:val="en-IE"/>
        </w:rPr>
        <w:t xml:space="preserve"> which is typical for peat. Likewise, the presence of aromatic ion series at</w:t>
      </w:r>
      <w:r w:rsidR="00CD7D7D" w:rsidRPr="008A3A83">
        <w:rPr>
          <w:rFonts w:ascii="Times New Roman" w:hAnsi="Times New Roman" w:cs="Times New Roman"/>
          <w:sz w:val="20"/>
          <w:szCs w:val="20"/>
          <w:lang w:val="en-IE"/>
        </w:rPr>
        <w:t xml:space="preserve"> </w:t>
      </w:r>
      <w:r w:rsidRPr="008A3A83">
        <w:rPr>
          <w:rFonts w:ascii="Times New Roman" w:hAnsi="Times New Roman" w:cs="Times New Roman"/>
          <w:sz w:val="20"/>
          <w:szCs w:val="20"/>
          <w:lang w:val="en-IE"/>
        </w:rPr>
        <w:t>m/z 77.03 (C</w:t>
      </w:r>
      <w:r w:rsidRPr="008A3A83">
        <w:rPr>
          <w:rFonts w:ascii="Times New Roman" w:hAnsi="Times New Roman" w:cs="Times New Roman"/>
          <w:sz w:val="20"/>
          <w:szCs w:val="20"/>
          <w:vertAlign w:val="subscript"/>
          <w:lang w:val="en-IE"/>
        </w:rPr>
        <w:t>6</w:t>
      </w:r>
      <w:r w:rsidRPr="008A3A83">
        <w:rPr>
          <w:rFonts w:ascii="Times New Roman" w:hAnsi="Times New Roman" w:cs="Times New Roman"/>
          <w:sz w:val="20"/>
          <w:szCs w:val="20"/>
          <w:lang w:val="en-IE"/>
        </w:rPr>
        <w:t>H</w:t>
      </w:r>
      <w:r w:rsidRPr="008A3A83">
        <w:rPr>
          <w:rFonts w:ascii="Times New Roman" w:hAnsi="Times New Roman" w:cs="Times New Roman"/>
          <w:sz w:val="20"/>
          <w:szCs w:val="20"/>
          <w:vertAlign w:val="subscript"/>
          <w:lang w:val="en-IE"/>
        </w:rPr>
        <w:t>5</w:t>
      </w:r>
      <w:r w:rsidRPr="008A3A83">
        <w:rPr>
          <w:rFonts w:ascii="Times New Roman" w:hAnsi="Times New Roman" w:cs="Times New Roman"/>
          <w:sz w:val="20"/>
          <w:szCs w:val="20"/>
          <w:vertAlign w:val="superscript"/>
          <w:lang w:val="en-IE"/>
        </w:rPr>
        <w:t>+</w:t>
      </w:r>
      <w:r w:rsidRPr="008A3A83">
        <w:rPr>
          <w:rFonts w:ascii="Times New Roman" w:hAnsi="Times New Roman" w:cs="Times New Roman"/>
          <w:sz w:val="20"/>
          <w:szCs w:val="20"/>
          <w:lang w:val="en-IE"/>
        </w:rPr>
        <w:t>) and m/z 91.0.5 (C</w:t>
      </w:r>
      <w:r w:rsidRPr="008A3A83">
        <w:rPr>
          <w:rFonts w:ascii="Times New Roman" w:hAnsi="Times New Roman" w:cs="Times New Roman"/>
          <w:sz w:val="20"/>
          <w:szCs w:val="20"/>
          <w:vertAlign w:val="subscript"/>
          <w:lang w:val="en-IE"/>
        </w:rPr>
        <w:t>7</w:t>
      </w:r>
      <w:r w:rsidRPr="008A3A83">
        <w:rPr>
          <w:rFonts w:ascii="Times New Roman" w:hAnsi="Times New Roman" w:cs="Times New Roman"/>
          <w:sz w:val="20"/>
          <w:szCs w:val="20"/>
          <w:lang w:val="en-IE"/>
        </w:rPr>
        <w:t>H</w:t>
      </w:r>
      <w:r w:rsidRPr="008A3A83">
        <w:rPr>
          <w:rFonts w:ascii="Times New Roman" w:hAnsi="Times New Roman" w:cs="Times New Roman"/>
          <w:sz w:val="20"/>
          <w:szCs w:val="20"/>
          <w:vertAlign w:val="subscript"/>
          <w:lang w:val="en-IE"/>
        </w:rPr>
        <w:t>7</w:t>
      </w:r>
      <w:r w:rsidRPr="008A3A83">
        <w:rPr>
          <w:rFonts w:ascii="Times New Roman" w:hAnsi="Times New Roman" w:cs="Times New Roman"/>
          <w:sz w:val="20"/>
          <w:szCs w:val="20"/>
          <w:vertAlign w:val="superscript"/>
          <w:lang w:val="en-IE"/>
        </w:rPr>
        <w:t>+</w:t>
      </w:r>
      <w:r w:rsidRPr="008A3A83">
        <w:rPr>
          <w:rFonts w:ascii="Times New Roman" w:hAnsi="Times New Roman" w:cs="Times New Roman"/>
          <w:sz w:val="20"/>
          <w:szCs w:val="20"/>
          <w:lang w:val="en-IE"/>
        </w:rPr>
        <w:t>)</w:t>
      </w:r>
      <w:r w:rsidR="00C25785" w:rsidRPr="008A3A83">
        <w:rPr>
          <w:rFonts w:ascii="Times New Roman" w:hAnsi="Times New Roman" w:cs="Times New Roman"/>
          <w:sz w:val="20"/>
          <w:szCs w:val="20"/>
          <w:lang w:val="en-IE"/>
        </w:rPr>
        <w:t xml:space="preserve"> </w:t>
      </w:r>
      <w:r w:rsidR="00C25785" w:rsidRPr="008A3A83">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{"citationID":"RPOiYadV","properties":{"formattedCitation":"(Cubison et al. 2011)","plainCitation":"(Cubison et al. 2011)","noteIndex":0},"citationItems":[{"id":1164,"uris":["http://zotero.org/groups/3856298/items/LVWW6YAZ"],"itemData":{"id":1164,"type":"article-journal","abstract":"Abstract. Biomass burning (BB) is a large source of primary and secondary organic aerosols (POA and SOA). This study addresses the physical and chemical evolution of BB organic aerosols. Firstly, the evolution and lifetime of BB POA and SOA signatures observed with the Aerodyne Aerosol Mass Spectrometer are investigated, focusing on measurements at high-latitudes acquired during the 2008 NASA ARCTAS mission, in comparison to data from other field studies and from laboratory aging experiments. The parameter f60, the ratio of the integrated signal at m/z 60 to the total signal in the organic component mass spectrum, is used as a marker to study the rate of oxidation and fate of the BB POA. A background level of f60~0.3% ± 0.06% for SOA-dominated ambient OA is shown to be an appropriate background level for this tracer. Using also f44 as a tracer for SOA and aged POA and a surrogate of organic O:C, a novel graphical method is presented to characterise the aging of BB plumes. Similar trends of decreasing f60 and increasing f44 with aging are observed in most field and lab studies. At least some very aged BB plumes retain a clear f60 signature. A statistically significant difference in f60 between highly-oxygenated OA of BB and non-BB origin is observed using this tracer, consistent with a substantial contribution of BBOA to the springtime Arctic aerosol burden in 2008. Secondly, a summary is presented of results on the net enhancement of OA with aging of BB plumes, which shows large variability. The estimates of net OA gain range from ΔOA/ΔCO(mass) = −0.01 to ~0.05, with a mean ΔOA/POA ~19%. With these ratios and global inventories of BB CO and POA a global net OA source due to aging of BB plumes of ~8 ± 7 Tg OA yr−1 is estimated, of the order of 5 % of recent total OA source estimates. Further field data following BB plume advection should be a focus of future research in order to better constrain this potentially important contribution to the OA burden.","container-title":"Atmospheric Chemistry and Physics","DOI":"10.5194/acp-11-12049-2011","ISSN":"1680-7324","issue":"23","journalAbbreviation":"Atmos. Chem. Phys.","language":"en","page":"12049-12064","source":"DOI.org (Crossref)","title":"Effects of aging on organic aerosol from open biomass burning smoke in aircraft and laboratory studies","volume":"11","author":[{"family":"Cubison","given":"M. J."},{"family":"Ortega","given":"A. M."},{"family":"Hayes","given":"P. L."},{"family":"Farmer","given":"D. K."},{"family":"Day","given":"D."},{"family":"Lechner","given":"M. J."},{"family":"Brune","given":"W. H."},{"family":"Apel","given":"E."},{"family":"Diskin","given":"G. S."},{"family":"Fisher","given":"J. A."},{"family":"Fuelberg","given":"H. E."},{"family":"Hecobian","given":"A."},{"family":"Knapp","given":"D. J."},{"family":"Mikoviny","given":"T."},{"family":"Riemer","given":"D."},{"family":"Sachse","given":"G. W."},{"family":"Sessions","given":"W."},{"family":"Weber","given":"R. J."},{"family":"Weinheimer","given":"A. J."},{"family":"Wisthaler","given":"A."},{"family":"Jimenez","given":"J. L."}],"issued":{"date-parts":[["2011",12,5]]}}}],"schema":"https://github.com/citation-style-language/schema/raw/master/csl-citation.json"} </w:instrText>
      </w:r>
      <w:r w:rsidR="00C25785" w:rsidRPr="008A3A83">
        <w:rPr>
          <w:rFonts w:ascii="Times New Roman" w:hAnsi="Times New Roman" w:cs="Times New Roman"/>
          <w:sz w:val="20"/>
          <w:szCs w:val="20"/>
          <w:lang w:val="en-IE"/>
        </w:rPr>
        <w:fldChar w:fldCharType="separate"/>
      </w:r>
      <w:r w:rsidR="007269DD" w:rsidRPr="008A3A83">
        <w:rPr>
          <w:rFonts w:ascii="Times New Roman" w:hAnsi="Times New Roman" w:cs="Times New Roman"/>
          <w:sz w:val="20"/>
          <w:szCs w:val="20"/>
        </w:rPr>
        <w:t xml:space="preserve">(Cubison </w:t>
      </w:r>
      <w:r w:rsidR="00A72BC3" w:rsidRPr="00A72BC3">
        <w:rPr>
          <w:rFonts w:ascii="Times New Roman" w:hAnsi="Times New Roman" w:cs="Times New Roman"/>
          <w:i/>
          <w:sz w:val="20"/>
          <w:szCs w:val="20"/>
        </w:rPr>
        <w:t>et al</w:t>
      </w:r>
      <w:r w:rsidR="007269DD" w:rsidRPr="008A3A83">
        <w:rPr>
          <w:rFonts w:ascii="Times New Roman" w:hAnsi="Times New Roman" w:cs="Times New Roman"/>
          <w:sz w:val="20"/>
          <w:szCs w:val="20"/>
        </w:rPr>
        <w:t>. 2011)</w:t>
      </w:r>
      <w:r w:rsidR="00C25785" w:rsidRPr="008A3A83">
        <w:rPr>
          <w:rFonts w:ascii="Times New Roman" w:hAnsi="Times New Roman" w:cs="Times New Roman"/>
          <w:sz w:val="20"/>
          <w:szCs w:val="20"/>
          <w:lang w:val="en-IE"/>
        </w:rPr>
        <w:fldChar w:fldCharType="end"/>
      </w:r>
      <w:r w:rsidR="007269DD" w:rsidRPr="008A3A83">
        <w:rPr>
          <w:rFonts w:ascii="Times New Roman" w:hAnsi="Times New Roman" w:cs="Times New Roman"/>
          <w:sz w:val="20"/>
          <w:szCs w:val="20"/>
          <w:lang w:val="en-IE"/>
        </w:rPr>
        <w:t xml:space="preserve"> </w:t>
      </w:r>
      <w:r w:rsidRPr="008A3A83">
        <w:rPr>
          <w:rFonts w:ascii="Times New Roman" w:hAnsi="Times New Roman" w:cs="Times New Roman"/>
          <w:sz w:val="20"/>
          <w:szCs w:val="20"/>
          <w:lang w:val="en-IE"/>
        </w:rPr>
        <w:t>and the ratio between m/z 55.05 (C</w:t>
      </w:r>
      <w:r w:rsidRPr="008A3A83">
        <w:rPr>
          <w:rFonts w:ascii="Times New Roman" w:hAnsi="Times New Roman" w:cs="Times New Roman"/>
          <w:sz w:val="20"/>
          <w:szCs w:val="20"/>
          <w:vertAlign w:val="subscript"/>
          <w:lang w:val="en-IE"/>
        </w:rPr>
        <w:t>4</w:t>
      </w:r>
      <w:r w:rsidRPr="008A3A83">
        <w:rPr>
          <w:rFonts w:ascii="Times New Roman" w:hAnsi="Times New Roman" w:cs="Times New Roman"/>
          <w:sz w:val="20"/>
          <w:szCs w:val="20"/>
          <w:lang w:val="en-IE"/>
        </w:rPr>
        <w:t>H</w:t>
      </w:r>
      <w:r w:rsidRPr="008A3A83">
        <w:rPr>
          <w:rFonts w:ascii="Times New Roman" w:hAnsi="Times New Roman" w:cs="Times New Roman"/>
          <w:sz w:val="20"/>
          <w:szCs w:val="20"/>
          <w:vertAlign w:val="subscript"/>
          <w:lang w:val="en-IE"/>
        </w:rPr>
        <w:t>7</w:t>
      </w:r>
      <w:r w:rsidRPr="008A3A83">
        <w:rPr>
          <w:rFonts w:ascii="Times New Roman" w:hAnsi="Times New Roman" w:cs="Times New Roman"/>
          <w:sz w:val="20"/>
          <w:szCs w:val="20"/>
          <w:vertAlign w:val="superscript"/>
          <w:lang w:val="en-IE"/>
        </w:rPr>
        <w:t>+</w:t>
      </w:r>
      <w:r w:rsidRPr="008A3A83">
        <w:rPr>
          <w:rFonts w:ascii="Times New Roman" w:hAnsi="Times New Roman" w:cs="Times New Roman"/>
          <w:sz w:val="20"/>
          <w:szCs w:val="20"/>
          <w:lang w:val="en-IE"/>
        </w:rPr>
        <w:t>) and m/z 57</w:t>
      </w:r>
      <w:r w:rsidR="00047259" w:rsidRPr="008A3A83">
        <w:rPr>
          <w:rFonts w:ascii="Times New Roman" w:hAnsi="Times New Roman" w:cs="Times New Roman"/>
          <w:sz w:val="20"/>
          <w:szCs w:val="20"/>
          <w:lang w:val="en-IE"/>
        </w:rPr>
        <w:t>.07</w:t>
      </w:r>
      <w:r w:rsidRPr="008A3A83">
        <w:rPr>
          <w:rFonts w:ascii="Times New Roman" w:hAnsi="Times New Roman" w:cs="Times New Roman"/>
          <w:sz w:val="20"/>
          <w:szCs w:val="20"/>
          <w:lang w:val="en-IE"/>
        </w:rPr>
        <w:t xml:space="preserve"> (C</w:t>
      </w:r>
      <w:r w:rsidRPr="008A3A83">
        <w:rPr>
          <w:rFonts w:ascii="Times New Roman" w:hAnsi="Times New Roman" w:cs="Times New Roman"/>
          <w:sz w:val="20"/>
          <w:szCs w:val="20"/>
          <w:vertAlign w:val="subscript"/>
          <w:lang w:val="en-IE"/>
        </w:rPr>
        <w:t>4</w:t>
      </w:r>
      <w:r w:rsidRPr="008A3A83">
        <w:rPr>
          <w:rFonts w:ascii="Times New Roman" w:hAnsi="Times New Roman" w:cs="Times New Roman"/>
          <w:sz w:val="20"/>
          <w:szCs w:val="20"/>
          <w:lang w:val="en-IE"/>
        </w:rPr>
        <w:t>H</w:t>
      </w:r>
      <w:r w:rsidRPr="008A3A83">
        <w:rPr>
          <w:rFonts w:ascii="Times New Roman" w:hAnsi="Times New Roman" w:cs="Times New Roman"/>
          <w:sz w:val="20"/>
          <w:szCs w:val="20"/>
          <w:vertAlign w:val="subscript"/>
          <w:lang w:val="en-IE"/>
        </w:rPr>
        <w:t>9</w:t>
      </w:r>
      <w:r w:rsidRPr="008A3A83">
        <w:rPr>
          <w:rFonts w:ascii="Times New Roman" w:hAnsi="Times New Roman" w:cs="Times New Roman"/>
          <w:sz w:val="20"/>
          <w:szCs w:val="20"/>
          <w:vertAlign w:val="superscript"/>
          <w:lang w:val="en-IE"/>
        </w:rPr>
        <w:t>+</w:t>
      </w:r>
      <w:r w:rsidRPr="008A3A83">
        <w:rPr>
          <w:rFonts w:ascii="Times New Roman" w:hAnsi="Times New Roman" w:cs="Times New Roman"/>
          <w:sz w:val="20"/>
          <w:szCs w:val="20"/>
          <w:lang w:val="en-IE"/>
        </w:rPr>
        <w:t>) of 1.74 as well as the ratio between m/z 43</w:t>
      </w:r>
      <w:r w:rsidR="00047259" w:rsidRPr="008A3A83">
        <w:rPr>
          <w:rFonts w:ascii="Times New Roman" w:hAnsi="Times New Roman" w:cs="Times New Roman"/>
          <w:sz w:val="20"/>
          <w:szCs w:val="20"/>
          <w:lang w:val="en-IE"/>
        </w:rPr>
        <w:t>.05</w:t>
      </w:r>
      <w:r w:rsidRPr="008A3A83">
        <w:rPr>
          <w:rFonts w:ascii="Times New Roman" w:hAnsi="Times New Roman" w:cs="Times New Roman"/>
          <w:sz w:val="20"/>
          <w:szCs w:val="20"/>
          <w:lang w:val="en-IE"/>
        </w:rPr>
        <w:t xml:space="preserve"> (C</w:t>
      </w:r>
      <w:r w:rsidRPr="008A3A83">
        <w:rPr>
          <w:rFonts w:ascii="Times New Roman" w:hAnsi="Times New Roman" w:cs="Times New Roman"/>
          <w:sz w:val="20"/>
          <w:szCs w:val="20"/>
          <w:vertAlign w:val="subscript"/>
          <w:lang w:val="en-IE"/>
        </w:rPr>
        <w:t>3</w:t>
      </w:r>
      <w:r w:rsidRPr="008A3A83">
        <w:rPr>
          <w:rFonts w:ascii="Times New Roman" w:hAnsi="Times New Roman" w:cs="Times New Roman"/>
          <w:sz w:val="20"/>
          <w:szCs w:val="20"/>
          <w:lang w:val="en-IE"/>
        </w:rPr>
        <w:t>H</w:t>
      </w:r>
      <w:r w:rsidRPr="008A3A83">
        <w:rPr>
          <w:rFonts w:ascii="Times New Roman" w:hAnsi="Times New Roman" w:cs="Times New Roman"/>
          <w:sz w:val="20"/>
          <w:szCs w:val="20"/>
          <w:vertAlign w:val="subscript"/>
          <w:lang w:val="en-IE"/>
        </w:rPr>
        <w:t>7</w:t>
      </w:r>
      <w:r w:rsidRPr="008A3A83">
        <w:rPr>
          <w:rFonts w:ascii="Times New Roman" w:hAnsi="Times New Roman" w:cs="Times New Roman"/>
          <w:sz w:val="20"/>
          <w:szCs w:val="20"/>
          <w:vertAlign w:val="superscript"/>
          <w:lang w:val="en-IE"/>
        </w:rPr>
        <w:t>+</w:t>
      </w:r>
      <w:r w:rsidRPr="008A3A83">
        <w:rPr>
          <w:rFonts w:ascii="Times New Roman" w:hAnsi="Times New Roman" w:cs="Times New Roman"/>
          <w:sz w:val="20"/>
          <w:szCs w:val="20"/>
          <w:lang w:val="en-IE"/>
        </w:rPr>
        <w:t xml:space="preserve">) and m/z </w:t>
      </w:r>
      <w:r w:rsidR="00752A50" w:rsidRPr="008A3A83">
        <w:rPr>
          <w:rFonts w:ascii="Times New Roman" w:hAnsi="Times New Roman" w:cs="Times New Roman"/>
          <w:sz w:val="20"/>
          <w:szCs w:val="20"/>
          <w:lang w:val="en-IE"/>
        </w:rPr>
        <w:t>44.01</w:t>
      </w:r>
      <w:r w:rsidRPr="008A3A83">
        <w:rPr>
          <w:rFonts w:ascii="Times New Roman" w:hAnsi="Times New Roman" w:cs="Times New Roman"/>
          <w:sz w:val="20"/>
          <w:szCs w:val="20"/>
          <w:lang w:val="en-IE"/>
        </w:rPr>
        <w:t xml:space="preserve"> (C</w:t>
      </w:r>
      <w:r w:rsidRPr="008A3A83">
        <w:rPr>
          <w:rFonts w:ascii="Times New Roman" w:hAnsi="Times New Roman" w:cs="Times New Roman"/>
          <w:sz w:val="20"/>
          <w:szCs w:val="20"/>
          <w:vertAlign w:val="subscript"/>
          <w:lang w:val="en-IE"/>
        </w:rPr>
        <w:t>2</w:t>
      </w:r>
      <w:r w:rsidRPr="008A3A83">
        <w:rPr>
          <w:rFonts w:ascii="Times New Roman" w:hAnsi="Times New Roman" w:cs="Times New Roman"/>
          <w:sz w:val="20"/>
          <w:szCs w:val="20"/>
          <w:lang w:val="en-IE"/>
        </w:rPr>
        <w:t>H</w:t>
      </w:r>
      <w:r w:rsidRPr="008A3A83">
        <w:rPr>
          <w:rFonts w:ascii="Times New Roman" w:hAnsi="Times New Roman" w:cs="Times New Roman"/>
          <w:sz w:val="20"/>
          <w:szCs w:val="20"/>
          <w:vertAlign w:val="subscript"/>
          <w:lang w:val="en-IE"/>
        </w:rPr>
        <w:t>3</w:t>
      </w:r>
      <w:r w:rsidRPr="008A3A83">
        <w:rPr>
          <w:rFonts w:ascii="Times New Roman" w:hAnsi="Times New Roman" w:cs="Times New Roman"/>
          <w:sz w:val="20"/>
          <w:szCs w:val="20"/>
          <w:lang w:val="en-IE"/>
        </w:rPr>
        <w:t>O</w:t>
      </w:r>
      <w:r w:rsidRPr="008A3A83">
        <w:rPr>
          <w:rFonts w:ascii="Times New Roman" w:hAnsi="Times New Roman" w:cs="Times New Roman"/>
          <w:sz w:val="20"/>
          <w:szCs w:val="20"/>
          <w:vertAlign w:val="superscript"/>
          <w:lang w:val="en-IE"/>
        </w:rPr>
        <w:t>+</w:t>
      </w:r>
      <w:r w:rsidRPr="008A3A83">
        <w:rPr>
          <w:rFonts w:ascii="Times New Roman" w:hAnsi="Times New Roman" w:cs="Times New Roman"/>
          <w:sz w:val="20"/>
          <w:szCs w:val="20"/>
          <w:lang w:val="en-IE"/>
        </w:rPr>
        <w:t>) of 1.03 all allow for the clear distinction of peat burning over other sources</w:t>
      </w:r>
      <w:r w:rsidR="007269DD" w:rsidRPr="008A3A83">
        <w:rPr>
          <w:rFonts w:ascii="Times New Roman" w:hAnsi="Times New Roman" w:cs="Times New Roman"/>
          <w:sz w:val="20"/>
          <w:szCs w:val="20"/>
          <w:lang w:val="en-IE"/>
        </w:rPr>
        <w:t xml:space="preserve"> </w:t>
      </w:r>
      <w:r w:rsidR="007269DD" w:rsidRPr="008A3A83">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{"citationID":"bS6lThvr","properties":{"formattedCitation":"(Lin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Henry"},{"family":"Huang","given":"Ru-Jin"},{"family":"O’Dowd","given":"Colin"},{"family":"Ovadnevaite","given":"Jurgita"}],"issued":{"date-parts":[["2017",9,19]]}}}],"schema":"https://github.com/citation-style-language/schema/raw/master/csl-citation.json"} </w:instrText>
      </w:r>
      <w:r w:rsidR="007269DD" w:rsidRPr="008A3A83">
        <w:rPr>
          <w:rFonts w:ascii="Times New Roman" w:hAnsi="Times New Roman" w:cs="Times New Roman"/>
          <w:sz w:val="20"/>
          <w:szCs w:val="20"/>
          <w:lang w:val="en-IE"/>
        </w:rPr>
        <w:fldChar w:fldCharType="separate"/>
      </w:r>
      <w:r w:rsidR="007269DD" w:rsidRPr="008A3A83">
        <w:rPr>
          <w:rFonts w:ascii="Times New Roman" w:hAnsi="Times New Roman" w:cs="Times New Roman"/>
          <w:sz w:val="20"/>
          <w:szCs w:val="20"/>
        </w:rPr>
        <w:t xml:space="preserve">(Lin </w:t>
      </w:r>
      <w:r w:rsidR="00A72BC3" w:rsidRPr="00A72BC3">
        <w:rPr>
          <w:rFonts w:ascii="Times New Roman" w:hAnsi="Times New Roman" w:cs="Times New Roman"/>
          <w:i/>
          <w:sz w:val="20"/>
          <w:szCs w:val="20"/>
        </w:rPr>
        <w:t>et al</w:t>
      </w:r>
      <w:r w:rsidR="007269DD" w:rsidRPr="008A3A83">
        <w:rPr>
          <w:rFonts w:ascii="Times New Roman" w:hAnsi="Times New Roman" w:cs="Times New Roman"/>
          <w:sz w:val="20"/>
          <w:szCs w:val="20"/>
        </w:rPr>
        <w:t>. 2017)</w:t>
      </w:r>
      <w:r w:rsidR="007269DD" w:rsidRPr="008A3A83">
        <w:rPr>
          <w:rFonts w:ascii="Times New Roman" w:hAnsi="Times New Roman" w:cs="Times New Roman"/>
          <w:sz w:val="20"/>
          <w:szCs w:val="20"/>
          <w:lang w:val="en-IE"/>
        </w:rPr>
        <w:fldChar w:fldCharType="end"/>
      </w:r>
      <w:r w:rsidR="007269DD" w:rsidRPr="008A3A83">
        <w:rPr>
          <w:rFonts w:ascii="Times New Roman" w:hAnsi="Times New Roman" w:cs="Times New Roman"/>
          <w:sz w:val="20"/>
          <w:szCs w:val="20"/>
          <w:lang w:val="en-IE"/>
        </w:rPr>
        <w:t>.</w:t>
      </w:r>
      <w:r w:rsidRPr="008A3A83">
        <w:rPr>
          <w:rFonts w:ascii="Times New Roman" w:hAnsi="Times New Roman" w:cs="Times New Roman"/>
          <w:sz w:val="20"/>
          <w:szCs w:val="20"/>
          <w:lang w:val="en-IE"/>
        </w:rPr>
        <w:t xml:space="preserve"> </w:t>
      </w:r>
      <w:r w:rsidR="00F52338">
        <w:rPr>
          <w:rFonts w:ascii="Times New Roman" w:hAnsi="Times New Roman" w:cs="Times New Roman"/>
          <w:sz w:val="20"/>
          <w:szCs w:val="20"/>
          <w:lang w:val="en-IE"/>
        </w:rPr>
        <w:t>Peat-OA was freshly emitted as evidence by the pollution wind rose (Figure S2 E, F) and concurrent</w:t>
      </w:r>
      <w:r w:rsidR="00F52338" w:rsidRPr="008A3A83">
        <w:rPr>
          <w:rFonts w:ascii="Times New Roman" w:hAnsi="Times New Roman" w:cs="Times New Roman"/>
          <w:sz w:val="20"/>
          <w:szCs w:val="20"/>
          <w:lang w:val="en-IE"/>
        </w:rPr>
        <w:t xml:space="preserve"> increase along with eBC (R=0.33) which indicate </w:t>
      </w:r>
      <w:r w:rsidR="00F52338">
        <w:rPr>
          <w:rFonts w:ascii="Times New Roman" w:hAnsi="Times New Roman" w:cs="Times New Roman"/>
          <w:sz w:val="20"/>
          <w:szCs w:val="20"/>
          <w:lang w:val="en-IE"/>
        </w:rPr>
        <w:t>that both were locally</w:t>
      </w:r>
      <w:r w:rsidR="00F52338" w:rsidRPr="008A3A83">
        <w:rPr>
          <w:rFonts w:ascii="Times New Roman" w:hAnsi="Times New Roman" w:cs="Times New Roman"/>
          <w:sz w:val="20"/>
          <w:szCs w:val="20"/>
          <w:lang w:val="en-IE"/>
        </w:rPr>
        <w:t xml:space="preserve"> co-emitted within the PBL</w:t>
      </w:r>
      <w:r w:rsidR="00F52338">
        <w:rPr>
          <w:rFonts w:ascii="Times New Roman" w:hAnsi="Times New Roman" w:cs="Times New Roman"/>
          <w:sz w:val="20"/>
          <w:szCs w:val="20"/>
          <w:lang w:val="en-IE"/>
        </w:rPr>
        <w:t xml:space="preserve"> (Figure S2).</w:t>
      </w:r>
    </w:p>
    <w:p w14:paraId="62AD4ED4" w14:textId="1C736D2F" w:rsidR="00F52338" w:rsidRDefault="00F52338" w:rsidP="009C6920">
      <w:pPr>
        <w:autoSpaceDE w:val="0"/>
        <w:autoSpaceDN w:val="0"/>
        <w:adjustRightInd w:val="0"/>
        <w:spacing w:after="0" w:line="360" w:lineRule="auto"/>
        <w:rPr>
          <w:rFonts w:ascii="Times New Roman" w:hAnsi="Times New Roman" w:cs="Times New Roman"/>
          <w:sz w:val="20"/>
          <w:szCs w:val="20"/>
          <w:lang w:val="en-IE"/>
        </w:rPr>
      </w:pPr>
      <w:r>
        <w:rPr>
          <w:rFonts w:ascii="Times New Roman" w:hAnsi="Times New Roman" w:cs="Times New Roman"/>
          <w:sz w:val="20"/>
          <w:szCs w:val="20"/>
          <w:lang w:val="en-IE"/>
        </w:rPr>
        <w:t>This</w:t>
      </w:r>
      <w:r w:rsidR="007269DD" w:rsidRPr="008A3A83">
        <w:rPr>
          <w:rFonts w:ascii="Times New Roman" w:hAnsi="Times New Roman" w:cs="Times New Roman"/>
          <w:sz w:val="20"/>
          <w:szCs w:val="20"/>
          <w:lang w:val="en-IE"/>
        </w:rPr>
        <w:t xml:space="preserve"> specifically</w:t>
      </w:r>
      <w:r>
        <w:rPr>
          <w:rFonts w:ascii="Times New Roman" w:hAnsi="Times New Roman" w:cs="Times New Roman"/>
          <w:sz w:val="20"/>
          <w:szCs w:val="20"/>
          <w:lang w:val="en-IE"/>
        </w:rPr>
        <w:t xml:space="preserve"> shows with the</w:t>
      </w:r>
      <w:r w:rsidR="007269DD" w:rsidRPr="008A3A83">
        <w:rPr>
          <w:rFonts w:ascii="Times New Roman" w:hAnsi="Times New Roman" w:cs="Times New Roman"/>
          <w:sz w:val="20"/>
          <w:szCs w:val="20"/>
          <w:lang w:val="en-IE"/>
        </w:rPr>
        <w:t xml:space="preserve"> </w:t>
      </w:r>
      <w:r w:rsidR="00BE7BB4" w:rsidRPr="008A3A83">
        <w:rPr>
          <w:rFonts w:ascii="Times New Roman" w:hAnsi="Times New Roman" w:cs="Times New Roman"/>
          <w:sz w:val="20"/>
          <w:szCs w:val="20"/>
          <w:lang w:val="en-IE"/>
        </w:rPr>
        <w:t xml:space="preserve">very low </w:t>
      </w:r>
      <w:r w:rsidR="007269DD" w:rsidRPr="008A3A83">
        <w:rPr>
          <w:rFonts w:ascii="Times New Roman" w:hAnsi="Times New Roman" w:cs="Times New Roman"/>
          <w:sz w:val="20"/>
          <w:szCs w:val="20"/>
          <w:lang w:val="en-IE"/>
        </w:rPr>
        <w:t>contributions</w:t>
      </w:r>
      <w:r w:rsidR="00BE7BB4" w:rsidRPr="008A3A83">
        <w:rPr>
          <w:rFonts w:ascii="Times New Roman" w:hAnsi="Times New Roman" w:cs="Times New Roman"/>
          <w:sz w:val="20"/>
          <w:szCs w:val="20"/>
          <w:lang w:val="en-IE"/>
        </w:rPr>
        <w:t xml:space="preserve"> for</w:t>
      </w:r>
      <w:r w:rsidR="007269DD" w:rsidRPr="008A3A83">
        <w:rPr>
          <w:rFonts w:ascii="Times New Roman" w:hAnsi="Times New Roman" w:cs="Times New Roman"/>
          <w:sz w:val="20"/>
          <w:szCs w:val="20"/>
          <w:lang w:val="en-IE"/>
        </w:rPr>
        <w:t xml:space="preserve"> the </w:t>
      </w:r>
      <w:r w:rsidR="00BE7BB4" w:rsidRPr="008A3A83">
        <w:rPr>
          <w:rFonts w:ascii="Times New Roman" w:hAnsi="Times New Roman" w:cs="Times New Roman"/>
          <w:sz w:val="20"/>
          <w:szCs w:val="20"/>
          <w:lang w:val="en-IE"/>
        </w:rPr>
        <w:t xml:space="preserve">tropylium aromatic ring signal ion at </w:t>
      </w:r>
      <w:r w:rsidR="00C25785" w:rsidRPr="008A3A83">
        <w:rPr>
          <w:rFonts w:ascii="Times New Roman" w:hAnsi="Times New Roman" w:cs="Times New Roman"/>
          <w:sz w:val="20"/>
          <w:szCs w:val="20"/>
          <w:lang w:val="en-IE"/>
        </w:rPr>
        <w:t>C2H4O2+ (m/z 60)</w:t>
      </w:r>
      <w:r>
        <w:rPr>
          <w:rFonts w:ascii="Times New Roman" w:hAnsi="Times New Roman" w:cs="Times New Roman"/>
          <w:sz w:val="20"/>
          <w:szCs w:val="20"/>
          <w:lang w:val="en-IE"/>
        </w:rPr>
        <w:t xml:space="preserve">, </w:t>
      </w:r>
      <w:r w:rsidR="00047259" w:rsidRPr="008A3A83">
        <w:rPr>
          <w:rFonts w:ascii="Times New Roman" w:hAnsi="Times New Roman" w:cs="Times New Roman"/>
          <w:sz w:val="20"/>
          <w:szCs w:val="20"/>
          <w:lang w:val="en-IE"/>
        </w:rPr>
        <w:t xml:space="preserve">m/z </w:t>
      </w:r>
      <w:r w:rsidR="00F367E5" w:rsidRPr="008A3A83">
        <w:rPr>
          <w:rFonts w:ascii="Times New Roman" w:hAnsi="Times New Roman" w:cs="Times New Roman"/>
          <w:sz w:val="20"/>
          <w:szCs w:val="20"/>
          <w:lang w:val="en-IE"/>
        </w:rPr>
        <w:t>91</w:t>
      </w:r>
      <w:r w:rsidR="00047259" w:rsidRPr="008A3A83">
        <w:rPr>
          <w:rFonts w:ascii="Times New Roman" w:hAnsi="Times New Roman" w:cs="Times New Roman"/>
          <w:sz w:val="20"/>
          <w:szCs w:val="20"/>
          <w:lang w:val="en-IE"/>
        </w:rPr>
        <w:t>.05 (</w:t>
      </w:r>
      <w:r w:rsidR="00BE7BB4" w:rsidRPr="008A3A83">
        <w:rPr>
          <w:rFonts w:ascii="Times New Roman" w:hAnsi="Times New Roman" w:cs="Times New Roman"/>
          <w:sz w:val="20"/>
          <w:szCs w:val="20"/>
          <w:lang w:val="en-IE"/>
        </w:rPr>
        <w:t>C</w:t>
      </w:r>
      <w:r w:rsidR="00BE7BB4" w:rsidRPr="008A3A83">
        <w:rPr>
          <w:rFonts w:ascii="Times New Roman" w:hAnsi="Times New Roman" w:cs="Times New Roman"/>
          <w:sz w:val="20"/>
          <w:szCs w:val="20"/>
          <w:vertAlign w:val="subscript"/>
          <w:lang w:val="en-IE"/>
        </w:rPr>
        <w:t>7</w:t>
      </w:r>
      <w:r w:rsidR="00BE7BB4" w:rsidRPr="008A3A83">
        <w:rPr>
          <w:rFonts w:ascii="Times New Roman" w:hAnsi="Times New Roman" w:cs="Times New Roman"/>
          <w:sz w:val="20"/>
          <w:szCs w:val="20"/>
          <w:lang w:val="en-IE"/>
        </w:rPr>
        <w:t>H</w:t>
      </w:r>
      <w:r w:rsidR="00BE7BB4" w:rsidRPr="008A3A83">
        <w:rPr>
          <w:rFonts w:ascii="Times New Roman" w:hAnsi="Times New Roman" w:cs="Times New Roman"/>
          <w:sz w:val="20"/>
          <w:szCs w:val="20"/>
          <w:vertAlign w:val="subscript"/>
          <w:lang w:val="en-IE"/>
        </w:rPr>
        <w:t>7</w:t>
      </w:r>
      <w:r w:rsidR="00BE7BB4" w:rsidRPr="008A3A83">
        <w:rPr>
          <w:rFonts w:ascii="Times New Roman" w:hAnsi="Times New Roman" w:cs="Times New Roman"/>
          <w:sz w:val="20"/>
          <w:szCs w:val="20"/>
          <w:vertAlign w:val="superscript"/>
          <w:lang w:val="en-IE"/>
        </w:rPr>
        <w:t>+</w:t>
      </w:r>
      <w:r w:rsidR="00047259" w:rsidRPr="008A3A83">
        <w:rPr>
          <w:rFonts w:ascii="Times New Roman" w:hAnsi="Times New Roman" w:cs="Times New Roman"/>
          <w:sz w:val="20"/>
          <w:szCs w:val="20"/>
          <w:lang w:val="en-IE"/>
        </w:rPr>
        <w:t>)</w:t>
      </w:r>
      <w:r w:rsidR="00112FAF" w:rsidRPr="008A3A83">
        <w:rPr>
          <w:rFonts w:ascii="Times New Roman" w:hAnsi="Times New Roman" w:cs="Times New Roman"/>
          <w:sz w:val="20"/>
          <w:szCs w:val="20"/>
          <w:lang w:val="en-IE"/>
        </w:rPr>
        <w:t xml:space="preserve">, </w:t>
      </w:r>
      <w:r w:rsidR="00112FAF" w:rsidRPr="008A3A83">
        <w:rPr>
          <w:rFonts w:ascii="Times New Roman" w:hAnsi="Times New Roman" w:cs="Times New Roman"/>
          <w:sz w:val="20"/>
          <w:szCs w:val="20"/>
        </w:rPr>
        <w:t xml:space="preserve">C9H7+ (m/z 115.06) </w:t>
      </w:r>
      <w:r w:rsidR="00BE7BB4" w:rsidRPr="008A3A83">
        <w:rPr>
          <w:rFonts w:ascii="Times New Roman" w:hAnsi="Times New Roman" w:cs="Times New Roman"/>
          <w:sz w:val="20"/>
          <w:szCs w:val="20"/>
          <w:lang w:val="en-IE"/>
        </w:rPr>
        <w:t xml:space="preserve">which are usually associated with extensive aging (Yazdani </w:t>
      </w:r>
      <w:r w:rsidR="00A72BC3" w:rsidRPr="00A72BC3">
        <w:rPr>
          <w:rFonts w:ascii="Times New Roman" w:hAnsi="Times New Roman" w:cs="Times New Roman"/>
          <w:i/>
          <w:sz w:val="20"/>
          <w:szCs w:val="20"/>
          <w:lang w:val="en-IE"/>
        </w:rPr>
        <w:t>et al</w:t>
      </w:r>
      <w:r w:rsidR="00BE7BB4" w:rsidRPr="008A3A83">
        <w:rPr>
          <w:rFonts w:ascii="Times New Roman" w:hAnsi="Times New Roman" w:cs="Times New Roman"/>
          <w:sz w:val="20"/>
          <w:szCs w:val="20"/>
          <w:lang w:val="en-IE"/>
        </w:rPr>
        <w:t>., 2022)</w:t>
      </w:r>
      <w:r>
        <w:rPr>
          <w:rFonts w:ascii="Times New Roman" w:hAnsi="Times New Roman" w:cs="Times New Roman"/>
          <w:sz w:val="20"/>
          <w:szCs w:val="20"/>
          <w:lang w:val="en-IE"/>
        </w:rPr>
        <w:t xml:space="preserve">. </w:t>
      </w:r>
      <w:r w:rsidR="00BE7BB4" w:rsidRPr="008A3A83">
        <w:rPr>
          <w:rFonts w:ascii="Times New Roman" w:hAnsi="Times New Roman" w:cs="Times New Roman"/>
          <w:sz w:val="20"/>
          <w:szCs w:val="20"/>
          <w:lang w:val="en-IE"/>
        </w:rPr>
        <w:t>Likewise, the high signal for C</w:t>
      </w:r>
      <w:r w:rsidR="00BE7BB4" w:rsidRPr="008A3A83">
        <w:rPr>
          <w:rFonts w:ascii="Times New Roman" w:hAnsi="Times New Roman" w:cs="Times New Roman"/>
          <w:sz w:val="20"/>
          <w:szCs w:val="20"/>
          <w:vertAlign w:val="subscript"/>
          <w:lang w:val="en-IE"/>
        </w:rPr>
        <w:t>4</w:t>
      </w:r>
      <w:r w:rsidR="00BE7BB4" w:rsidRPr="008A3A83">
        <w:rPr>
          <w:rFonts w:ascii="Times New Roman" w:hAnsi="Times New Roman" w:cs="Times New Roman"/>
          <w:sz w:val="20"/>
          <w:szCs w:val="20"/>
          <w:lang w:val="en-IE"/>
        </w:rPr>
        <w:t>H</w:t>
      </w:r>
      <w:r w:rsidR="00BE7BB4" w:rsidRPr="008A3A83">
        <w:rPr>
          <w:rFonts w:ascii="Times New Roman" w:hAnsi="Times New Roman" w:cs="Times New Roman"/>
          <w:sz w:val="20"/>
          <w:szCs w:val="20"/>
          <w:vertAlign w:val="subscript"/>
          <w:lang w:val="en-IE"/>
        </w:rPr>
        <w:t>9</w:t>
      </w:r>
      <w:r w:rsidR="00BE7BB4" w:rsidRPr="008A3A83">
        <w:rPr>
          <w:rFonts w:ascii="Times New Roman" w:hAnsi="Times New Roman" w:cs="Times New Roman"/>
          <w:sz w:val="20"/>
          <w:szCs w:val="20"/>
          <w:vertAlign w:val="superscript"/>
          <w:lang w:val="en-IE"/>
        </w:rPr>
        <w:t>+</w:t>
      </w:r>
      <w:r w:rsidR="00BE7BB4" w:rsidRPr="008A3A83">
        <w:rPr>
          <w:rFonts w:ascii="Times New Roman" w:hAnsi="Times New Roman" w:cs="Times New Roman"/>
          <w:sz w:val="20"/>
          <w:szCs w:val="20"/>
          <w:lang w:val="en-IE"/>
        </w:rPr>
        <w:t xml:space="preserve"> at m/z 57.0.7</w:t>
      </w:r>
      <w:r w:rsidR="00C25785" w:rsidRPr="008A3A83">
        <w:rPr>
          <w:rFonts w:ascii="Times New Roman" w:hAnsi="Times New Roman" w:cs="Times New Roman"/>
          <w:sz w:val="20"/>
          <w:szCs w:val="20"/>
          <w:lang w:val="en-IE"/>
        </w:rPr>
        <w:t>, C</w:t>
      </w:r>
      <w:r w:rsidR="00C25785" w:rsidRPr="00F52338">
        <w:rPr>
          <w:rFonts w:ascii="Times New Roman" w:hAnsi="Times New Roman" w:cs="Times New Roman"/>
          <w:sz w:val="20"/>
          <w:szCs w:val="20"/>
          <w:vertAlign w:val="subscript"/>
          <w:lang w:val="en-IE"/>
        </w:rPr>
        <w:t>7</w:t>
      </w:r>
      <w:r w:rsidR="00C25785" w:rsidRPr="008A3A83">
        <w:rPr>
          <w:rFonts w:ascii="Times New Roman" w:hAnsi="Times New Roman" w:cs="Times New Roman"/>
          <w:sz w:val="20"/>
          <w:szCs w:val="20"/>
          <w:lang w:val="en-IE"/>
        </w:rPr>
        <w:t>H</w:t>
      </w:r>
      <w:r w:rsidR="00C25785" w:rsidRPr="00F52338">
        <w:rPr>
          <w:rFonts w:ascii="Times New Roman" w:hAnsi="Times New Roman" w:cs="Times New Roman"/>
          <w:sz w:val="20"/>
          <w:szCs w:val="20"/>
          <w:vertAlign w:val="subscript"/>
          <w:lang w:val="en-IE"/>
        </w:rPr>
        <w:t>11</w:t>
      </w:r>
      <w:r w:rsidR="00C25785" w:rsidRPr="00F52338">
        <w:rPr>
          <w:rFonts w:ascii="Times New Roman" w:hAnsi="Times New Roman" w:cs="Times New Roman"/>
          <w:sz w:val="20"/>
          <w:szCs w:val="20"/>
          <w:vertAlign w:val="superscript"/>
          <w:lang w:val="en-IE"/>
        </w:rPr>
        <w:t>+</w:t>
      </w:r>
      <w:r w:rsidR="00C25785" w:rsidRPr="008A3A83">
        <w:rPr>
          <w:rFonts w:ascii="Times New Roman" w:hAnsi="Times New Roman" w:cs="Times New Roman"/>
          <w:sz w:val="20"/>
          <w:szCs w:val="20"/>
          <w:lang w:val="en-IE"/>
        </w:rPr>
        <w:t xml:space="preserve"> at m/z 95.09  </w:t>
      </w:r>
      <w:r w:rsidR="00C25785" w:rsidRPr="008A3A83">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{"citationID":"inIzCGT0","properties":{"formattedCitation":"(Ahern et al. 2019)","plainCitation":"(Ahern et al. 2019)","noteIndex":0},"citationItems":[{"id":1547,"uris":["http://zotero.org/groups/3856298/items/CN7LIIZD"],"itemData":{"id":1547,"type":"article-journal","container-title":"Journal of Geophysical Research: Atmospheres","DOI":"10.1029/2018JD029068","ISSN":"2169-897X, 2169-8996","issue":"6","journalAbbreviation":"J. Geophys. Res. Atmos.","language":"en","page":"3583-3606","source":"DOI.org (Crossref)","title":"Production of Secondary Organic Aerosol During Aging of Biomass Burning Smoke From Fresh Fuels and Its Relationship to VOC Precursors","volume":"124","author":[{"family":"Ahern","given":"A. T."},{"family":"Robinson","given":"E. S."},{"family":"Tkacik","given":"D. S."},{"family":"Saleh","given":"R."},{"family":"Hatch","given":"L. E."},{"family":"Barsanti","given":"K. C."},{"family":"Stockwell","given":"C. E."},{"family":"Yokelson","given":"R. J."},{"family":"Presto","given":"A. A."},{"family":"Robinson","given":"A. L."},{"family":"Sullivan","given":"R. C."},{"family":"Donahue","given":"N. M."}],"issued":{"date-parts":[["2019",3,27]]}}}],"schema":"https://github.com/citation-style-language/schema/raw/master/csl-citation.json"} </w:instrText>
      </w:r>
      <w:r w:rsidR="00C25785" w:rsidRPr="008A3A83">
        <w:rPr>
          <w:rFonts w:ascii="Times New Roman" w:hAnsi="Times New Roman" w:cs="Times New Roman"/>
          <w:sz w:val="20"/>
          <w:szCs w:val="20"/>
          <w:lang w:val="en-IE"/>
        </w:rPr>
        <w:fldChar w:fldCharType="separate"/>
      </w:r>
      <w:r w:rsidR="00C25785" w:rsidRPr="008A3A83">
        <w:rPr>
          <w:rFonts w:ascii="Times New Roman" w:hAnsi="Times New Roman" w:cs="Times New Roman"/>
          <w:sz w:val="20"/>
          <w:szCs w:val="20"/>
        </w:rPr>
        <w:t xml:space="preserve">(Ahern </w:t>
      </w:r>
      <w:r w:rsidR="00A72BC3" w:rsidRPr="00A72BC3">
        <w:rPr>
          <w:rFonts w:ascii="Times New Roman" w:hAnsi="Times New Roman" w:cs="Times New Roman"/>
          <w:i/>
          <w:sz w:val="20"/>
          <w:szCs w:val="20"/>
        </w:rPr>
        <w:t>et al</w:t>
      </w:r>
      <w:r w:rsidR="00C25785" w:rsidRPr="008A3A83">
        <w:rPr>
          <w:rFonts w:ascii="Times New Roman" w:hAnsi="Times New Roman" w:cs="Times New Roman"/>
          <w:sz w:val="20"/>
          <w:szCs w:val="20"/>
        </w:rPr>
        <w:t>. 2019)</w:t>
      </w:r>
      <w:r w:rsidR="00C25785" w:rsidRPr="008A3A83">
        <w:rPr>
          <w:rFonts w:ascii="Times New Roman" w:hAnsi="Times New Roman" w:cs="Times New Roman"/>
          <w:sz w:val="20"/>
          <w:szCs w:val="20"/>
          <w:lang w:val="en-IE"/>
        </w:rPr>
        <w:fldChar w:fldCharType="end"/>
      </w:r>
      <w:r w:rsidR="00BE7BB4" w:rsidRPr="008A3A83">
        <w:rPr>
          <w:rFonts w:ascii="Times New Roman" w:hAnsi="Times New Roman" w:cs="Times New Roman"/>
          <w:sz w:val="20"/>
          <w:szCs w:val="20"/>
          <w:lang w:val="en-IE"/>
        </w:rPr>
        <w:t xml:space="preserve"> and the total absence of CO</w:t>
      </w:r>
      <w:r w:rsidR="00BE7BB4" w:rsidRPr="008A3A83">
        <w:rPr>
          <w:rFonts w:ascii="Times New Roman" w:hAnsi="Times New Roman" w:cs="Times New Roman"/>
          <w:sz w:val="20"/>
          <w:szCs w:val="20"/>
          <w:vertAlign w:val="subscript"/>
          <w:lang w:val="en-IE"/>
        </w:rPr>
        <w:t>2</w:t>
      </w:r>
      <w:r w:rsidR="00BE7BB4" w:rsidRPr="008A3A83">
        <w:rPr>
          <w:rFonts w:ascii="Times New Roman" w:hAnsi="Times New Roman" w:cs="Times New Roman"/>
          <w:sz w:val="20"/>
          <w:szCs w:val="20"/>
          <w:vertAlign w:val="superscript"/>
          <w:lang w:val="en-IE"/>
        </w:rPr>
        <w:t>+</w:t>
      </w:r>
      <w:r w:rsidR="00BE7BB4" w:rsidRPr="008A3A83">
        <w:rPr>
          <w:rFonts w:ascii="Times New Roman" w:hAnsi="Times New Roman" w:cs="Times New Roman"/>
          <w:sz w:val="20"/>
          <w:szCs w:val="20"/>
          <w:lang w:val="en-IE"/>
        </w:rPr>
        <w:t xml:space="preserve"> signal is also consistent with primary combustion sources of fossil origin </w:t>
      </w:r>
      <w:r w:rsidR="00C25785" w:rsidRPr="008A3A83">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{"citationID":"KsS0GnIk","properties":{"formattedCitation":"(Nielsen et al. 2019)","plainCitation":"(Nielsen et al. 2019)","noteIndex":0},"citationItems":[{"id":1179,"uris":["http://zotero.org/groups/3856298/items/S2VX8G78"],"itemData":{"id":1179,"type":"article-journal","abstract":"Abstract. There are limited measurements of the chemical\ncomposition, abundance and sources of atmospheric particles in the High\nArctic To address this, we report 93 d of soot particle aerosol mass\nspectrometer (SP-AMS) data collected from 20 February to 23 May\n2015 at Villum Research Station (VRS) in northern Greenland\n(81</w:instrText>
      </w:r>
      <w:r w:rsidR="00C71BDA">
        <w:rPr>
          <w:rFonts w:ascii="Cambria Math" w:hAnsi="Cambria Math" w:cs="Cambria Math"/>
          <w:sz w:val="20"/>
          <w:szCs w:val="20"/>
          <w:lang w:val="en-IE"/>
        </w:rPr>
        <w:instrText>∘</w:instrText>
      </w:r>
      <w:r w:rsidR="00C71BDA">
        <w:rPr>
          <w:rFonts w:ascii="Times New Roman" w:hAnsi="Times New Roman" w:cs="Times New Roman"/>
          <w:sz w:val="20"/>
          <w:szCs w:val="20"/>
          <w:lang w:val="en-IE"/>
        </w:rPr>
        <w:instrText>36</w:instrText>
      </w:r>
      <w:r w:rsidR="00C71BDA">
        <w:rPr>
          <w:rFonts w:ascii="Arial" w:hAnsi="Arial" w:cs="Arial"/>
          <w:sz w:val="20"/>
          <w:szCs w:val="20"/>
          <w:lang w:val="en-IE"/>
        </w:rPr>
        <w:instrText>′</w:instrText>
      </w:r>
      <w:r w:rsidR="00C71BDA">
        <w:rPr>
          <w:rFonts w:ascii="Times New Roman" w:hAnsi="Times New Roman" w:cs="Times New Roman"/>
          <w:sz w:val="20"/>
          <w:szCs w:val="20"/>
          <w:lang w:val="en-IE"/>
        </w:rPr>
        <w:instrText> N). During this period, we observed the Arctic haze\nphenomenon with elevated PM1 concentrations ranging from an average of\n2.3, 2.3 and 3.3 µg m−3 in February, March and April, respectively, to 1.2 µg m−3 in May. Particulate sulfate (SO42-) accounted\nfor 66 % of the non-refractory PM1 with the highest concentration until\nthe end of April and decreasing in May. The second most abundant species was\norganic aerosol (OA) (24 %). Both OA and PM1, estimated from the sum\nof all collected species, showed a marked decrease throughout May in\naccordance with the polar front moving north, together with changes in\naerosol removal processes. The highest refractory black carbon (rBC)\nconcentrations were found in the first month of the campaign, averaging 0.2 µg m−3. In March and April, rBC averaged 0.1 µg m−3 while decreasing to 0.02 µg m−3 in May. Positive matrix factorization (PMF) of the OA mass spectra yielded three\nfactors: (1) a hydrocarbon-like organic aerosol (HOA) factor, which was\ndominated by primary aerosols and accounted for 12 % of OA mass, (2) an\nArctic haze organic aerosol (AOA) factor and (3) a more oxygenated marine\norganic aerosol (MOA) factor. AOA dominated until mid-April (64 %–81 %\nof OA), while being nearly absent from the end of May and correlated\nsignificantly with SO42-, suggesting the main part of that factor\nis secondary OA. The MOA emerged late at the end of March, where it\nincreased with solar radiation and reduced sea ice extent and dominated OA\nfor the rest of the campaign until the end of May (24 %–74 % of OA), while\nAOA was nearly absent. The highest O</w:instrText>
      </w:r>
      <w:r w:rsidR="00C71BDA">
        <w:rPr>
          <w:rFonts w:ascii="Arial" w:hAnsi="Arial" w:cs="Arial"/>
          <w:sz w:val="20"/>
          <w:szCs w:val="20"/>
          <w:lang w:val="en-IE"/>
        </w:rPr>
        <w:instrText>∕</w:instrText>
      </w:r>
      <w:r w:rsidR="00C71BDA">
        <w:rPr>
          <w:rFonts w:ascii="Times New Roman" w:hAnsi="Times New Roman" w:cs="Times New Roman"/>
          <w:sz w:val="20"/>
          <w:szCs w:val="20"/>
          <w:lang w:val="en-IE"/>
        </w:rPr>
        <w:instrText>C ratio (0.95) and S</w:instrText>
      </w:r>
      <w:r w:rsidR="00C71BDA">
        <w:rPr>
          <w:rFonts w:ascii="Arial" w:hAnsi="Arial" w:cs="Arial"/>
          <w:sz w:val="20"/>
          <w:szCs w:val="20"/>
          <w:lang w:val="en-IE"/>
        </w:rPr>
        <w:instrText>∕</w:instrText>
      </w:r>
      <w:r w:rsidR="00C71BDA">
        <w:rPr>
          <w:rFonts w:ascii="Times New Roman" w:hAnsi="Times New Roman" w:cs="Times New Roman"/>
          <w:sz w:val="20"/>
          <w:szCs w:val="20"/>
          <w:lang w:val="en-IE"/>
        </w:rPr>
        <w:instrText xml:space="preserve">C ratio (0.011)\nwas found for MOA. Our data support the current understanding that Arctic\naerosols are highly influenced by secondary aerosol formation and receives an\nimportant contribution from marine emissions during Arctic spring in remote\nHigh Arctic areas. In view of a changing Arctic climate with changing\nsea-ice extent, biogenic processes and corresponding source strengths,\nhighly time-resolved data are needed in order to elucidate the components\ndominating aerosol concentrations and enhance the understanding of the\nprocesses taking place.","container-title":"Atmospheric Chemistry and Physics","DOI":"10.5194/acp-19-10239-2019","ISSN":"1680-7324","issue":"15","journalAbbreviation":"Atmos. Chem. Phys.","language":"en","page":"10239-10256","source":"DOI.org (Crossref)","title":"Biogenic and anthropogenic sources of aerosols at the High Arctic site Villum Research Station","volume":"19","author":[{"family":"Nielsen","given":"Ingeborg E."},{"family":"Skov","given":"Henrik"},{"family":"Massling","given":"Andreas"},{"family":"Eriksson","given":"Axel C."},{"family":"Dall'Osto","given":"Manuel"},{"family":"Junninen","given":"Heikki"},{"family":"Sarnela","given":"Nina"},{"family":"Lange","given":"Robert"},{"family":"Collier","given":"Sonya"},{"family":"Zhang","given":"Qi"},{"family":"Cappa","given":"Christopher D."},{"family":"Nøjgaard","given":"Jacob K."}],"issued":{"date-parts":[["2019",8,13]]}}}],"schema":"https://github.com/citation-style-language/schema/raw/master/csl-citation.json"} </w:instrText>
      </w:r>
      <w:r w:rsidR="00C25785" w:rsidRPr="008A3A83">
        <w:rPr>
          <w:rFonts w:ascii="Times New Roman" w:hAnsi="Times New Roman" w:cs="Times New Roman"/>
          <w:sz w:val="20"/>
          <w:szCs w:val="20"/>
          <w:lang w:val="en-IE"/>
        </w:rPr>
        <w:fldChar w:fldCharType="separate"/>
      </w:r>
      <w:r w:rsidR="00C25785" w:rsidRPr="008A3A83">
        <w:rPr>
          <w:rFonts w:ascii="Times New Roman" w:hAnsi="Times New Roman" w:cs="Times New Roman"/>
          <w:sz w:val="20"/>
          <w:szCs w:val="20"/>
        </w:rPr>
        <w:t xml:space="preserve">(Nielsen </w:t>
      </w:r>
      <w:r w:rsidR="00A72BC3" w:rsidRPr="00A72BC3">
        <w:rPr>
          <w:rFonts w:ascii="Times New Roman" w:hAnsi="Times New Roman" w:cs="Times New Roman"/>
          <w:i/>
          <w:sz w:val="20"/>
          <w:szCs w:val="20"/>
        </w:rPr>
        <w:t>et al</w:t>
      </w:r>
      <w:r w:rsidR="00C25785" w:rsidRPr="008A3A83">
        <w:rPr>
          <w:rFonts w:ascii="Times New Roman" w:hAnsi="Times New Roman" w:cs="Times New Roman"/>
          <w:sz w:val="20"/>
          <w:szCs w:val="20"/>
        </w:rPr>
        <w:t>. 2019)</w:t>
      </w:r>
      <w:r w:rsidR="00C25785" w:rsidRPr="008A3A83">
        <w:rPr>
          <w:rFonts w:ascii="Times New Roman" w:hAnsi="Times New Roman" w:cs="Times New Roman"/>
          <w:sz w:val="20"/>
          <w:szCs w:val="20"/>
          <w:lang w:val="en-IE"/>
        </w:rPr>
        <w:fldChar w:fldCharType="end"/>
      </w:r>
      <w:r w:rsidR="00C25785" w:rsidRPr="008A3A83">
        <w:rPr>
          <w:rFonts w:ascii="Times New Roman" w:hAnsi="Times New Roman" w:cs="Times New Roman"/>
          <w:sz w:val="20"/>
          <w:szCs w:val="20"/>
          <w:lang w:val="en-IE"/>
        </w:rPr>
        <w:t xml:space="preserve">. </w:t>
      </w:r>
      <w:r w:rsidR="00BE7BB4" w:rsidRPr="008A3A83">
        <w:rPr>
          <w:rFonts w:ascii="Times New Roman" w:hAnsi="Times New Roman" w:cs="Times New Roman"/>
          <w:color w:val="000000" w:themeColor="text1"/>
          <w:sz w:val="20"/>
          <w:szCs w:val="20"/>
          <w:lang w:val="en-IE"/>
        </w:rPr>
        <w:t xml:space="preserve">Finally, </w:t>
      </w:r>
      <w:r w:rsidR="00BE7BB4" w:rsidRPr="008A3A83">
        <w:rPr>
          <w:rFonts w:ascii="Times New Roman" w:hAnsi="Times New Roman" w:cs="Times New Roman"/>
          <w:sz w:val="20"/>
          <w:szCs w:val="20"/>
          <w:lang w:val="en-IE"/>
        </w:rPr>
        <w:t>this factor mass spectrum correlated well (R=0.75) with</w:t>
      </w:r>
      <w:r>
        <w:rPr>
          <w:rFonts w:ascii="Times New Roman" w:hAnsi="Times New Roman" w:cs="Times New Roman"/>
          <w:sz w:val="20"/>
          <w:szCs w:val="20"/>
          <w:lang w:val="en-IE"/>
        </w:rPr>
        <w:t xml:space="preserve"> previous measurements</w:t>
      </w:r>
      <w:r w:rsidR="00BE7BB4" w:rsidRPr="008A3A83">
        <w:rPr>
          <w:rFonts w:ascii="Times New Roman" w:hAnsi="Times New Roman" w:cs="Times New Roman"/>
          <w:sz w:val="20"/>
          <w:szCs w:val="20"/>
          <w:lang w:val="en-IE"/>
        </w:rPr>
        <w:t xml:space="preserve"> of Peat-OA </w:t>
      </w:r>
      <w:r>
        <w:rPr>
          <w:rFonts w:ascii="Times New Roman" w:hAnsi="Times New Roman" w:cs="Times New Roman"/>
          <w:sz w:val="20"/>
          <w:szCs w:val="20"/>
          <w:lang w:val="en-IE"/>
        </w:rPr>
        <w:t>in Galway city</w:t>
      </w:r>
      <w:r w:rsidR="00BE7BB4" w:rsidRPr="008A3A83">
        <w:rPr>
          <w:rFonts w:ascii="Times New Roman" w:hAnsi="Times New Roman" w:cs="Times New Roman"/>
          <w:sz w:val="20"/>
          <w:szCs w:val="20"/>
          <w:lang w:val="en-IE"/>
        </w:rPr>
        <w:t xml:space="preserve"> </w:t>
      </w:r>
      <w:r w:rsidR="00BE7BB4" w:rsidRPr="008A3A83">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{"citationID":"jRinraKX","properties":{"formattedCitation":"(Lin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Henry"},{"family":"Huang","given":"Ru-Jin"},{"family":"O’Dowd","given":"Colin"},{"family":"Ovadnevaite","given":"Jurgita"}],"issued":{"date-parts":[["2017",9,19]]}}}],"schema":"https://github.com/citation-style-language/schema/raw/master/csl-citation.json"} </w:instrText>
      </w:r>
      <w:r w:rsidR="00BE7BB4" w:rsidRPr="008A3A83">
        <w:rPr>
          <w:rFonts w:ascii="Times New Roman" w:hAnsi="Times New Roman" w:cs="Times New Roman"/>
          <w:sz w:val="20"/>
          <w:szCs w:val="20"/>
          <w:lang w:val="en-IE"/>
        </w:rPr>
        <w:fldChar w:fldCharType="separate"/>
      </w:r>
      <w:r w:rsidR="00BE7BB4" w:rsidRPr="008A3A83">
        <w:rPr>
          <w:rFonts w:ascii="Times New Roman" w:hAnsi="Times New Roman" w:cs="Times New Roman"/>
          <w:sz w:val="20"/>
          <w:szCs w:val="20"/>
          <w:lang w:val="en-IE"/>
        </w:rPr>
        <w:t xml:space="preserve">(Lin </w:t>
      </w:r>
      <w:r w:rsidR="00A72BC3" w:rsidRPr="00A72BC3">
        <w:rPr>
          <w:rFonts w:ascii="Times New Roman" w:hAnsi="Times New Roman" w:cs="Times New Roman"/>
          <w:i/>
          <w:sz w:val="20"/>
          <w:szCs w:val="20"/>
          <w:lang w:val="en-IE"/>
        </w:rPr>
        <w:t>et al</w:t>
      </w:r>
      <w:r w:rsidR="00BE7BB4" w:rsidRPr="008A3A83">
        <w:rPr>
          <w:rFonts w:ascii="Times New Roman" w:hAnsi="Times New Roman" w:cs="Times New Roman"/>
          <w:sz w:val="20"/>
          <w:szCs w:val="20"/>
          <w:lang w:val="en-IE"/>
        </w:rPr>
        <w:t>. 2017)</w:t>
      </w:r>
      <w:r w:rsidR="00BE7BB4" w:rsidRPr="008A3A83">
        <w:rPr>
          <w:rFonts w:ascii="Times New Roman" w:hAnsi="Times New Roman" w:cs="Times New Roman"/>
          <w:sz w:val="20"/>
          <w:szCs w:val="20"/>
          <w:lang w:val="en-IE"/>
        </w:rPr>
        <w:fldChar w:fldCharType="end"/>
      </w:r>
      <w:r>
        <w:rPr>
          <w:rFonts w:ascii="Times New Roman" w:hAnsi="Times New Roman" w:cs="Times New Roman"/>
          <w:sz w:val="20"/>
          <w:szCs w:val="20"/>
          <w:lang w:val="en-IE"/>
        </w:rPr>
        <w:t xml:space="preserve"> </w:t>
      </w:r>
      <w:r w:rsidR="00BE7BB4" w:rsidRPr="008A3A83">
        <w:rPr>
          <w:rFonts w:ascii="Times New Roman" w:hAnsi="Times New Roman" w:cs="Times New Roman"/>
          <w:sz w:val="20"/>
          <w:szCs w:val="20"/>
          <w:lang w:val="en-IE"/>
        </w:rPr>
        <w:t>(</w:t>
      </w:r>
      <w:commentRangeStart w:id="109"/>
      <w:r w:rsidR="00BE7BB4" w:rsidRPr="008A3A83">
        <w:rPr>
          <w:rFonts w:ascii="Times New Roman" w:hAnsi="Times New Roman" w:cs="Times New Roman"/>
          <w:sz w:val="20"/>
          <w:szCs w:val="20"/>
          <w:lang w:val="en-IE"/>
        </w:rPr>
        <w:t xml:space="preserve">Figure </w:t>
      </w:r>
      <w:commentRangeEnd w:id="109"/>
      <w:r w:rsidR="00FE4344">
        <w:rPr>
          <w:rStyle w:val="CommentReference"/>
          <w:rFonts w:ascii="Calibri" w:eastAsia="Calibri" w:hAnsi="Calibri" w:cs="Calibri"/>
          <w:lang w:eastAsia="en-GB"/>
        </w:rPr>
        <w:commentReference w:id="109"/>
      </w:r>
      <w:r w:rsidR="00F367E5" w:rsidRPr="008A3A83">
        <w:rPr>
          <w:rFonts w:ascii="Times New Roman" w:hAnsi="Times New Roman" w:cs="Times New Roman"/>
          <w:sz w:val="20"/>
          <w:szCs w:val="20"/>
          <w:lang w:val="en-IE"/>
        </w:rPr>
        <w:t>S</w:t>
      </w:r>
      <w:r w:rsidR="0070590F">
        <w:rPr>
          <w:rFonts w:ascii="Times New Roman" w:hAnsi="Times New Roman" w:cs="Times New Roman"/>
          <w:sz w:val="20"/>
          <w:szCs w:val="20"/>
          <w:lang w:val="en-IE"/>
        </w:rPr>
        <w:t>4</w:t>
      </w:r>
      <w:r w:rsidR="00BE7BB4" w:rsidRPr="008A3A83">
        <w:rPr>
          <w:rFonts w:ascii="Times New Roman" w:hAnsi="Times New Roman" w:cs="Times New Roman"/>
          <w:sz w:val="20"/>
          <w:szCs w:val="20"/>
          <w:lang w:val="en-IE"/>
        </w:rPr>
        <w:t>).</w:t>
      </w:r>
      <w:r>
        <w:rPr>
          <w:rFonts w:ascii="Times New Roman" w:hAnsi="Times New Roman" w:cs="Times New Roman"/>
          <w:sz w:val="20"/>
          <w:szCs w:val="20"/>
          <w:lang w:val="en-IE"/>
        </w:rPr>
        <w:t xml:space="preserve"> </w:t>
      </w:r>
    </w:p>
    <w:p w14:paraId="7667626C" w14:textId="047DBF6C" w:rsidR="00B804D9" w:rsidRPr="008A3A83" w:rsidRDefault="00B804D9" w:rsidP="008A3A83">
      <w:pPr>
        <w:autoSpaceDE w:val="0"/>
        <w:autoSpaceDN w:val="0"/>
        <w:adjustRightInd w:val="0"/>
        <w:spacing w:after="0" w:line="360" w:lineRule="auto"/>
        <w:rPr>
          <w:rFonts w:ascii="Times New Roman" w:hAnsi="Times New Roman" w:cs="Times New Roman"/>
          <w:color w:val="000000" w:themeColor="text1"/>
          <w:sz w:val="20"/>
          <w:szCs w:val="20"/>
          <w:lang w:val="en-IE"/>
        </w:rPr>
      </w:pPr>
    </w:p>
    <w:p w14:paraId="04D5BB7F" w14:textId="128D89E9" w:rsidR="00BA6165" w:rsidRPr="00BA6165" w:rsidRDefault="00EF04E2" w:rsidP="00BA6165">
      <w:pPr>
        <w:pStyle w:val="Heading2"/>
        <w:rPr>
          <w:rFonts w:ascii="Times New Roman" w:eastAsiaTheme="minorEastAsia" w:hAnsi="Times New Roman" w:cs="Times New Roman"/>
          <w:b/>
          <w:bCs/>
          <w:color w:val="000000" w:themeColor="text1"/>
          <w:sz w:val="20"/>
          <w:szCs w:val="20"/>
          <w:lang w:val="en-IE"/>
        </w:rPr>
      </w:pPr>
      <w:r w:rsidRPr="008A3A83">
        <w:rPr>
          <w:rFonts w:ascii="Times New Roman" w:eastAsiaTheme="minorEastAsia" w:hAnsi="Times New Roman" w:cs="Times New Roman"/>
          <w:b/>
          <w:bCs/>
          <w:color w:val="000000" w:themeColor="text1"/>
          <w:sz w:val="20"/>
          <w:szCs w:val="20"/>
          <w:lang w:val="en-IE"/>
        </w:rPr>
        <w:t>3.3 Elemental ratios -Van Krevelen diagram</w:t>
      </w:r>
    </w:p>
    <w:p w14:paraId="3AD2DCDD" w14:textId="6F577F0D" w:rsidR="007E27D0" w:rsidRPr="008A3A83" w:rsidRDefault="00F5776A" w:rsidP="00BA6165">
      <w:pPr>
        <w:spacing w:line="360" w:lineRule="auto"/>
        <w:rPr>
          <w:rFonts w:ascii="Times New Roman" w:hAnsi="Times New Roman" w:cs="Times New Roman"/>
          <w:sz w:val="20"/>
          <w:szCs w:val="20"/>
          <w:lang w:val="en-IE"/>
        </w:rPr>
      </w:pPr>
      <w:r w:rsidRPr="008A3A83">
        <w:rPr>
          <w:rFonts w:ascii="Times New Roman" w:hAnsi="Times New Roman" w:cs="Times New Roman"/>
          <w:sz w:val="20"/>
          <w:szCs w:val="20"/>
          <w:lang w:val="en-IE"/>
        </w:rPr>
        <w:t>The</w:t>
      </w:r>
      <w:r w:rsidR="009E7E11" w:rsidRPr="008A3A83">
        <w:rPr>
          <w:rFonts w:ascii="Times New Roman" w:hAnsi="Times New Roman" w:cs="Times New Roman"/>
          <w:sz w:val="20"/>
          <w:szCs w:val="20"/>
          <w:lang w:val="en-IE"/>
        </w:rPr>
        <w:t xml:space="preserve"> Krevelen diagram</w:t>
      </w:r>
      <w:r w:rsidR="00C107E9" w:rsidRPr="008A3A83">
        <w:rPr>
          <w:rFonts w:ascii="Times New Roman" w:hAnsi="Times New Roman" w:cs="Times New Roman"/>
          <w:sz w:val="20"/>
          <w:szCs w:val="20"/>
          <w:lang w:val="en-IE"/>
        </w:rPr>
        <w:t xml:space="preserve"> (Heald </w:t>
      </w:r>
      <w:r w:rsidR="00A72BC3" w:rsidRPr="00A72BC3">
        <w:rPr>
          <w:rFonts w:ascii="Times New Roman" w:hAnsi="Times New Roman" w:cs="Times New Roman"/>
          <w:i/>
          <w:sz w:val="20"/>
          <w:szCs w:val="20"/>
          <w:lang w:val="en-IE"/>
        </w:rPr>
        <w:t>et al</w:t>
      </w:r>
      <w:r w:rsidR="00C107E9" w:rsidRPr="008A3A83">
        <w:rPr>
          <w:rFonts w:ascii="Times New Roman" w:hAnsi="Times New Roman" w:cs="Times New Roman"/>
          <w:sz w:val="20"/>
          <w:szCs w:val="20"/>
          <w:lang w:val="en-IE"/>
        </w:rPr>
        <w:t>., 2010)</w:t>
      </w:r>
      <w:r w:rsidR="006D3BEB" w:rsidRPr="008A3A83">
        <w:rPr>
          <w:rFonts w:ascii="Times New Roman" w:hAnsi="Times New Roman" w:cs="Times New Roman"/>
          <w:sz w:val="20"/>
          <w:szCs w:val="20"/>
          <w:lang w:val="en-IE"/>
        </w:rPr>
        <w:t xml:space="preserve"> </w:t>
      </w:r>
      <w:r w:rsidR="00A5604D" w:rsidRPr="008A3A83">
        <w:rPr>
          <w:rFonts w:ascii="Times New Roman" w:hAnsi="Times New Roman" w:cs="Times New Roman"/>
          <w:sz w:val="20"/>
          <w:szCs w:val="20"/>
          <w:lang w:val="en-IE"/>
        </w:rPr>
        <w:t>shows discernible patterns</w:t>
      </w:r>
      <w:r w:rsidR="00ED33BD" w:rsidRPr="008A3A83">
        <w:rPr>
          <w:rFonts w:ascii="Times New Roman" w:hAnsi="Times New Roman" w:cs="Times New Roman"/>
          <w:sz w:val="20"/>
          <w:szCs w:val="20"/>
          <w:lang w:val="en-IE"/>
        </w:rPr>
        <w:t xml:space="preserve"> for </w:t>
      </w:r>
      <w:r w:rsidR="006B053E">
        <w:rPr>
          <w:rFonts w:ascii="Times New Roman" w:hAnsi="Times New Roman" w:cs="Times New Roman"/>
          <w:sz w:val="20"/>
          <w:szCs w:val="20"/>
          <w:lang w:val="en-IE"/>
        </w:rPr>
        <w:t>the</w:t>
      </w:r>
      <w:r w:rsidR="00ED33BD" w:rsidRPr="008A3A83">
        <w:rPr>
          <w:rFonts w:ascii="Times New Roman" w:hAnsi="Times New Roman" w:cs="Times New Roman"/>
          <w:sz w:val="20"/>
          <w:szCs w:val="20"/>
          <w:lang w:val="en-IE"/>
        </w:rPr>
        <w:t xml:space="preserve"> PMF factors</w:t>
      </w:r>
      <w:r w:rsidR="006B053E">
        <w:rPr>
          <w:rFonts w:ascii="Times New Roman" w:hAnsi="Times New Roman" w:cs="Times New Roman"/>
          <w:sz w:val="20"/>
          <w:szCs w:val="20"/>
          <w:lang w:val="en-IE"/>
        </w:rPr>
        <w:t xml:space="preserve"> (Figure 4)</w:t>
      </w:r>
      <w:r w:rsidR="007E27D0" w:rsidRPr="008A3A83">
        <w:rPr>
          <w:rFonts w:ascii="Times New Roman" w:hAnsi="Times New Roman" w:cs="Times New Roman"/>
          <w:sz w:val="20"/>
          <w:szCs w:val="20"/>
          <w:lang w:val="en-IE"/>
        </w:rPr>
        <w:t xml:space="preserve">. The slope of a fitted line with intercept forced to 2 (O: C = 0 and H: C = 2; Head </w:t>
      </w:r>
      <w:r w:rsidR="00A72BC3" w:rsidRPr="00A72BC3">
        <w:rPr>
          <w:rFonts w:ascii="Times New Roman" w:hAnsi="Times New Roman" w:cs="Times New Roman"/>
          <w:i/>
          <w:sz w:val="20"/>
          <w:szCs w:val="20"/>
          <w:lang w:val="en-IE"/>
        </w:rPr>
        <w:t>et al</w:t>
      </w:r>
      <w:r w:rsidR="007E27D0" w:rsidRPr="008A3A83">
        <w:rPr>
          <w:rFonts w:ascii="Times New Roman" w:hAnsi="Times New Roman" w:cs="Times New Roman"/>
          <w:sz w:val="20"/>
          <w:szCs w:val="20"/>
          <w:lang w:val="en-IE"/>
        </w:rPr>
        <w:t>., 2010) was used to infer the OA composition and chemical processes involved</w:t>
      </w:r>
      <w:r w:rsidR="00F70192">
        <w:rPr>
          <w:rFonts w:ascii="Times New Roman" w:hAnsi="Times New Roman" w:cs="Times New Roman"/>
          <w:sz w:val="20"/>
          <w:szCs w:val="20"/>
          <w:lang w:val="en-IE"/>
        </w:rPr>
        <w:t xml:space="preserve">. </w:t>
      </w:r>
      <w:r w:rsidR="007E27D0" w:rsidRPr="008A3A83">
        <w:rPr>
          <w:rFonts w:ascii="Times New Roman" w:hAnsi="Times New Roman" w:cs="Times New Roman"/>
          <w:sz w:val="20"/>
          <w:szCs w:val="20"/>
          <w:lang w:val="en-IE"/>
        </w:rPr>
        <w:t xml:space="preserve">A slope of -1 indicates the integration of carboxylic acids without </w:t>
      </w:r>
      <w:r w:rsidR="00E536D3" w:rsidRPr="008A3A83">
        <w:rPr>
          <w:rFonts w:ascii="Times New Roman" w:hAnsi="Times New Roman" w:cs="Times New Roman"/>
          <w:sz w:val="20"/>
          <w:szCs w:val="20"/>
          <w:lang w:val="en-IE"/>
        </w:rPr>
        <w:t>fragmentation or alcohol + carbonyl additio</w:t>
      </w:r>
      <w:r w:rsidR="005818F9">
        <w:rPr>
          <w:rFonts w:ascii="Times New Roman" w:hAnsi="Times New Roman" w:cs="Times New Roman"/>
          <w:sz w:val="20"/>
          <w:szCs w:val="20"/>
          <w:lang w:val="en-IE"/>
        </w:rPr>
        <w:t>n</w:t>
      </w:r>
      <w:r w:rsidR="00E536D3" w:rsidRPr="008A3A83">
        <w:rPr>
          <w:rFonts w:ascii="Times New Roman" w:hAnsi="Times New Roman" w:cs="Times New Roman"/>
          <w:sz w:val="20"/>
          <w:szCs w:val="20"/>
          <w:lang w:val="en-IE"/>
        </w:rPr>
        <w:t xml:space="preserve">, </w:t>
      </w:r>
      <w:r w:rsidR="007E27D0" w:rsidRPr="008A3A83">
        <w:rPr>
          <w:rFonts w:ascii="Times New Roman" w:hAnsi="Times New Roman" w:cs="Times New Roman"/>
          <w:sz w:val="20"/>
          <w:szCs w:val="20"/>
          <w:lang w:val="en-IE"/>
        </w:rPr>
        <w:t xml:space="preserve">while a slope of </w:t>
      </w:r>
      <w:r w:rsidR="00E536D3" w:rsidRPr="008A3A83">
        <w:rPr>
          <w:rFonts w:ascii="Times New Roman" w:hAnsi="Times New Roman" w:cs="Times New Roman"/>
          <w:sz w:val="20"/>
          <w:szCs w:val="20"/>
          <w:lang w:val="en-IE"/>
        </w:rPr>
        <w:t>-</w:t>
      </w:r>
      <w:r w:rsidR="007E27D0" w:rsidRPr="008A3A83">
        <w:rPr>
          <w:rFonts w:ascii="Times New Roman" w:hAnsi="Times New Roman" w:cs="Times New Roman"/>
          <w:sz w:val="20"/>
          <w:szCs w:val="20"/>
          <w:lang w:val="en-IE"/>
        </w:rPr>
        <w:t>0.5 suggests the inclusion of carboxylic acids with fragmentation, and a slope of 0 signifies the addition of alcohols/peroxides</w:t>
      </w:r>
      <w:r w:rsidR="00F70192">
        <w:rPr>
          <w:rFonts w:ascii="Times New Roman" w:hAnsi="Times New Roman" w:cs="Times New Roman"/>
          <w:sz w:val="20"/>
          <w:szCs w:val="20"/>
          <w:lang w:val="en-IE"/>
        </w:rPr>
        <w:t xml:space="preserve"> </w:t>
      </w:r>
      <w:r w:rsidR="00F70192">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{"citationID":"F6sDAEIU","properties":{"formattedCitation":"(Heald et al. 2010; Ng et al. 2011)","plainCitation":"(Heald et al. 2010; Ng et al. 2011)","noteIndex":0},"citationItems":[{"id":1575,"uris":["http://zotero.org/groups/3856298/items/TWKPAJWV"],"itemData":{"id":1575,"type":"article-journal","container-title":"Geophysical Research Letters","DOI":"10.1029/2010GL042737","ISSN":"00948276","issue":"8","journalAbbreviation":"Geophys. Res. Lett.","language":"en","source":"DOI.org (Crossref)","title":"A simplified description of the evolution of organic aerosol composition in the atmosphere: VAN KREVELEN DIAGRAM OF ORGANIC AEROSOL","title-short":"A simplified description of the evolution of organic aerosol composition in the atmosphere","URL":"http://doi.wiley.com/10.1029/2010GL042737","volume":"37","author":[{"family":"Heald","given":"C. L."},{"family":"Kroll","given":"J. H."},{"family":"Jimenez","given":"J. L."},{"family":"Docherty","given":"K. S."},{"family":"DeCarlo","given":"P. F."},{"family":"Aiken","given":"A. C."},{"family":"Chen","given":"Q."},{"family":"Martin","given":"S. T."},{"family":"Farmer","given":"D. K."},{"family":"Artaxo","given":"P."}],"accessed":{"date-parts":[["2021",10,3]]},"issued":{"date-parts":[["2010",4]]}}},{"id":79,"uris":["http://zotero.org/users/5865966/items/E4DAL979"],"itemData":{"id":79,"type":"article-journal","container-title":"Atmospheric Chemistry and Physics","DOI":"10.5194/acp-11-6465-2011","issue":"13","page":"6465–6474","title":"Changes in organic aerosol composition with aging inferred from aerosol mass spectra","volume":"11","author":[{"family":"Ng","given":"N. L."},{"family":"Canagaratna","given":"M. R."},{"family":"Jimenez","given":"J. L."},{"family":"Chhabra","given":"P. S."},{"family":"Seinfeld","given":"J. H."},{"family":"Worsnop","given":"D. R."}],"issued":{"date-parts":[["2011"]]}}}],"schema":"https://github.com/citation-style-language/schema/raw/master/csl-citation.json"} </w:instrText>
      </w:r>
      <w:r w:rsidR="00F70192">
        <w:rPr>
          <w:rFonts w:ascii="Times New Roman" w:hAnsi="Times New Roman" w:cs="Times New Roman"/>
          <w:sz w:val="20"/>
          <w:szCs w:val="20"/>
          <w:lang w:val="en-IE"/>
        </w:rPr>
        <w:fldChar w:fldCharType="separate"/>
      </w:r>
      <w:r w:rsidR="00F70192" w:rsidRPr="00F70192">
        <w:rPr>
          <w:rFonts w:ascii="Times New Roman" w:hAnsi="Times New Roman" w:cs="Times New Roman"/>
          <w:sz w:val="20"/>
        </w:rPr>
        <w:t xml:space="preserve">(Heald </w:t>
      </w:r>
      <w:r w:rsidR="00A72BC3" w:rsidRPr="00A72BC3">
        <w:rPr>
          <w:rFonts w:ascii="Times New Roman" w:hAnsi="Times New Roman" w:cs="Times New Roman"/>
          <w:i/>
          <w:sz w:val="20"/>
        </w:rPr>
        <w:t>et al</w:t>
      </w:r>
      <w:r w:rsidR="00F70192" w:rsidRPr="00F70192">
        <w:rPr>
          <w:rFonts w:ascii="Times New Roman" w:hAnsi="Times New Roman" w:cs="Times New Roman"/>
          <w:sz w:val="20"/>
        </w:rPr>
        <w:t xml:space="preserve">. 2010; Ng </w:t>
      </w:r>
      <w:r w:rsidR="00A72BC3" w:rsidRPr="00A72BC3">
        <w:rPr>
          <w:rFonts w:ascii="Times New Roman" w:hAnsi="Times New Roman" w:cs="Times New Roman"/>
          <w:i/>
          <w:sz w:val="20"/>
        </w:rPr>
        <w:t>et al</w:t>
      </w:r>
      <w:r w:rsidR="00F70192" w:rsidRPr="00F70192">
        <w:rPr>
          <w:rFonts w:ascii="Times New Roman" w:hAnsi="Times New Roman" w:cs="Times New Roman"/>
          <w:sz w:val="20"/>
        </w:rPr>
        <w:t>. 2011)</w:t>
      </w:r>
      <w:r w:rsidR="00F70192">
        <w:rPr>
          <w:rFonts w:ascii="Times New Roman" w:hAnsi="Times New Roman" w:cs="Times New Roman"/>
          <w:sz w:val="20"/>
          <w:szCs w:val="20"/>
          <w:lang w:val="en-IE"/>
        </w:rPr>
        <w:fldChar w:fldCharType="end"/>
      </w:r>
      <w:r w:rsidR="00F70192">
        <w:rPr>
          <w:rFonts w:ascii="Times New Roman" w:hAnsi="Times New Roman" w:cs="Times New Roman"/>
          <w:sz w:val="20"/>
          <w:szCs w:val="20"/>
          <w:lang w:val="en-IE"/>
        </w:rPr>
        <w:t>.</w:t>
      </w:r>
    </w:p>
    <w:p w14:paraId="7B970FE6" w14:textId="127DC45A" w:rsidR="00BE7996" w:rsidRPr="008A3A83" w:rsidRDefault="007E27D0" w:rsidP="00BA6165">
      <w:pPr>
        <w:spacing w:line="360" w:lineRule="auto"/>
        <w:rPr>
          <w:rFonts w:ascii="Times New Roman" w:hAnsi="Times New Roman" w:cs="Times New Roman"/>
          <w:color w:val="000000" w:themeColor="text1"/>
          <w:sz w:val="20"/>
          <w:szCs w:val="20"/>
          <w:lang w:val="en-IE"/>
        </w:rPr>
      </w:pPr>
      <w:r w:rsidRPr="008A3A83">
        <w:rPr>
          <w:rFonts w:ascii="Times New Roman" w:hAnsi="Times New Roman" w:cs="Times New Roman"/>
          <w:sz w:val="20"/>
          <w:szCs w:val="20"/>
          <w:lang w:val="en-IE"/>
        </w:rPr>
        <w:t xml:space="preserve"> </w:t>
      </w:r>
      <w:commentRangeStart w:id="110"/>
      <w:r w:rsidRPr="008A3A83">
        <w:rPr>
          <w:rFonts w:ascii="Times New Roman" w:hAnsi="Times New Roman" w:cs="Times New Roman"/>
          <w:sz w:val="20"/>
          <w:szCs w:val="20"/>
          <w:lang w:val="en-IE"/>
        </w:rPr>
        <w:t xml:space="preserve">The bulk OA slope was -1.18 spanning over </w:t>
      </w:r>
      <m:oMath>
        <m:acc>
          <m:accPr>
            <m:chr m:val="̅"/>
            <m:ctrlPr>
              <w:rPr>
                <w:rFonts w:ascii="Cambria Math" w:hAnsi="Cambria Math" w:cs="Times New Roman"/>
                <w:i/>
                <w:sz w:val="20"/>
                <w:szCs w:val="20"/>
                <w:lang w:val="en-IE"/>
              </w:rPr>
            </m:ctrlPr>
          </m:accPr>
          <m:e>
            <m:r>
              <w:rPr>
                <w:rFonts w:ascii="Cambria Math" w:hAnsi="Cambria Math" w:cs="Times New Roman"/>
                <w:sz w:val="20"/>
                <w:szCs w:val="20"/>
                <w:lang w:val="en-IE"/>
              </w:rPr>
              <m:t>Osc</m:t>
            </m:r>
          </m:e>
        </m:acc>
      </m:oMath>
      <w:r w:rsidRPr="008A3A83">
        <w:rPr>
          <w:rFonts w:ascii="Times New Roman" w:hAnsi="Times New Roman" w:cs="Times New Roman"/>
          <w:sz w:val="20"/>
          <w:szCs w:val="20"/>
          <w:lang w:val="en-IE"/>
        </w:rPr>
        <w:t xml:space="preserve"> values of -1.8 to 0.8 in </w:t>
      </w:r>
      <w:commentRangeEnd w:id="110"/>
      <w:r w:rsidR="00313C1D">
        <w:rPr>
          <w:rStyle w:val="CommentReference"/>
          <w:rFonts w:ascii="Calibri" w:eastAsia="Calibri" w:hAnsi="Calibri" w:cs="Calibri"/>
          <w:lang w:eastAsia="en-GB"/>
        </w:rPr>
        <w:commentReference w:id="110"/>
      </w:r>
      <w:r w:rsidRPr="008A3A83">
        <w:rPr>
          <w:rFonts w:ascii="Times New Roman" w:hAnsi="Times New Roman" w:cs="Times New Roman"/>
          <w:sz w:val="20"/>
          <w:szCs w:val="20"/>
          <w:lang w:val="en-IE"/>
        </w:rPr>
        <w:t>the carbon oxidation state space. This shows that higher levels of oxidation</w:t>
      </w:r>
      <w:r w:rsidR="00536BA8" w:rsidRPr="008A3A83">
        <w:rPr>
          <w:rFonts w:ascii="Times New Roman" w:hAnsi="Times New Roman" w:cs="Times New Roman"/>
          <w:sz w:val="20"/>
          <w:szCs w:val="20"/>
          <w:lang w:val="en-IE"/>
        </w:rPr>
        <w:t xml:space="preserve"> </w:t>
      </w:r>
      <w:r w:rsidRPr="008A3A83">
        <w:rPr>
          <w:rFonts w:ascii="Times New Roman" w:hAnsi="Times New Roman" w:cs="Times New Roman"/>
          <w:sz w:val="20"/>
          <w:szCs w:val="20"/>
          <w:lang w:val="en-IE"/>
        </w:rPr>
        <w:t>involving the generation of carboxylic acids and the subsequent breakdown of the carbon backbone were prevalent over the measurement period</w:t>
      </w:r>
      <w:r w:rsidR="00536BA8" w:rsidRPr="008A3A83">
        <w:rPr>
          <w:rFonts w:ascii="Times New Roman" w:hAnsi="Times New Roman" w:cs="Times New Roman"/>
          <w:sz w:val="20"/>
          <w:szCs w:val="20"/>
          <w:lang w:val="en-IE"/>
        </w:rPr>
        <w:t xml:space="preserve"> which is consistent with the marked presence of </w:t>
      </w:r>
      <w:r w:rsidR="0026253D" w:rsidRPr="008A3A83">
        <w:rPr>
          <w:rFonts w:ascii="Times New Roman" w:hAnsi="Times New Roman" w:cs="Times New Roman"/>
          <w:sz w:val="20"/>
          <w:szCs w:val="20"/>
          <w:lang w:val="en-IE"/>
        </w:rPr>
        <w:t>SOA</w:t>
      </w:r>
      <w:r w:rsidRPr="008A3A83">
        <w:rPr>
          <w:rFonts w:ascii="Times New Roman" w:hAnsi="Times New Roman" w:cs="Times New Roman"/>
          <w:sz w:val="20"/>
          <w:szCs w:val="20"/>
          <w:lang w:val="en-IE"/>
        </w:rPr>
        <w:t xml:space="preserve"> (Heald </w:t>
      </w:r>
      <w:r w:rsidR="00A72BC3" w:rsidRPr="00A72BC3">
        <w:rPr>
          <w:rFonts w:ascii="Times New Roman" w:hAnsi="Times New Roman" w:cs="Times New Roman"/>
          <w:i/>
          <w:sz w:val="20"/>
          <w:szCs w:val="20"/>
          <w:lang w:val="en-IE"/>
        </w:rPr>
        <w:t>et al</w:t>
      </w:r>
      <w:r w:rsidRPr="008A3A83">
        <w:rPr>
          <w:rFonts w:ascii="Times New Roman" w:hAnsi="Times New Roman" w:cs="Times New Roman"/>
          <w:sz w:val="20"/>
          <w:szCs w:val="20"/>
          <w:lang w:val="en-IE"/>
        </w:rPr>
        <w:t xml:space="preserve">.2010, Ng </w:t>
      </w:r>
      <w:r w:rsidR="00A72BC3" w:rsidRPr="00A72BC3">
        <w:rPr>
          <w:rFonts w:ascii="Times New Roman" w:hAnsi="Times New Roman" w:cs="Times New Roman"/>
          <w:i/>
          <w:sz w:val="20"/>
          <w:szCs w:val="20"/>
          <w:lang w:val="en-IE"/>
        </w:rPr>
        <w:t>et al</w:t>
      </w:r>
      <w:r w:rsidRPr="008A3A83">
        <w:rPr>
          <w:rFonts w:ascii="Times New Roman" w:hAnsi="Times New Roman" w:cs="Times New Roman"/>
          <w:sz w:val="20"/>
          <w:szCs w:val="20"/>
          <w:lang w:val="en-IE"/>
        </w:rPr>
        <w:t xml:space="preserve">., 2011).  </w:t>
      </w:r>
      <w:r w:rsidR="0026253D" w:rsidRPr="008A3A83">
        <w:rPr>
          <w:rFonts w:ascii="Times New Roman" w:hAnsi="Times New Roman" w:cs="Times New Roman"/>
          <w:sz w:val="20"/>
          <w:szCs w:val="20"/>
          <w:lang w:val="en-IE"/>
        </w:rPr>
        <w:t>Furthermore,</w:t>
      </w:r>
      <w:r w:rsidR="006B053E">
        <w:rPr>
          <w:rFonts w:ascii="Times New Roman" w:hAnsi="Times New Roman" w:cs="Times New Roman"/>
          <w:sz w:val="20"/>
          <w:szCs w:val="20"/>
          <w:lang w:val="en-IE"/>
        </w:rPr>
        <w:t xml:space="preserve"> the </w:t>
      </w:r>
      <w:r w:rsidR="0026253D" w:rsidRPr="008A3A83">
        <w:rPr>
          <w:rFonts w:ascii="Times New Roman" w:hAnsi="Times New Roman" w:cs="Times New Roman"/>
          <w:sz w:val="20"/>
          <w:szCs w:val="20"/>
          <w:lang w:val="en-IE"/>
        </w:rPr>
        <w:t xml:space="preserve">correlation coefficient of -0.8 between H:C and O:C values </w:t>
      </w:r>
      <w:r w:rsidR="006B053E">
        <w:rPr>
          <w:rFonts w:ascii="Times New Roman" w:hAnsi="Times New Roman" w:cs="Times New Roman"/>
          <w:sz w:val="20"/>
          <w:szCs w:val="20"/>
          <w:lang w:val="en-IE"/>
        </w:rPr>
        <w:t>highlights</w:t>
      </w:r>
      <w:r w:rsidR="0002272C" w:rsidRPr="008A3A83">
        <w:rPr>
          <w:rFonts w:ascii="Times New Roman" w:hAnsi="Times New Roman" w:cs="Times New Roman"/>
          <w:sz w:val="20"/>
          <w:szCs w:val="20"/>
          <w:lang w:val="en-IE"/>
        </w:rPr>
        <w:t xml:space="preserve"> continuous SOA formation </w:t>
      </w:r>
      <w:r w:rsidR="0026253D" w:rsidRPr="008A3A83">
        <w:rPr>
          <w:rFonts w:ascii="Times New Roman" w:hAnsi="Times New Roman" w:cs="Times New Roman"/>
          <w:sz w:val="20"/>
          <w:szCs w:val="20"/>
          <w:lang w:val="en-IE"/>
        </w:rPr>
        <w:t>along the O</w:t>
      </w:r>
      <w:r w:rsidR="0026253D" w:rsidRPr="008A3A83">
        <w:rPr>
          <w:rFonts w:ascii="Times New Roman" w:hAnsi="Times New Roman" w:cs="Times New Roman"/>
          <w:sz w:val="20"/>
          <w:szCs w:val="20"/>
          <w:vertAlign w:val="subscript"/>
          <w:lang w:val="en-IE"/>
        </w:rPr>
        <w:t>3</w:t>
      </w:r>
      <w:r w:rsidR="0026253D" w:rsidRPr="008A3A83">
        <w:rPr>
          <w:rFonts w:ascii="Times New Roman" w:hAnsi="Times New Roman" w:cs="Times New Roman"/>
          <w:sz w:val="20"/>
          <w:szCs w:val="20"/>
          <w:lang w:val="en-IE"/>
        </w:rPr>
        <w:t xml:space="preserve"> gradient as opposed to successive </w:t>
      </w:r>
      <w:r w:rsidR="00E15BD7" w:rsidRPr="008A3A83">
        <w:rPr>
          <w:rFonts w:ascii="Times New Roman" w:hAnsi="Times New Roman" w:cs="Times New Roman"/>
          <w:sz w:val="20"/>
          <w:szCs w:val="20"/>
          <w:lang w:val="en-IE"/>
        </w:rPr>
        <w:t>events</w:t>
      </w:r>
      <w:r w:rsidR="0026253D" w:rsidRPr="008A3A83">
        <w:rPr>
          <w:rFonts w:ascii="Times New Roman" w:hAnsi="Times New Roman" w:cs="Times New Roman"/>
          <w:sz w:val="20"/>
          <w:szCs w:val="20"/>
          <w:lang w:val="en-IE"/>
        </w:rPr>
        <w:t xml:space="preserve"> from different oxidants as would be otherwise evidenced by </w:t>
      </w:r>
      <w:r w:rsidR="00F70192">
        <w:rPr>
          <w:rFonts w:ascii="Times New Roman" w:hAnsi="Times New Roman" w:cs="Times New Roman"/>
          <w:sz w:val="20"/>
          <w:szCs w:val="20"/>
          <w:lang w:val="en-IE"/>
        </w:rPr>
        <w:t>a positive</w:t>
      </w:r>
      <w:r w:rsidR="0026253D" w:rsidRPr="008A3A83">
        <w:rPr>
          <w:rFonts w:ascii="Times New Roman" w:hAnsi="Times New Roman" w:cs="Times New Roman"/>
          <w:sz w:val="20"/>
          <w:szCs w:val="20"/>
          <w:lang w:val="en-IE"/>
        </w:rPr>
        <w:t xml:space="preserve"> </w:t>
      </w:r>
      <w:r w:rsidR="00E15BD7" w:rsidRPr="008A3A83">
        <w:rPr>
          <w:rFonts w:ascii="Times New Roman" w:hAnsi="Times New Roman" w:cs="Times New Roman"/>
          <w:sz w:val="20"/>
          <w:szCs w:val="20"/>
          <w:lang w:val="en-IE"/>
        </w:rPr>
        <w:t>association</w:t>
      </w:r>
      <w:r w:rsidR="0026253D" w:rsidRPr="008A3A83">
        <w:rPr>
          <w:rFonts w:ascii="Times New Roman" w:hAnsi="Times New Roman" w:cs="Times New Roman"/>
          <w:sz w:val="20"/>
          <w:szCs w:val="20"/>
          <w:lang w:val="en-IE"/>
        </w:rPr>
        <w:t xml:space="preserve"> </w:t>
      </w:r>
      <w:r w:rsidR="0026253D" w:rsidRPr="008A3A83">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{"citationID":"UzDNUMAn","properties":{"formattedCitation":"(Gu et al. 2023)","plainCitation":"(Gu et al. 2023)","noteIndex":0},"citationItems":[{"id":2483,"uris":["http://zotero.org/groups/3856298/items/NKS2EENS"],"itemData":{"id":2483,"type":"article-journal","abstract":"Abstract. Secondary organic aerosol (SOA) has been identified as a major contributor to fine particulate matter (PM2.5) in the North China Plain\n(NCP). However, the chemical mechanisms involved are still unclear due to incomplete understanding of its multiple formation processes. Here we\nreport field observations in summer in Handan of the NCP, based on high-resolution online measurements. Our results reveal the formation of SOA via\nphotochemistry and two types of aqueous-phase chemistry, the latter of which include nocturnal and daytime processing. The photochemical pathway is\nthe most important under high-Ox (i.e., O3 + NO2) conditions (65.1 ± 20.4 ppb). The efficient\nSOA formation from photochemistry (Ox-initiated SOA) dominated the daytime (65 % to OA), with an average growth rate of\n0.8 µgm-3h-1. During the high-relative-humidity (RH; 83.7 ± 12.5 %) period, strong nocturnal aqueous-phase SOA\nformation (aqSOA) played a significant role in SOA production (45 % to OA), with a nighttime growth rate of\n0.6 µgm-3h-1. Meanwhile, an equally fast growth rate of 0.6 µgm-3h-1 of\nOx-initiated SOA from daytime aqueous-phase photochemistry was also observed, which contributed 39 % to OA, showing that\nphotochemistry in the aqueous phase is also a non-negligible pathway in summer. The primary-related SOA (SOA attributed to primary particulate\norganics) and aqSOA are related to residential coal combustion activities, supported by distinct fragments from polycyclic aromatic hydrocarbons\n(PAHs). Moreover, the conversion and rapid oxidation of primary-related SOA to aqSOA were possible in the aqueous phase under high-RH\nconditions. This work sheds light on the multiple formation pathways of SOA in ambient air of complex pollution and improves our understanding of\nambient SOA formation and aging in summer with high oxidation capacity.","container-title":"Atmospheric Chemistry and Physics","DOI":"10.5194/acp-23-5419-2023","ISSN":"1680-7324","issue":"9","journalAbbreviation":"Atmos. Chem. Phys.","language":"en","page":"5419-5433","source":"DOI.org (Crossref)","title":"Multiple pathways for the formation of secondary organic aerosol in the North China Plain in summer","volume":"23","author":[{"family":"Gu","given":"Yifang"},{"family":"Huang","given":"Ru-Jin"},{"family":"Duan","given":"Jing"},{"family":"Xu","given":"Wei"},{"family":"Lin","given":"Chunshui"},{"family":"Zhong","given":"Haobin"},{"family":"Wang","given":"Ying"},{"family":"Ni","given":"Haiyan"},{"family":"Liu","given":"Quan"},{"family":"Xu","given":"Ruiguang"},{"family":"Wang","given":"Litao"},{"family":"Li","given":"Yong Jie"}],"issued":{"date-parts":[["2023",5,16]]}}}],"schema":"https://github.com/citation-style-language/schema/raw/master/csl-citation.json"} </w:instrText>
      </w:r>
      <w:r w:rsidR="0026253D" w:rsidRPr="008A3A83">
        <w:rPr>
          <w:rFonts w:ascii="Times New Roman" w:hAnsi="Times New Roman" w:cs="Times New Roman"/>
          <w:sz w:val="20"/>
          <w:szCs w:val="20"/>
          <w:lang w:val="en-IE"/>
        </w:rPr>
        <w:fldChar w:fldCharType="separate"/>
      </w:r>
      <w:r w:rsidR="0026253D" w:rsidRPr="008A3A83">
        <w:rPr>
          <w:rFonts w:ascii="Times New Roman" w:hAnsi="Times New Roman" w:cs="Times New Roman"/>
          <w:sz w:val="20"/>
          <w:szCs w:val="20"/>
        </w:rPr>
        <w:t xml:space="preserve">(Gu </w:t>
      </w:r>
      <w:r w:rsidR="00A72BC3" w:rsidRPr="00A72BC3">
        <w:rPr>
          <w:rFonts w:ascii="Times New Roman" w:hAnsi="Times New Roman" w:cs="Times New Roman"/>
          <w:i/>
          <w:sz w:val="20"/>
          <w:szCs w:val="20"/>
        </w:rPr>
        <w:t>et al</w:t>
      </w:r>
      <w:r w:rsidR="0026253D" w:rsidRPr="008A3A83">
        <w:rPr>
          <w:rFonts w:ascii="Times New Roman" w:hAnsi="Times New Roman" w:cs="Times New Roman"/>
          <w:sz w:val="20"/>
          <w:szCs w:val="20"/>
        </w:rPr>
        <w:t>. 2023)</w:t>
      </w:r>
      <w:r w:rsidR="0026253D" w:rsidRPr="008A3A83">
        <w:rPr>
          <w:rFonts w:ascii="Times New Roman" w:hAnsi="Times New Roman" w:cs="Times New Roman"/>
          <w:sz w:val="20"/>
          <w:szCs w:val="20"/>
          <w:lang w:val="en-IE"/>
        </w:rPr>
        <w:fldChar w:fldCharType="end"/>
      </w:r>
      <w:r w:rsidR="0026253D" w:rsidRPr="008A3A83">
        <w:rPr>
          <w:rFonts w:ascii="Times New Roman" w:hAnsi="Times New Roman" w:cs="Times New Roman"/>
          <w:sz w:val="20"/>
          <w:szCs w:val="20"/>
          <w:lang w:val="en-IE"/>
        </w:rPr>
        <w:t>.</w:t>
      </w:r>
      <w:r w:rsidR="00E15BD7" w:rsidRPr="008A3A83">
        <w:rPr>
          <w:sz w:val="20"/>
          <w:szCs w:val="20"/>
        </w:rPr>
        <w:t xml:space="preserve"> </w:t>
      </w:r>
      <w:r w:rsidR="00E15BD7" w:rsidRPr="008A3A83">
        <w:rPr>
          <w:rFonts w:ascii="Times New Roman" w:hAnsi="Times New Roman" w:cs="Times New Roman"/>
          <w:sz w:val="20"/>
          <w:szCs w:val="20"/>
          <w:lang w:val="en-IE"/>
        </w:rPr>
        <w:t xml:space="preserve">The O:C ratios for MO-OOA, PMOA and MSA-OA all </w:t>
      </w:r>
      <w:r w:rsidR="00F70192">
        <w:rPr>
          <w:rFonts w:ascii="Times New Roman" w:hAnsi="Times New Roman" w:cs="Times New Roman"/>
          <w:sz w:val="20"/>
          <w:szCs w:val="20"/>
          <w:lang w:val="en-IE"/>
        </w:rPr>
        <w:t xml:space="preserve">fall </w:t>
      </w:r>
      <w:r w:rsidR="00E15BD7" w:rsidRPr="008A3A83">
        <w:rPr>
          <w:rFonts w:ascii="Times New Roman" w:hAnsi="Times New Roman" w:cs="Times New Roman"/>
          <w:sz w:val="20"/>
          <w:szCs w:val="20"/>
          <w:lang w:val="en-IE"/>
        </w:rPr>
        <w:t xml:space="preserve">within the range of 0.64–1.15 reported for diverse OOA factors from previous studies (Aiken </w:t>
      </w:r>
      <w:r w:rsidR="00A72BC3" w:rsidRPr="00A72BC3">
        <w:rPr>
          <w:rFonts w:ascii="Times New Roman" w:hAnsi="Times New Roman" w:cs="Times New Roman"/>
          <w:i/>
          <w:sz w:val="20"/>
          <w:szCs w:val="20"/>
          <w:lang w:val="en-IE"/>
        </w:rPr>
        <w:t>et al</w:t>
      </w:r>
      <w:r w:rsidR="00E15BD7" w:rsidRPr="008A3A83">
        <w:rPr>
          <w:rFonts w:ascii="Times New Roman" w:hAnsi="Times New Roman" w:cs="Times New Roman"/>
          <w:sz w:val="20"/>
          <w:szCs w:val="20"/>
          <w:lang w:val="en-IE"/>
        </w:rPr>
        <w:t xml:space="preserve">., 2008; Jimenez </w:t>
      </w:r>
      <w:r w:rsidR="00A72BC3" w:rsidRPr="00A72BC3">
        <w:rPr>
          <w:rFonts w:ascii="Times New Roman" w:hAnsi="Times New Roman" w:cs="Times New Roman"/>
          <w:i/>
          <w:sz w:val="20"/>
          <w:szCs w:val="20"/>
          <w:lang w:val="en-IE"/>
        </w:rPr>
        <w:t>et al</w:t>
      </w:r>
      <w:r w:rsidR="00E15BD7" w:rsidRPr="008A3A83">
        <w:rPr>
          <w:rFonts w:ascii="Times New Roman" w:hAnsi="Times New Roman" w:cs="Times New Roman"/>
          <w:sz w:val="20"/>
          <w:szCs w:val="20"/>
          <w:lang w:val="en-IE"/>
        </w:rPr>
        <w:t>., 2009)</w:t>
      </w:r>
      <w:r w:rsidR="009C6920">
        <w:rPr>
          <w:rFonts w:ascii="Times New Roman" w:hAnsi="Times New Roman" w:cs="Times New Roman"/>
          <w:sz w:val="20"/>
          <w:szCs w:val="20"/>
          <w:lang w:val="en-IE"/>
        </w:rPr>
        <w:t>.</w:t>
      </w:r>
      <w:r w:rsidR="00E15BD7" w:rsidRPr="008A3A83">
        <w:rPr>
          <w:rFonts w:ascii="Times New Roman" w:hAnsi="Times New Roman" w:cs="Times New Roman"/>
          <w:sz w:val="20"/>
          <w:szCs w:val="20"/>
          <w:lang w:val="en-IE"/>
        </w:rPr>
        <w:t xml:space="preserve"> All factors had H:C</w:t>
      </w:r>
      <w:r w:rsidR="00B2779C" w:rsidRPr="008A3A83">
        <w:rPr>
          <w:rFonts w:ascii="Times New Roman" w:hAnsi="Times New Roman" w:cs="Times New Roman"/>
          <w:sz w:val="20"/>
          <w:szCs w:val="20"/>
          <w:lang w:val="en-IE"/>
        </w:rPr>
        <w:t xml:space="preserve"> values lower than 2 which indicate that they all contained unsaturated carbons capable of reacting with O</w:t>
      </w:r>
      <w:r w:rsidR="00B2779C" w:rsidRPr="008A3A83">
        <w:rPr>
          <w:rFonts w:ascii="Times New Roman" w:hAnsi="Times New Roman" w:cs="Times New Roman"/>
          <w:sz w:val="20"/>
          <w:szCs w:val="20"/>
          <w:vertAlign w:val="subscript"/>
          <w:lang w:val="en-IE"/>
        </w:rPr>
        <w:t>3</w:t>
      </w:r>
      <w:r w:rsidR="00B2779C" w:rsidRPr="008A3A83">
        <w:rPr>
          <w:rFonts w:ascii="Times New Roman" w:hAnsi="Times New Roman" w:cs="Times New Roman"/>
          <w:sz w:val="20"/>
          <w:szCs w:val="20"/>
          <w:lang w:val="en-IE"/>
        </w:rPr>
        <w:t>.</w:t>
      </w:r>
      <w:r w:rsidR="00BE7996" w:rsidRPr="008A3A83">
        <w:rPr>
          <w:rFonts w:ascii="Times New Roman" w:hAnsi="Times New Roman" w:cs="Times New Roman"/>
          <w:sz w:val="20"/>
          <w:szCs w:val="20"/>
          <w:lang w:val="en-IE"/>
        </w:rPr>
        <w:t xml:space="preserve"> </w:t>
      </w:r>
    </w:p>
    <w:p w14:paraId="777D6BDD" w14:textId="50AC5EF5" w:rsidR="00ED33BD" w:rsidRPr="008A3A83" w:rsidRDefault="00ED33BD" w:rsidP="00BA6165">
      <w:pPr>
        <w:spacing w:line="360" w:lineRule="auto"/>
        <w:rPr>
          <w:rFonts w:ascii="Times New Roman" w:hAnsi="Times New Roman" w:cs="Times New Roman"/>
          <w:sz w:val="20"/>
          <w:szCs w:val="20"/>
          <w:lang w:val="en-IE"/>
        </w:rPr>
      </w:pPr>
      <w:r w:rsidRPr="008A3A83">
        <w:rPr>
          <w:rFonts w:ascii="Times New Roman" w:hAnsi="Times New Roman" w:cs="Times New Roman"/>
          <w:sz w:val="20"/>
          <w:szCs w:val="20"/>
          <w:lang w:val="en-IE"/>
        </w:rPr>
        <w:t xml:space="preserve">MSA-OA (O:C=0.66, H:C=1.9) </w:t>
      </w:r>
      <w:r w:rsidR="00F70192">
        <w:rPr>
          <w:rFonts w:ascii="Times New Roman" w:hAnsi="Times New Roman" w:cs="Times New Roman"/>
          <w:sz w:val="20"/>
          <w:szCs w:val="20"/>
          <w:lang w:val="en-IE"/>
        </w:rPr>
        <w:t>was then</w:t>
      </w:r>
      <w:r w:rsidRPr="008A3A83">
        <w:rPr>
          <w:rFonts w:ascii="Times New Roman" w:hAnsi="Times New Roman" w:cs="Times New Roman"/>
          <w:sz w:val="20"/>
          <w:szCs w:val="20"/>
          <w:lang w:val="en-IE"/>
        </w:rPr>
        <w:t xml:space="preserve"> examined by </w:t>
      </w:r>
      <w:r w:rsidR="005E5402" w:rsidRPr="008A3A83">
        <w:rPr>
          <w:rFonts w:ascii="Times New Roman" w:hAnsi="Times New Roman" w:cs="Times New Roman"/>
          <w:sz w:val="20"/>
          <w:szCs w:val="20"/>
          <w:lang w:val="en-IE"/>
        </w:rPr>
        <w:t>colouring</w:t>
      </w:r>
      <w:r w:rsidRPr="008A3A83">
        <w:rPr>
          <w:rFonts w:ascii="Times New Roman" w:hAnsi="Times New Roman" w:cs="Times New Roman"/>
          <w:sz w:val="20"/>
          <w:szCs w:val="20"/>
          <w:lang w:val="en-IE"/>
        </w:rPr>
        <w:t xml:space="preserve"> the VK scatter plot (Figure </w:t>
      </w:r>
      <w:r w:rsidR="00F5776A" w:rsidRPr="008A3A83">
        <w:rPr>
          <w:rFonts w:ascii="Times New Roman" w:hAnsi="Times New Roman" w:cs="Times New Roman"/>
          <w:sz w:val="20"/>
          <w:szCs w:val="20"/>
          <w:lang w:val="en-IE"/>
        </w:rPr>
        <w:t>S</w:t>
      </w:r>
      <w:r w:rsidR="00110F93">
        <w:rPr>
          <w:rFonts w:ascii="Times New Roman" w:hAnsi="Times New Roman" w:cs="Times New Roman"/>
          <w:sz w:val="20"/>
          <w:szCs w:val="20"/>
          <w:lang w:val="en-IE"/>
        </w:rPr>
        <w:t>7</w:t>
      </w:r>
      <w:r w:rsidRPr="008A3A83">
        <w:rPr>
          <w:rFonts w:ascii="Times New Roman" w:hAnsi="Times New Roman" w:cs="Times New Roman"/>
          <w:sz w:val="20"/>
          <w:szCs w:val="20"/>
          <w:lang w:val="en-IE"/>
        </w:rPr>
        <w:t>) with the MSA-OA/SO</w:t>
      </w:r>
      <w:r w:rsidRPr="008A3A83">
        <w:rPr>
          <w:rFonts w:ascii="Times New Roman" w:hAnsi="Times New Roman" w:cs="Times New Roman"/>
          <w:sz w:val="20"/>
          <w:szCs w:val="20"/>
          <w:vertAlign w:val="subscript"/>
          <w:lang w:val="en-IE"/>
        </w:rPr>
        <w:t>4</w:t>
      </w:r>
      <w:r w:rsidRPr="008A3A83">
        <w:rPr>
          <w:rFonts w:ascii="Times New Roman" w:hAnsi="Times New Roman" w:cs="Times New Roman"/>
          <w:sz w:val="20"/>
          <w:szCs w:val="20"/>
          <w:lang w:val="en-IE"/>
        </w:rPr>
        <w:t xml:space="preserve"> ratio, a proxy for biological marine sources contributions from DMS (Chen </w:t>
      </w:r>
      <w:r w:rsidR="00A72BC3" w:rsidRPr="00A72BC3">
        <w:rPr>
          <w:rFonts w:ascii="Times New Roman" w:hAnsi="Times New Roman" w:cs="Times New Roman"/>
          <w:i/>
          <w:sz w:val="20"/>
          <w:szCs w:val="20"/>
          <w:lang w:val="en-IE"/>
        </w:rPr>
        <w:t>et al</w:t>
      </w:r>
      <w:r w:rsidRPr="008A3A83">
        <w:rPr>
          <w:rFonts w:ascii="Times New Roman" w:hAnsi="Times New Roman" w:cs="Times New Roman"/>
          <w:sz w:val="20"/>
          <w:szCs w:val="20"/>
          <w:lang w:val="en-IE"/>
        </w:rPr>
        <w:t xml:space="preserve">., 2021). We note values ranging from 0.001 (ubiquitous anthropogenic influences) to 0.354 (significant contribution from biological marine sources) with an average value of 0.102 in line with pristine conditions (Huang </w:t>
      </w:r>
      <w:r w:rsidR="00A72BC3" w:rsidRPr="00A72BC3">
        <w:rPr>
          <w:rFonts w:ascii="Times New Roman" w:hAnsi="Times New Roman" w:cs="Times New Roman"/>
          <w:i/>
          <w:sz w:val="20"/>
          <w:szCs w:val="20"/>
          <w:lang w:val="en-IE"/>
        </w:rPr>
        <w:t>et al</w:t>
      </w:r>
      <w:r w:rsidRPr="008A3A83">
        <w:rPr>
          <w:rFonts w:ascii="Times New Roman" w:hAnsi="Times New Roman" w:cs="Times New Roman"/>
          <w:sz w:val="20"/>
          <w:szCs w:val="20"/>
          <w:lang w:val="en-IE"/>
        </w:rPr>
        <w:t xml:space="preserve">., 2018). Figure </w:t>
      </w:r>
      <w:r w:rsidR="00F5776A" w:rsidRPr="008A3A83">
        <w:rPr>
          <w:rFonts w:ascii="Times New Roman" w:hAnsi="Times New Roman" w:cs="Times New Roman"/>
          <w:sz w:val="20"/>
          <w:szCs w:val="20"/>
          <w:lang w:val="en-IE"/>
        </w:rPr>
        <w:t>S</w:t>
      </w:r>
      <w:r w:rsidR="00110F93">
        <w:rPr>
          <w:rFonts w:ascii="Times New Roman" w:hAnsi="Times New Roman" w:cs="Times New Roman"/>
          <w:sz w:val="20"/>
          <w:szCs w:val="20"/>
          <w:lang w:val="en-IE"/>
        </w:rPr>
        <w:t>7</w:t>
      </w:r>
      <w:r w:rsidRPr="008A3A83">
        <w:rPr>
          <w:rFonts w:ascii="Times New Roman" w:hAnsi="Times New Roman" w:cs="Times New Roman"/>
          <w:sz w:val="20"/>
          <w:szCs w:val="20"/>
          <w:lang w:val="en-IE"/>
        </w:rPr>
        <w:t xml:space="preserve"> revealed that </w:t>
      </w:r>
      <w:r w:rsidRPr="008A3A83">
        <w:rPr>
          <w:rFonts w:ascii="Times New Roman" w:eastAsia="Times New Roman" w:hAnsi="Times New Roman" w:cs="Times New Roman"/>
          <w:bCs/>
          <w:color w:val="000000" w:themeColor="text1"/>
          <w:sz w:val="20"/>
          <w:szCs w:val="20"/>
          <w:lang w:val="en-IE"/>
        </w:rPr>
        <w:t xml:space="preserve">high MSA-to-sulphate ratio </w:t>
      </w:r>
      <w:r w:rsidR="005E5402" w:rsidRPr="008A3A83">
        <w:rPr>
          <w:rFonts w:ascii="Times New Roman" w:eastAsia="Times New Roman" w:hAnsi="Times New Roman" w:cs="Times New Roman"/>
          <w:bCs/>
          <w:color w:val="000000" w:themeColor="text1"/>
          <w:sz w:val="20"/>
          <w:szCs w:val="20"/>
          <w:lang w:val="en-IE"/>
        </w:rPr>
        <w:t>were consistent</w:t>
      </w:r>
      <w:r w:rsidRPr="008A3A83">
        <w:rPr>
          <w:rFonts w:ascii="Times New Roman" w:eastAsia="Times New Roman" w:hAnsi="Times New Roman" w:cs="Times New Roman"/>
          <w:bCs/>
          <w:color w:val="000000" w:themeColor="text1"/>
          <w:sz w:val="20"/>
          <w:szCs w:val="20"/>
          <w:lang w:val="en-IE"/>
        </w:rPr>
        <w:t xml:space="preserve"> with molecules such as C</w:t>
      </w:r>
      <w:r w:rsidRPr="008A3A83">
        <w:rPr>
          <w:rFonts w:ascii="Times New Roman" w:eastAsia="Times New Roman" w:hAnsi="Times New Roman" w:cs="Times New Roman"/>
          <w:bCs/>
          <w:color w:val="000000" w:themeColor="text1"/>
          <w:sz w:val="20"/>
          <w:szCs w:val="20"/>
          <w:vertAlign w:val="subscript"/>
          <w:lang w:val="en-IE"/>
        </w:rPr>
        <w:t>2</w:t>
      </w:r>
      <w:r w:rsidRPr="008A3A83">
        <w:rPr>
          <w:rFonts w:ascii="Times New Roman" w:eastAsia="Times New Roman" w:hAnsi="Times New Roman" w:cs="Times New Roman"/>
          <w:bCs/>
          <w:color w:val="000000" w:themeColor="text1"/>
          <w:sz w:val="20"/>
          <w:szCs w:val="20"/>
          <w:lang w:val="en-IE"/>
        </w:rPr>
        <w:t>-C</w:t>
      </w:r>
      <w:r w:rsidRPr="008A3A83">
        <w:rPr>
          <w:rFonts w:ascii="Times New Roman" w:eastAsia="Times New Roman" w:hAnsi="Times New Roman" w:cs="Times New Roman"/>
          <w:bCs/>
          <w:color w:val="000000" w:themeColor="text1"/>
          <w:sz w:val="20"/>
          <w:szCs w:val="20"/>
          <w:vertAlign w:val="subscript"/>
          <w:lang w:val="en-IE"/>
        </w:rPr>
        <w:t>12</w:t>
      </w:r>
      <w:r w:rsidRPr="008A3A83">
        <w:rPr>
          <w:rFonts w:ascii="Times New Roman" w:eastAsia="Times New Roman" w:hAnsi="Times New Roman" w:cs="Times New Roman"/>
          <w:bCs/>
          <w:color w:val="000000" w:themeColor="text1"/>
          <w:sz w:val="20"/>
          <w:szCs w:val="20"/>
          <w:lang w:val="en-IE"/>
        </w:rPr>
        <w:t xml:space="preserve"> saturated diacids and C</w:t>
      </w:r>
      <w:r w:rsidRPr="008A3A83">
        <w:rPr>
          <w:rFonts w:ascii="Times New Roman" w:eastAsia="Times New Roman" w:hAnsi="Times New Roman" w:cs="Times New Roman"/>
          <w:bCs/>
          <w:color w:val="000000" w:themeColor="text1"/>
          <w:sz w:val="20"/>
          <w:szCs w:val="20"/>
          <w:vertAlign w:val="subscript"/>
          <w:lang w:val="en-IE"/>
        </w:rPr>
        <w:t xml:space="preserve">10 </w:t>
      </w:r>
      <w:r w:rsidRPr="008A3A83">
        <w:rPr>
          <w:rFonts w:ascii="Times New Roman" w:eastAsia="Times New Roman" w:hAnsi="Times New Roman" w:cs="Times New Roman"/>
          <w:bCs/>
          <w:color w:val="000000" w:themeColor="text1"/>
          <w:sz w:val="20"/>
          <w:szCs w:val="20"/>
          <w:lang w:val="en-IE"/>
        </w:rPr>
        <w:t>and C</w:t>
      </w:r>
      <w:r w:rsidRPr="008A3A83">
        <w:rPr>
          <w:rFonts w:ascii="Times New Roman" w:eastAsia="Times New Roman" w:hAnsi="Times New Roman" w:cs="Times New Roman"/>
          <w:bCs/>
          <w:color w:val="000000" w:themeColor="text1"/>
          <w:sz w:val="20"/>
          <w:szCs w:val="20"/>
          <w:vertAlign w:val="subscript"/>
          <w:lang w:val="en-IE"/>
        </w:rPr>
        <w:t>5</w:t>
      </w:r>
      <w:r w:rsidRPr="008A3A83">
        <w:rPr>
          <w:rFonts w:ascii="Times New Roman" w:eastAsia="Times New Roman" w:hAnsi="Times New Roman" w:cs="Times New Roman"/>
          <w:bCs/>
          <w:color w:val="000000" w:themeColor="text1"/>
          <w:sz w:val="20"/>
          <w:szCs w:val="20"/>
          <w:lang w:val="en-IE"/>
        </w:rPr>
        <w:t xml:space="preserve"> keto-acids (levulinic and pinonic acid respectively) and inconsistent </w:t>
      </w:r>
      <w:r w:rsidR="00EA7B56" w:rsidRPr="008A3A83">
        <w:rPr>
          <w:rFonts w:ascii="Times New Roman" w:eastAsia="Times New Roman" w:hAnsi="Times New Roman" w:cs="Times New Roman"/>
          <w:bCs/>
          <w:color w:val="000000" w:themeColor="text1"/>
          <w:sz w:val="20"/>
          <w:szCs w:val="20"/>
          <w:lang w:val="en-IE"/>
        </w:rPr>
        <w:t>with C</w:t>
      </w:r>
      <w:r w:rsidRPr="008A3A83">
        <w:rPr>
          <w:rFonts w:ascii="Times New Roman" w:eastAsia="Times New Roman" w:hAnsi="Times New Roman" w:cs="Times New Roman"/>
          <w:bCs/>
          <w:color w:val="000000" w:themeColor="text1"/>
          <w:sz w:val="20"/>
          <w:szCs w:val="20"/>
          <w:vertAlign w:val="subscript"/>
          <w:lang w:val="en-IE"/>
        </w:rPr>
        <w:t>8</w:t>
      </w:r>
      <w:r w:rsidRPr="008A3A83">
        <w:rPr>
          <w:rFonts w:ascii="Times New Roman" w:eastAsia="Times New Roman" w:hAnsi="Times New Roman" w:cs="Times New Roman"/>
          <w:bCs/>
          <w:color w:val="000000" w:themeColor="text1"/>
          <w:sz w:val="20"/>
          <w:szCs w:val="20"/>
          <w:lang w:val="en-IE"/>
        </w:rPr>
        <w:t>-C</w:t>
      </w:r>
      <w:r w:rsidRPr="008A3A83">
        <w:rPr>
          <w:rFonts w:ascii="Times New Roman" w:eastAsia="Times New Roman" w:hAnsi="Times New Roman" w:cs="Times New Roman"/>
          <w:bCs/>
          <w:color w:val="000000" w:themeColor="text1"/>
          <w:sz w:val="20"/>
          <w:szCs w:val="20"/>
          <w:vertAlign w:val="subscript"/>
          <w:lang w:val="en-IE"/>
        </w:rPr>
        <w:t>30</w:t>
      </w:r>
      <w:r w:rsidRPr="008A3A83">
        <w:rPr>
          <w:rFonts w:ascii="Times New Roman" w:eastAsia="Times New Roman" w:hAnsi="Times New Roman" w:cs="Times New Roman"/>
          <w:bCs/>
          <w:color w:val="000000" w:themeColor="text1"/>
          <w:sz w:val="20"/>
          <w:szCs w:val="20"/>
          <w:lang w:val="en-IE"/>
        </w:rPr>
        <w:t xml:space="preserve"> saturated alcohols, C</w:t>
      </w:r>
      <w:r w:rsidRPr="008A3A83">
        <w:rPr>
          <w:rFonts w:ascii="Times New Roman" w:eastAsia="Times New Roman" w:hAnsi="Times New Roman" w:cs="Times New Roman"/>
          <w:bCs/>
          <w:color w:val="000000" w:themeColor="text1"/>
          <w:sz w:val="20"/>
          <w:szCs w:val="20"/>
          <w:vertAlign w:val="subscript"/>
          <w:lang w:val="en-IE"/>
        </w:rPr>
        <w:t>8</w:t>
      </w:r>
      <w:r w:rsidRPr="008A3A83">
        <w:rPr>
          <w:rFonts w:ascii="Times New Roman" w:eastAsia="Times New Roman" w:hAnsi="Times New Roman" w:cs="Times New Roman"/>
          <w:bCs/>
          <w:color w:val="000000" w:themeColor="text1"/>
          <w:sz w:val="20"/>
          <w:szCs w:val="20"/>
          <w:lang w:val="en-IE"/>
        </w:rPr>
        <w:t>-C</w:t>
      </w:r>
      <w:r w:rsidRPr="008A3A83">
        <w:rPr>
          <w:rFonts w:ascii="Times New Roman" w:eastAsia="Times New Roman" w:hAnsi="Times New Roman" w:cs="Times New Roman"/>
          <w:bCs/>
          <w:color w:val="000000" w:themeColor="text1"/>
          <w:sz w:val="20"/>
          <w:szCs w:val="20"/>
          <w:vertAlign w:val="subscript"/>
          <w:lang w:val="en-IE"/>
        </w:rPr>
        <w:t>32</w:t>
      </w:r>
      <w:r w:rsidRPr="008A3A83">
        <w:rPr>
          <w:rFonts w:ascii="Times New Roman" w:eastAsia="Times New Roman" w:hAnsi="Times New Roman" w:cs="Times New Roman"/>
          <w:bCs/>
          <w:color w:val="000000" w:themeColor="text1"/>
          <w:sz w:val="20"/>
          <w:szCs w:val="20"/>
          <w:lang w:val="en-IE"/>
        </w:rPr>
        <w:t xml:space="preserve"> saturated acids, C</w:t>
      </w:r>
      <w:r w:rsidRPr="008A3A83">
        <w:rPr>
          <w:rFonts w:ascii="Times New Roman" w:eastAsia="Times New Roman" w:hAnsi="Times New Roman" w:cs="Times New Roman"/>
          <w:bCs/>
          <w:color w:val="000000" w:themeColor="text1"/>
          <w:sz w:val="20"/>
          <w:szCs w:val="20"/>
          <w:vertAlign w:val="subscript"/>
          <w:lang w:val="en-IE"/>
        </w:rPr>
        <w:t>4</w:t>
      </w:r>
      <w:r w:rsidRPr="008A3A83">
        <w:rPr>
          <w:rFonts w:ascii="Times New Roman" w:eastAsia="Times New Roman" w:hAnsi="Times New Roman" w:cs="Times New Roman"/>
          <w:bCs/>
          <w:color w:val="000000" w:themeColor="text1"/>
          <w:sz w:val="20"/>
          <w:szCs w:val="20"/>
          <w:lang w:val="en-IE"/>
        </w:rPr>
        <w:t>-C</w:t>
      </w:r>
      <w:r w:rsidRPr="008A3A83">
        <w:rPr>
          <w:rFonts w:ascii="Times New Roman" w:eastAsia="Times New Roman" w:hAnsi="Times New Roman" w:cs="Times New Roman"/>
          <w:bCs/>
          <w:color w:val="000000" w:themeColor="text1"/>
          <w:sz w:val="20"/>
          <w:szCs w:val="20"/>
          <w:vertAlign w:val="subscript"/>
          <w:lang w:val="en-IE"/>
        </w:rPr>
        <w:t>12</w:t>
      </w:r>
      <w:r w:rsidRPr="008A3A83">
        <w:rPr>
          <w:rFonts w:ascii="Times New Roman" w:eastAsia="Times New Roman" w:hAnsi="Times New Roman" w:cs="Times New Roman"/>
          <w:bCs/>
          <w:color w:val="000000" w:themeColor="text1"/>
          <w:sz w:val="20"/>
          <w:szCs w:val="20"/>
          <w:lang w:val="en-IE"/>
        </w:rPr>
        <w:t xml:space="preserve"> carbohydrates (trehalose, erythritol, arabitol, mannitol, sucrose, galactose, glucose, fructose etc…) similarly to results reported for summertime Arctic aerosols (Wilis </w:t>
      </w:r>
      <w:r w:rsidR="00A72BC3" w:rsidRPr="00A72BC3">
        <w:rPr>
          <w:rFonts w:ascii="Times New Roman" w:eastAsia="Times New Roman" w:hAnsi="Times New Roman" w:cs="Times New Roman"/>
          <w:bCs/>
          <w:i/>
          <w:color w:val="000000" w:themeColor="text1"/>
          <w:sz w:val="20"/>
          <w:szCs w:val="20"/>
          <w:lang w:val="en-IE"/>
        </w:rPr>
        <w:t>et al</w:t>
      </w:r>
      <w:r w:rsidRPr="008A3A83">
        <w:rPr>
          <w:rFonts w:ascii="Times New Roman" w:eastAsia="Times New Roman" w:hAnsi="Times New Roman" w:cs="Times New Roman"/>
          <w:bCs/>
          <w:color w:val="000000" w:themeColor="text1"/>
          <w:sz w:val="20"/>
          <w:szCs w:val="20"/>
          <w:lang w:val="en-IE"/>
        </w:rPr>
        <w:t>., 2017). However, as opposed to Artic aerosols, H:C ratios being higher, we report no association with C</w:t>
      </w:r>
      <w:r w:rsidRPr="008A3A83">
        <w:rPr>
          <w:rFonts w:ascii="Times New Roman" w:eastAsia="Times New Roman" w:hAnsi="Times New Roman" w:cs="Times New Roman"/>
          <w:bCs/>
          <w:color w:val="000000" w:themeColor="text1"/>
          <w:sz w:val="20"/>
          <w:szCs w:val="20"/>
          <w:vertAlign w:val="subscript"/>
          <w:lang w:val="en-IE"/>
        </w:rPr>
        <w:t>4</w:t>
      </w:r>
      <w:r w:rsidRPr="008A3A83">
        <w:rPr>
          <w:rFonts w:ascii="Times New Roman" w:eastAsia="Times New Roman" w:hAnsi="Times New Roman" w:cs="Times New Roman"/>
          <w:bCs/>
          <w:color w:val="000000" w:themeColor="text1"/>
          <w:sz w:val="20"/>
          <w:szCs w:val="20"/>
          <w:lang w:val="en-IE"/>
        </w:rPr>
        <w:t xml:space="preserve"> unsaturated diacids (</w:t>
      </w:r>
      <w:proofErr w:type="spellStart"/>
      <w:r w:rsidRPr="008A3A83">
        <w:rPr>
          <w:rFonts w:ascii="Times New Roman" w:eastAsia="Times New Roman" w:hAnsi="Times New Roman" w:cs="Times New Roman"/>
          <w:bCs/>
          <w:color w:val="000000" w:themeColor="text1"/>
          <w:sz w:val="20"/>
          <w:szCs w:val="20"/>
          <w:lang w:val="en-IE"/>
        </w:rPr>
        <w:t>e.g</w:t>
      </w:r>
      <w:proofErr w:type="spellEnd"/>
      <w:r w:rsidRPr="008A3A83">
        <w:rPr>
          <w:rFonts w:ascii="Times New Roman" w:eastAsia="Times New Roman" w:hAnsi="Times New Roman" w:cs="Times New Roman"/>
          <w:bCs/>
          <w:color w:val="000000" w:themeColor="text1"/>
          <w:sz w:val="20"/>
          <w:szCs w:val="20"/>
          <w:lang w:val="en-IE"/>
        </w:rPr>
        <w:t xml:space="preserve"> maleic and fumaric acid)</w:t>
      </w:r>
      <w:r w:rsidR="005E5402" w:rsidRPr="008A3A83">
        <w:rPr>
          <w:rFonts w:ascii="Times New Roman" w:eastAsia="Times New Roman" w:hAnsi="Times New Roman" w:cs="Times New Roman"/>
          <w:bCs/>
          <w:color w:val="000000" w:themeColor="text1"/>
          <w:sz w:val="20"/>
          <w:szCs w:val="20"/>
          <w:lang w:val="en-IE"/>
        </w:rPr>
        <w:t>.</w:t>
      </w:r>
    </w:p>
    <w:p w14:paraId="26D2235C" w14:textId="10EF7C48" w:rsidR="00ED33BD" w:rsidRPr="008A3A83" w:rsidRDefault="00ED33BD" w:rsidP="00BA6165">
      <w:pPr>
        <w:spacing w:line="360" w:lineRule="auto"/>
        <w:rPr>
          <w:rFonts w:ascii="Times New Roman" w:hAnsi="Times New Roman" w:cs="Times New Roman"/>
          <w:color w:val="000000" w:themeColor="text1"/>
          <w:sz w:val="20"/>
          <w:szCs w:val="20"/>
          <w:lang w:val="en-IE"/>
        </w:rPr>
      </w:pPr>
      <w:r w:rsidRPr="008A3A83">
        <w:rPr>
          <w:rFonts w:ascii="Times New Roman" w:hAnsi="Times New Roman" w:cs="Times New Roman"/>
          <w:color w:val="000000" w:themeColor="text1"/>
          <w:sz w:val="20"/>
          <w:szCs w:val="20"/>
          <w:lang w:val="en-IE"/>
        </w:rPr>
        <w:t>The PMOA (O:C=0.66, H:C=1.16) factor position on the Van Krevelen diagram indicate an abundance of aliphatic hydrocarbons, alcohols, fatty acids and esters. PMOA lies in the lower right corner of the VK plot (less oxidised more saturated)</w:t>
      </w:r>
      <w:r w:rsidR="00C13237">
        <w:rPr>
          <w:rFonts w:ascii="Times New Roman" w:hAnsi="Times New Roman" w:cs="Times New Roman"/>
          <w:color w:val="000000" w:themeColor="text1"/>
          <w:sz w:val="20"/>
          <w:szCs w:val="20"/>
          <w:lang w:val="en-IE"/>
        </w:rPr>
        <w:t xml:space="preserve"> and hints at </w:t>
      </w:r>
      <w:r w:rsidR="005E5402" w:rsidRPr="008A3A83">
        <w:rPr>
          <w:rFonts w:ascii="Times New Roman" w:hAnsi="Times New Roman" w:cs="Times New Roman"/>
          <w:color w:val="000000" w:themeColor="text1"/>
          <w:sz w:val="20"/>
          <w:szCs w:val="20"/>
          <w:lang w:val="en-IE"/>
        </w:rPr>
        <w:t xml:space="preserve">the </w:t>
      </w:r>
      <w:r w:rsidRPr="008A3A83">
        <w:rPr>
          <w:rFonts w:ascii="Times New Roman" w:hAnsi="Times New Roman" w:cs="Times New Roman"/>
          <w:color w:val="000000" w:themeColor="text1"/>
          <w:sz w:val="20"/>
          <w:szCs w:val="20"/>
          <w:lang w:val="en-IE"/>
        </w:rPr>
        <w:t>presence of Humic-like molecules, characterized by polar carbonyl (keto and carboxyl) functional groups alongside hydrophobic aliphatic chains</w:t>
      </w:r>
      <w:r w:rsidR="00C13237">
        <w:rPr>
          <w:rFonts w:ascii="Times New Roman" w:hAnsi="Times New Roman" w:cs="Times New Roman"/>
          <w:color w:val="000000" w:themeColor="text1"/>
          <w:sz w:val="20"/>
          <w:szCs w:val="20"/>
          <w:lang w:val="en-IE"/>
        </w:rPr>
        <w:t xml:space="preserve"> </w:t>
      </w:r>
      <w:ins w:id="111" w:author="Ovadnevaite, Jurgita" w:date="2024-07-02T17:41:00Z" w16du:dateUtc="2024-07-02T16:41:00Z">
        <w:r w:rsidR="00EE2B05">
          <w:rPr>
            <w:rFonts w:ascii="Times New Roman" w:hAnsi="Times New Roman" w:cs="Times New Roman"/>
            <w:color w:val="000000" w:themeColor="text1"/>
            <w:sz w:val="20"/>
            <w:szCs w:val="20"/>
            <w:lang w:val="en-IE"/>
          </w:rPr>
          <w:t>w</w:t>
        </w:r>
      </w:ins>
      <w:r w:rsidR="00C13237">
        <w:rPr>
          <w:rFonts w:ascii="Times New Roman" w:hAnsi="Times New Roman" w:cs="Times New Roman"/>
          <w:color w:val="000000" w:themeColor="text1"/>
          <w:sz w:val="20"/>
          <w:szCs w:val="20"/>
          <w:lang w:val="en-IE"/>
        </w:rPr>
        <w:t xml:space="preserve">hich are </w:t>
      </w:r>
      <w:r w:rsidRPr="008A3A83">
        <w:rPr>
          <w:rFonts w:ascii="Times New Roman" w:hAnsi="Times New Roman" w:cs="Times New Roman"/>
          <w:color w:val="000000" w:themeColor="text1"/>
          <w:sz w:val="20"/>
          <w:szCs w:val="20"/>
          <w:lang w:val="en-IE"/>
        </w:rPr>
        <w:t xml:space="preserve">hypothesized </w:t>
      </w:r>
      <w:r w:rsidR="00C13237">
        <w:rPr>
          <w:rFonts w:ascii="Times New Roman" w:hAnsi="Times New Roman" w:cs="Times New Roman"/>
          <w:color w:val="000000" w:themeColor="text1"/>
          <w:sz w:val="20"/>
          <w:szCs w:val="20"/>
          <w:lang w:val="en-IE"/>
        </w:rPr>
        <w:t xml:space="preserve">to </w:t>
      </w:r>
      <w:r w:rsidRPr="008A3A83">
        <w:rPr>
          <w:rFonts w:ascii="Times New Roman" w:hAnsi="Times New Roman" w:cs="Times New Roman"/>
          <w:color w:val="000000" w:themeColor="text1"/>
          <w:sz w:val="20"/>
          <w:szCs w:val="20"/>
          <w:lang w:val="en-IE"/>
        </w:rPr>
        <w:t xml:space="preserve">be enriched in </w:t>
      </w:r>
      <w:r w:rsidR="005E5402" w:rsidRPr="008A3A83">
        <w:rPr>
          <w:rFonts w:ascii="Times New Roman" w:hAnsi="Times New Roman" w:cs="Times New Roman"/>
          <w:color w:val="000000" w:themeColor="text1"/>
          <w:sz w:val="20"/>
          <w:szCs w:val="20"/>
          <w:lang w:val="en-IE"/>
        </w:rPr>
        <w:t>P</w:t>
      </w:r>
      <w:r w:rsidRPr="008A3A83">
        <w:rPr>
          <w:rFonts w:ascii="Times New Roman" w:hAnsi="Times New Roman" w:cs="Times New Roman"/>
          <w:color w:val="000000" w:themeColor="text1"/>
          <w:sz w:val="20"/>
          <w:szCs w:val="20"/>
          <w:lang w:val="en-IE"/>
        </w:rPr>
        <w:t>MOA</w:t>
      </w:r>
      <w:r w:rsidR="00C13237">
        <w:rPr>
          <w:rFonts w:ascii="Times New Roman" w:hAnsi="Times New Roman" w:cs="Times New Roman"/>
          <w:color w:val="000000" w:themeColor="text1"/>
          <w:sz w:val="20"/>
          <w:szCs w:val="20"/>
          <w:lang w:val="en-IE"/>
        </w:rPr>
        <w:t xml:space="preserve"> </w:t>
      </w:r>
      <w:r w:rsidR="00C13237">
        <w:rPr>
          <w:rFonts w:ascii="Times New Roman" w:hAnsi="Times New Roman" w:cs="Times New Roman"/>
          <w:color w:val="000000" w:themeColor="text1"/>
          <w:sz w:val="20"/>
          <w:szCs w:val="20"/>
          <w:lang w:val="en-IE"/>
        </w:rPr>
        <w:fldChar w:fldCharType="begin"/>
      </w:r>
      <w:r w:rsidR="00C71BDA">
        <w:rPr>
          <w:rFonts w:ascii="Times New Roman" w:hAnsi="Times New Roman" w:cs="Times New Roman"/>
          <w:color w:val="000000" w:themeColor="text1"/>
          <w:sz w:val="20"/>
          <w:szCs w:val="20"/>
          <w:lang w:val="en-IE"/>
        </w:rPr>
        <w:instrText xml:space="preserve"> ADDIN ZOTERO_ITEM CSL_CITATION {"citationID":"15UGmZGn","properties":{"formattedCitation":"(Radoman et al. 2022)","plainCitation":"(Radoman et al. 2022)","noteIndex":0},"citationItems":[{"id":1161,"uris":["http://zotero.org/groups/3856298/items/VZ7QPI6W"],"itemData":{"id":1161,"type":"article-journal","abstract":"Sea spray aerosol is the largest natural source of aerosol to Earth’s atmosphere with significant impacts on climate. Despite this, estimates of the impact of sea spray aerosol on Earth’s...\n          , \n            Sea spray aerosol is the largest natural source of aerosol to Earth’s atmosphere with significant impacts on climate. Despite this, estimates of the impact of sea spray aerosol on Earth’s radiation budget are highly uncertain due to an overall lack of understanding of the physical and chemical factors controlling its composition. Critically, results from studies probing the importance of oceanic biological activity on the amount and type of organic matter present in nascent sea spray aerosol have been ambiguous. Some field studies have shown a relationship between the organic fraction of sea spray aerosol and oceanic primary productivity while others have reported no such relationships. Given this, we have probed the composition of seawater and nascent sea spray aerosol during a phytoplankton bloom in the North Atlantic using a novel liquid chromatography–mass spectrometry method. We observed that the composition of dissolved organic matter present in seawater changed as the phytoplankton bloom progressed over an 18 day period. Further, we observed changes to both the chemical composition of the organic matter present in seawater and the chemical composition of the organic matter present in the sea spray aerosol despite the organic matter mass fraction of the aerosol remaining unchanged. More specifically, we observed that the nascent sea spray aerosol became progressively more enriched in surface-active organic substances as the bloom progressed and that the sea spray aerosol had a distinct organic matter composition compared to the seawater. Thus, our work provides additional insight into the biological dependence of nascent sea spray aerosol composition.","container-title":"Environmental Science: Atmospheres","DOI":"10.1039/D2EA00028H","ISSN":"2634-3606","journalAbbreviation":"Environ. Sci.: Atmos.","language":"en","page":"10.1039.D2EA00028H","source":"DOI.org (Crossref)","title":"Probing the impact of a phytoplankton bloom on the chemistry of nascent sea spray aerosol using high-resolution mass spectrometry","author":[{"family":"Radoman","given":"Nikola"},{"family":"Christiansen","given":"Sigurd"},{"family":"Johansson","given":"Jana"},{"family":"Hawkes","given":"Jeffrey"},{"family":"Bilde","given":"Merete"},{"family":"Cousins","given":"Ian T"},{"family":"Salter","given":"Matthew"}],"issued":{"date-parts":[["2022"]]}}}],"schema":"https://github.com/citation-style-language/schema/raw/master/csl-citation.json"} </w:instrText>
      </w:r>
      <w:r w:rsidR="00C13237">
        <w:rPr>
          <w:rFonts w:ascii="Times New Roman" w:hAnsi="Times New Roman" w:cs="Times New Roman"/>
          <w:color w:val="000000" w:themeColor="text1"/>
          <w:sz w:val="20"/>
          <w:szCs w:val="20"/>
          <w:lang w:val="en-IE"/>
        </w:rPr>
        <w:fldChar w:fldCharType="separate"/>
      </w:r>
      <w:r w:rsidR="00C13237" w:rsidRPr="00C13237">
        <w:rPr>
          <w:rFonts w:ascii="Times New Roman" w:hAnsi="Times New Roman" w:cs="Times New Roman"/>
          <w:sz w:val="20"/>
        </w:rPr>
        <w:t xml:space="preserve">(Radoman </w:t>
      </w:r>
      <w:r w:rsidR="00A72BC3" w:rsidRPr="00A72BC3">
        <w:rPr>
          <w:rFonts w:ascii="Times New Roman" w:hAnsi="Times New Roman" w:cs="Times New Roman"/>
          <w:i/>
          <w:sz w:val="20"/>
        </w:rPr>
        <w:t>et al</w:t>
      </w:r>
      <w:r w:rsidR="00C13237" w:rsidRPr="00C13237">
        <w:rPr>
          <w:rFonts w:ascii="Times New Roman" w:hAnsi="Times New Roman" w:cs="Times New Roman"/>
          <w:sz w:val="20"/>
        </w:rPr>
        <w:t>. 2022)</w:t>
      </w:r>
      <w:r w:rsidR="00C13237">
        <w:rPr>
          <w:rFonts w:ascii="Times New Roman" w:hAnsi="Times New Roman" w:cs="Times New Roman"/>
          <w:color w:val="000000" w:themeColor="text1"/>
          <w:sz w:val="20"/>
          <w:szCs w:val="20"/>
          <w:lang w:val="en-IE"/>
        </w:rPr>
        <w:fldChar w:fldCharType="end"/>
      </w:r>
      <w:r w:rsidR="00C13237">
        <w:rPr>
          <w:rFonts w:ascii="Times New Roman" w:hAnsi="Times New Roman" w:cs="Times New Roman"/>
          <w:color w:val="000000" w:themeColor="text1"/>
          <w:sz w:val="20"/>
          <w:szCs w:val="20"/>
          <w:lang w:val="en-IE"/>
        </w:rPr>
        <w:t>.</w:t>
      </w:r>
    </w:p>
    <w:p w14:paraId="2DFB5AF0" w14:textId="01186BDF" w:rsidR="00EA7B56" w:rsidRPr="008A3A83" w:rsidRDefault="00ED33BD" w:rsidP="00BA6165">
      <w:pPr>
        <w:spacing w:line="360" w:lineRule="auto"/>
        <w:rPr>
          <w:rFonts w:ascii="Times New Roman" w:hAnsi="Times New Roman" w:cs="Times New Roman"/>
          <w:sz w:val="20"/>
          <w:szCs w:val="20"/>
          <w:lang w:val="en-IE"/>
        </w:rPr>
      </w:pPr>
      <w:r w:rsidRPr="008A3A83">
        <w:rPr>
          <w:rFonts w:ascii="Times New Roman" w:hAnsi="Times New Roman" w:cs="Times New Roman"/>
          <w:sz w:val="20"/>
          <w:szCs w:val="20"/>
          <w:lang w:val="en-IE"/>
        </w:rPr>
        <w:t>Finally, Peat-OA</w:t>
      </w:r>
      <w:r w:rsidR="005E5402" w:rsidRPr="008A3A83">
        <w:rPr>
          <w:rFonts w:ascii="Times New Roman" w:hAnsi="Times New Roman" w:cs="Times New Roman"/>
          <w:color w:val="000000" w:themeColor="text1"/>
          <w:sz w:val="20"/>
          <w:szCs w:val="20"/>
          <w:lang w:val="en-IE"/>
        </w:rPr>
        <w:t xml:space="preserve"> (O:C=0.43, H:C=1.34) </w:t>
      </w:r>
      <w:r w:rsidRPr="008A3A83">
        <w:rPr>
          <w:rFonts w:ascii="Times New Roman" w:hAnsi="Times New Roman" w:cs="Times New Roman"/>
          <w:sz w:val="20"/>
          <w:szCs w:val="20"/>
          <w:lang w:val="en-IE"/>
        </w:rPr>
        <w:t xml:space="preserve">position was consistent with lignin-like compounds (H/C = 0.6–1.5, O/C = 0.1–0.6) which have been largely associated with terrestrial origin OA </w:t>
      </w:r>
      <w:r w:rsidR="00C13237">
        <w:rPr>
          <w:rFonts w:ascii="Times New Roman" w:hAnsi="Times New Roman" w:cs="Times New Roman"/>
          <w:sz w:val="20"/>
          <w:szCs w:val="20"/>
          <w:lang w:val="en-IE"/>
        </w:rPr>
        <w:fldChar w:fldCharType="begin"/>
      </w:r>
      <w:r w:rsidR="00C71BDA">
        <w:rPr>
          <w:rFonts w:ascii="Times New Roman" w:hAnsi="Times New Roman" w:cs="Times New Roman"/>
          <w:sz w:val="20"/>
          <w:szCs w:val="20"/>
          <w:lang w:val="en-IE"/>
        </w:rPr>
        <w:instrText xml:space="preserve"> ADDIN ZOTERO_ITEM CSL_CITATION {"citationID":"EHVxf6dP","properties":{"formattedCitation":"(Jang et al. 2022)","plainCitation":"(Jang et al. 2022)","noteIndex":0},"citationItems":[{"id":2374,"uris":["http://zotero.org/groups/3856298/items/VKH29KJK"],"itemData":{"id":2374,"type":"article-journal","container-title":"SSRN Electronic Journal","DOI":"10.2139/ssrn.4290253","ISSN":"1556-5068","journalAbbreviation":"SSRN Journal","language":"en","source":"DOI.org (Crossref)","title":"Ocean-Atmosphere Interactions: Different Organic Components Across Pacific and Southern Oceans","title-short":"Ocean-Atmosphere Interactions","URL":"https://www.ssrn.com/abstract=4290253","author":[{"family":"Jang","given":"Jiyi"},{"family":"Park","given":"Jiyeon"},{"family":"Park","given":"Jongkwan"},{"family":"Yoon","given":"Young Jun"},{"family":"Dall&amp;apos;Osto","given":"Manuel","dropping-particle":"s."},{"family":"Park","given":"Ki-Tae"},{"family":"Jang","given":"Eunho"},{"family":"Lee","given":"JiYi"},{"family":"Cho","given":"Kyung Hwa"},{"family":"Lee","given":"Bang Yong"}],"accessed":{"date-parts":[["2022",12,6]]},"issued":{"date-parts":[["2022"]]}}}],"schema":"https://github.com/citation-style-language/schema/raw/master/csl-citation.json"} </w:instrText>
      </w:r>
      <w:r w:rsidR="00C13237">
        <w:rPr>
          <w:rFonts w:ascii="Times New Roman" w:hAnsi="Times New Roman" w:cs="Times New Roman"/>
          <w:sz w:val="20"/>
          <w:szCs w:val="20"/>
          <w:lang w:val="en-IE"/>
        </w:rPr>
        <w:fldChar w:fldCharType="separate"/>
      </w:r>
      <w:r w:rsidR="00C13237" w:rsidRPr="00C13237">
        <w:rPr>
          <w:rFonts w:ascii="Times New Roman" w:hAnsi="Times New Roman" w:cs="Times New Roman"/>
          <w:sz w:val="20"/>
        </w:rPr>
        <w:t xml:space="preserve">(Jang </w:t>
      </w:r>
      <w:r w:rsidR="00A72BC3" w:rsidRPr="00A72BC3">
        <w:rPr>
          <w:rFonts w:ascii="Times New Roman" w:hAnsi="Times New Roman" w:cs="Times New Roman"/>
          <w:i/>
          <w:sz w:val="20"/>
        </w:rPr>
        <w:t>et al</w:t>
      </w:r>
      <w:r w:rsidR="00C13237" w:rsidRPr="00C13237">
        <w:rPr>
          <w:rFonts w:ascii="Times New Roman" w:hAnsi="Times New Roman" w:cs="Times New Roman"/>
          <w:sz w:val="20"/>
        </w:rPr>
        <w:t>. 2022)</w:t>
      </w:r>
      <w:r w:rsidR="00C13237">
        <w:rPr>
          <w:rFonts w:ascii="Times New Roman" w:hAnsi="Times New Roman" w:cs="Times New Roman"/>
          <w:sz w:val="20"/>
          <w:szCs w:val="20"/>
          <w:lang w:val="en-IE"/>
        </w:rPr>
        <w:fldChar w:fldCharType="end"/>
      </w:r>
      <w:r w:rsidR="00C13237">
        <w:rPr>
          <w:rFonts w:ascii="Times New Roman" w:hAnsi="Times New Roman" w:cs="Times New Roman"/>
          <w:sz w:val="20"/>
          <w:szCs w:val="20"/>
          <w:lang w:val="en-IE"/>
        </w:rPr>
        <w:t>.</w:t>
      </w:r>
    </w:p>
    <w:p w14:paraId="2EB3FE5C" w14:textId="6465D213" w:rsidR="00D11846" w:rsidRPr="00723F5F" w:rsidRDefault="0002272C" w:rsidP="00723F5F">
      <w:pPr>
        <w:rPr>
          <w:rFonts w:ascii="Times New Roman" w:hAnsi="Times New Roman" w:cs="Times New Roman"/>
          <w:lang w:val="en-IE"/>
        </w:rPr>
      </w:pPr>
      <w:r w:rsidRPr="00965AF6">
        <w:rPr>
          <w:rFonts w:ascii="Times New Roman" w:hAnsi="Times New Roman" w:cs="Times New Roman"/>
          <w:noProof/>
          <w:color w:val="FF0000"/>
          <w:lang w:val="en-IE"/>
        </w:rPr>
        <w:drawing>
          <wp:anchor distT="0" distB="0" distL="114300" distR="114300" simplePos="0" relativeHeight="251658240" behindDoc="0" locked="0" layoutInCell="1" allowOverlap="1" wp14:anchorId="055B09D0" wp14:editId="743978D2">
            <wp:simplePos x="0" y="0"/>
            <wp:positionH relativeFrom="margin">
              <wp:posOffset>1069604</wp:posOffset>
            </wp:positionH>
            <wp:positionV relativeFrom="paragraph">
              <wp:posOffset>6087</wp:posOffset>
            </wp:positionV>
            <wp:extent cx="3363595" cy="2980055"/>
            <wp:effectExtent l="0" t="0" r="0" b="0"/>
            <wp:wrapThrough wrapText="bothSides">
              <wp:wrapPolygon edited="0">
                <wp:start x="1346" y="0"/>
                <wp:lineTo x="1346" y="828"/>
                <wp:lineTo x="2202" y="2485"/>
                <wp:lineTo x="1346" y="4142"/>
                <wp:lineTo x="1346" y="4695"/>
                <wp:lineTo x="2447" y="4695"/>
                <wp:lineTo x="2447" y="6904"/>
                <wp:lineTo x="1468" y="7732"/>
                <wp:lineTo x="1468" y="8147"/>
                <wp:lineTo x="2447" y="9113"/>
                <wp:lineTo x="0" y="9113"/>
                <wp:lineTo x="0" y="10356"/>
                <wp:lineTo x="1835" y="11322"/>
                <wp:lineTo x="1468" y="11460"/>
                <wp:lineTo x="1468" y="11875"/>
                <wp:lineTo x="2447" y="13532"/>
                <wp:lineTo x="1346" y="15189"/>
                <wp:lineTo x="1346" y="15741"/>
                <wp:lineTo x="2447" y="15741"/>
                <wp:lineTo x="2447" y="17950"/>
                <wp:lineTo x="1346" y="18779"/>
                <wp:lineTo x="1346" y="19055"/>
                <wp:lineTo x="2202" y="20159"/>
                <wp:lineTo x="2202" y="20297"/>
                <wp:lineTo x="10398" y="21402"/>
                <wp:lineTo x="10888" y="21402"/>
                <wp:lineTo x="12111" y="21402"/>
                <wp:lineTo x="12723" y="21402"/>
                <wp:lineTo x="20674" y="20297"/>
                <wp:lineTo x="20797" y="4280"/>
                <wp:lineTo x="20430" y="3590"/>
                <wp:lineTo x="19451" y="2485"/>
                <wp:lineTo x="19696" y="690"/>
                <wp:lineTo x="17494" y="414"/>
                <wp:lineTo x="2447" y="0"/>
                <wp:lineTo x="1346"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63595" cy="2980055"/>
                    </a:xfrm>
                    <a:prstGeom prst="rect">
                      <a:avLst/>
                    </a:prstGeom>
                  </pic:spPr>
                </pic:pic>
              </a:graphicData>
            </a:graphic>
            <wp14:sizeRelH relativeFrom="page">
              <wp14:pctWidth>0</wp14:pctWidth>
            </wp14:sizeRelH>
            <wp14:sizeRelV relativeFrom="page">
              <wp14:pctHeight>0</wp14:pctHeight>
            </wp14:sizeRelV>
          </wp:anchor>
        </w:drawing>
      </w:r>
      <w:r w:rsidR="005E5402" w:rsidRPr="002E0350">
        <w:rPr>
          <w:rFonts w:ascii="Times New Roman" w:hAnsi="Times New Roman" w:cs="Times New Roman"/>
          <w:lang w:val="en-IE"/>
        </w:rPr>
        <w:br/>
      </w:r>
      <w:r w:rsidR="000A2161" w:rsidRPr="002E0350">
        <w:rPr>
          <w:rFonts w:ascii="Times New Roman" w:hAnsi="Times New Roman" w:cs="Times New Roman"/>
          <w:color w:val="FF0000"/>
          <w:lang w:val="en-IE"/>
        </w:rPr>
        <w:br w:type="textWrapping" w:clear="all"/>
      </w:r>
    </w:p>
    <w:p w14:paraId="28BCF822" w14:textId="4109FC61" w:rsidR="00EC25E8" w:rsidRPr="008A3A83" w:rsidRDefault="00EC25E8" w:rsidP="008A3A83">
      <w:pPr>
        <w:pBdr>
          <w:top w:val="nil"/>
          <w:left w:val="nil"/>
          <w:bottom w:val="nil"/>
          <w:right w:val="nil"/>
          <w:between w:val="nil"/>
        </w:pBdr>
        <w:spacing w:line="360" w:lineRule="auto"/>
        <w:jc w:val="both"/>
        <w:rPr>
          <w:rFonts w:ascii="Times New Roman" w:eastAsia="Times New Roman" w:hAnsi="Times New Roman" w:cs="Times New Roman"/>
          <w:b/>
          <w:color w:val="000000"/>
          <w:sz w:val="20"/>
          <w:szCs w:val="20"/>
          <w:lang w:val="en-IE"/>
        </w:rPr>
      </w:pPr>
      <w:r w:rsidRPr="008A3A83">
        <w:rPr>
          <w:rFonts w:ascii="Times New Roman" w:eastAsia="Times New Roman" w:hAnsi="Times New Roman" w:cs="Times New Roman"/>
          <w:b/>
          <w:color w:val="000000"/>
          <w:sz w:val="20"/>
          <w:szCs w:val="20"/>
          <w:lang w:val="en-IE"/>
        </w:rPr>
        <w:t>Figure</w:t>
      </w:r>
      <w:r w:rsidR="00B21F19">
        <w:rPr>
          <w:rFonts w:ascii="Times New Roman" w:eastAsia="Times New Roman" w:hAnsi="Times New Roman" w:cs="Times New Roman"/>
          <w:b/>
          <w:color w:val="000000"/>
          <w:sz w:val="20"/>
          <w:szCs w:val="20"/>
          <w:lang w:val="en-IE"/>
        </w:rPr>
        <w:t xml:space="preserve"> </w:t>
      </w:r>
      <w:r w:rsidR="0070590F">
        <w:rPr>
          <w:rFonts w:ascii="Times New Roman" w:eastAsia="Times New Roman" w:hAnsi="Times New Roman" w:cs="Times New Roman"/>
          <w:b/>
          <w:color w:val="000000"/>
          <w:sz w:val="20"/>
          <w:szCs w:val="20"/>
          <w:lang w:val="en-IE"/>
        </w:rPr>
        <w:t>4</w:t>
      </w:r>
      <w:r w:rsidR="00B21F19">
        <w:rPr>
          <w:rFonts w:ascii="Times New Roman" w:eastAsia="Times New Roman" w:hAnsi="Times New Roman" w:cs="Times New Roman"/>
          <w:b/>
          <w:color w:val="000000"/>
          <w:sz w:val="20"/>
          <w:szCs w:val="20"/>
          <w:lang w:val="en-IE"/>
        </w:rPr>
        <w:t>.</w:t>
      </w:r>
      <w:r w:rsidR="00D11846" w:rsidRPr="008A3A83">
        <w:rPr>
          <w:rFonts w:ascii="Times New Roman" w:eastAsia="Times New Roman" w:hAnsi="Times New Roman" w:cs="Times New Roman"/>
          <w:b/>
          <w:color w:val="000000"/>
          <w:sz w:val="20"/>
          <w:szCs w:val="20"/>
          <w:lang w:val="en-IE"/>
        </w:rPr>
        <w:t xml:space="preserve"> </w:t>
      </w:r>
      <w:r w:rsidR="004A753B" w:rsidRPr="008A3A83">
        <w:rPr>
          <w:rFonts w:ascii="Times New Roman" w:eastAsia="Times New Roman" w:hAnsi="Times New Roman" w:cs="Times New Roman"/>
          <w:b/>
          <w:color w:val="000000"/>
          <w:sz w:val="20"/>
          <w:szCs w:val="20"/>
          <w:lang w:val="en-IE"/>
        </w:rPr>
        <w:t xml:space="preserve">Relationship between the ToF-AMS estimated hydrogen-to-carbon (H/C) and oxygen-to-carbon (O/C) ratios of organic species [Canagaratna </w:t>
      </w:r>
      <w:r w:rsidR="00A72BC3" w:rsidRPr="00A72BC3">
        <w:rPr>
          <w:rFonts w:ascii="Times New Roman" w:eastAsia="Times New Roman" w:hAnsi="Times New Roman" w:cs="Times New Roman"/>
          <w:b/>
          <w:i/>
          <w:color w:val="000000"/>
          <w:sz w:val="20"/>
          <w:szCs w:val="20"/>
          <w:lang w:val="en-IE"/>
        </w:rPr>
        <w:t>et al</w:t>
      </w:r>
      <w:r w:rsidR="004A753B" w:rsidRPr="008A3A83">
        <w:rPr>
          <w:rFonts w:ascii="Times New Roman" w:eastAsia="Times New Roman" w:hAnsi="Times New Roman" w:cs="Times New Roman"/>
          <w:b/>
          <w:color w:val="000000"/>
          <w:sz w:val="20"/>
          <w:szCs w:val="20"/>
          <w:lang w:val="en-IE"/>
        </w:rPr>
        <w:t xml:space="preserve">., 2015] </w:t>
      </w:r>
      <w:proofErr w:type="spellStart"/>
      <w:r w:rsidR="004A753B" w:rsidRPr="008A3A83">
        <w:rPr>
          <w:rFonts w:ascii="Times New Roman" w:eastAsia="Times New Roman" w:hAnsi="Times New Roman" w:cs="Times New Roman"/>
          <w:b/>
          <w:color w:val="000000"/>
          <w:sz w:val="20"/>
          <w:szCs w:val="20"/>
          <w:lang w:val="en-IE"/>
        </w:rPr>
        <w:t>colored</w:t>
      </w:r>
      <w:proofErr w:type="spellEnd"/>
      <w:r w:rsidR="004A753B" w:rsidRPr="008A3A83">
        <w:rPr>
          <w:rFonts w:ascii="Times New Roman" w:eastAsia="Times New Roman" w:hAnsi="Times New Roman" w:cs="Times New Roman"/>
          <w:b/>
          <w:color w:val="000000"/>
          <w:sz w:val="20"/>
          <w:szCs w:val="20"/>
          <w:lang w:val="en-IE"/>
        </w:rPr>
        <w:t xml:space="preserve"> by O</w:t>
      </w:r>
      <w:r w:rsidR="004A753B" w:rsidRPr="008A3A83">
        <w:rPr>
          <w:rFonts w:ascii="Times New Roman" w:eastAsia="Times New Roman" w:hAnsi="Times New Roman" w:cs="Times New Roman"/>
          <w:b/>
          <w:color w:val="000000"/>
          <w:sz w:val="20"/>
          <w:szCs w:val="20"/>
          <w:vertAlign w:val="subscript"/>
          <w:lang w:val="en-IE"/>
        </w:rPr>
        <w:t>3</w:t>
      </w:r>
      <w:r w:rsidR="004A753B" w:rsidRPr="008A3A83">
        <w:rPr>
          <w:rFonts w:ascii="Times New Roman" w:eastAsia="Times New Roman" w:hAnsi="Times New Roman" w:cs="Times New Roman"/>
          <w:b/>
          <w:color w:val="000000"/>
          <w:sz w:val="20"/>
          <w:szCs w:val="20"/>
          <w:lang w:val="en-IE"/>
        </w:rPr>
        <w:t xml:space="preserve"> mixing </w:t>
      </w:r>
      <w:proofErr w:type="spellStart"/>
      <w:r w:rsidR="004A753B" w:rsidRPr="008A3A83">
        <w:rPr>
          <w:rFonts w:ascii="Times New Roman" w:eastAsia="Times New Roman" w:hAnsi="Times New Roman" w:cs="Times New Roman"/>
          <w:b/>
          <w:color w:val="000000"/>
          <w:sz w:val="20"/>
          <w:szCs w:val="20"/>
          <w:lang w:val="en-IE"/>
        </w:rPr>
        <w:t>raito</w:t>
      </w:r>
      <w:proofErr w:type="spellEnd"/>
      <w:r w:rsidR="004A753B" w:rsidRPr="008A3A83">
        <w:rPr>
          <w:rFonts w:ascii="Times New Roman" w:eastAsia="Times New Roman" w:hAnsi="Times New Roman" w:cs="Times New Roman"/>
          <w:b/>
          <w:color w:val="000000"/>
          <w:sz w:val="20"/>
          <w:szCs w:val="20"/>
          <w:lang w:val="en-IE"/>
        </w:rPr>
        <w:t xml:space="preserve">, all observations above ToF-AMS detection limits are shown for the entire period. Grey lines represent the ambient range of O/C and H/C observed by Ng </w:t>
      </w:r>
      <w:r w:rsidR="00A72BC3" w:rsidRPr="00A72BC3">
        <w:rPr>
          <w:rFonts w:ascii="Times New Roman" w:eastAsia="Times New Roman" w:hAnsi="Times New Roman" w:cs="Times New Roman"/>
          <w:b/>
          <w:i/>
          <w:color w:val="000000"/>
          <w:sz w:val="20"/>
          <w:szCs w:val="20"/>
          <w:lang w:val="en-IE"/>
        </w:rPr>
        <w:t>et al</w:t>
      </w:r>
      <w:r w:rsidR="004A753B" w:rsidRPr="008A3A83">
        <w:rPr>
          <w:rFonts w:ascii="Times New Roman" w:eastAsia="Times New Roman" w:hAnsi="Times New Roman" w:cs="Times New Roman"/>
          <w:b/>
          <w:color w:val="000000"/>
          <w:sz w:val="20"/>
          <w:szCs w:val="20"/>
          <w:lang w:val="en-IE"/>
        </w:rPr>
        <w:t>. [2011] while dashed line represent</w:t>
      </w:r>
      <w:r w:rsidR="00031CE7" w:rsidRPr="008A3A83">
        <w:rPr>
          <w:rFonts w:ascii="Times New Roman" w:eastAsia="Times New Roman" w:hAnsi="Times New Roman" w:cs="Times New Roman"/>
          <w:b/>
          <w:color w:val="000000"/>
          <w:sz w:val="20"/>
          <w:szCs w:val="20"/>
          <w:lang w:val="en-IE"/>
        </w:rPr>
        <w:t xml:space="preserve"> the average carbon oxidation state (OSc ≈ 2 × </w:t>
      </w:r>
      <w:proofErr w:type="gramStart"/>
      <w:r w:rsidR="00031CE7" w:rsidRPr="008A3A83">
        <w:rPr>
          <w:rFonts w:ascii="Times New Roman" w:eastAsia="Times New Roman" w:hAnsi="Times New Roman" w:cs="Times New Roman"/>
          <w:b/>
          <w:color w:val="000000"/>
          <w:sz w:val="20"/>
          <w:szCs w:val="20"/>
          <w:lang w:val="en-IE"/>
        </w:rPr>
        <w:t>O :</w:t>
      </w:r>
      <w:proofErr w:type="gramEnd"/>
      <w:r w:rsidR="00031CE7" w:rsidRPr="008A3A83">
        <w:rPr>
          <w:rFonts w:ascii="Times New Roman" w:eastAsia="Times New Roman" w:hAnsi="Times New Roman" w:cs="Times New Roman"/>
          <w:b/>
          <w:color w:val="000000"/>
          <w:sz w:val="20"/>
          <w:szCs w:val="20"/>
          <w:lang w:val="en-IE"/>
        </w:rPr>
        <w:t xml:space="preserve"> C − H : C) (2011) superimposed on the Van Krevelen diagram (Ng </w:t>
      </w:r>
      <w:r w:rsidR="00A72BC3" w:rsidRPr="00A72BC3">
        <w:rPr>
          <w:rFonts w:ascii="Times New Roman" w:eastAsia="Times New Roman" w:hAnsi="Times New Roman" w:cs="Times New Roman"/>
          <w:b/>
          <w:i/>
          <w:color w:val="000000"/>
          <w:sz w:val="20"/>
          <w:szCs w:val="20"/>
          <w:lang w:val="en-IE"/>
        </w:rPr>
        <w:t>et al</w:t>
      </w:r>
      <w:r w:rsidR="00031CE7" w:rsidRPr="008A3A83">
        <w:rPr>
          <w:rFonts w:ascii="Times New Roman" w:eastAsia="Times New Roman" w:hAnsi="Times New Roman" w:cs="Times New Roman"/>
          <w:b/>
          <w:color w:val="000000"/>
          <w:sz w:val="20"/>
          <w:szCs w:val="20"/>
          <w:lang w:val="en-IE"/>
        </w:rPr>
        <w:t xml:space="preserve">. 2011, Kroll </w:t>
      </w:r>
      <w:r w:rsidR="00A72BC3" w:rsidRPr="00A72BC3">
        <w:rPr>
          <w:rFonts w:ascii="Times New Roman" w:eastAsia="Times New Roman" w:hAnsi="Times New Roman" w:cs="Times New Roman"/>
          <w:b/>
          <w:i/>
          <w:color w:val="000000"/>
          <w:sz w:val="20"/>
          <w:szCs w:val="20"/>
          <w:lang w:val="en-IE"/>
        </w:rPr>
        <w:t>et al</w:t>
      </w:r>
      <w:r w:rsidR="00031CE7" w:rsidRPr="008A3A83">
        <w:rPr>
          <w:rFonts w:ascii="Times New Roman" w:eastAsia="Times New Roman" w:hAnsi="Times New Roman" w:cs="Times New Roman"/>
          <w:b/>
          <w:color w:val="000000"/>
          <w:sz w:val="20"/>
          <w:szCs w:val="20"/>
          <w:lang w:val="en-IE"/>
        </w:rPr>
        <w:t xml:space="preserve">., 2011). </w:t>
      </w:r>
      <w:r w:rsidR="004A753B" w:rsidRPr="008A3A83">
        <w:rPr>
          <w:rFonts w:ascii="Times New Roman" w:eastAsia="Times New Roman" w:hAnsi="Times New Roman" w:cs="Times New Roman"/>
          <w:b/>
          <w:color w:val="000000"/>
          <w:sz w:val="20"/>
          <w:szCs w:val="20"/>
          <w:lang w:val="en-IE"/>
        </w:rPr>
        <w:t xml:space="preserve">Elemental composition of C8–C30 saturated alcohols, C8–C32 saturated acids, C2 –C11 saturated diacids, C4 unsaturated diacid (maleic and fumaric acid), C4 –C12 carbohydrates (e.g., trehalose, erythritol, arabitol, mannitol, sucrose, galactose, glucose, and fructose), and C5 and C10 ketoacids (levulinic and pinonic acid, respectively) are shown for reference (Willis </w:t>
      </w:r>
      <w:r w:rsidR="00A72BC3" w:rsidRPr="00A72BC3">
        <w:rPr>
          <w:rFonts w:ascii="Times New Roman" w:eastAsia="Times New Roman" w:hAnsi="Times New Roman" w:cs="Times New Roman"/>
          <w:b/>
          <w:i/>
          <w:color w:val="000000"/>
          <w:sz w:val="20"/>
          <w:szCs w:val="20"/>
          <w:lang w:val="en-IE"/>
        </w:rPr>
        <w:t>et al</w:t>
      </w:r>
      <w:r w:rsidR="004A753B" w:rsidRPr="008A3A83">
        <w:rPr>
          <w:rFonts w:ascii="Times New Roman" w:eastAsia="Times New Roman" w:hAnsi="Times New Roman" w:cs="Times New Roman"/>
          <w:b/>
          <w:color w:val="000000"/>
          <w:sz w:val="20"/>
          <w:szCs w:val="20"/>
          <w:lang w:val="en-IE"/>
        </w:rPr>
        <w:t>., 2017).</w:t>
      </w:r>
    </w:p>
    <w:p w14:paraId="0E85D69A" w14:textId="5322ABC1" w:rsidR="00184869" w:rsidRPr="00CF3215" w:rsidRDefault="00794E86" w:rsidP="00E60D95">
      <w:pPr>
        <w:pStyle w:val="Heading2"/>
        <w:rPr>
          <w:rFonts w:ascii="Times New Roman" w:eastAsiaTheme="minorEastAsia" w:hAnsi="Times New Roman" w:cs="Times New Roman"/>
          <w:b/>
          <w:bCs/>
          <w:color w:val="000000" w:themeColor="text1"/>
          <w:sz w:val="20"/>
          <w:szCs w:val="20"/>
          <w:lang w:val="en-IE"/>
        </w:rPr>
      </w:pPr>
      <w:r w:rsidRPr="008A3A83">
        <w:rPr>
          <w:rFonts w:ascii="Times New Roman" w:eastAsiaTheme="minorEastAsia" w:hAnsi="Times New Roman" w:cs="Times New Roman"/>
          <w:b/>
          <w:bCs/>
          <w:color w:val="000000" w:themeColor="text1"/>
          <w:sz w:val="20"/>
          <w:szCs w:val="20"/>
          <w:lang w:val="en-IE"/>
        </w:rPr>
        <w:t>3.</w:t>
      </w:r>
      <w:r>
        <w:rPr>
          <w:rFonts w:ascii="Times New Roman" w:eastAsiaTheme="minorEastAsia" w:hAnsi="Times New Roman" w:cs="Times New Roman"/>
          <w:b/>
          <w:bCs/>
          <w:color w:val="000000" w:themeColor="text1"/>
          <w:sz w:val="20"/>
          <w:szCs w:val="20"/>
          <w:lang w:val="en-IE"/>
        </w:rPr>
        <w:t>4</w:t>
      </w:r>
      <w:r w:rsidRPr="008A3A83">
        <w:rPr>
          <w:rFonts w:ascii="Times New Roman" w:eastAsiaTheme="minorEastAsia" w:hAnsi="Times New Roman" w:cs="Times New Roman"/>
          <w:b/>
          <w:bCs/>
          <w:color w:val="000000" w:themeColor="text1"/>
          <w:sz w:val="20"/>
          <w:szCs w:val="20"/>
          <w:lang w:val="en-IE"/>
        </w:rPr>
        <w:t xml:space="preserve"> </w:t>
      </w:r>
      <w:r>
        <w:rPr>
          <w:rFonts w:ascii="Times New Roman" w:eastAsiaTheme="minorEastAsia" w:hAnsi="Times New Roman" w:cs="Times New Roman"/>
          <w:b/>
          <w:bCs/>
          <w:color w:val="000000" w:themeColor="text1"/>
          <w:sz w:val="20"/>
          <w:szCs w:val="20"/>
          <w:lang w:val="en-IE"/>
        </w:rPr>
        <w:t>Air masses and source apportionment</w:t>
      </w:r>
      <w:r w:rsidR="00E66C84" w:rsidRPr="002E0350">
        <w:rPr>
          <w:rFonts w:ascii="Times New Roman" w:eastAsia="Times New Roman" w:hAnsi="Times New Roman" w:cs="Times New Roman"/>
          <w:bCs/>
          <w:color w:val="FF0000"/>
          <w:lang w:val="en-IE"/>
        </w:rPr>
        <w:br/>
      </w:r>
      <w:r w:rsidR="002010DD" w:rsidRPr="002E0350">
        <w:rPr>
          <w:rFonts w:ascii="Times New Roman" w:eastAsia="Times New Roman" w:hAnsi="Times New Roman" w:cs="Times New Roman"/>
          <w:noProof/>
          <w:lang w:val="en-IE" w:eastAsia="en-IE"/>
        </w:rPr>
        <w:drawing>
          <wp:inline distT="0" distB="0" distL="0" distR="0" wp14:anchorId="6088E1A0" wp14:editId="098CCAA0">
            <wp:extent cx="5759450" cy="35223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522345"/>
                    </a:xfrm>
                    <a:prstGeom prst="rect">
                      <a:avLst/>
                    </a:prstGeom>
                  </pic:spPr>
                </pic:pic>
              </a:graphicData>
            </a:graphic>
          </wp:inline>
        </w:drawing>
      </w:r>
    </w:p>
    <w:p w14:paraId="5ED8FED4" w14:textId="794C0824" w:rsidR="008A3A83" w:rsidRDefault="00184869" w:rsidP="00955434">
      <w:pPr>
        <w:autoSpaceDE w:val="0"/>
        <w:autoSpaceDN w:val="0"/>
        <w:adjustRightInd w:val="0"/>
        <w:spacing w:after="0" w:line="240" w:lineRule="auto"/>
        <w:rPr>
          <w:rFonts w:ascii="Times New Roman" w:hAnsi="Times New Roman" w:cs="Times New Roman"/>
          <w:b/>
          <w:bCs/>
          <w:sz w:val="20"/>
          <w:szCs w:val="20"/>
          <w:lang w:val="en-IE"/>
        </w:rPr>
      </w:pPr>
      <w:r w:rsidRPr="008A3A83">
        <w:rPr>
          <w:rFonts w:ascii="Times New Roman" w:hAnsi="Times New Roman" w:cs="Times New Roman"/>
          <w:b/>
          <w:bCs/>
          <w:sz w:val="20"/>
          <w:szCs w:val="20"/>
          <w:lang w:val="en-IE"/>
        </w:rPr>
        <w:t>Figure</w:t>
      </w:r>
      <w:r w:rsidR="00B21F19">
        <w:rPr>
          <w:rFonts w:ascii="Times New Roman" w:hAnsi="Times New Roman" w:cs="Times New Roman"/>
          <w:b/>
          <w:bCs/>
          <w:sz w:val="20"/>
          <w:szCs w:val="20"/>
          <w:lang w:val="en-IE"/>
        </w:rPr>
        <w:t xml:space="preserve"> </w:t>
      </w:r>
      <w:r w:rsidR="006B053E">
        <w:rPr>
          <w:rFonts w:ascii="Times New Roman" w:hAnsi="Times New Roman" w:cs="Times New Roman"/>
          <w:b/>
          <w:bCs/>
          <w:sz w:val="20"/>
          <w:szCs w:val="20"/>
          <w:lang w:val="en-IE"/>
        </w:rPr>
        <w:t>5</w:t>
      </w:r>
      <w:r w:rsidR="00B21F19">
        <w:rPr>
          <w:rFonts w:ascii="Times New Roman" w:hAnsi="Times New Roman" w:cs="Times New Roman"/>
          <w:b/>
          <w:bCs/>
          <w:sz w:val="20"/>
          <w:szCs w:val="20"/>
          <w:lang w:val="en-IE"/>
        </w:rPr>
        <w:t>.</w:t>
      </w:r>
      <w:r w:rsidRPr="008A3A83">
        <w:rPr>
          <w:rFonts w:ascii="Times New Roman" w:hAnsi="Times New Roman" w:cs="Times New Roman"/>
          <w:b/>
          <w:bCs/>
          <w:sz w:val="20"/>
          <w:szCs w:val="20"/>
          <w:lang w:val="en-IE"/>
        </w:rPr>
        <w:t xml:space="preserve"> </w:t>
      </w:r>
      <w:r w:rsidR="00E66C84" w:rsidRPr="008A3A83">
        <w:rPr>
          <w:rFonts w:ascii="Times New Roman" w:hAnsi="Times New Roman" w:cs="Times New Roman"/>
          <w:b/>
          <w:bCs/>
          <w:sz w:val="20"/>
          <w:szCs w:val="20"/>
          <w:lang w:val="en-IE"/>
        </w:rPr>
        <w:t xml:space="preserve">Simplified Quantitative Transport Bias Analysis (SQTBA) -Gaussian Air masses dispersion for PMF sources (PMOA, </w:t>
      </w:r>
      <w:r w:rsidR="00ED45CC" w:rsidRPr="008A3A83">
        <w:rPr>
          <w:rFonts w:ascii="Times New Roman" w:hAnsi="Times New Roman" w:cs="Times New Roman"/>
          <w:b/>
          <w:bCs/>
          <w:sz w:val="20"/>
          <w:szCs w:val="20"/>
          <w:lang w:val="en-IE"/>
        </w:rPr>
        <w:t>MO-OOA</w:t>
      </w:r>
      <w:r w:rsidR="00E66C84" w:rsidRPr="008A3A83">
        <w:rPr>
          <w:rFonts w:ascii="Times New Roman" w:hAnsi="Times New Roman" w:cs="Times New Roman"/>
          <w:b/>
          <w:bCs/>
          <w:sz w:val="20"/>
          <w:szCs w:val="20"/>
          <w:lang w:val="en-IE"/>
        </w:rPr>
        <w:t>, MSA-OA) and O</w:t>
      </w:r>
      <w:r w:rsidR="00E66C84" w:rsidRPr="008A3A83">
        <w:rPr>
          <w:rFonts w:ascii="Times New Roman" w:hAnsi="Times New Roman" w:cs="Times New Roman"/>
          <w:b/>
          <w:bCs/>
          <w:sz w:val="20"/>
          <w:szCs w:val="20"/>
          <w:vertAlign w:val="subscript"/>
          <w:lang w:val="en-IE"/>
        </w:rPr>
        <w:t>3</w:t>
      </w:r>
      <w:r w:rsidR="002010DD" w:rsidRPr="008A3A83">
        <w:rPr>
          <w:rFonts w:ascii="Times New Roman" w:hAnsi="Times New Roman" w:cs="Times New Roman"/>
          <w:b/>
          <w:bCs/>
          <w:sz w:val="20"/>
          <w:szCs w:val="20"/>
          <w:lang w:val="en-IE"/>
        </w:rPr>
        <w:t xml:space="preserve"> </w:t>
      </w:r>
    </w:p>
    <w:p w14:paraId="58A0412B" w14:textId="2CF838E3" w:rsidR="00514B3E" w:rsidRDefault="00514B3E" w:rsidP="00955434">
      <w:pPr>
        <w:autoSpaceDE w:val="0"/>
        <w:autoSpaceDN w:val="0"/>
        <w:adjustRightInd w:val="0"/>
        <w:spacing w:after="0" w:line="240" w:lineRule="auto"/>
        <w:rPr>
          <w:rFonts w:ascii="Times New Roman" w:hAnsi="Times New Roman" w:cs="Times New Roman"/>
          <w:b/>
          <w:bCs/>
          <w:sz w:val="20"/>
          <w:szCs w:val="20"/>
          <w:lang w:val="en-IE"/>
        </w:rPr>
      </w:pPr>
    </w:p>
    <w:p w14:paraId="41686000" w14:textId="77777777" w:rsidR="00955434" w:rsidRPr="00955434" w:rsidRDefault="00955434" w:rsidP="00955434">
      <w:pPr>
        <w:autoSpaceDE w:val="0"/>
        <w:autoSpaceDN w:val="0"/>
        <w:adjustRightInd w:val="0"/>
        <w:spacing w:after="0" w:line="240" w:lineRule="auto"/>
        <w:rPr>
          <w:rFonts w:ascii="Times New Roman" w:hAnsi="Times New Roman" w:cs="Times New Roman"/>
          <w:b/>
          <w:bCs/>
          <w:sz w:val="20"/>
          <w:szCs w:val="20"/>
          <w:lang w:val="en-IE"/>
        </w:rPr>
      </w:pPr>
    </w:p>
    <w:p w14:paraId="17C3C02D" w14:textId="079FF101" w:rsidR="007D0BEC" w:rsidRDefault="008B6698" w:rsidP="00BA6165">
      <w:pPr>
        <w:pBdr>
          <w:top w:val="nil"/>
          <w:left w:val="nil"/>
          <w:bottom w:val="nil"/>
          <w:right w:val="nil"/>
          <w:between w:val="nil"/>
        </w:pBdr>
        <w:spacing w:line="360" w:lineRule="auto"/>
        <w:rPr>
          <w:rFonts w:ascii="Times New Roman" w:hAnsi="Times New Roman" w:cs="Times New Roman"/>
          <w:color w:val="000000" w:themeColor="text1"/>
          <w:sz w:val="20"/>
          <w:szCs w:val="20"/>
          <w:lang w:val="en-IE"/>
        </w:rPr>
      </w:pPr>
      <w:r w:rsidRPr="008A3A83">
        <w:rPr>
          <w:rFonts w:ascii="Times New Roman" w:hAnsi="Times New Roman" w:cs="Times New Roman"/>
          <w:color w:val="000000" w:themeColor="text1"/>
          <w:sz w:val="20"/>
          <w:szCs w:val="20"/>
          <w:lang w:val="en-IE"/>
        </w:rPr>
        <w:t xml:space="preserve">MO-OOA (Figure </w:t>
      </w:r>
      <w:commentRangeStart w:id="112"/>
      <w:r w:rsidR="004511D1">
        <w:rPr>
          <w:rFonts w:ascii="Times New Roman" w:hAnsi="Times New Roman" w:cs="Times New Roman"/>
          <w:color w:val="000000" w:themeColor="text1"/>
          <w:sz w:val="20"/>
          <w:szCs w:val="20"/>
          <w:lang w:val="en-IE"/>
        </w:rPr>
        <w:t>8</w:t>
      </w:r>
      <w:commentRangeEnd w:id="112"/>
      <w:r w:rsidR="00AF5ADE">
        <w:rPr>
          <w:rStyle w:val="CommentReference"/>
          <w:rFonts w:ascii="Calibri" w:eastAsia="Calibri" w:hAnsi="Calibri" w:cs="Calibri"/>
          <w:lang w:eastAsia="en-GB"/>
        </w:rPr>
        <w:commentReference w:id="112"/>
      </w:r>
      <w:r w:rsidRPr="008A3A83">
        <w:rPr>
          <w:rFonts w:ascii="Times New Roman" w:hAnsi="Times New Roman" w:cs="Times New Roman"/>
          <w:color w:val="000000" w:themeColor="text1"/>
          <w:sz w:val="20"/>
          <w:szCs w:val="20"/>
          <w:lang w:val="en-IE"/>
        </w:rPr>
        <w:t>-A)</w:t>
      </w:r>
      <w:r w:rsidR="0014135C" w:rsidRPr="008A3A83">
        <w:rPr>
          <w:rFonts w:ascii="Times New Roman" w:hAnsi="Times New Roman" w:cs="Times New Roman"/>
          <w:color w:val="000000" w:themeColor="text1"/>
          <w:sz w:val="20"/>
          <w:szCs w:val="20"/>
          <w:lang w:val="en-IE"/>
        </w:rPr>
        <w:t xml:space="preserve"> </w:t>
      </w:r>
      <w:r w:rsidR="006D2176" w:rsidRPr="008A3A83">
        <w:rPr>
          <w:rFonts w:ascii="Times New Roman" w:hAnsi="Times New Roman" w:cs="Times New Roman"/>
          <w:color w:val="000000" w:themeColor="text1"/>
          <w:sz w:val="20"/>
          <w:szCs w:val="20"/>
          <w:lang w:val="en-IE"/>
        </w:rPr>
        <w:t>strongest sources</w:t>
      </w:r>
      <w:r w:rsidRPr="008A3A83">
        <w:rPr>
          <w:rFonts w:ascii="Times New Roman" w:hAnsi="Times New Roman" w:cs="Times New Roman"/>
          <w:color w:val="000000" w:themeColor="text1"/>
          <w:sz w:val="20"/>
          <w:szCs w:val="20"/>
          <w:lang w:val="en-IE"/>
        </w:rPr>
        <w:t xml:space="preserve"> can be traced back</w:t>
      </w:r>
      <w:r w:rsidR="00565507" w:rsidRPr="008A3A83">
        <w:rPr>
          <w:rFonts w:ascii="Times New Roman" w:hAnsi="Times New Roman" w:cs="Times New Roman"/>
          <w:color w:val="000000" w:themeColor="text1"/>
          <w:sz w:val="20"/>
          <w:szCs w:val="20"/>
          <w:lang w:val="en-IE"/>
        </w:rPr>
        <w:t xml:space="preserve"> northward along a cyclonic gradual crescent shape spreading from </w:t>
      </w:r>
      <w:r w:rsidR="00E37919" w:rsidRPr="008A3A83">
        <w:rPr>
          <w:rFonts w:ascii="Times New Roman" w:hAnsi="Times New Roman" w:cs="Times New Roman"/>
          <w:color w:val="000000" w:themeColor="text1"/>
          <w:sz w:val="20"/>
          <w:szCs w:val="20"/>
          <w:lang w:val="en-IE"/>
        </w:rPr>
        <w:t>Greenland Seas South of Cape Farewell</w:t>
      </w:r>
      <w:r w:rsidR="00045B47">
        <w:rPr>
          <w:rFonts w:ascii="Times New Roman" w:hAnsi="Times New Roman" w:cs="Times New Roman"/>
          <w:color w:val="000000" w:themeColor="text1"/>
          <w:sz w:val="20"/>
          <w:szCs w:val="20"/>
          <w:lang w:val="en-IE"/>
        </w:rPr>
        <w:t xml:space="preserve"> (See Figure S9 for Ocean areas toponomy)</w:t>
      </w:r>
      <w:r w:rsidR="008A3A83">
        <w:rPr>
          <w:rFonts w:ascii="Times New Roman" w:hAnsi="Times New Roman" w:cs="Times New Roman"/>
          <w:color w:val="000000" w:themeColor="text1"/>
          <w:sz w:val="20"/>
          <w:szCs w:val="20"/>
          <w:lang w:val="en-IE"/>
        </w:rPr>
        <w:t xml:space="preserve">. </w:t>
      </w:r>
      <w:r w:rsidR="0014135C" w:rsidRPr="008A3A83">
        <w:rPr>
          <w:rFonts w:ascii="Times New Roman" w:hAnsi="Times New Roman" w:cs="Times New Roman"/>
          <w:color w:val="000000" w:themeColor="text1"/>
          <w:sz w:val="20"/>
          <w:szCs w:val="20"/>
          <w:lang w:val="en-IE"/>
        </w:rPr>
        <w:t xml:space="preserve">This </w:t>
      </w:r>
      <w:r w:rsidR="00247E19" w:rsidRPr="008A3A83">
        <w:rPr>
          <w:rFonts w:ascii="Times New Roman" w:hAnsi="Times New Roman" w:cs="Times New Roman"/>
          <w:color w:val="000000" w:themeColor="text1"/>
          <w:sz w:val="20"/>
          <w:szCs w:val="20"/>
          <w:lang w:val="en-IE"/>
        </w:rPr>
        <w:t xml:space="preserve">culminates </w:t>
      </w:r>
      <w:r w:rsidR="0014135C" w:rsidRPr="008A3A83">
        <w:rPr>
          <w:rFonts w:ascii="Times New Roman" w:hAnsi="Times New Roman" w:cs="Times New Roman"/>
          <w:color w:val="000000" w:themeColor="text1"/>
          <w:sz w:val="20"/>
          <w:szCs w:val="20"/>
          <w:lang w:val="en-IE"/>
        </w:rPr>
        <w:t>further</w:t>
      </w:r>
      <w:r w:rsidR="00E37919" w:rsidRPr="008A3A83">
        <w:rPr>
          <w:rFonts w:ascii="Times New Roman" w:hAnsi="Times New Roman" w:cs="Times New Roman"/>
          <w:color w:val="000000" w:themeColor="text1"/>
          <w:sz w:val="20"/>
          <w:szCs w:val="20"/>
          <w:lang w:val="en-IE"/>
        </w:rPr>
        <w:t xml:space="preserve"> </w:t>
      </w:r>
      <w:r w:rsidR="0014135C" w:rsidRPr="008A3A83">
        <w:rPr>
          <w:rFonts w:ascii="Times New Roman" w:hAnsi="Times New Roman" w:cs="Times New Roman"/>
          <w:color w:val="000000" w:themeColor="text1"/>
          <w:sz w:val="20"/>
          <w:szCs w:val="20"/>
          <w:lang w:val="en-IE"/>
        </w:rPr>
        <w:t xml:space="preserve">with </w:t>
      </w:r>
      <w:commentRangeStart w:id="113"/>
      <w:r w:rsidR="0014135C" w:rsidRPr="008A3A83">
        <w:rPr>
          <w:rFonts w:ascii="Times New Roman" w:hAnsi="Times New Roman" w:cs="Times New Roman"/>
          <w:color w:val="000000" w:themeColor="text1"/>
          <w:sz w:val="20"/>
          <w:szCs w:val="20"/>
          <w:lang w:val="en-IE"/>
        </w:rPr>
        <w:t xml:space="preserve">air masses sources </w:t>
      </w:r>
      <w:commentRangeEnd w:id="113"/>
      <w:r w:rsidR="00AF5ADE">
        <w:rPr>
          <w:rStyle w:val="CommentReference"/>
          <w:rFonts w:ascii="Calibri" w:eastAsia="Calibri" w:hAnsi="Calibri" w:cs="Calibri"/>
          <w:lang w:eastAsia="en-GB"/>
        </w:rPr>
        <w:commentReference w:id="113"/>
      </w:r>
      <w:r w:rsidR="0014135C" w:rsidRPr="008A3A83">
        <w:rPr>
          <w:rFonts w:ascii="Times New Roman" w:hAnsi="Times New Roman" w:cs="Times New Roman"/>
          <w:color w:val="000000" w:themeColor="text1"/>
          <w:sz w:val="20"/>
          <w:szCs w:val="20"/>
          <w:lang w:val="en-IE"/>
        </w:rPr>
        <w:t>spanning</w:t>
      </w:r>
      <w:r w:rsidR="00E37919" w:rsidRPr="008A3A83">
        <w:rPr>
          <w:rFonts w:ascii="Times New Roman" w:hAnsi="Times New Roman" w:cs="Times New Roman"/>
          <w:color w:val="000000" w:themeColor="text1"/>
          <w:sz w:val="20"/>
          <w:szCs w:val="20"/>
          <w:lang w:val="en-IE"/>
        </w:rPr>
        <w:t xml:space="preserve"> over the East Greenland Current</w:t>
      </w:r>
      <w:r w:rsidR="0076060B" w:rsidRPr="008A3A83">
        <w:rPr>
          <w:rFonts w:ascii="Times New Roman" w:hAnsi="Times New Roman" w:cs="Times New Roman"/>
          <w:color w:val="000000" w:themeColor="text1"/>
          <w:sz w:val="20"/>
          <w:szCs w:val="20"/>
          <w:lang w:val="en-IE"/>
        </w:rPr>
        <w:t xml:space="preserve"> (Denmark Strait) </w:t>
      </w:r>
      <w:r w:rsidR="00E37919" w:rsidRPr="008A3A83">
        <w:rPr>
          <w:rFonts w:ascii="Times New Roman" w:hAnsi="Times New Roman" w:cs="Times New Roman"/>
          <w:color w:val="000000" w:themeColor="text1"/>
          <w:sz w:val="20"/>
          <w:szCs w:val="20"/>
          <w:lang w:val="en-IE"/>
        </w:rPr>
        <w:t>upwards to the Iceland Sea</w:t>
      </w:r>
      <w:r w:rsidR="0014135C" w:rsidRPr="008A3A83">
        <w:rPr>
          <w:rFonts w:ascii="Times New Roman" w:hAnsi="Times New Roman" w:cs="Times New Roman"/>
          <w:color w:val="000000" w:themeColor="text1"/>
          <w:sz w:val="20"/>
          <w:szCs w:val="20"/>
          <w:lang w:val="en-IE"/>
        </w:rPr>
        <w:t xml:space="preserve"> south of Jan Mayen</w:t>
      </w:r>
      <w:r w:rsidR="00E87848" w:rsidRPr="008A3A83">
        <w:rPr>
          <w:rFonts w:ascii="Times New Roman" w:hAnsi="Times New Roman" w:cs="Times New Roman"/>
          <w:color w:val="000000" w:themeColor="text1"/>
          <w:sz w:val="20"/>
          <w:szCs w:val="20"/>
          <w:lang w:val="en-IE"/>
        </w:rPr>
        <w:t>.</w:t>
      </w:r>
      <w:r w:rsidR="006D2176" w:rsidRPr="008A3A83">
        <w:rPr>
          <w:rFonts w:ascii="Times New Roman" w:hAnsi="Times New Roman" w:cs="Times New Roman"/>
          <w:color w:val="000000" w:themeColor="text1"/>
          <w:sz w:val="20"/>
          <w:szCs w:val="20"/>
          <w:lang w:val="en-IE"/>
        </w:rPr>
        <w:t xml:space="preserve"> MO-OOA is</w:t>
      </w:r>
      <w:r w:rsidR="00247E19" w:rsidRPr="008A3A83">
        <w:rPr>
          <w:rFonts w:ascii="Times New Roman" w:hAnsi="Times New Roman" w:cs="Times New Roman"/>
          <w:color w:val="000000" w:themeColor="text1"/>
          <w:sz w:val="20"/>
          <w:szCs w:val="20"/>
          <w:lang w:val="en-IE"/>
        </w:rPr>
        <w:t xml:space="preserve"> otherwise</w:t>
      </w:r>
      <w:r w:rsidR="006D2176" w:rsidRPr="008A3A83">
        <w:rPr>
          <w:rFonts w:ascii="Times New Roman" w:hAnsi="Times New Roman" w:cs="Times New Roman"/>
          <w:color w:val="000000" w:themeColor="text1"/>
          <w:sz w:val="20"/>
          <w:szCs w:val="20"/>
          <w:lang w:val="en-IE"/>
        </w:rPr>
        <w:t xml:space="preserve"> </w:t>
      </w:r>
      <w:r w:rsidR="009C0EB9" w:rsidRPr="008A3A83">
        <w:rPr>
          <w:rFonts w:ascii="Times New Roman" w:hAnsi="Times New Roman" w:cs="Times New Roman"/>
          <w:color w:val="000000" w:themeColor="text1"/>
          <w:sz w:val="20"/>
          <w:szCs w:val="20"/>
          <w:lang w:val="en-IE"/>
        </w:rPr>
        <w:t>ubiquitous and shows contributions over the Newfoundland, Labrador</w:t>
      </w:r>
      <w:r w:rsidR="006D2176" w:rsidRPr="008A3A83">
        <w:rPr>
          <w:rFonts w:ascii="Times New Roman" w:hAnsi="Times New Roman" w:cs="Times New Roman"/>
          <w:color w:val="000000" w:themeColor="text1"/>
          <w:sz w:val="20"/>
          <w:szCs w:val="20"/>
          <w:lang w:val="en-IE"/>
        </w:rPr>
        <w:t xml:space="preserve"> </w:t>
      </w:r>
      <w:r w:rsidR="009C0EB9" w:rsidRPr="008A3A83">
        <w:rPr>
          <w:rFonts w:ascii="Times New Roman" w:hAnsi="Times New Roman" w:cs="Times New Roman"/>
          <w:color w:val="000000" w:themeColor="text1"/>
          <w:sz w:val="20"/>
          <w:szCs w:val="20"/>
          <w:lang w:val="en-IE"/>
        </w:rPr>
        <w:t xml:space="preserve">and Iceland basins as well as other </w:t>
      </w:r>
      <w:r w:rsidR="0076060B" w:rsidRPr="008A3A83">
        <w:rPr>
          <w:rFonts w:ascii="Times New Roman" w:hAnsi="Times New Roman" w:cs="Times New Roman"/>
          <w:color w:val="000000" w:themeColor="text1"/>
          <w:sz w:val="20"/>
          <w:szCs w:val="20"/>
          <w:lang w:val="en-IE"/>
        </w:rPr>
        <w:t>areas. O</w:t>
      </w:r>
      <w:r w:rsidR="00757C6D" w:rsidRPr="008A3A83">
        <w:rPr>
          <w:rFonts w:ascii="Times New Roman" w:hAnsi="Times New Roman" w:cs="Times New Roman"/>
          <w:color w:val="000000" w:themeColor="text1"/>
          <w:sz w:val="20"/>
          <w:szCs w:val="20"/>
          <w:vertAlign w:val="subscript"/>
          <w:lang w:val="en-IE"/>
        </w:rPr>
        <w:t>3</w:t>
      </w:r>
      <w:r w:rsidR="00757C6D" w:rsidRPr="008A3A83">
        <w:rPr>
          <w:rFonts w:ascii="Times New Roman" w:hAnsi="Times New Roman" w:cs="Times New Roman"/>
          <w:color w:val="000000" w:themeColor="text1"/>
          <w:sz w:val="20"/>
          <w:szCs w:val="20"/>
          <w:lang w:val="en-IE"/>
        </w:rPr>
        <w:t xml:space="preserve"> (Figure </w:t>
      </w:r>
      <w:r w:rsidR="006B053E">
        <w:rPr>
          <w:rFonts w:ascii="Times New Roman" w:hAnsi="Times New Roman" w:cs="Times New Roman"/>
          <w:color w:val="000000" w:themeColor="text1"/>
          <w:sz w:val="20"/>
          <w:szCs w:val="20"/>
          <w:lang w:val="en-IE"/>
        </w:rPr>
        <w:t>5</w:t>
      </w:r>
      <w:r w:rsidR="00757C6D" w:rsidRPr="008A3A83">
        <w:rPr>
          <w:rFonts w:ascii="Times New Roman" w:hAnsi="Times New Roman" w:cs="Times New Roman"/>
          <w:color w:val="000000" w:themeColor="text1"/>
          <w:sz w:val="20"/>
          <w:szCs w:val="20"/>
          <w:lang w:val="en-IE"/>
        </w:rPr>
        <w:t xml:space="preserve">-B) </w:t>
      </w:r>
      <w:r w:rsidR="009C0EB9" w:rsidRPr="008A3A83">
        <w:rPr>
          <w:rFonts w:ascii="Times New Roman" w:hAnsi="Times New Roman" w:cs="Times New Roman"/>
          <w:color w:val="000000" w:themeColor="text1"/>
          <w:sz w:val="20"/>
          <w:szCs w:val="20"/>
          <w:lang w:val="en-IE"/>
        </w:rPr>
        <w:t xml:space="preserve">shared </w:t>
      </w:r>
      <w:del w:id="114" w:author="Ovadnevaite, Jurgita" w:date="2024-07-02T17:55:00Z" w16du:dateUtc="2024-07-02T16:55:00Z">
        <w:r w:rsidR="00757C6D" w:rsidRPr="008A3A83" w:rsidDel="00AF5ADE">
          <w:rPr>
            <w:rFonts w:ascii="Times New Roman" w:hAnsi="Times New Roman" w:cs="Times New Roman"/>
            <w:color w:val="000000" w:themeColor="text1"/>
            <w:sz w:val="20"/>
            <w:szCs w:val="20"/>
            <w:lang w:val="en-IE"/>
          </w:rPr>
          <w:delText>the same</w:delText>
        </w:r>
      </w:del>
      <w:ins w:id="115" w:author="Ovadnevaite, Jurgita" w:date="2024-07-02T17:55:00Z" w16du:dateUtc="2024-07-02T16:55:00Z">
        <w:r w:rsidR="00AF5ADE">
          <w:rPr>
            <w:rFonts w:ascii="Times New Roman" w:hAnsi="Times New Roman" w:cs="Times New Roman"/>
            <w:color w:val="000000" w:themeColor="text1"/>
            <w:sz w:val="20"/>
            <w:szCs w:val="20"/>
            <w:lang w:val="en-IE"/>
          </w:rPr>
          <w:t>similar</w:t>
        </w:r>
      </w:ins>
      <w:r w:rsidR="00757C6D" w:rsidRPr="008A3A83">
        <w:rPr>
          <w:rFonts w:ascii="Times New Roman" w:hAnsi="Times New Roman" w:cs="Times New Roman"/>
          <w:color w:val="000000" w:themeColor="text1"/>
          <w:sz w:val="20"/>
          <w:szCs w:val="20"/>
          <w:lang w:val="en-IE"/>
        </w:rPr>
        <w:t xml:space="preserve"> </w:t>
      </w:r>
      <w:del w:id="116" w:author="Ovadnevaite, Jurgita" w:date="2024-07-02T17:55:00Z" w16du:dateUtc="2024-07-02T16:55:00Z">
        <w:r w:rsidR="0076060B" w:rsidRPr="008A3A83" w:rsidDel="00AF5ADE">
          <w:rPr>
            <w:rFonts w:ascii="Times New Roman" w:hAnsi="Times New Roman" w:cs="Times New Roman"/>
            <w:color w:val="000000" w:themeColor="text1"/>
            <w:sz w:val="20"/>
            <w:szCs w:val="20"/>
            <w:lang w:val="en-IE"/>
          </w:rPr>
          <w:delText xml:space="preserve">overwhelming </w:delText>
        </w:r>
        <w:r w:rsidR="00757C6D" w:rsidRPr="008A3A83" w:rsidDel="00AF5ADE">
          <w:rPr>
            <w:rFonts w:ascii="Times New Roman" w:hAnsi="Times New Roman" w:cs="Times New Roman"/>
            <w:color w:val="000000" w:themeColor="text1"/>
            <w:sz w:val="20"/>
            <w:szCs w:val="20"/>
            <w:lang w:val="en-IE"/>
          </w:rPr>
          <w:delText xml:space="preserve">sources </w:delText>
        </w:r>
      </w:del>
      <w:ins w:id="117" w:author="Ovadnevaite, Jurgita" w:date="2024-07-02T17:55:00Z" w16du:dateUtc="2024-07-02T16:55:00Z">
        <w:r w:rsidR="00AF5ADE">
          <w:rPr>
            <w:rFonts w:ascii="Times New Roman" w:hAnsi="Times New Roman" w:cs="Times New Roman"/>
            <w:color w:val="000000" w:themeColor="text1"/>
            <w:sz w:val="20"/>
            <w:szCs w:val="20"/>
            <w:lang w:val="en-IE"/>
          </w:rPr>
          <w:t>origin</w:t>
        </w:r>
        <w:r w:rsidR="00AF5ADE" w:rsidRPr="008A3A83">
          <w:rPr>
            <w:rFonts w:ascii="Times New Roman" w:hAnsi="Times New Roman" w:cs="Times New Roman"/>
            <w:color w:val="000000" w:themeColor="text1"/>
            <w:sz w:val="20"/>
            <w:szCs w:val="20"/>
            <w:lang w:val="en-IE"/>
          </w:rPr>
          <w:t xml:space="preserve"> </w:t>
        </w:r>
      </w:ins>
      <w:r w:rsidR="00757C6D" w:rsidRPr="008A3A83">
        <w:rPr>
          <w:rFonts w:ascii="Times New Roman" w:hAnsi="Times New Roman" w:cs="Times New Roman"/>
          <w:color w:val="000000" w:themeColor="text1"/>
          <w:sz w:val="20"/>
          <w:szCs w:val="20"/>
          <w:lang w:val="en-IE"/>
        </w:rPr>
        <w:t>as MO-OOA further confirming its</w:t>
      </w:r>
      <w:r w:rsidR="00C54F79" w:rsidRPr="008A3A83">
        <w:rPr>
          <w:rFonts w:ascii="Times New Roman" w:hAnsi="Times New Roman" w:cs="Times New Roman"/>
          <w:color w:val="000000" w:themeColor="text1"/>
          <w:sz w:val="20"/>
          <w:szCs w:val="20"/>
          <w:lang w:val="en-IE"/>
        </w:rPr>
        <w:t xml:space="preserve"> </w:t>
      </w:r>
      <w:r w:rsidR="00757C6D" w:rsidRPr="008A3A83">
        <w:rPr>
          <w:rFonts w:ascii="Times New Roman" w:hAnsi="Times New Roman" w:cs="Times New Roman"/>
          <w:color w:val="000000" w:themeColor="text1"/>
          <w:sz w:val="20"/>
          <w:szCs w:val="20"/>
          <w:lang w:val="en-IE"/>
        </w:rPr>
        <w:t>role in MO-OOA formation.</w:t>
      </w:r>
      <w:r w:rsidR="00247E19" w:rsidRPr="008A3A83">
        <w:rPr>
          <w:rFonts w:ascii="Times New Roman" w:hAnsi="Times New Roman" w:cs="Times New Roman"/>
          <w:color w:val="000000" w:themeColor="text1"/>
          <w:sz w:val="20"/>
          <w:szCs w:val="20"/>
          <w:lang w:val="en-IE"/>
        </w:rPr>
        <w:t xml:space="preserve"> Overall, </w:t>
      </w:r>
      <w:r w:rsidR="00247E19" w:rsidRPr="008A3A83">
        <w:rPr>
          <w:rFonts w:ascii="Times New Roman" w:hAnsi="Times New Roman" w:cs="Times New Roman"/>
          <w:sz w:val="20"/>
          <w:szCs w:val="20"/>
          <w:lang w:val="en-IE"/>
        </w:rPr>
        <w:t xml:space="preserve">we observe </w:t>
      </w:r>
      <w:r w:rsidR="00247E19" w:rsidRPr="008A3A83">
        <w:rPr>
          <w:rFonts w:ascii="Times New Roman" w:hAnsi="Times New Roman" w:cs="Times New Roman"/>
          <w:color w:val="000000" w:themeColor="text1"/>
          <w:sz w:val="20"/>
          <w:szCs w:val="20"/>
          <w:lang w:val="en-IE"/>
        </w:rPr>
        <w:t xml:space="preserve">aged polar air masses eventually flowing from </w:t>
      </w:r>
      <w:r w:rsidR="004511D1">
        <w:rPr>
          <w:rFonts w:ascii="Times New Roman" w:hAnsi="Times New Roman" w:cs="Times New Roman"/>
          <w:color w:val="000000" w:themeColor="text1"/>
          <w:sz w:val="20"/>
          <w:szCs w:val="20"/>
          <w:lang w:val="en-IE"/>
        </w:rPr>
        <w:t>Greenland to MHD</w:t>
      </w:r>
      <w:r w:rsidR="00247E19" w:rsidRPr="008A3A83">
        <w:rPr>
          <w:rFonts w:ascii="Times New Roman" w:hAnsi="Times New Roman" w:cs="Times New Roman"/>
          <w:color w:val="000000" w:themeColor="text1"/>
          <w:sz w:val="20"/>
          <w:szCs w:val="20"/>
          <w:lang w:val="en-IE"/>
        </w:rPr>
        <w:t xml:space="preserve">. The sustained blockade and aging of air masses over Greenland is known and attributed to summertime high-pressure systems surrounding this region influenced by Arctic amplification </w:t>
      </w:r>
      <w:r w:rsidR="008E07B3" w:rsidRPr="008A3A83">
        <w:rPr>
          <w:rFonts w:ascii="Times New Roman" w:hAnsi="Times New Roman" w:cs="Times New Roman"/>
          <w:color w:val="000000" w:themeColor="text1"/>
          <w:sz w:val="20"/>
          <w:szCs w:val="20"/>
          <w:lang w:val="en-IE"/>
        </w:rPr>
        <w:fldChar w:fldCharType="begin"/>
      </w:r>
      <w:r w:rsidR="00673806">
        <w:rPr>
          <w:rFonts w:ascii="Times New Roman" w:hAnsi="Times New Roman" w:cs="Times New Roman"/>
          <w:color w:val="000000" w:themeColor="text1"/>
          <w:sz w:val="20"/>
          <w:szCs w:val="20"/>
          <w:lang w:val="en-IE"/>
        </w:rPr>
        <w:instrText xml:space="preserve"> ADDIN ZOTERO_ITEM CSL_CITATION {"citationID":"6L6MQrcT","properties":{"formattedCitation":"(Pettersen et al. 2022; Preece et al. 2023)","plainCitation":"(Pettersen et al. 2022; Preece et al. 2023)","noteIndex":0},"citationItems":[{"id":4322,"uris":["http://zotero.org/groups/3856298/items/KPD5CBL7"],"itemData":{"id":4322,"type":"article-journal","abstract":"Abstract\n            The Greenland Ice Sheet (GrIS) is losing mass at an increasing rate yet mass gain from snowfall still exceeds the loss attribute</w:instrText>
      </w:r>
      <w:r w:rsidR="00673806">
        <w:rPr>
          <w:rFonts w:ascii="Times New Roman" w:hAnsi="Times New Roman" w:cs="Times New Roman" w:hint="eastAsia"/>
          <w:color w:val="000000" w:themeColor="text1"/>
          <w:sz w:val="20"/>
          <w:szCs w:val="20"/>
          <w:lang w:val="en-IE"/>
        </w:rPr>
        <w:instrText>d to surface melt processes on an annual basis. This work assesses the relationship between persistent atmospheric blocking across the Euro</w:instrText>
      </w:r>
      <w:r w:rsidR="00673806">
        <w:rPr>
          <w:rFonts w:ascii="Times New Roman" w:hAnsi="Times New Roman" w:cs="Times New Roman" w:hint="eastAsia"/>
          <w:color w:val="000000" w:themeColor="text1"/>
          <w:sz w:val="20"/>
          <w:szCs w:val="20"/>
          <w:lang w:val="en-IE"/>
        </w:rPr>
        <w:instrText>‐</w:instrText>
      </w:r>
      <w:r w:rsidR="00673806">
        <w:rPr>
          <w:rFonts w:ascii="Times New Roman" w:hAnsi="Times New Roman" w:cs="Times New Roman" w:hint="eastAsia"/>
          <w:color w:val="000000" w:themeColor="text1"/>
          <w:sz w:val="20"/>
          <w:szCs w:val="20"/>
          <w:lang w:val="en-IE"/>
        </w:rPr>
        <w:instrText>Atlantic region and enhanced precipitation processes over the central GrIS during June</w:instrText>
      </w:r>
      <w:r w:rsidR="00673806">
        <w:rPr>
          <w:rFonts w:ascii="Times New Roman" w:hAnsi="Times New Roman" w:cs="Times New Roman" w:hint="eastAsia"/>
          <w:color w:val="000000" w:themeColor="text1"/>
          <w:sz w:val="20"/>
          <w:szCs w:val="20"/>
          <w:lang w:val="en-IE"/>
        </w:rPr>
        <w:instrText>–</w:instrText>
      </w:r>
      <w:r w:rsidR="00673806">
        <w:rPr>
          <w:rFonts w:ascii="Times New Roman" w:hAnsi="Times New Roman" w:cs="Times New Roman" w:hint="eastAsia"/>
          <w:color w:val="000000" w:themeColor="text1"/>
          <w:sz w:val="20"/>
          <w:szCs w:val="20"/>
          <w:lang w:val="en-IE"/>
        </w:rPr>
        <w:instrText>August and September</w:instrText>
      </w:r>
      <w:r w:rsidR="00673806">
        <w:rPr>
          <w:rFonts w:ascii="Times New Roman" w:hAnsi="Times New Roman" w:cs="Times New Roman" w:hint="eastAsia"/>
          <w:color w:val="000000" w:themeColor="text1"/>
          <w:sz w:val="20"/>
          <w:szCs w:val="20"/>
          <w:lang w:val="en-IE"/>
        </w:rPr>
        <w:instrText>–</w:instrText>
      </w:r>
      <w:r w:rsidR="00673806">
        <w:rPr>
          <w:rFonts w:ascii="Times New Roman" w:hAnsi="Times New Roman" w:cs="Times New Roman" w:hint="eastAsia"/>
          <w:color w:val="000000" w:themeColor="text1"/>
          <w:sz w:val="20"/>
          <w:szCs w:val="20"/>
          <w:lang w:val="en-IE"/>
        </w:rPr>
        <w:instrText>November. Results show that the vast majority of snowfall events in the central GrIS coincide with Euro</w:instrText>
      </w:r>
      <w:r w:rsidR="00673806">
        <w:rPr>
          <w:rFonts w:ascii="Times New Roman" w:hAnsi="Times New Roman" w:cs="Times New Roman" w:hint="eastAsia"/>
          <w:color w:val="000000" w:themeColor="text1"/>
          <w:sz w:val="20"/>
          <w:szCs w:val="20"/>
          <w:lang w:val="en-IE"/>
        </w:rPr>
        <w:instrText>‐</w:instrText>
      </w:r>
      <w:r w:rsidR="00673806">
        <w:rPr>
          <w:rFonts w:ascii="Times New Roman" w:hAnsi="Times New Roman" w:cs="Times New Roman" w:hint="eastAsia"/>
          <w:color w:val="000000" w:themeColor="text1"/>
          <w:sz w:val="20"/>
          <w:szCs w:val="20"/>
          <w:lang w:val="en-IE"/>
        </w:rPr>
        <w:instrText>Atlantic blocking. During June</w:instrText>
      </w:r>
      <w:r w:rsidR="00673806">
        <w:rPr>
          <w:rFonts w:ascii="Times New Roman" w:hAnsi="Times New Roman" w:cs="Times New Roman" w:hint="eastAsia"/>
          <w:color w:val="000000" w:themeColor="text1"/>
          <w:sz w:val="20"/>
          <w:szCs w:val="20"/>
          <w:lang w:val="en-IE"/>
        </w:rPr>
        <w:instrText>–</w:instrText>
      </w:r>
      <w:r w:rsidR="00673806">
        <w:rPr>
          <w:rFonts w:ascii="Times New Roman" w:hAnsi="Times New Roman" w:cs="Times New Roman" w:hint="eastAsia"/>
          <w:color w:val="000000" w:themeColor="text1"/>
          <w:sz w:val="20"/>
          <w:szCs w:val="20"/>
          <w:lang w:val="en-IE"/>
        </w:rPr>
        <w:instrText>August, snowfall events are produced primarily by mixed</w:instrText>
      </w:r>
      <w:r w:rsidR="00673806">
        <w:rPr>
          <w:rFonts w:ascii="Times New Roman" w:hAnsi="Times New Roman" w:cs="Times New Roman" w:hint="eastAsia"/>
          <w:color w:val="000000" w:themeColor="text1"/>
          <w:sz w:val="20"/>
          <w:szCs w:val="20"/>
          <w:lang w:val="en-IE"/>
        </w:rPr>
        <w:instrText>‐</w:instrText>
      </w:r>
      <w:r w:rsidR="00673806">
        <w:rPr>
          <w:rFonts w:ascii="Times New Roman" w:hAnsi="Times New Roman" w:cs="Times New Roman" w:hint="eastAsia"/>
          <w:color w:val="000000" w:themeColor="text1"/>
          <w:sz w:val="20"/>
          <w:szCs w:val="20"/>
          <w:lang w:val="en-IE"/>
        </w:rPr>
        <w:instrText xml:space="preserve">phase clouds (88%) and are linked to a persistent blocking anticyclone </w:instrText>
      </w:r>
      <w:r w:rsidR="00673806">
        <w:rPr>
          <w:rFonts w:ascii="Times New Roman" w:hAnsi="Times New Roman" w:cs="Times New Roman"/>
          <w:color w:val="000000" w:themeColor="text1"/>
          <w:sz w:val="20"/>
          <w:szCs w:val="20"/>
          <w:lang w:val="en-IE"/>
        </w:rPr>
        <w:instrText>over southern Greenland (84%). The blocking anticyclone slowly advects warm, moist air masses into western and southern Greenland, with positive temperature and water vapor anomalies that intensify over the central GrIS. A zonal integrated water vapor tra</w:instrText>
      </w:r>
      <w:r w:rsidR="00673806">
        <w:rPr>
          <w:rFonts w:ascii="Times New Roman" w:hAnsi="Times New Roman" w:cs="Times New Roman" w:hint="eastAsia"/>
          <w:color w:val="000000" w:themeColor="text1"/>
          <w:sz w:val="20"/>
          <w:szCs w:val="20"/>
          <w:lang w:val="en-IE"/>
        </w:rPr>
        <w:instrText>nsport pattern south of Greenland indicates a southern shift of the North Atlantic storm track associated with the high</w:instrText>
      </w:r>
      <w:r w:rsidR="00673806">
        <w:rPr>
          <w:rFonts w:ascii="Times New Roman" w:hAnsi="Times New Roman" w:cs="Times New Roman" w:hint="eastAsia"/>
          <w:color w:val="000000" w:themeColor="text1"/>
          <w:sz w:val="20"/>
          <w:szCs w:val="20"/>
          <w:lang w:val="en-IE"/>
        </w:rPr>
        <w:instrText>‐</w:instrText>
      </w:r>
      <w:r w:rsidR="00673806">
        <w:rPr>
          <w:rFonts w:ascii="Times New Roman" w:hAnsi="Times New Roman" w:cs="Times New Roman" w:hint="eastAsia"/>
          <w:color w:val="000000" w:themeColor="text1"/>
          <w:sz w:val="20"/>
          <w:szCs w:val="20"/>
          <w:lang w:val="en-IE"/>
        </w:rPr>
        <w:instrText>latitude blocking. In contrast, snowfall events during September</w:instrText>
      </w:r>
      <w:r w:rsidR="00673806">
        <w:rPr>
          <w:rFonts w:ascii="Times New Roman" w:hAnsi="Times New Roman" w:cs="Times New Roman" w:hint="eastAsia"/>
          <w:color w:val="000000" w:themeColor="text1"/>
          <w:sz w:val="20"/>
          <w:szCs w:val="20"/>
          <w:lang w:val="en-IE"/>
        </w:rPr>
        <w:instrText>–</w:instrText>
      </w:r>
      <w:r w:rsidR="00673806">
        <w:rPr>
          <w:rFonts w:ascii="Times New Roman" w:hAnsi="Times New Roman" w:cs="Times New Roman" w:hint="eastAsia"/>
          <w:color w:val="000000" w:themeColor="text1"/>
          <w:sz w:val="20"/>
          <w:szCs w:val="20"/>
          <w:lang w:val="en-IE"/>
        </w:rPr>
        <w:instrText>November are largely produced by ice</w:instrText>
      </w:r>
      <w:r w:rsidR="00673806">
        <w:rPr>
          <w:rFonts w:ascii="Times New Roman" w:hAnsi="Times New Roman" w:cs="Times New Roman" w:hint="eastAsia"/>
          <w:color w:val="000000" w:themeColor="text1"/>
          <w:sz w:val="20"/>
          <w:szCs w:val="20"/>
          <w:lang w:val="en-IE"/>
        </w:rPr>
        <w:instrText>‐</w:instrText>
      </w:r>
      <w:r w:rsidR="00673806">
        <w:rPr>
          <w:rFonts w:ascii="Times New Roman" w:hAnsi="Times New Roman" w:cs="Times New Roman" w:hint="eastAsia"/>
          <w:color w:val="000000" w:themeColor="text1"/>
          <w:sz w:val="20"/>
          <w:szCs w:val="20"/>
          <w:lang w:val="en-IE"/>
        </w:rPr>
        <w:instrText>phase clouds (85%) and are associ</w:instrText>
      </w:r>
      <w:r w:rsidR="00673806">
        <w:rPr>
          <w:rFonts w:ascii="Times New Roman" w:hAnsi="Times New Roman" w:cs="Times New Roman"/>
          <w:color w:val="000000" w:themeColor="text1"/>
          <w:sz w:val="20"/>
          <w:szCs w:val="20"/>
          <w:lang w:val="en-IE"/>
        </w:rPr>
        <w:instrText>ated with a blocking anticyclone over the Nordic Seas and blocked flow over northern Europe (78%). The blocking anticyclone deflects the westerly North Atlantic storm track poleward and enables the rapid transport of warm, moist air masses up the steep so</w:instrText>
      </w:r>
      <w:r w:rsidR="00673806">
        <w:rPr>
          <w:rFonts w:ascii="Times New Roman" w:hAnsi="Times New Roman" w:cs="Times New Roman" w:hint="eastAsia"/>
          <w:color w:val="000000" w:themeColor="text1"/>
          <w:sz w:val="20"/>
          <w:szCs w:val="20"/>
          <w:lang w:val="en-IE"/>
        </w:rPr>
        <w:instrText>utheastern edge of the GrIS, with positive temperature and water vapor anomalies to the east and southeast of Greenland. These results emphasize the critical role of Euro</w:instrText>
      </w:r>
      <w:r w:rsidR="00673806">
        <w:rPr>
          <w:rFonts w:ascii="Times New Roman" w:hAnsi="Times New Roman" w:cs="Times New Roman" w:hint="eastAsia"/>
          <w:color w:val="000000" w:themeColor="text1"/>
          <w:sz w:val="20"/>
          <w:szCs w:val="20"/>
          <w:lang w:val="en-IE"/>
        </w:rPr>
        <w:instrText>‐</w:instrText>
      </w:r>
      <w:r w:rsidR="00673806">
        <w:rPr>
          <w:rFonts w:ascii="Times New Roman" w:hAnsi="Times New Roman" w:cs="Times New Roman" w:hint="eastAsia"/>
          <w:color w:val="000000" w:themeColor="text1"/>
          <w:sz w:val="20"/>
          <w:szCs w:val="20"/>
          <w:lang w:val="en-IE"/>
        </w:rPr>
        <w:instrText>Atlantic blocking in promoting snowfall processes over the central GrIS and the importance of accurate representation of blocking in climate model projections.\n          , \n            Plain Language Summary\n            The Greenland Ice Sheet gains mass primarily through snowfall processes. However, the large</w:instrText>
      </w:r>
      <w:r w:rsidR="00673806">
        <w:rPr>
          <w:rFonts w:ascii="Times New Roman" w:hAnsi="Times New Roman" w:cs="Times New Roman" w:hint="eastAsia"/>
          <w:color w:val="000000" w:themeColor="text1"/>
          <w:sz w:val="20"/>
          <w:szCs w:val="20"/>
          <w:lang w:val="en-IE"/>
        </w:rPr>
        <w:instrText>‐</w:instrText>
      </w:r>
      <w:r w:rsidR="00673806">
        <w:rPr>
          <w:rFonts w:ascii="Times New Roman" w:hAnsi="Times New Roman" w:cs="Times New Roman" w:hint="eastAsia"/>
          <w:color w:val="000000" w:themeColor="text1"/>
          <w:sz w:val="20"/>
          <w:szCs w:val="20"/>
          <w:lang w:val="en-IE"/>
        </w:rPr>
        <w:instrText>scale dynamics leading to snowfall atop the high plateau of central Greenland are not well understood. This study demonstrates that blocking of the mean atmospheric flow by persistent and stationary anticyclones in the Euro</w:instrText>
      </w:r>
      <w:r w:rsidR="00673806">
        <w:rPr>
          <w:rFonts w:ascii="Times New Roman" w:hAnsi="Times New Roman" w:cs="Times New Roman" w:hint="eastAsia"/>
          <w:color w:val="000000" w:themeColor="text1"/>
          <w:sz w:val="20"/>
          <w:szCs w:val="20"/>
          <w:lang w:val="en-IE"/>
        </w:rPr>
        <w:instrText>‐</w:instrText>
      </w:r>
      <w:r w:rsidR="00673806">
        <w:rPr>
          <w:rFonts w:ascii="Times New Roman" w:hAnsi="Times New Roman" w:cs="Times New Roman" w:hint="eastAsia"/>
          <w:color w:val="000000" w:themeColor="text1"/>
          <w:sz w:val="20"/>
          <w:szCs w:val="20"/>
          <w:lang w:val="en-IE"/>
        </w:rPr>
        <w:instrText>Atlantic region is key in the steering and advection of warm, moist air masses toward central Greenland. Euro</w:instrText>
      </w:r>
      <w:r w:rsidR="00673806">
        <w:rPr>
          <w:rFonts w:ascii="Times New Roman" w:hAnsi="Times New Roman" w:cs="Times New Roman" w:hint="eastAsia"/>
          <w:color w:val="000000" w:themeColor="text1"/>
          <w:sz w:val="20"/>
          <w:szCs w:val="20"/>
          <w:lang w:val="en-IE"/>
        </w:rPr>
        <w:instrText>‐</w:instrText>
      </w:r>
      <w:r w:rsidR="00673806">
        <w:rPr>
          <w:rFonts w:ascii="Times New Roman" w:hAnsi="Times New Roman" w:cs="Times New Roman" w:hint="eastAsia"/>
          <w:color w:val="000000" w:themeColor="text1"/>
          <w:sz w:val="20"/>
          <w:szCs w:val="20"/>
          <w:lang w:val="en-IE"/>
        </w:rPr>
        <w:instrText>Atlantic blocking is associated with 84% of summer snowfall events over central Greenland and 78% of autumn snowfall events. We find that the location of the blocked flow, the routes of the warm, moist air masses, and the snowfall processes are seasonally dependent. These results emphasize the critical role of Euro</w:instrText>
      </w:r>
      <w:r w:rsidR="00673806">
        <w:rPr>
          <w:rFonts w:ascii="Times New Roman" w:hAnsi="Times New Roman" w:cs="Times New Roman" w:hint="eastAsia"/>
          <w:color w:val="000000" w:themeColor="text1"/>
          <w:sz w:val="20"/>
          <w:szCs w:val="20"/>
          <w:lang w:val="en-IE"/>
        </w:rPr>
        <w:instrText>‐</w:instrText>
      </w:r>
      <w:r w:rsidR="00673806">
        <w:rPr>
          <w:rFonts w:ascii="Times New Roman" w:hAnsi="Times New Roman" w:cs="Times New Roman" w:hint="eastAsia"/>
          <w:color w:val="000000" w:themeColor="text1"/>
          <w:sz w:val="20"/>
          <w:szCs w:val="20"/>
          <w:lang w:val="en-IE"/>
        </w:rPr>
        <w:instrText>Atlantic blocking in promoting snowfall processes over the central GrIS and the importance of accurate representation of blocking in General Circulation Models.\n          , \n            Key Points\n            \n              \n                \n                  The vast majority of enhanced snowfall events observed in central Greenland coincide with Euro</w:instrText>
      </w:r>
      <w:r w:rsidR="00673806">
        <w:rPr>
          <w:rFonts w:ascii="Times New Roman" w:hAnsi="Times New Roman" w:cs="Times New Roman" w:hint="eastAsia"/>
          <w:color w:val="000000" w:themeColor="text1"/>
          <w:sz w:val="20"/>
          <w:szCs w:val="20"/>
          <w:lang w:val="en-IE"/>
        </w:rPr>
        <w:instrText>‐</w:instrText>
      </w:r>
      <w:r w:rsidR="00673806">
        <w:rPr>
          <w:rFonts w:ascii="Times New Roman" w:hAnsi="Times New Roman" w:cs="Times New Roman" w:hint="eastAsia"/>
          <w:color w:val="000000" w:themeColor="text1"/>
          <w:sz w:val="20"/>
          <w:szCs w:val="20"/>
          <w:lang w:val="en-IE"/>
        </w:rPr>
        <w:instrText xml:space="preserve">Atlantic blocking\n             </w:instrText>
      </w:r>
      <w:r w:rsidR="00673806">
        <w:rPr>
          <w:rFonts w:ascii="Times New Roman" w:hAnsi="Times New Roman" w:cs="Times New Roman"/>
          <w:color w:val="000000" w:themeColor="text1"/>
          <w:sz w:val="20"/>
          <w:szCs w:val="20"/>
          <w:lang w:val="en-IE"/>
        </w:rPr>
        <w:instrText xml:space="preserve">   \n                \n                  In summer, snowfall is linked to blocking anticyclones over southern Greenland and the advection of warm, moist air from the west\n                \n                \n                  In autumn, snowfall is linked to blocking anticyclones in the Nordic Seas, which steer storms toward southeast Greenland","container-title":"Journal of Geophysical Research: Atmospheres","DOI":"10.1029/2021JD035776","ISSN":"2169-897X, 2169-8996","issue":"6","journalAbbreviation":"JGR</w:instrText>
      </w:r>
      <w:r w:rsidR="00673806">
        <w:rPr>
          <w:rFonts w:ascii="Times New Roman" w:hAnsi="Times New Roman" w:cs="Times New Roman" w:hint="eastAsia"/>
          <w:color w:val="000000" w:themeColor="text1"/>
          <w:sz w:val="20"/>
          <w:szCs w:val="20"/>
          <w:lang w:val="en-IE"/>
        </w:rPr>
        <w:instrText xml:space="preserve"> Atmospheres","language":"en","page":"e2021JD035776","source":"DOI.org (Crossref)","title":"The Critical Role of Euro</w:instrText>
      </w:r>
      <w:r w:rsidR="00673806">
        <w:rPr>
          <w:rFonts w:ascii="Times New Roman" w:hAnsi="Times New Roman" w:cs="Times New Roman" w:hint="eastAsia"/>
          <w:color w:val="000000" w:themeColor="text1"/>
          <w:sz w:val="20"/>
          <w:szCs w:val="20"/>
          <w:lang w:val="en-IE"/>
        </w:rPr>
        <w:instrText>‐</w:instrText>
      </w:r>
      <w:r w:rsidR="00673806">
        <w:rPr>
          <w:rFonts w:ascii="Times New Roman" w:hAnsi="Times New Roman" w:cs="Times New Roman" w:hint="eastAsia"/>
          <w:color w:val="000000" w:themeColor="text1"/>
          <w:sz w:val="20"/>
          <w:szCs w:val="20"/>
          <w:lang w:val="en-IE"/>
        </w:rPr>
        <w:instrText>Atlantic Blocking in Promoting Snowfall in Central Greenland","volume":"127","author":[{"family":"Pettersen","given":"Claire"},{"family":</w:instrText>
      </w:r>
      <w:r w:rsidR="00673806">
        <w:rPr>
          <w:rFonts w:ascii="Times New Roman" w:hAnsi="Times New Roman" w:cs="Times New Roman"/>
          <w:color w:val="000000" w:themeColor="text1"/>
          <w:sz w:val="20"/>
          <w:szCs w:val="20"/>
          <w:lang w:val="en-IE"/>
        </w:rPr>
        <w:instrText xml:space="preserve">"Henderson","given":"Stephanie A."},{"family":"Mattingly","given":"Kyle S."},{"family":"Bennartz","given":"Ralf"},{"family":"Breeden","given":"Melissa L."}],"issued":{"date-parts":[["2022",3,27]]}}},{"id":2443,"uris":["http://zotero.org/groups/3856298/items/L9WEZWPK"],"itemData":{"id":2443,"type":"article-journal","abstract":"Abstract\n            The exceptional atmospheric conditions that have accelerated Greenland Ice Sheet mass loss in recent decades have been repeatedly recognized as a possible dynamical response to Arctic amplification. Here, we present evidence of two potentially synergistic mechanisms linking high-latitude warming to the observed increase in Greenland blocking. Consistent with a prominent hypothesis associating Arctic amplification and persistent weather extremes, we show that the summer atmospheric circulation over the North Atlantic has become wavier and link this wavier flow to more prevalent Greenland blocking. While a concomitant decline in terrestrial snow cover has likely contributed to this mechanism by further amplifying warming at high latitudes, we also show that there is a direct stationary Rossby wave response to low spring North American snow cover that enforces an anomalous anticyclone over Greenland, thus helping to anchor the ridge over Greenland in this wavier atmospheric state.","container-title":"Nature Communications","DOI":"10.1038/s41467-023-39466-6","ISSN":"2041-1723","issue":"1","journalAbbreviation":"Nat Commun","language":"en","page":"3759","source":"DOI.org (Crossref)","title":"Summer atmospheric circulation over Greenland in response to Arctic amplification and diminished spring snow cover","volume":"14","author":[{"family":"Preece","given":"Jonathon R."},{"family":"Mote","given":"Thomas L."},{"family":"Cohen","given":"Judah"},{"family":"Wachowicz","given":"Lori J."},{"family":"Knox","given":"John A."},{"family":"Tedesco","given":"Marco"},{"family":"Kooperman","given":"Gabriel J."}],"issued":{"date-parts":[["2023",6,23]]}}}],"schema":"https://github.com/citation-style-language/schema/raw/master/csl-citation.json"} </w:instrText>
      </w:r>
      <w:r w:rsidR="008E07B3" w:rsidRPr="008A3A83">
        <w:rPr>
          <w:rFonts w:ascii="Times New Roman" w:hAnsi="Times New Roman" w:cs="Times New Roman"/>
          <w:color w:val="000000" w:themeColor="text1"/>
          <w:sz w:val="20"/>
          <w:szCs w:val="20"/>
          <w:lang w:val="en-IE"/>
        </w:rPr>
        <w:fldChar w:fldCharType="separate"/>
      </w:r>
      <w:r w:rsidR="00673806" w:rsidRPr="00673806">
        <w:rPr>
          <w:rFonts w:ascii="Times New Roman" w:hAnsi="Times New Roman" w:cs="Times New Roman"/>
          <w:sz w:val="20"/>
        </w:rPr>
        <w:t xml:space="preserve">(Pettersen </w:t>
      </w:r>
      <w:r w:rsidR="00A72BC3" w:rsidRPr="00A72BC3">
        <w:rPr>
          <w:rFonts w:ascii="Times New Roman" w:hAnsi="Times New Roman" w:cs="Times New Roman"/>
          <w:i/>
          <w:sz w:val="20"/>
        </w:rPr>
        <w:t>et al</w:t>
      </w:r>
      <w:r w:rsidR="00673806" w:rsidRPr="00673806">
        <w:rPr>
          <w:rFonts w:ascii="Times New Roman" w:hAnsi="Times New Roman" w:cs="Times New Roman"/>
          <w:sz w:val="20"/>
        </w:rPr>
        <w:t xml:space="preserve">. 2022; Preece </w:t>
      </w:r>
      <w:r w:rsidR="00A72BC3" w:rsidRPr="00A72BC3">
        <w:rPr>
          <w:rFonts w:ascii="Times New Roman" w:hAnsi="Times New Roman" w:cs="Times New Roman"/>
          <w:i/>
          <w:sz w:val="20"/>
        </w:rPr>
        <w:t>et al</w:t>
      </w:r>
      <w:r w:rsidR="00673806" w:rsidRPr="00673806">
        <w:rPr>
          <w:rFonts w:ascii="Times New Roman" w:hAnsi="Times New Roman" w:cs="Times New Roman"/>
          <w:sz w:val="20"/>
        </w:rPr>
        <w:t>. 2023)</w:t>
      </w:r>
      <w:r w:rsidR="008E07B3" w:rsidRPr="008A3A83">
        <w:rPr>
          <w:rFonts w:ascii="Times New Roman" w:hAnsi="Times New Roman" w:cs="Times New Roman"/>
          <w:color w:val="000000" w:themeColor="text1"/>
          <w:sz w:val="20"/>
          <w:szCs w:val="20"/>
          <w:lang w:val="en-IE"/>
        </w:rPr>
        <w:fldChar w:fldCharType="end"/>
      </w:r>
      <w:r w:rsidR="007D0BEC">
        <w:rPr>
          <w:rFonts w:ascii="Times New Roman" w:hAnsi="Times New Roman" w:cs="Times New Roman"/>
          <w:color w:val="000000" w:themeColor="text1"/>
          <w:sz w:val="20"/>
          <w:szCs w:val="20"/>
          <w:lang w:val="en-IE"/>
        </w:rPr>
        <w:t xml:space="preserve"> </w:t>
      </w:r>
      <w:r w:rsidR="00247E19" w:rsidRPr="008A3A83">
        <w:rPr>
          <w:rFonts w:ascii="Times New Roman" w:hAnsi="Times New Roman" w:cs="Times New Roman"/>
          <w:color w:val="000000" w:themeColor="text1"/>
          <w:sz w:val="20"/>
          <w:szCs w:val="20"/>
          <w:lang w:val="en-IE"/>
        </w:rPr>
        <w:t>where Irminger current also acts as a hotspot for turbulent eddies and heat transport which might contribute to aerosol</w:t>
      </w:r>
      <w:del w:id="118" w:author="Ovadnevaite, Jurgita" w:date="2024-07-02T17:56:00Z" w16du:dateUtc="2024-07-02T16:56:00Z">
        <w:r w:rsidR="00247E19" w:rsidRPr="008A3A83" w:rsidDel="00AF5ADE">
          <w:rPr>
            <w:rFonts w:ascii="Times New Roman" w:hAnsi="Times New Roman" w:cs="Times New Roman"/>
            <w:color w:val="000000" w:themeColor="text1"/>
            <w:sz w:val="20"/>
            <w:szCs w:val="20"/>
            <w:lang w:val="en-IE"/>
          </w:rPr>
          <w:delText>s’</w:delText>
        </w:r>
      </w:del>
      <w:r w:rsidR="00247E19" w:rsidRPr="008A3A83">
        <w:rPr>
          <w:rFonts w:ascii="Times New Roman" w:hAnsi="Times New Roman" w:cs="Times New Roman"/>
          <w:color w:val="000000" w:themeColor="text1"/>
          <w:sz w:val="20"/>
          <w:szCs w:val="20"/>
          <w:lang w:val="en-IE"/>
        </w:rPr>
        <w:t xml:space="preserve"> </w:t>
      </w:r>
      <w:r w:rsidR="00F5776A" w:rsidRPr="008A3A83">
        <w:rPr>
          <w:rFonts w:ascii="Times New Roman" w:hAnsi="Times New Roman" w:cs="Times New Roman"/>
          <w:color w:val="000000" w:themeColor="text1"/>
          <w:sz w:val="20"/>
          <w:szCs w:val="20"/>
          <w:lang w:val="en-IE"/>
        </w:rPr>
        <w:t>nucleation</w:t>
      </w:r>
      <w:r w:rsidR="00247E19" w:rsidRPr="008A3A83">
        <w:rPr>
          <w:rFonts w:ascii="Times New Roman" w:hAnsi="Times New Roman" w:cs="Times New Roman"/>
          <w:color w:val="000000" w:themeColor="text1"/>
          <w:sz w:val="20"/>
          <w:szCs w:val="20"/>
          <w:lang w:val="en-IE"/>
        </w:rPr>
        <w:t xml:space="preserve"> </w:t>
      </w:r>
      <w:r w:rsidR="008E07B3" w:rsidRPr="008A3A83">
        <w:rPr>
          <w:rFonts w:ascii="Times New Roman" w:hAnsi="Times New Roman" w:cs="Times New Roman"/>
          <w:color w:val="000000" w:themeColor="text1"/>
          <w:sz w:val="20"/>
          <w:szCs w:val="20"/>
          <w:lang w:val="en-IE"/>
        </w:rPr>
        <w:fldChar w:fldCharType="begin"/>
      </w:r>
      <w:r w:rsidR="00C71BDA">
        <w:rPr>
          <w:rFonts w:ascii="Times New Roman" w:hAnsi="Times New Roman" w:cs="Times New Roman"/>
          <w:color w:val="000000" w:themeColor="text1"/>
          <w:sz w:val="20"/>
          <w:szCs w:val="20"/>
          <w:lang w:val="en-IE"/>
        </w:rPr>
        <w:instrText xml:space="preserve"> ADDIN ZOTERO_ITEM CSL_CITATION {"citationID":"o7glnHaV","properties":{"formattedCitation":"(Semper et al. 2022)","plainCitation":"(Semper et al. 2022)","noteIndex":0},"citationItems":[{"id":2442,"uris":["http://zotero.org/groups/3856298/items/M8GUH96U"],"itemData":{"id":2442,"type":"article-journal","abstract":"Abstract\n            \n              The North Icelandic Irminger Current (NIIC) flowing northward through Denmark Strait is the main source of salt and heat to the north Iceland shelf. We quanti</w:instrText>
      </w:r>
      <w:r w:rsidR="00C71BDA">
        <w:rPr>
          <w:rFonts w:ascii="Times New Roman" w:hAnsi="Times New Roman" w:cs="Times New Roman" w:hint="eastAsia"/>
          <w:color w:val="000000" w:themeColor="text1"/>
          <w:sz w:val="20"/>
          <w:szCs w:val="20"/>
          <w:lang w:val="en-IE"/>
        </w:rPr>
        <w:instrText>fy its along</w:instrText>
      </w:r>
      <w:r w:rsidR="00C71BDA">
        <w:rPr>
          <w:rFonts w:ascii="Cambria Math" w:hAnsi="Cambria Math" w:cs="Cambria Math"/>
          <w:color w:val="000000" w:themeColor="text1"/>
          <w:sz w:val="20"/>
          <w:szCs w:val="20"/>
          <w:lang w:val="en-IE"/>
        </w:rPr>
        <w:instrText>‐</w:instrText>
      </w:r>
      <w:r w:rsidR="00C71BDA">
        <w:rPr>
          <w:rFonts w:ascii="Times New Roman" w:hAnsi="Times New Roman" w:cs="Times New Roman" w:hint="eastAsia"/>
          <w:color w:val="000000" w:themeColor="text1"/>
          <w:sz w:val="20"/>
          <w:szCs w:val="20"/>
          <w:lang w:val="en-IE"/>
        </w:rPr>
        <w:instrText>stream evolution using the first high</w:instrText>
      </w:r>
      <w:r w:rsidR="00C71BDA">
        <w:rPr>
          <w:rFonts w:ascii="Cambria Math" w:hAnsi="Cambria Math" w:cs="Cambria Math"/>
          <w:color w:val="000000" w:themeColor="text1"/>
          <w:sz w:val="20"/>
          <w:szCs w:val="20"/>
          <w:lang w:val="en-IE"/>
        </w:rPr>
        <w:instrText>‐</w:instrText>
      </w:r>
      <w:r w:rsidR="00C71BDA">
        <w:rPr>
          <w:rFonts w:ascii="Times New Roman" w:hAnsi="Times New Roman" w:cs="Times New Roman" w:hint="eastAsia"/>
          <w:color w:val="000000" w:themeColor="text1"/>
          <w:sz w:val="20"/>
          <w:szCs w:val="20"/>
          <w:lang w:val="en-IE"/>
        </w:rPr>
        <w:instrText>resolution hydrographic/velocity survey north of Iceland that spans the entire shelf along with historical hydrographic measurements as well as data from satellites and surface drifters. The NIIC generall</w:instrText>
      </w:r>
      <w:r w:rsidR="00C71BDA">
        <w:rPr>
          <w:rFonts w:ascii="Times New Roman" w:hAnsi="Times New Roman" w:cs="Times New Roman"/>
          <w:color w:val="000000" w:themeColor="text1"/>
          <w:sz w:val="20"/>
          <w:szCs w:val="20"/>
          <w:lang w:val="en-IE"/>
        </w:rPr>
        <w:instrText>y follows the shelf break. Portions of the flow recirculate near Denmark Strait and the Kolbeinsey Ridge. The current's volume transport diminishes northeast of Iceland before it merges with the Atlantic Water inflow east of Iceland. The hydrographic prop</w:instrText>
      </w:r>
      <w:r w:rsidR="00C71BDA">
        <w:rPr>
          <w:rFonts w:ascii="Times New Roman" w:hAnsi="Times New Roman" w:cs="Times New Roman" w:hint="eastAsia"/>
          <w:color w:val="000000" w:themeColor="text1"/>
          <w:sz w:val="20"/>
          <w:szCs w:val="20"/>
          <w:lang w:val="en-IE"/>
        </w:rPr>
        <w:instrText>erties of the current are modified along its entire pathway, predominantly because of lateral mixing with cold, fresh offshore waters rather than air</w:instrText>
      </w:r>
      <w:r w:rsidR="00C71BDA">
        <w:rPr>
          <w:rFonts w:ascii="Cambria Math" w:hAnsi="Cambria Math" w:cs="Cambria Math"/>
          <w:color w:val="000000" w:themeColor="text1"/>
          <w:sz w:val="20"/>
          <w:szCs w:val="20"/>
          <w:lang w:val="en-IE"/>
        </w:rPr>
        <w:instrText>‐</w:instrText>
      </w:r>
      <w:r w:rsidR="00C71BDA">
        <w:rPr>
          <w:rFonts w:ascii="Times New Roman" w:hAnsi="Times New Roman" w:cs="Times New Roman" w:hint="eastAsia"/>
          <w:color w:val="000000" w:themeColor="text1"/>
          <w:sz w:val="20"/>
          <w:szCs w:val="20"/>
          <w:lang w:val="en-IE"/>
        </w:rPr>
        <w:instrText>sea interaction. Progressing eastward, the NIIC cools and freshens by approximately 0.3</w:instrText>
      </w:r>
      <w:r w:rsidR="00C71BDA">
        <w:rPr>
          <w:rFonts w:ascii="Times New Roman" w:hAnsi="Times New Roman" w:cs="Times New Roman" w:hint="eastAsia"/>
          <w:color w:val="000000" w:themeColor="text1"/>
          <w:sz w:val="20"/>
          <w:szCs w:val="20"/>
          <w:lang w:val="en-IE"/>
        </w:rPr>
        <w:instrText>°</w:instrText>
      </w:r>
      <w:r w:rsidR="00C71BDA">
        <w:rPr>
          <w:rFonts w:ascii="Times New Roman" w:hAnsi="Times New Roman" w:cs="Times New Roman" w:hint="eastAsia"/>
          <w:color w:val="000000" w:themeColor="text1"/>
          <w:sz w:val="20"/>
          <w:szCs w:val="20"/>
          <w:lang w:val="en-IE"/>
        </w:rPr>
        <w:instrText>C and 0.02</w:instrText>
      </w:r>
      <w:r w:rsidR="00C71BDA">
        <w:rPr>
          <w:rFonts w:ascii="Times New Roman" w:hAnsi="Times New Roman" w:cs="Times New Roman" w:hint="eastAsia"/>
          <w:color w:val="000000" w:themeColor="text1"/>
          <w:sz w:val="20"/>
          <w:szCs w:val="20"/>
          <w:lang w:val="en-IE"/>
        </w:rPr>
        <w:instrText>–</w:instrText>
      </w:r>
      <w:r w:rsidR="00C71BDA">
        <w:rPr>
          <w:rFonts w:ascii="Times New Roman" w:hAnsi="Times New Roman" w:cs="Times New Roman" w:hint="eastAsia"/>
          <w:color w:val="000000" w:themeColor="text1"/>
          <w:sz w:val="20"/>
          <w:szCs w:val="20"/>
          <w:lang w:val="en-IE"/>
        </w:rPr>
        <w:instrText>0.03 g</w:instrText>
      </w:r>
      <w:r w:rsidR="00C71BDA">
        <w:rPr>
          <w:rFonts w:ascii="Times New Roman" w:hAnsi="Times New Roman" w:cs="Times New Roman"/>
          <w:color w:val="000000" w:themeColor="text1"/>
          <w:sz w:val="20"/>
          <w:szCs w:val="20"/>
          <w:lang w:val="en-IE"/>
        </w:rPr>
        <w:instrText> kg\n              −1\n              per 100 km, respectively, in both summer and winter. Dense</w:instrText>
      </w:r>
      <w:r w:rsidR="00C71BDA">
        <w:rPr>
          <w:rFonts w:ascii="Cambria Math" w:hAnsi="Cambria Math" w:cs="Cambria Math"/>
          <w:color w:val="000000" w:themeColor="text1"/>
          <w:sz w:val="20"/>
          <w:szCs w:val="20"/>
          <w:lang w:val="en-IE"/>
        </w:rPr>
        <w:instrText>‐</w:instrText>
      </w:r>
      <w:r w:rsidR="00C71BDA">
        <w:rPr>
          <w:rFonts w:ascii="Times New Roman" w:hAnsi="Times New Roman" w:cs="Times New Roman"/>
          <w:color w:val="000000" w:themeColor="text1"/>
          <w:sz w:val="20"/>
          <w:szCs w:val="20"/>
          <w:lang w:val="en-IE"/>
        </w:rPr>
        <w:instrText>water formation on the shelf is limited, occurring only sporadically in the historical record. The hydrographic properties of this locally formed water match the lighter portion of the North Icelandic Jet (NIJ), which emerges northeast of Iceland and transports dense water toward Denmark Strait. In the region northeast of Iceland, the NIIC is prone to baroclinic instability. Enhanced eddy kinetic energy over the steep slope there suggests a dynamical link between eddies shed by the NIIC and the formation of the NIJ as previously hypothesized. Thus, while the NIIC rarely supplies the NIJ directly, it may be dynamically important for the overturning circulation in the Nordic Seas.\n            \n          , \n            Plain Language Summary\n            The North Icelandic Irminger Current (NIIC) impacts the Icelandic climate and ecosystem by transporting salt, heat, and nutrients onto the north Iceland shelf.</w:instrText>
      </w:r>
      <w:r w:rsidR="00C71BDA">
        <w:rPr>
          <w:rFonts w:ascii="Times New Roman" w:hAnsi="Times New Roman" w:cs="Times New Roman" w:hint="eastAsia"/>
          <w:color w:val="000000" w:themeColor="text1"/>
          <w:sz w:val="20"/>
          <w:szCs w:val="20"/>
          <w:lang w:val="en-IE"/>
        </w:rPr>
        <w:instrText xml:space="preserve"> It also contributes to the large</w:instrText>
      </w:r>
      <w:r w:rsidR="00C71BDA">
        <w:rPr>
          <w:rFonts w:ascii="Cambria Math" w:hAnsi="Cambria Math" w:cs="Cambria Math"/>
          <w:color w:val="000000" w:themeColor="text1"/>
          <w:sz w:val="20"/>
          <w:szCs w:val="20"/>
          <w:lang w:val="en-IE"/>
        </w:rPr>
        <w:instrText>‐</w:instrText>
      </w:r>
      <w:r w:rsidR="00C71BDA">
        <w:rPr>
          <w:rFonts w:ascii="Times New Roman" w:hAnsi="Times New Roman" w:cs="Times New Roman" w:hint="eastAsia"/>
          <w:color w:val="000000" w:themeColor="text1"/>
          <w:sz w:val="20"/>
          <w:szCs w:val="20"/>
          <w:lang w:val="en-IE"/>
        </w:rPr>
        <w:instrText xml:space="preserve">scale </w:instrText>
      </w:r>
      <w:r w:rsidR="00C71BDA">
        <w:rPr>
          <w:rFonts w:ascii="Times New Roman" w:hAnsi="Times New Roman" w:cs="Times New Roman" w:hint="eastAsia"/>
          <w:color w:val="000000" w:themeColor="text1"/>
          <w:sz w:val="20"/>
          <w:szCs w:val="20"/>
          <w:lang w:val="en-IE"/>
        </w:rPr>
        <w:instrText>“</w:instrText>
      </w:r>
      <w:r w:rsidR="00C71BDA">
        <w:rPr>
          <w:rFonts w:ascii="Times New Roman" w:hAnsi="Times New Roman" w:cs="Times New Roman" w:hint="eastAsia"/>
          <w:color w:val="000000" w:themeColor="text1"/>
          <w:sz w:val="20"/>
          <w:szCs w:val="20"/>
          <w:lang w:val="en-IE"/>
        </w:rPr>
        <w:instrText>overturning circulation</w:instrText>
      </w:r>
      <w:r w:rsidR="00C71BDA">
        <w:rPr>
          <w:rFonts w:ascii="Times New Roman" w:hAnsi="Times New Roman" w:cs="Times New Roman" w:hint="eastAsia"/>
          <w:color w:val="000000" w:themeColor="text1"/>
          <w:sz w:val="20"/>
          <w:szCs w:val="20"/>
          <w:lang w:val="en-IE"/>
        </w:rPr>
        <w:instrText>”</w:instrText>
      </w:r>
      <w:r w:rsidR="00C71BDA">
        <w:rPr>
          <w:rFonts w:ascii="Times New Roman" w:hAnsi="Times New Roman" w:cs="Times New Roman" w:hint="eastAsia"/>
          <w:color w:val="000000" w:themeColor="text1"/>
          <w:sz w:val="20"/>
          <w:szCs w:val="20"/>
          <w:lang w:val="en-IE"/>
        </w:rPr>
        <w:instrText xml:space="preserve"> whereby warm water flowing northward in the surface layer is cooled, sinks, and returns to the south at depth. We use a multitude of observational data, including the first high</w:instrText>
      </w:r>
      <w:r w:rsidR="00C71BDA">
        <w:rPr>
          <w:rFonts w:ascii="Cambria Math" w:hAnsi="Cambria Math" w:cs="Cambria Math"/>
          <w:color w:val="000000" w:themeColor="text1"/>
          <w:sz w:val="20"/>
          <w:szCs w:val="20"/>
          <w:lang w:val="en-IE"/>
        </w:rPr>
        <w:instrText>‐</w:instrText>
      </w:r>
      <w:r w:rsidR="00C71BDA">
        <w:rPr>
          <w:rFonts w:ascii="Times New Roman" w:hAnsi="Times New Roman" w:cs="Times New Roman" w:hint="eastAsia"/>
          <w:color w:val="000000" w:themeColor="text1"/>
          <w:sz w:val="20"/>
          <w:szCs w:val="20"/>
          <w:lang w:val="en-IE"/>
        </w:rPr>
        <w:instrText xml:space="preserve">resolution </w:instrText>
      </w:r>
      <w:r w:rsidR="00C71BDA">
        <w:rPr>
          <w:rFonts w:ascii="Times New Roman" w:hAnsi="Times New Roman" w:cs="Times New Roman"/>
          <w:color w:val="000000" w:themeColor="text1"/>
          <w:sz w:val="20"/>
          <w:szCs w:val="20"/>
          <w:lang w:val="en-IE"/>
        </w:rPr>
        <w:instrText>shipboard survey of temperature, salinity, and velocity that spans the entire north Iceland shelf to study changes in the NIIC's properties and transport along the current's pathway. The NIIC progresses clockwise along the edge of the shelf around north Iceland. It cools and freshens along the way as it mixes with offshore waters from the Iceland Sea. On the shelf, wintertime heat loss to the atmosphere also cools and densifies the water. However, these locally formed dense waters contribute very little t</w:instrText>
      </w:r>
      <w:r w:rsidR="00C71BDA">
        <w:rPr>
          <w:rFonts w:ascii="Times New Roman" w:hAnsi="Times New Roman" w:cs="Times New Roman" w:hint="eastAsia"/>
          <w:color w:val="000000" w:themeColor="text1"/>
          <w:sz w:val="20"/>
          <w:szCs w:val="20"/>
          <w:lang w:val="en-IE"/>
        </w:rPr>
        <w:instrText>o the dense water that participates in the large</w:instrText>
      </w:r>
      <w:r w:rsidR="00C71BDA">
        <w:rPr>
          <w:rFonts w:ascii="Cambria Math" w:hAnsi="Cambria Math" w:cs="Cambria Math"/>
          <w:color w:val="000000" w:themeColor="text1"/>
          <w:sz w:val="20"/>
          <w:szCs w:val="20"/>
          <w:lang w:val="en-IE"/>
        </w:rPr>
        <w:instrText>‐</w:instrText>
      </w:r>
      <w:r w:rsidR="00C71BDA">
        <w:rPr>
          <w:rFonts w:ascii="Times New Roman" w:hAnsi="Times New Roman" w:cs="Times New Roman" w:hint="eastAsia"/>
          <w:color w:val="000000" w:themeColor="text1"/>
          <w:sz w:val="20"/>
          <w:szCs w:val="20"/>
          <w:lang w:val="en-IE"/>
        </w:rPr>
        <w:instrText xml:space="preserve">scale overturning circulation.\n          , \n            Key Points\n            \n              \n                \n                  While propagating clockwise around North Iceland, the North Icelandic </w:instrText>
      </w:r>
      <w:r w:rsidR="00C71BDA">
        <w:rPr>
          <w:rFonts w:ascii="Times New Roman" w:hAnsi="Times New Roman" w:cs="Times New Roman"/>
          <w:color w:val="000000" w:themeColor="text1"/>
          <w:sz w:val="20"/>
          <w:szCs w:val="20"/>
          <w:lang w:val="en-IE"/>
        </w:rPr>
        <w:instrText xml:space="preserve">Irminger Current cools and freshens mainly because of lateral mixing\n                \n                \n                  Baroclinic instabilities result in locally enhanced eddy kinetic energy over the slope northeast of Iceland\n                \n                \n                  Dense water is formed only sporadically on the north Iceland shelf; a significant contribution to the Denmark Strait overflow is unlikely","container-title":"Journal of Geophysical Research: Oceans","DOI":"10.1029/2021JC017700","ISSN":"2169-9275, 2169-9291","issue":"3","journalAbbreviation":"JGR Oceans","language":"en","page":"e2021JC017700","source":"DOI.org (Crossref)","title":"Evolution and Transformation of the North Icelandic Irminger Current Along the North Iceland Shelf","volume":"127","author":[{"family":"Semper","given":"Stefanie"},{"family":"Våge","given":"Kjetil"},{"family":"Pickart","given":"Robert S."},{"family":"Jónsson","given":"Steingrímur"},{"family":"Valdimarsson","given":"Héðinn"}],"issued":{"date-parts":[["2022",3]]}}}],"schema":"https://github.com/citation-style-language/schema/raw/master/csl-citation.json"} </w:instrText>
      </w:r>
      <w:r w:rsidR="008E07B3" w:rsidRPr="008A3A83">
        <w:rPr>
          <w:rFonts w:ascii="Times New Roman" w:hAnsi="Times New Roman" w:cs="Times New Roman"/>
          <w:color w:val="000000" w:themeColor="text1"/>
          <w:sz w:val="20"/>
          <w:szCs w:val="20"/>
          <w:lang w:val="en-IE"/>
        </w:rPr>
        <w:fldChar w:fldCharType="separate"/>
      </w:r>
      <w:r w:rsidR="008E07B3" w:rsidRPr="008A3A83">
        <w:rPr>
          <w:rFonts w:ascii="Times New Roman" w:hAnsi="Times New Roman" w:cs="Times New Roman"/>
          <w:sz w:val="20"/>
          <w:szCs w:val="20"/>
        </w:rPr>
        <w:t xml:space="preserve">(Semper </w:t>
      </w:r>
      <w:r w:rsidR="00A72BC3" w:rsidRPr="00A72BC3">
        <w:rPr>
          <w:rFonts w:ascii="Times New Roman" w:hAnsi="Times New Roman" w:cs="Times New Roman"/>
          <w:i/>
          <w:sz w:val="20"/>
          <w:szCs w:val="20"/>
        </w:rPr>
        <w:t>et al</w:t>
      </w:r>
      <w:r w:rsidR="008E07B3" w:rsidRPr="008A3A83">
        <w:rPr>
          <w:rFonts w:ascii="Times New Roman" w:hAnsi="Times New Roman" w:cs="Times New Roman"/>
          <w:sz w:val="20"/>
          <w:szCs w:val="20"/>
        </w:rPr>
        <w:t>. 2022)</w:t>
      </w:r>
      <w:r w:rsidR="008E07B3" w:rsidRPr="008A3A83">
        <w:rPr>
          <w:rFonts w:ascii="Times New Roman" w:hAnsi="Times New Roman" w:cs="Times New Roman"/>
          <w:color w:val="000000" w:themeColor="text1"/>
          <w:sz w:val="20"/>
          <w:szCs w:val="20"/>
          <w:lang w:val="en-IE"/>
        </w:rPr>
        <w:fldChar w:fldCharType="end"/>
      </w:r>
      <w:r w:rsidR="00ED66CF">
        <w:rPr>
          <w:rFonts w:ascii="Times New Roman" w:hAnsi="Times New Roman" w:cs="Times New Roman"/>
          <w:color w:val="000000" w:themeColor="text1"/>
          <w:sz w:val="20"/>
          <w:szCs w:val="20"/>
          <w:lang w:val="en-IE"/>
        </w:rPr>
        <w:t>.</w:t>
      </w:r>
      <w:r w:rsidR="007D0BEC">
        <w:rPr>
          <w:rFonts w:ascii="Times New Roman" w:hAnsi="Times New Roman" w:cs="Times New Roman"/>
          <w:color w:val="000000" w:themeColor="text1"/>
          <w:sz w:val="20"/>
          <w:szCs w:val="20"/>
          <w:lang w:val="en-IE"/>
        </w:rPr>
        <w:t xml:space="preserve"> Here the</w:t>
      </w:r>
      <w:r w:rsidR="007D0BEC" w:rsidRPr="007D0BEC">
        <w:rPr>
          <w:rFonts w:ascii="Times New Roman" w:hAnsi="Times New Roman" w:cs="Times New Roman"/>
          <w:color w:val="000000" w:themeColor="text1"/>
          <w:sz w:val="20"/>
          <w:szCs w:val="20"/>
          <w:lang w:val="en-IE"/>
        </w:rPr>
        <w:t xml:space="preserve"> presence of a blocking </w:t>
      </w:r>
      <w:r w:rsidR="007D0BEC">
        <w:rPr>
          <w:rFonts w:ascii="Times New Roman" w:hAnsi="Times New Roman" w:cs="Times New Roman"/>
          <w:color w:val="000000" w:themeColor="text1"/>
          <w:sz w:val="20"/>
          <w:szCs w:val="20"/>
          <w:lang w:val="en-IE"/>
        </w:rPr>
        <w:t>anticyclone transition</w:t>
      </w:r>
      <w:r w:rsidR="007D0BEC" w:rsidRPr="007D0BEC">
        <w:rPr>
          <w:rFonts w:ascii="Times New Roman" w:hAnsi="Times New Roman" w:cs="Times New Roman"/>
          <w:color w:val="000000" w:themeColor="text1"/>
          <w:sz w:val="20"/>
          <w:szCs w:val="20"/>
          <w:lang w:val="en-IE"/>
        </w:rPr>
        <w:t xml:space="preserve"> </w:t>
      </w:r>
      <w:r w:rsidR="00C10363">
        <w:rPr>
          <w:rFonts w:ascii="Times New Roman" w:hAnsi="Times New Roman" w:cs="Times New Roman"/>
          <w:color w:val="000000" w:themeColor="text1"/>
          <w:sz w:val="20"/>
          <w:szCs w:val="20"/>
          <w:lang w:val="en-IE"/>
        </w:rPr>
        <w:t>(Figure S</w:t>
      </w:r>
      <w:r w:rsidR="006B053E">
        <w:rPr>
          <w:rFonts w:ascii="Times New Roman" w:hAnsi="Times New Roman" w:cs="Times New Roman"/>
          <w:color w:val="000000" w:themeColor="text1"/>
          <w:sz w:val="20"/>
          <w:szCs w:val="20"/>
          <w:lang w:val="en-IE"/>
        </w:rPr>
        <w:t>9</w:t>
      </w:r>
      <w:r w:rsidR="00C10363">
        <w:rPr>
          <w:rFonts w:ascii="Times New Roman" w:hAnsi="Times New Roman" w:cs="Times New Roman"/>
          <w:color w:val="000000" w:themeColor="text1"/>
          <w:sz w:val="20"/>
          <w:szCs w:val="20"/>
          <w:lang w:val="en-IE"/>
        </w:rPr>
        <w:t xml:space="preserve">) </w:t>
      </w:r>
      <w:r w:rsidR="007D0BEC" w:rsidRPr="007D0BEC">
        <w:rPr>
          <w:rFonts w:ascii="Times New Roman" w:hAnsi="Times New Roman" w:cs="Times New Roman"/>
          <w:color w:val="000000" w:themeColor="text1"/>
          <w:sz w:val="20"/>
          <w:szCs w:val="20"/>
          <w:lang w:val="en-IE"/>
        </w:rPr>
        <w:t>lead</w:t>
      </w:r>
      <w:r w:rsidR="007D0BEC">
        <w:rPr>
          <w:rFonts w:ascii="Times New Roman" w:hAnsi="Times New Roman" w:cs="Times New Roman"/>
          <w:color w:val="000000" w:themeColor="text1"/>
          <w:sz w:val="20"/>
          <w:szCs w:val="20"/>
          <w:lang w:val="en-IE"/>
        </w:rPr>
        <w:t>ing</w:t>
      </w:r>
      <w:r w:rsidR="007D0BEC" w:rsidRPr="007D0BEC">
        <w:rPr>
          <w:rFonts w:ascii="Times New Roman" w:hAnsi="Times New Roman" w:cs="Times New Roman"/>
          <w:color w:val="000000" w:themeColor="text1"/>
          <w:sz w:val="20"/>
          <w:szCs w:val="20"/>
          <w:lang w:val="en-IE"/>
        </w:rPr>
        <w:t xml:space="preserve"> to reduced cloud cover</w:t>
      </w:r>
      <w:r w:rsidR="007D0BEC">
        <w:rPr>
          <w:rFonts w:ascii="Times New Roman" w:hAnsi="Times New Roman" w:cs="Times New Roman"/>
          <w:color w:val="000000" w:themeColor="text1"/>
          <w:sz w:val="20"/>
          <w:szCs w:val="20"/>
          <w:lang w:val="en-IE"/>
        </w:rPr>
        <w:t xml:space="preserve"> and </w:t>
      </w:r>
      <w:r w:rsidR="007D0BEC" w:rsidRPr="007D0BEC">
        <w:rPr>
          <w:rFonts w:ascii="Times New Roman" w:hAnsi="Times New Roman" w:cs="Times New Roman"/>
          <w:color w:val="000000" w:themeColor="text1"/>
          <w:sz w:val="20"/>
          <w:szCs w:val="20"/>
          <w:lang w:val="en-IE"/>
        </w:rPr>
        <w:t>warm air advection</w:t>
      </w:r>
      <w:r w:rsidR="007D0BEC">
        <w:rPr>
          <w:rFonts w:ascii="Times New Roman" w:hAnsi="Times New Roman" w:cs="Times New Roman"/>
          <w:color w:val="000000" w:themeColor="text1"/>
          <w:sz w:val="20"/>
          <w:szCs w:val="20"/>
          <w:lang w:val="en-IE"/>
        </w:rPr>
        <w:t xml:space="preserve"> might ultimately</w:t>
      </w:r>
      <w:r w:rsidR="007D0BEC" w:rsidRPr="007D0BEC">
        <w:rPr>
          <w:rFonts w:ascii="Times New Roman" w:hAnsi="Times New Roman" w:cs="Times New Roman"/>
          <w:color w:val="000000" w:themeColor="text1"/>
          <w:sz w:val="20"/>
          <w:szCs w:val="20"/>
          <w:lang w:val="en-IE"/>
        </w:rPr>
        <w:t xml:space="preserve"> </w:t>
      </w:r>
      <w:r w:rsidR="007D0BEC">
        <w:rPr>
          <w:rFonts w:ascii="Times New Roman" w:hAnsi="Times New Roman" w:cs="Times New Roman"/>
          <w:color w:val="000000" w:themeColor="text1"/>
          <w:sz w:val="20"/>
          <w:szCs w:val="20"/>
          <w:lang w:val="en-IE"/>
        </w:rPr>
        <w:t xml:space="preserve">have </w:t>
      </w:r>
      <w:r w:rsidR="007D0BEC" w:rsidRPr="007D0BEC">
        <w:rPr>
          <w:rFonts w:ascii="Times New Roman" w:hAnsi="Times New Roman" w:cs="Times New Roman"/>
          <w:color w:val="000000" w:themeColor="text1"/>
          <w:sz w:val="20"/>
          <w:szCs w:val="20"/>
          <w:lang w:val="en-IE"/>
        </w:rPr>
        <w:t>contribute</w:t>
      </w:r>
      <w:r w:rsidR="007D0BEC">
        <w:rPr>
          <w:rFonts w:ascii="Times New Roman" w:hAnsi="Times New Roman" w:cs="Times New Roman"/>
          <w:color w:val="000000" w:themeColor="text1"/>
          <w:sz w:val="20"/>
          <w:szCs w:val="20"/>
          <w:lang w:val="en-IE"/>
        </w:rPr>
        <w:t>d</w:t>
      </w:r>
      <w:r w:rsidR="007D0BEC" w:rsidRPr="007D0BEC">
        <w:rPr>
          <w:rFonts w:ascii="Times New Roman" w:hAnsi="Times New Roman" w:cs="Times New Roman"/>
          <w:color w:val="000000" w:themeColor="text1"/>
          <w:sz w:val="20"/>
          <w:szCs w:val="20"/>
          <w:lang w:val="en-IE"/>
        </w:rPr>
        <w:t xml:space="preserve"> to an increase in aged SOA</w:t>
      </w:r>
      <w:r w:rsidR="007D0BEC">
        <w:rPr>
          <w:rFonts w:ascii="Times New Roman" w:hAnsi="Times New Roman" w:cs="Times New Roman"/>
          <w:color w:val="000000" w:themeColor="text1"/>
          <w:sz w:val="20"/>
          <w:szCs w:val="20"/>
          <w:lang w:val="en-IE"/>
        </w:rPr>
        <w:t xml:space="preserve"> at the southern tip of Greenland possibly owing to its orography.</w:t>
      </w:r>
    </w:p>
    <w:p w14:paraId="20C7A9B5" w14:textId="77777777" w:rsidR="009E1316" w:rsidRDefault="009E1316" w:rsidP="008A3A83">
      <w:pPr>
        <w:pBdr>
          <w:top w:val="nil"/>
          <w:left w:val="nil"/>
          <w:bottom w:val="nil"/>
          <w:right w:val="nil"/>
          <w:between w:val="nil"/>
        </w:pBdr>
        <w:spacing w:line="360" w:lineRule="auto"/>
        <w:rPr>
          <w:rFonts w:ascii="Times New Roman" w:hAnsi="Times New Roman" w:cs="Times New Roman"/>
          <w:color w:val="000000" w:themeColor="text1"/>
          <w:sz w:val="20"/>
          <w:szCs w:val="20"/>
          <w:lang w:val="en-IE"/>
        </w:rPr>
      </w:pPr>
      <w:r w:rsidRPr="009E1316">
        <w:rPr>
          <w:rFonts w:ascii="Times New Roman" w:hAnsi="Times New Roman" w:cs="Times New Roman"/>
          <w:noProof/>
          <w:color w:val="000000" w:themeColor="text1"/>
          <w:sz w:val="20"/>
          <w:szCs w:val="20"/>
          <w:lang w:val="en-IE"/>
        </w:rPr>
        <w:drawing>
          <wp:inline distT="0" distB="0" distL="0" distR="0" wp14:anchorId="780376FA" wp14:editId="73BA9934">
            <wp:extent cx="5759450" cy="7295515"/>
            <wp:effectExtent l="0" t="0" r="0" b="0"/>
            <wp:docPr id="9249539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53975" name="Picture 1" descr="A screenshot of a computer screen&#10;&#10;Description automatically generated"/>
                    <pic:cNvPicPr/>
                  </pic:nvPicPr>
                  <pic:blipFill>
                    <a:blip r:embed="rId17"/>
                    <a:stretch>
                      <a:fillRect/>
                    </a:stretch>
                  </pic:blipFill>
                  <pic:spPr>
                    <a:xfrm>
                      <a:off x="0" y="0"/>
                      <a:ext cx="5759450" cy="7295515"/>
                    </a:xfrm>
                    <a:prstGeom prst="rect">
                      <a:avLst/>
                    </a:prstGeom>
                  </pic:spPr>
                </pic:pic>
              </a:graphicData>
            </a:graphic>
          </wp:inline>
        </w:drawing>
      </w:r>
    </w:p>
    <w:p w14:paraId="24CAF1B3" w14:textId="6821AE0A" w:rsidR="009E1316" w:rsidRDefault="009E1316" w:rsidP="009E1316">
      <w:pPr>
        <w:autoSpaceDE w:val="0"/>
        <w:autoSpaceDN w:val="0"/>
        <w:adjustRightInd w:val="0"/>
        <w:spacing w:after="0" w:line="240" w:lineRule="auto"/>
        <w:rPr>
          <w:rFonts w:ascii="Times New Roman" w:hAnsi="Times New Roman" w:cs="Times New Roman"/>
          <w:b/>
          <w:bCs/>
          <w:sz w:val="20"/>
          <w:szCs w:val="20"/>
          <w:lang w:val="en-IE"/>
        </w:rPr>
      </w:pPr>
      <w:r w:rsidRPr="008A3A83">
        <w:rPr>
          <w:rFonts w:ascii="Times New Roman" w:hAnsi="Times New Roman" w:cs="Times New Roman"/>
          <w:b/>
          <w:bCs/>
          <w:sz w:val="20"/>
          <w:szCs w:val="20"/>
          <w:lang w:val="en-IE"/>
        </w:rPr>
        <w:t>Figure</w:t>
      </w:r>
      <w:r>
        <w:rPr>
          <w:rFonts w:ascii="Times New Roman" w:hAnsi="Times New Roman" w:cs="Times New Roman"/>
          <w:b/>
          <w:bCs/>
          <w:sz w:val="20"/>
          <w:szCs w:val="20"/>
          <w:lang w:val="en-IE"/>
        </w:rPr>
        <w:t xml:space="preserve"> </w:t>
      </w:r>
      <w:r w:rsidR="006B053E">
        <w:rPr>
          <w:rFonts w:ascii="Times New Roman" w:hAnsi="Times New Roman" w:cs="Times New Roman"/>
          <w:b/>
          <w:bCs/>
          <w:sz w:val="20"/>
          <w:szCs w:val="20"/>
          <w:lang w:val="en-IE"/>
        </w:rPr>
        <w:t>6</w:t>
      </w:r>
      <w:r>
        <w:rPr>
          <w:rFonts w:ascii="Times New Roman" w:hAnsi="Times New Roman" w:cs="Times New Roman"/>
          <w:b/>
          <w:bCs/>
          <w:sz w:val="20"/>
          <w:szCs w:val="20"/>
          <w:lang w:val="en-IE"/>
        </w:rPr>
        <w:t>.</w:t>
      </w:r>
      <w:r w:rsidRPr="008A3A83">
        <w:rPr>
          <w:rFonts w:ascii="Times New Roman" w:hAnsi="Times New Roman" w:cs="Times New Roman"/>
          <w:b/>
          <w:bCs/>
          <w:sz w:val="20"/>
          <w:szCs w:val="20"/>
          <w:lang w:val="en-IE"/>
        </w:rPr>
        <w:t xml:space="preserve"> </w:t>
      </w:r>
      <w:r w:rsidR="00E63D6E" w:rsidRPr="00E63D6E">
        <w:rPr>
          <w:rFonts w:ascii="Times New Roman" w:hAnsi="Times New Roman" w:cs="Times New Roman"/>
          <w:b/>
          <w:bCs/>
          <w:sz w:val="20"/>
          <w:szCs w:val="20"/>
          <w:lang w:val="en-IE"/>
        </w:rPr>
        <w:t xml:space="preserve">Time averaged maps (0.67 x 1.25 </w:t>
      </w:r>
      <w:proofErr w:type="spellStart"/>
      <w:r w:rsidR="00E63D6E" w:rsidRPr="00E63D6E">
        <w:rPr>
          <w:rFonts w:ascii="Times New Roman" w:hAnsi="Times New Roman" w:cs="Times New Roman"/>
          <w:b/>
          <w:bCs/>
          <w:sz w:val="20"/>
          <w:szCs w:val="20"/>
          <w:lang w:val="en-IE"/>
        </w:rPr>
        <w:t>deg</w:t>
      </w:r>
      <w:proofErr w:type="spellEnd"/>
      <w:r w:rsidR="00E63D6E" w:rsidRPr="00E63D6E">
        <w:rPr>
          <w:rFonts w:ascii="Times New Roman" w:hAnsi="Times New Roman" w:cs="Times New Roman"/>
          <w:b/>
          <w:bCs/>
          <w:sz w:val="20"/>
          <w:szCs w:val="20"/>
          <w:lang w:val="en-IE"/>
        </w:rPr>
        <w:t xml:space="preserve">) over 2015-Aug, Region 59W, 37N, 34E, 82N of dominant phytoplankton </w:t>
      </w:r>
      <w:r w:rsidR="00E60700">
        <w:rPr>
          <w:rFonts w:ascii="Times New Roman" w:hAnsi="Times New Roman" w:cs="Times New Roman"/>
          <w:b/>
          <w:bCs/>
          <w:sz w:val="20"/>
          <w:szCs w:val="20"/>
          <w:lang w:val="en-IE"/>
        </w:rPr>
        <w:t>groups</w:t>
      </w:r>
      <w:r w:rsidR="00E63D6E" w:rsidRPr="00E63D6E">
        <w:rPr>
          <w:rFonts w:ascii="Times New Roman" w:hAnsi="Times New Roman" w:cs="Times New Roman"/>
          <w:b/>
          <w:bCs/>
          <w:sz w:val="20"/>
          <w:szCs w:val="20"/>
          <w:lang w:val="en-IE"/>
        </w:rPr>
        <w:t xml:space="preserve"> from NOBM Model data (Gregg and Rousseaux 2017; Buchard </w:t>
      </w:r>
      <w:r w:rsidR="00A72BC3" w:rsidRPr="00A72BC3">
        <w:rPr>
          <w:rFonts w:ascii="Times New Roman" w:hAnsi="Times New Roman" w:cs="Times New Roman"/>
          <w:b/>
          <w:bCs/>
          <w:i/>
          <w:sz w:val="20"/>
          <w:szCs w:val="20"/>
          <w:lang w:val="en-IE"/>
        </w:rPr>
        <w:t>et al</w:t>
      </w:r>
      <w:r w:rsidR="00E63D6E" w:rsidRPr="00E63D6E">
        <w:rPr>
          <w:rFonts w:ascii="Times New Roman" w:hAnsi="Times New Roman" w:cs="Times New Roman"/>
          <w:b/>
          <w:bCs/>
          <w:sz w:val="20"/>
          <w:szCs w:val="20"/>
          <w:lang w:val="en-IE"/>
        </w:rPr>
        <w:t>. 2017) and corresponding lagged crossed correlations for MSA-OA (red) and PMOA (blue) against A) Diatoms B) Coccolithophores, C) Chlorophytes and D) Cyanobacteria</w:t>
      </w:r>
      <w:r w:rsidR="00E63D6E">
        <w:rPr>
          <w:rFonts w:ascii="Times New Roman" w:hAnsi="Times New Roman" w:cs="Times New Roman"/>
          <w:b/>
          <w:bCs/>
          <w:sz w:val="20"/>
          <w:szCs w:val="20"/>
          <w:lang w:val="en-IE"/>
        </w:rPr>
        <w:t xml:space="preserve"> :blue and red shaded areas correspond to maximum significant crossed-correlations extracted from the autocorrelation function (ACF)  95% criteria.</w:t>
      </w:r>
    </w:p>
    <w:p w14:paraId="1EE8D915" w14:textId="28A51314" w:rsidR="00442418" w:rsidRDefault="0014135C" w:rsidP="008A3A83">
      <w:pPr>
        <w:pBdr>
          <w:top w:val="nil"/>
          <w:left w:val="nil"/>
          <w:bottom w:val="nil"/>
          <w:right w:val="nil"/>
          <w:between w:val="nil"/>
        </w:pBdr>
        <w:spacing w:line="360" w:lineRule="auto"/>
        <w:rPr>
          <w:rFonts w:ascii="Times New Roman" w:hAnsi="Times New Roman" w:cs="Times New Roman"/>
          <w:color w:val="000000" w:themeColor="text1"/>
          <w:sz w:val="20"/>
          <w:szCs w:val="20"/>
          <w:lang w:val="en-IE"/>
        </w:rPr>
      </w:pPr>
      <w:r w:rsidRPr="008A3A83">
        <w:rPr>
          <w:rFonts w:ascii="Times New Roman" w:hAnsi="Times New Roman" w:cs="Times New Roman"/>
          <w:color w:val="000000" w:themeColor="text1"/>
          <w:sz w:val="20"/>
          <w:szCs w:val="20"/>
          <w:lang w:val="en-IE"/>
        </w:rPr>
        <w:br/>
      </w:r>
      <w:r w:rsidR="002D43CB" w:rsidRPr="008A3A83">
        <w:rPr>
          <w:rFonts w:ascii="Times New Roman" w:hAnsi="Times New Roman" w:cs="Times New Roman"/>
          <w:color w:val="000000" w:themeColor="text1"/>
          <w:sz w:val="20"/>
          <w:szCs w:val="20"/>
          <w:lang w:val="en-IE"/>
        </w:rPr>
        <w:t>MSA-OA</w:t>
      </w:r>
      <w:r w:rsidR="00867D38" w:rsidRPr="008A3A83">
        <w:rPr>
          <w:rFonts w:ascii="Times New Roman" w:hAnsi="Times New Roman" w:cs="Times New Roman"/>
          <w:color w:val="000000" w:themeColor="text1"/>
          <w:sz w:val="20"/>
          <w:szCs w:val="20"/>
          <w:lang w:val="en-IE"/>
        </w:rPr>
        <w:t xml:space="preserve"> (Figure </w:t>
      </w:r>
      <w:r w:rsidR="006B053E">
        <w:rPr>
          <w:rFonts w:ascii="Times New Roman" w:hAnsi="Times New Roman" w:cs="Times New Roman"/>
          <w:color w:val="000000" w:themeColor="text1"/>
          <w:sz w:val="20"/>
          <w:szCs w:val="20"/>
          <w:lang w:val="en-IE"/>
        </w:rPr>
        <w:t>5</w:t>
      </w:r>
      <w:r w:rsidR="00867D38" w:rsidRPr="008A3A83">
        <w:rPr>
          <w:rFonts w:ascii="Times New Roman" w:hAnsi="Times New Roman" w:cs="Times New Roman"/>
          <w:color w:val="000000" w:themeColor="text1"/>
          <w:sz w:val="20"/>
          <w:szCs w:val="20"/>
          <w:lang w:val="en-IE"/>
        </w:rPr>
        <w:t>-C)</w:t>
      </w:r>
      <w:r w:rsidR="002D43CB" w:rsidRPr="008A3A83">
        <w:rPr>
          <w:rFonts w:ascii="Times New Roman" w:hAnsi="Times New Roman" w:cs="Times New Roman"/>
          <w:color w:val="000000" w:themeColor="text1"/>
          <w:sz w:val="20"/>
          <w:szCs w:val="20"/>
          <w:lang w:val="en-IE"/>
        </w:rPr>
        <w:t xml:space="preserve"> </w:t>
      </w:r>
      <w:r w:rsidR="00F02022" w:rsidRPr="008A3A83">
        <w:rPr>
          <w:rFonts w:ascii="Times New Roman" w:hAnsi="Times New Roman" w:cs="Times New Roman"/>
          <w:color w:val="000000" w:themeColor="text1"/>
          <w:sz w:val="20"/>
          <w:szCs w:val="20"/>
          <w:lang w:val="en-IE"/>
        </w:rPr>
        <w:t xml:space="preserve">main </w:t>
      </w:r>
      <w:r w:rsidR="002D43CB" w:rsidRPr="008A3A83">
        <w:rPr>
          <w:rFonts w:ascii="Times New Roman" w:hAnsi="Times New Roman" w:cs="Times New Roman"/>
          <w:color w:val="000000" w:themeColor="text1"/>
          <w:sz w:val="20"/>
          <w:szCs w:val="20"/>
          <w:lang w:val="en-IE"/>
        </w:rPr>
        <w:t xml:space="preserve">sources include the Iceland </w:t>
      </w:r>
      <w:r w:rsidR="00B02928" w:rsidRPr="008A3A83">
        <w:rPr>
          <w:rFonts w:ascii="Times New Roman" w:hAnsi="Times New Roman" w:cs="Times New Roman"/>
          <w:color w:val="000000" w:themeColor="text1"/>
          <w:sz w:val="20"/>
          <w:szCs w:val="20"/>
          <w:lang w:val="en-IE"/>
        </w:rPr>
        <w:t xml:space="preserve">basin </w:t>
      </w:r>
      <w:r w:rsidR="00867D38" w:rsidRPr="008A3A83">
        <w:rPr>
          <w:rFonts w:ascii="Times New Roman" w:hAnsi="Times New Roman" w:cs="Times New Roman"/>
          <w:color w:val="000000" w:themeColor="text1"/>
          <w:sz w:val="20"/>
          <w:szCs w:val="20"/>
          <w:lang w:val="en-IE"/>
        </w:rPr>
        <w:t xml:space="preserve">and more </w:t>
      </w:r>
      <w:r w:rsidR="00B02928" w:rsidRPr="008A3A83">
        <w:rPr>
          <w:rFonts w:ascii="Times New Roman" w:hAnsi="Times New Roman" w:cs="Times New Roman"/>
          <w:color w:val="000000" w:themeColor="text1"/>
          <w:sz w:val="20"/>
          <w:szCs w:val="20"/>
          <w:lang w:val="en-IE"/>
        </w:rPr>
        <w:t>specifically the Iceland-Faroe Ridge</w:t>
      </w:r>
      <w:r w:rsidR="00867D38" w:rsidRPr="008A3A83">
        <w:rPr>
          <w:rFonts w:ascii="Times New Roman" w:hAnsi="Times New Roman" w:cs="Times New Roman"/>
          <w:color w:val="000000" w:themeColor="text1"/>
          <w:sz w:val="20"/>
          <w:szCs w:val="20"/>
          <w:lang w:val="en-IE"/>
        </w:rPr>
        <w:t xml:space="preserve">. This is consistent with literature </w:t>
      </w:r>
      <w:r w:rsidR="00EF4522" w:rsidRPr="008A3A83">
        <w:rPr>
          <w:rFonts w:ascii="Times New Roman" w:hAnsi="Times New Roman" w:cs="Times New Roman"/>
          <w:color w:val="000000" w:themeColor="text1"/>
          <w:sz w:val="20"/>
          <w:szCs w:val="20"/>
          <w:lang w:val="en-IE"/>
        </w:rPr>
        <w:t>highlighting</w:t>
      </w:r>
      <w:r w:rsidR="00755272" w:rsidRPr="008A3A83">
        <w:rPr>
          <w:rFonts w:ascii="Times New Roman" w:hAnsi="Times New Roman" w:cs="Times New Roman"/>
          <w:color w:val="000000" w:themeColor="text1"/>
          <w:sz w:val="20"/>
          <w:szCs w:val="20"/>
          <w:lang w:val="en-IE"/>
        </w:rPr>
        <w:t xml:space="preserve"> the diversity of eukaryotic phytoplankton in the Icelandic marine environment </w:t>
      </w:r>
      <w:r w:rsidR="00A66F64" w:rsidRPr="008A3A83">
        <w:rPr>
          <w:rFonts w:ascii="Times New Roman" w:hAnsi="Times New Roman" w:cs="Times New Roman"/>
          <w:color w:val="000000" w:themeColor="text1"/>
          <w:sz w:val="20"/>
          <w:szCs w:val="20"/>
          <w:lang w:val="en-IE"/>
        </w:rPr>
        <w:t>with</w:t>
      </w:r>
      <w:r w:rsidR="00B64F3C">
        <w:rPr>
          <w:rFonts w:ascii="Times New Roman" w:hAnsi="Times New Roman" w:cs="Times New Roman"/>
          <w:color w:val="000000" w:themeColor="text1"/>
          <w:sz w:val="20"/>
          <w:szCs w:val="20"/>
          <w:lang w:val="en-IE"/>
        </w:rPr>
        <w:t xml:space="preserve"> the haptophyte coccolithophore</w:t>
      </w:r>
      <w:r w:rsidR="00A66F64" w:rsidRPr="008A3A83">
        <w:rPr>
          <w:rFonts w:ascii="Times New Roman" w:hAnsi="Times New Roman" w:cs="Times New Roman"/>
          <w:color w:val="000000" w:themeColor="text1"/>
          <w:sz w:val="20"/>
          <w:szCs w:val="20"/>
          <w:lang w:val="en-IE"/>
        </w:rPr>
        <w:t xml:space="preserve"> </w:t>
      </w:r>
      <w:proofErr w:type="spellStart"/>
      <w:r w:rsidR="00A66F64" w:rsidRPr="008A3A83">
        <w:rPr>
          <w:rFonts w:ascii="Times New Roman" w:hAnsi="Times New Roman" w:cs="Times New Roman"/>
          <w:i/>
          <w:iCs/>
          <w:color w:val="000000" w:themeColor="text1"/>
          <w:sz w:val="20"/>
          <w:szCs w:val="20"/>
          <w:lang w:val="en-IE"/>
        </w:rPr>
        <w:t>Emiliania</w:t>
      </w:r>
      <w:proofErr w:type="spellEnd"/>
      <w:r w:rsidR="00755272" w:rsidRPr="008A3A83">
        <w:rPr>
          <w:rFonts w:ascii="Times New Roman" w:hAnsi="Times New Roman" w:cs="Times New Roman"/>
          <w:i/>
          <w:iCs/>
          <w:color w:val="000000" w:themeColor="text1"/>
          <w:sz w:val="20"/>
          <w:szCs w:val="20"/>
          <w:lang w:val="en-IE"/>
        </w:rPr>
        <w:t xml:space="preserve"> </w:t>
      </w:r>
      <w:proofErr w:type="spellStart"/>
      <w:r w:rsidR="00755272" w:rsidRPr="008A3A83">
        <w:rPr>
          <w:rFonts w:ascii="Times New Roman" w:hAnsi="Times New Roman" w:cs="Times New Roman"/>
          <w:i/>
          <w:iCs/>
          <w:color w:val="000000" w:themeColor="text1"/>
          <w:sz w:val="20"/>
          <w:szCs w:val="20"/>
          <w:lang w:val="en-IE"/>
        </w:rPr>
        <w:t>huxleyi</w:t>
      </w:r>
      <w:proofErr w:type="spellEnd"/>
      <w:r w:rsidR="00755272" w:rsidRPr="008A3A83">
        <w:rPr>
          <w:rFonts w:ascii="Times New Roman" w:hAnsi="Times New Roman" w:cs="Times New Roman"/>
          <w:i/>
          <w:iCs/>
          <w:color w:val="000000" w:themeColor="text1"/>
          <w:sz w:val="20"/>
          <w:szCs w:val="20"/>
          <w:lang w:val="en-IE"/>
        </w:rPr>
        <w:t xml:space="preserve"> </w:t>
      </w:r>
      <w:r w:rsidR="00755272" w:rsidRPr="008A3A83">
        <w:rPr>
          <w:rFonts w:ascii="Times New Roman" w:hAnsi="Times New Roman" w:cs="Times New Roman"/>
          <w:color w:val="000000" w:themeColor="text1"/>
          <w:sz w:val="20"/>
          <w:szCs w:val="20"/>
          <w:lang w:val="en-IE"/>
        </w:rPr>
        <w:t>being dominant during summertime</w:t>
      </w:r>
      <w:r w:rsidR="006D2176" w:rsidRPr="008A3A83">
        <w:rPr>
          <w:rFonts w:ascii="Times New Roman" w:hAnsi="Times New Roman" w:cs="Times New Roman"/>
          <w:color w:val="000000" w:themeColor="text1"/>
          <w:sz w:val="20"/>
          <w:szCs w:val="20"/>
          <w:lang w:val="en-IE"/>
        </w:rPr>
        <w:t xml:space="preserve"> </w:t>
      </w:r>
      <w:r w:rsidR="008E07B3" w:rsidRPr="008A3A83">
        <w:rPr>
          <w:rFonts w:ascii="Times New Roman" w:hAnsi="Times New Roman" w:cs="Times New Roman"/>
          <w:color w:val="000000" w:themeColor="text1"/>
          <w:sz w:val="20"/>
          <w:szCs w:val="20"/>
          <w:lang w:val="en-IE"/>
        </w:rPr>
        <w:fldChar w:fldCharType="begin"/>
      </w:r>
      <w:r w:rsidR="00C71BDA">
        <w:rPr>
          <w:rFonts w:ascii="Times New Roman" w:hAnsi="Times New Roman" w:cs="Times New Roman"/>
          <w:color w:val="000000" w:themeColor="text1"/>
          <w:sz w:val="20"/>
          <w:szCs w:val="20"/>
          <w:lang w:val="en-IE"/>
        </w:rPr>
        <w:instrText xml:space="preserve"> ADDIN ZOTERO_ITEM CSL_CITATION {"citationID":"Cn0pGE90","properties":{"formattedCitation":"(Cerfonteyn et al. 2023)","plainCitation":"(Cerfonteyn et al. 2023)","noteIndex":0},"citationItems":[{"id":2435,"uris":["http://zotero.org/groups/3856298/items/DCRMCUM9"],"itemData":{"id":2435,"type":"article-journal","abstract":"Abstract\n            \n              Phytoplankton play a crucial role in the marine food web and are sensitive indicators of environmental change. Iceland is at the center of a contrasting hydrography, with cold Arctic water coming in from the north and warmer Atlantic water from the south, making this geographical location very sensitive to climate change. We used DNA metabarcoding to determine the biogeography of phytoplankton in this area of accelerating change. Seawater samples were collected in spring (2012–2018), summer (2017) and winter (2018) together with corresponding physico-chemical metadata around Iceland. Amplicon sequencing of the V4 region of the 18S rRNA gene indicates that eukaryotic phytoplankton community composition is different between the northern and southern water masses, with some genera completely absent from Polar Water masses.\n              Emiliania\n              was more dominant in the Atlantic-influenced waters and in summer, and\n              Phaeocystis\n              was more dominant in the colder, northern waters and in winter. The Chlorophyta picophytoplankton genus,\n              Micromonas\n              , was similarly dominant to the dominant diatom genus,\n              Chaetoceros\n              . This study presents an extensive dataset which can be linked with other 18s rRNA datasets for further investigation into the diversity and biogeography of marine protists in the North Atlantic.","container-title":"Scientific Reports","DOI":"10.1038/s41598-023-35537-2","ISSN":"2045-2322","issue":"1","journalAbbreviation":"Sci Rep","language":"en","page":"8519","source":"DOI.org (Crossref)","title":"The distribution and diversity of eukaryotic phytoplankton in the Icelandic marine environment","volume":"13","author":[{"family":"Cerfonteyn","given":"Mia"},{"family":"Groben","given":"René"},{"family":"Vaulot","given":"Daniel"},{"family":"Guðmundsson","given":"Kristinn"},{"family":"Vannier","given":"Pauline"},{"family":"Pérez-Hernández","given":"María Dolores"},{"family":"Marteinsson","given":"Viggó Þór"}],"issued":{"date-parts":[["2023",5,25]]}}}],"schema":"https://github.com/citation-style-language/schema/raw/master/csl-citation.json"} </w:instrText>
      </w:r>
      <w:r w:rsidR="008E07B3" w:rsidRPr="008A3A83">
        <w:rPr>
          <w:rFonts w:ascii="Times New Roman" w:hAnsi="Times New Roman" w:cs="Times New Roman"/>
          <w:color w:val="000000" w:themeColor="text1"/>
          <w:sz w:val="20"/>
          <w:szCs w:val="20"/>
          <w:lang w:val="en-IE"/>
        </w:rPr>
        <w:fldChar w:fldCharType="separate"/>
      </w:r>
      <w:r w:rsidR="008E07B3" w:rsidRPr="008A3A83">
        <w:rPr>
          <w:rFonts w:ascii="Times New Roman" w:hAnsi="Times New Roman" w:cs="Times New Roman"/>
          <w:sz w:val="20"/>
          <w:szCs w:val="20"/>
        </w:rPr>
        <w:t xml:space="preserve">(Cerfonteyn </w:t>
      </w:r>
      <w:r w:rsidR="00A72BC3" w:rsidRPr="00A72BC3">
        <w:rPr>
          <w:rFonts w:ascii="Times New Roman" w:hAnsi="Times New Roman" w:cs="Times New Roman"/>
          <w:i/>
          <w:sz w:val="20"/>
          <w:szCs w:val="20"/>
        </w:rPr>
        <w:t>et al</w:t>
      </w:r>
      <w:r w:rsidR="008E07B3" w:rsidRPr="008A3A83">
        <w:rPr>
          <w:rFonts w:ascii="Times New Roman" w:hAnsi="Times New Roman" w:cs="Times New Roman"/>
          <w:sz w:val="20"/>
          <w:szCs w:val="20"/>
        </w:rPr>
        <w:t>. 2023)</w:t>
      </w:r>
      <w:r w:rsidR="008E07B3" w:rsidRPr="008A3A83">
        <w:rPr>
          <w:rFonts w:ascii="Times New Roman" w:hAnsi="Times New Roman" w:cs="Times New Roman"/>
          <w:color w:val="000000" w:themeColor="text1"/>
          <w:sz w:val="20"/>
          <w:szCs w:val="20"/>
          <w:lang w:val="en-IE"/>
        </w:rPr>
        <w:fldChar w:fldCharType="end"/>
      </w:r>
      <w:r w:rsidR="008E07B3" w:rsidRPr="008A3A83">
        <w:rPr>
          <w:rFonts w:ascii="Times New Roman" w:hAnsi="Times New Roman" w:cs="Times New Roman"/>
          <w:color w:val="000000" w:themeColor="text1"/>
          <w:sz w:val="20"/>
          <w:szCs w:val="20"/>
          <w:lang w:val="en-IE"/>
        </w:rPr>
        <w:t xml:space="preserve"> </w:t>
      </w:r>
      <w:r w:rsidR="00DE058F" w:rsidRPr="008A3A83">
        <w:rPr>
          <w:rFonts w:ascii="Times New Roman" w:hAnsi="Times New Roman" w:cs="Times New Roman"/>
          <w:color w:val="000000" w:themeColor="text1"/>
          <w:sz w:val="20"/>
          <w:szCs w:val="20"/>
          <w:lang w:val="en-IE"/>
        </w:rPr>
        <w:t xml:space="preserve">owing to nutrients transport by the North Atlantic Current acceleration </w:t>
      </w:r>
      <w:r w:rsidR="008E07B3" w:rsidRPr="008A3A83">
        <w:rPr>
          <w:rFonts w:ascii="Times New Roman" w:hAnsi="Times New Roman" w:cs="Times New Roman"/>
          <w:color w:val="000000" w:themeColor="text1"/>
          <w:sz w:val="20"/>
          <w:szCs w:val="20"/>
          <w:lang w:val="en-IE"/>
        </w:rPr>
        <w:fldChar w:fldCharType="begin"/>
      </w:r>
      <w:r w:rsidR="00C71BDA">
        <w:rPr>
          <w:rFonts w:ascii="Times New Roman" w:hAnsi="Times New Roman" w:cs="Times New Roman"/>
          <w:color w:val="000000" w:themeColor="text1"/>
          <w:sz w:val="20"/>
          <w:szCs w:val="20"/>
          <w:lang w:val="en-IE"/>
        </w:rPr>
        <w:instrText xml:space="preserve"> ADDIN ZOTERO_ITEM CSL_CITATION {"citationID":"dN6NaiYf","properties":{"formattedCitation":"(Oziel et al. 2020)","plainCitation":"(Oziel et al. 2020)","noteIndex":0},"citationItems":[{"id":2434,"uris":["http://zotero.org/groups/3856298/items/B3L4MIKD"],"itemData":{"id":2434,"type":"article-journal","abstract":"Abstract\n            \n              The Arctic marine biome, shrinking with increasing temperature and receding sea-ice cover, is tightly connected to lower latitudes through the North Atlantic. By flowing northward through the European Arctic Corridor (the main Arctic gateway where 80% of in- and outflow takes place), the North Atlantic Waters transport most of the ocean heat, but also nutrients and planktonic organisms toward the Arctic Ocean. Using satellite-derived altimetry observations, we reveal an increase, up to two-fold, in North Atlantic current surface velocities over the last 24 years. More importantly, we show evidence that the North Atlantic current and its variability shape the spatial distribution of the coccolithophore\n              Emiliania huxleyi\n              (\n              Ehux\n              ), a tracer for temperate ecosystems. We further demonstrate that bio-advection, rather than water temperature as previously assumed, is a major mechanism responsible for the recent poleward intrusions of southern species like\n              Ehux\n              . Our findings confirm the biological and physical “Atlantification” of the Arctic Ocean with potential alterations of the Arctic marine food web and biogeochemical cycles.","container-title":"Nature Communications","DOI":"10.1038/s41467-020-15485-5","ISSN":"2041-1723","issue":"1","journalAbbreviation":"Nat Commun","language":"en","page":"1705","source":"DOI.org (Crossref)","title":"Faster Atlantic currents drive poleward expansion of temperate phytoplankton in the Arctic Ocean","volume":"11","author":[{"family":"Oziel","given":"L."},{"family":"Baudena","given":"A."},{"family":"Ardyna","given":"M."},{"family":"Massicotte","given":"P."},{"family":"Randelhoff","given":"A."},{"family":"Sallée","given":"J.-B."},{"family":"Ingvaldsen","given":"R. B."},{"family":"Devred","given":"E."},{"family":"Babin","given":"M."}],"issued":{"date-parts":[["2020",4,6]]}}}],"schema":"https://github.com/citation-style-language/schema/raw/master/csl-citation.json"} </w:instrText>
      </w:r>
      <w:r w:rsidR="008E07B3" w:rsidRPr="008A3A83">
        <w:rPr>
          <w:rFonts w:ascii="Times New Roman" w:hAnsi="Times New Roman" w:cs="Times New Roman"/>
          <w:color w:val="000000" w:themeColor="text1"/>
          <w:sz w:val="20"/>
          <w:szCs w:val="20"/>
          <w:lang w:val="en-IE"/>
        </w:rPr>
        <w:fldChar w:fldCharType="separate"/>
      </w:r>
      <w:r w:rsidR="008E07B3" w:rsidRPr="008A3A83">
        <w:rPr>
          <w:rFonts w:ascii="Times New Roman" w:hAnsi="Times New Roman" w:cs="Times New Roman"/>
          <w:sz w:val="20"/>
          <w:szCs w:val="20"/>
        </w:rPr>
        <w:t xml:space="preserve">(Oziel </w:t>
      </w:r>
      <w:r w:rsidR="00A72BC3" w:rsidRPr="00A72BC3">
        <w:rPr>
          <w:rFonts w:ascii="Times New Roman" w:hAnsi="Times New Roman" w:cs="Times New Roman"/>
          <w:i/>
          <w:sz w:val="20"/>
          <w:szCs w:val="20"/>
        </w:rPr>
        <w:t>et al</w:t>
      </w:r>
      <w:r w:rsidR="008E07B3" w:rsidRPr="008A3A83">
        <w:rPr>
          <w:rFonts w:ascii="Times New Roman" w:hAnsi="Times New Roman" w:cs="Times New Roman"/>
          <w:sz w:val="20"/>
          <w:szCs w:val="20"/>
        </w:rPr>
        <w:t>. 2020)</w:t>
      </w:r>
      <w:r w:rsidR="008E07B3" w:rsidRPr="008A3A83">
        <w:rPr>
          <w:rFonts w:ascii="Times New Roman" w:hAnsi="Times New Roman" w:cs="Times New Roman"/>
          <w:color w:val="000000" w:themeColor="text1"/>
          <w:sz w:val="20"/>
          <w:szCs w:val="20"/>
          <w:lang w:val="en-IE"/>
        </w:rPr>
        <w:fldChar w:fldCharType="end"/>
      </w:r>
      <w:r w:rsidR="00A66F64" w:rsidRPr="008A3A83">
        <w:rPr>
          <w:rFonts w:ascii="Times New Roman" w:hAnsi="Times New Roman" w:cs="Times New Roman"/>
          <w:color w:val="000000" w:themeColor="text1"/>
          <w:sz w:val="20"/>
          <w:szCs w:val="20"/>
          <w:lang w:val="en-IE"/>
        </w:rPr>
        <w:t xml:space="preserve"> and</w:t>
      </w:r>
      <w:r w:rsidR="006D2176" w:rsidRPr="008A3A83">
        <w:rPr>
          <w:rFonts w:ascii="Times New Roman" w:hAnsi="Times New Roman" w:cs="Times New Roman"/>
          <w:color w:val="000000" w:themeColor="text1"/>
          <w:sz w:val="20"/>
          <w:szCs w:val="20"/>
          <w:lang w:val="en-IE"/>
        </w:rPr>
        <w:t xml:space="preserve"> findings </w:t>
      </w:r>
      <w:r w:rsidR="0057795A" w:rsidRPr="008A3A83">
        <w:rPr>
          <w:rFonts w:ascii="Times New Roman" w:hAnsi="Times New Roman" w:cs="Times New Roman"/>
          <w:color w:val="000000" w:themeColor="text1"/>
          <w:sz w:val="20"/>
          <w:szCs w:val="20"/>
          <w:lang w:val="en-IE"/>
        </w:rPr>
        <w:fldChar w:fldCharType="begin"/>
      </w:r>
      <w:r w:rsidR="008017B4">
        <w:rPr>
          <w:rFonts w:ascii="Times New Roman" w:hAnsi="Times New Roman" w:cs="Times New Roman"/>
          <w:color w:val="000000" w:themeColor="text1"/>
          <w:sz w:val="20"/>
          <w:szCs w:val="20"/>
          <w:lang w:val="en-IE"/>
        </w:rPr>
        <w:instrText xml:space="preserve"> ADDIN ZOTERO_ITEM CSL_CITATION {"citationID":"MewyALgx","properties":{"formattedCitation":"(Mansour et al. 2023)","plainCitation":"(Mansour et al. 2023)","dontUpdate":true,"noteIndex":0},"citationItems":[{"id":2365,"uris":["http://zotero.org/groups/3856298/items/NI39FSHZ"],"itemData":{"id":2365,"type":"article-journal","container-title":"Science of The Total Environment","DOI":"10.1016/j.scitotenv.2023.162123","ISSN":"00489697","journalAbbreviation":"Science of The Total Environment","language":"en","page":"162123","source":"DOI.org (Crossref)","title":"Machine learning for prediction of daily sea surface dimethylsulfide concentration and emission flux over the North Atlantic Ocean (1998–2021)","volume":"871","author":[{"family":"Mansour","given":"Karam"},{"family":"Decesari","given":"Stefano"},{"family":"Ceburnis","given":"Darius"},{"family":"Ovadnevaite","given":"Jurgita"},{"family":"Rinaldi","given":"Matteo"}],"issued":{"date-parts":[["2023",5]]}}}],"schema":"https://github.com/citation-style-language/schema/raw/master/csl-citation.json"} </w:instrText>
      </w:r>
      <w:r w:rsidR="0057795A" w:rsidRPr="008A3A83">
        <w:rPr>
          <w:rFonts w:ascii="Times New Roman" w:hAnsi="Times New Roman" w:cs="Times New Roman"/>
          <w:color w:val="000000" w:themeColor="text1"/>
          <w:sz w:val="20"/>
          <w:szCs w:val="20"/>
          <w:lang w:val="en-IE"/>
        </w:rPr>
        <w:fldChar w:fldCharType="separate"/>
      </w:r>
      <w:r w:rsidR="0057795A" w:rsidRPr="008A3A83">
        <w:rPr>
          <w:rFonts w:ascii="Times New Roman" w:hAnsi="Times New Roman" w:cs="Times New Roman"/>
          <w:sz w:val="20"/>
          <w:szCs w:val="20"/>
        </w:rPr>
        <w:t>(</w:t>
      </w:r>
      <w:r w:rsidR="00B64F3C" w:rsidRPr="00B64F3C">
        <w:rPr>
          <w:rFonts w:ascii="Times New Roman" w:hAnsi="Times New Roman" w:cs="Times New Roman"/>
          <w:sz w:val="20"/>
          <w:szCs w:val="20"/>
        </w:rPr>
        <w:t xml:space="preserve">O’Dowd </w:t>
      </w:r>
      <w:r w:rsidR="00A72BC3" w:rsidRPr="00A72BC3">
        <w:rPr>
          <w:rFonts w:ascii="Times New Roman" w:hAnsi="Times New Roman" w:cs="Times New Roman"/>
          <w:i/>
          <w:sz w:val="20"/>
          <w:szCs w:val="20"/>
        </w:rPr>
        <w:t>et al</w:t>
      </w:r>
      <w:r w:rsidR="00B64F3C" w:rsidRPr="00B64F3C">
        <w:rPr>
          <w:rFonts w:ascii="Times New Roman" w:hAnsi="Times New Roman" w:cs="Times New Roman"/>
          <w:sz w:val="20"/>
          <w:szCs w:val="20"/>
        </w:rPr>
        <w:t>. 2015</w:t>
      </w:r>
      <w:r w:rsidR="00B64F3C">
        <w:rPr>
          <w:rFonts w:ascii="Times New Roman" w:hAnsi="Times New Roman" w:cs="Times New Roman"/>
          <w:sz w:val="20"/>
          <w:szCs w:val="20"/>
        </w:rPr>
        <w:t xml:space="preserve">: </w:t>
      </w:r>
      <w:r w:rsidR="0057795A" w:rsidRPr="008A3A83">
        <w:rPr>
          <w:rFonts w:ascii="Times New Roman" w:hAnsi="Times New Roman" w:cs="Times New Roman"/>
          <w:sz w:val="20"/>
          <w:szCs w:val="20"/>
        </w:rPr>
        <w:t xml:space="preserve">Mansour </w:t>
      </w:r>
      <w:r w:rsidR="00A72BC3" w:rsidRPr="00A72BC3">
        <w:rPr>
          <w:rFonts w:ascii="Times New Roman" w:hAnsi="Times New Roman" w:cs="Times New Roman"/>
          <w:i/>
          <w:sz w:val="20"/>
          <w:szCs w:val="20"/>
        </w:rPr>
        <w:t>et al</w:t>
      </w:r>
      <w:r w:rsidR="0057795A" w:rsidRPr="008A3A83">
        <w:rPr>
          <w:rFonts w:ascii="Times New Roman" w:hAnsi="Times New Roman" w:cs="Times New Roman"/>
          <w:sz w:val="20"/>
          <w:szCs w:val="20"/>
        </w:rPr>
        <w:t>. 2023)</w:t>
      </w:r>
      <w:r w:rsidR="0057795A" w:rsidRPr="008A3A83">
        <w:rPr>
          <w:rFonts w:ascii="Times New Roman" w:hAnsi="Times New Roman" w:cs="Times New Roman"/>
          <w:color w:val="000000" w:themeColor="text1"/>
          <w:sz w:val="20"/>
          <w:szCs w:val="20"/>
          <w:lang w:val="en-IE"/>
        </w:rPr>
        <w:fldChar w:fldCharType="end"/>
      </w:r>
      <w:r w:rsidR="0057795A" w:rsidRPr="008A3A83">
        <w:rPr>
          <w:rFonts w:ascii="Times New Roman" w:hAnsi="Times New Roman" w:cs="Times New Roman"/>
          <w:color w:val="000000" w:themeColor="text1"/>
          <w:sz w:val="20"/>
          <w:szCs w:val="20"/>
          <w:lang w:val="en-IE"/>
        </w:rPr>
        <w:t xml:space="preserve"> </w:t>
      </w:r>
      <w:r w:rsidR="006D2176" w:rsidRPr="008A3A83">
        <w:rPr>
          <w:rFonts w:ascii="Times New Roman" w:hAnsi="Times New Roman" w:cs="Times New Roman"/>
          <w:color w:val="000000" w:themeColor="text1"/>
          <w:sz w:val="20"/>
          <w:szCs w:val="20"/>
          <w:lang w:val="en-IE"/>
        </w:rPr>
        <w:t>indicating concomitant MSA concentrations uptick</w:t>
      </w:r>
      <w:r w:rsidR="00A66F64" w:rsidRPr="008A3A83">
        <w:rPr>
          <w:rFonts w:ascii="Times New Roman" w:hAnsi="Times New Roman" w:cs="Times New Roman"/>
          <w:color w:val="000000" w:themeColor="text1"/>
          <w:sz w:val="20"/>
          <w:szCs w:val="20"/>
          <w:lang w:val="en-IE"/>
        </w:rPr>
        <w:t xml:space="preserve"> during summertime</w:t>
      </w:r>
      <w:r w:rsidR="006D2176" w:rsidRPr="008A3A83">
        <w:rPr>
          <w:rFonts w:ascii="Times New Roman" w:hAnsi="Times New Roman" w:cs="Times New Roman"/>
          <w:color w:val="000000" w:themeColor="text1"/>
          <w:sz w:val="20"/>
          <w:szCs w:val="20"/>
          <w:lang w:val="en-IE"/>
        </w:rPr>
        <w:t>.</w:t>
      </w:r>
      <w:r w:rsidR="00D061B2" w:rsidRPr="008A3A83">
        <w:rPr>
          <w:rFonts w:ascii="Times New Roman" w:hAnsi="Times New Roman" w:cs="Times New Roman"/>
          <w:color w:val="000000" w:themeColor="text1"/>
          <w:sz w:val="20"/>
          <w:szCs w:val="20"/>
          <w:lang w:val="en-IE"/>
        </w:rPr>
        <w:t xml:space="preserve"> </w:t>
      </w:r>
      <w:r w:rsidR="00A66F64" w:rsidRPr="008A3A83">
        <w:rPr>
          <w:rFonts w:ascii="Times New Roman" w:hAnsi="Times New Roman" w:cs="Times New Roman"/>
          <w:color w:val="000000" w:themeColor="text1"/>
          <w:sz w:val="20"/>
          <w:szCs w:val="20"/>
          <w:lang w:val="en-IE"/>
        </w:rPr>
        <w:t>MSA-OA also spans</w:t>
      </w:r>
      <w:r w:rsidR="00FC17D2" w:rsidRPr="008A3A83">
        <w:rPr>
          <w:rFonts w:ascii="Times New Roman" w:hAnsi="Times New Roman" w:cs="Times New Roman"/>
          <w:color w:val="000000" w:themeColor="text1"/>
          <w:sz w:val="20"/>
          <w:szCs w:val="20"/>
          <w:lang w:val="en-IE"/>
        </w:rPr>
        <w:t xml:space="preserve"> along</w:t>
      </w:r>
      <w:r w:rsidR="00A66F64" w:rsidRPr="008A3A83">
        <w:rPr>
          <w:rFonts w:ascii="Times New Roman" w:hAnsi="Times New Roman" w:cs="Times New Roman"/>
          <w:color w:val="000000" w:themeColor="text1"/>
          <w:sz w:val="20"/>
          <w:szCs w:val="20"/>
          <w:lang w:val="en-IE"/>
        </w:rPr>
        <w:t xml:space="preserve"> the East Greenland Current (Denmark Strait) where wind-driven coastal </w:t>
      </w:r>
      <w:r w:rsidR="003A3147" w:rsidRPr="008A3A83">
        <w:rPr>
          <w:rFonts w:ascii="Times New Roman" w:hAnsi="Times New Roman" w:cs="Times New Roman"/>
          <w:color w:val="000000" w:themeColor="text1"/>
          <w:sz w:val="20"/>
          <w:szCs w:val="20"/>
          <w:lang w:val="en-IE"/>
        </w:rPr>
        <w:t xml:space="preserve">upwelling </w:t>
      </w:r>
      <w:r w:rsidR="0057795A" w:rsidRPr="008A3A83">
        <w:rPr>
          <w:rFonts w:ascii="Times New Roman" w:hAnsi="Times New Roman" w:cs="Times New Roman"/>
          <w:color w:val="000000" w:themeColor="text1"/>
          <w:sz w:val="20"/>
          <w:szCs w:val="20"/>
          <w:lang w:val="en-IE"/>
        </w:rPr>
        <w:fldChar w:fldCharType="begin"/>
      </w:r>
      <w:r w:rsidR="00C71BDA">
        <w:rPr>
          <w:rFonts w:ascii="Times New Roman" w:hAnsi="Times New Roman" w:cs="Times New Roman"/>
          <w:color w:val="000000" w:themeColor="text1"/>
          <w:sz w:val="20"/>
          <w:szCs w:val="20"/>
          <w:lang w:val="en-IE"/>
        </w:rPr>
        <w:instrText xml:space="preserve"> ADDIN ZOTERO_ITEM CSL_CITATION {"citationID":"vo3ZHbsY","properties":{"formattedCitation":"(H\\uc0\\u229{}vik and V\\uc0\\u229{}ge 2018)","plainCitation":"(Håvik and Våge 2018)","noteIndex":0},"citationItems":[{"id":2436,"uris":["http://zotero.org/groups/3856298/items/9PCJNQTN"],"itemData":{"id":2436,"type":"article-journal","abstract":"Abstract\n            The East Greenland Current is a major pathway for freshwater export from the Arctic Ocean and for the transport of dense overflow waters toward the </w:instrText>
      </w:r>
      <w:r w:rsidR="00C71BDA">
        <w:rPr>
          <w:rFonts w:ascii="Times New Roman" w:hAnsi="Times New Roman" w:cs="Times New Roman" w:hint="eastAsia"/>
          <w:color w:val="000000" w:themeColor="text1"/>
          <w:sz w:val="20"/>
          <w:szCs w:val="20"/>
          <w:lang w:val="en-IE"/>
        </w:rPr>
        <w:instrText>North Atlantic. We use moored measurements from the East Greenland Current north of Denmark Strait from October 2011 to April 2012 to analyze the wind</w:instrText>
      </w:r>
      <w:r w:rsidR="00C71BDA">
        <w:rPr>
          <w:rFonts w:ascii="Cambria Math" w:hAnsi="Cambria Math" w:cs="Cambria Math"/>
          <w:color w:val="000000" w:themeColor="text1"/>
          <w:sz w:val="20"/>
          <w:szCs w:val="20"/>
          <w:lang w:val="en-IE"/>
        </w:rPr>
        <w:instrText>‐</w:instrText>
      </w:r>
      <w:r w:rsidR="00C71BDA">
        <w:rPr>
          <w:rFonts w:ascii="Times New Roman" w:hAnsi="Times New Roman" w:cs="Times New Roman" w:hint="eastAsia"/>
          <w:color w:val="000000" w:themeColor="text1"/>
          <w:sz w:val="20"/>
          <w:szCs w:val="20"/>
          <w:lang w:val="en-IE"/>
        </w:rPr>
        <w:instrText>driven variability of the shelfbreak branch of this current system. By combining the moored data with at</w:instrText>
      </w:r>
      <w:r w:rsidR="00C71BDA">
        <w:rPr>
          <w:rFonts w:ascii="Times New Roman" w:hAnsi="Times New Roman" w:cs="Times New Roman"/>
          <w:color w:val="000000" w:themeColor="text1"/>
          <w:sz w:val="20"/>
          <w:szCs w:val="20"/>
          <w:lang w:val="en-IE"/>
        </w:rPr>
        <w:instrText>mospheric reanalysis data we found that coastal upwelling and downwelling take place in the shelfbreak East Greenland Current throughout winter. In total, upwelling and downwelling events occur around five times per month, and these events modulate the volume transport and redistribute water masses. Specifically, we find that upwelling may lead to a deposition of dense water masses on the shelf and to an offshore transport of freshwater, while downwelling events are associated with a considerable increase</w:instrText>
      </w:r>
      <w:r w:rsidR="00C71BDA">
        <w:rPr>
          <w:rFonts w:ascii="Times New Roman" w:hAnsi="Times New Roman" w:cs="Times New Roman" w:hint="eastAsia"/>
          <w:color w:val="000000" w:themeColor="text1"/>
          <w:sz w:val="20"/>
          <w:szCs w:val="20"/>
          <w:lang w:val="en-IE"/>
        </w:rPr>
        <w:instrText xml:space="preserve"> in along</w:instrText>
      </w:r>
      <w:r w:rsidR="00C71BDA">
        <w:rPr>
          <w:rFonts w:ascii="Cambria Math" w:hAnsi="Cambria Math" w:cs="Cambria Math"/>
          <w:color w:val="000000" w:themeColor="text1"/>
          <w:sz w:val="20"/>
          <w:szCs w:val="20"/>
          <w:lang w:val="en-IE"/>
        </w:rPr>
        <w:instrText>‐</w:instrText>
      </w:r>
      <w:r w:rsidR="00C71BDA">
        <w:rPr>
          <w:rFonts w:ascii="Times New Roman" w:hAnsi="Times New Roman" w:cs="Times New Roman" w:hint="eastAsia"/>
          <w:color w:val="000000" w:themeColor="text1"/>
          <w:sz w:val="20"/>
          <w:szCs w:val="20"/>
          <w:lang w:val="en-IE"/>
        </w:rPr>
        <w:instrText>stream freshwater transport. Based on wind patterns and wind</w:instrText>
      </w:r>
      <w:r w:rsidR="00C71BDA">
        <w:rPr>
          <w:rFonts w:ascii="Cambria Math" w:hAnsi="Cambria Math" w:cs="Cambria Math"/>
          <w:color w:val="000000" w:themeColor="text1"/>
          <w:sz w:val="20"/>
          <w:szCs w:val="20"/>
          <w:lang w:val="en-IE"/>
        </w:rPr>
        <w:instrText>‐</w:instrText>
      </w:r>
      <w:r w:rsidR="00C71BDA">
        <w:rPr>
          <w:rFonts w:ascii="Times New Roman" w:hAnsi="Times New Roman" w:cs="Times New Roman" w:hint="eastAsia"/>
          <w:color w:val="000000" w:themeColor="text1"/>
          <w:sz w:val="20"/>
          <w:szCs w:val="20"/>
          <w:lang w:val="en-IE"/>
        </w:rPr>
        <w:instrText>driven ocean variability along the east Greenland coast, the integrated effect of these episodes is expected to be substantial.\n          , \n            Plain Language Summary\n            The East Greenland Current contributes to the large</w:instrText>
      </w:r>
      <w:r w:rsidR="00C71BDA">
        <w:rPr>
          <w:rFonts w:ascii="Cambria Math" w:hAnsi="Cambria Math" w:cs="Cambria Math"/>
          <w:color w:val="000000" w:themeColor="text1"/>
          <w:sz w:val="20"/>
          <w:szCs w:val="20"/>
          <w:lang w:val="en-IE"/>
        </w:rPr>
        <w:instrText>‐</w:instrText>
      </w:r>
      <w:r w:rsidR="00C71BDA">
        <w:rPr>
          <w:rFonts w:ascii="Times New Roman" w:hAnsi="Times New Roman" w:cs="Times New Roman" w:hint="eastAsia"/>
          <w:color w:val="000000" w:themeColor="text1"/>
          <w:sz w:val="20"/>
          <w:szCs w:val="20"/>
          <w:lang w:val="en-IE"/>
        </w:rPr>
        <w:instrText>scale ocean circulation in the North Atlantic. This current transports both freshwater and sea ice southward from the Arctic Ocean and supplies water masses to the deep circulation in the Atlantic Ocean. We use measurements from the East Greenland Current between Iceland and Greenland from October 2011 to April 2012 to analyze the wind</w:instrText>
      </w:r>
      <w:r w:rsidR="00C71BDA">
        <w:rPr>
          <w:rFonts w:ascii="Cambria Math" w:hAnsi="Cambria Math" w:cs="Cambria Math"/>
          <w:color w:val="000000" w:themeColor="text1"/>
          <w:sz w:val="20"/>
          <w:szCs w:val="20"/>
          <w:lang w:val="en-IE"/>
        </w:rPr>
        <w:instrText>‐</w:instrText>
      </w:r>
      <w:r w:rsidR="00C71BDA">
        <w:rPr>
          <w:rFonts w:ascii="Times New Roman" w:hAnsi="Times New Roman" w:cs="Times New Roman" w:hint="eastAsia"/>
          <w:color w:val="000000" w:themeColor="text1"/>
          <w:sz w:val="20"/>
          <w:szCs w:val="20"/>
          <w:lang w:val="en-IE"/>
        </w:rPr>
        <w:instrText>driven variability in one branch of this current system. By combining the oceanographic data with atmospheric data we found that the wind induced vertical motions in the shelfbreak East Greenland Current throughout winter. In total, these wind</w:instrText>
      </w:r>
      <w:r w:rsidR="00C71BDA">
        <w:rPr>
          <w:rFonts w:ascii="Cambria Math" w:hAnsi="Cambria Math" w:cs="Cambria Math"/>
          <w:color w:val="000000" w:themeColor="text1"/>
          <w:sz w:val="20"/>
          <w:szCs w:val="20"/>
          <w:lang w:val="en-IE"/>
        </w:rPr>
        <w:instrText>‐</w:instrText>
      </w:r>
      <w:r w:rsidR="00C71BDA">
        <w:rPr>
          <w:rFonts w:ascii="Times New Roman" w:hAnsi="Times New Roman" w:cs="Times New Roman" w:hint="eastAsia"/>
          <w:color w:val="000000" w:themeColor="text1"/>
          <w:sz w:val="20"/>
          <w:szCs w:val="20"/>
          <w:lang w:val="en-IE"/>
        </w:rPr>
        <w:instrText>driven events occur around five times per month and lead to a considerable modulation of the volume transport and a redistri</w:instrText>
      </w:r>
      <w:r w:rsidR="00C71BDA">
        <w:rPr>
          <w:rFonts w:ascii="Times New Roman" w:hAnsi="Times New Roman" w:cs="Times New Roman"/>
          <w:color w:val="000000" w:themeColor="text1"/>
          <w:sz w:val="20"/>
          <w:szCs w:val="20"/>
          <w:lang w:val="en-IE"/>
        </w:rPr>
        <w:instrText>bution of water masses both vertically and horizontally. The integrated effect of such episodes is expected to be substantial due to the large region influenced by the wind conditions favorable for this type of oceanic response.\n          , \n            Key Points\n            \n              \n                \n                  Mooring data from winter 2011–2012 show that upwelling and downwelling take place in the shelfbreak East Greenland Current\n                \n                \n                  Upwelling events may lead to a deposition of dense water masses on the shelf\n                \n                \n                  Downwelling events are associated with a considerable increase in freshwater transport","container-title":"Journal of Geo</w:instrText>
      </w:r>
      <w:r w:rsidR="00C71BDA">
        <w:rPr>
          <w:rFonts w:ascii="Times New Roman" w:hAnsi="Times New Roman" w:cs="Times New Roman" w:hint="eastAsia"/>
          <w:color w:val="000000" w:themeColor="text1"/>
          <w:sz w:val="20"/>
          <w:szCs w:val="20"/>
          <w:lang w:val="en-IE"/>
        </w:rPr>
        <w:instrText>physical Research: Oceans","DOI":"10.1029/2018JC014273","ISSN":"2169-9275, 2169-9291","issue":"9","journalAbbreviation":"JGR Oceans","language":"en","page":"6106-6115","source":"DOI.org (Crossref)","title":"Wind</w:instrText>
      </w:r>
      <w:r w:rsidR="00C71BDA">
        <w:rPr>
          <w:rFonts w:ascii="Cambria Math" w:hAnsi="Cambria Math" w:cs="Cambria Math"/>
          <w:color w:val="000000" w:themeColor="text1"/>
          <w:sz w:val="20"/>
          <w:szCs w:val="20"/>
          <w:lang w:val="en-IE"/>
        </w:rPr>
        <w:instrText>‐</w:instrText>
      </w:r>
      <w:r w:rsidR="00C71BDA">
        <w:rPr>
          <w:rFonts w:ascii="Times New Roman" w:hAnsi="Times New Roman" w:cs="Times New Roman" w:hint="eastAsia"/>
          <w:color w:val="000000" w:themeColor="text1"/>
          <w:sz w:val="20"/>
          <w:szCs w:val="20"/>
          <w:lang w:val="en-IE"/>
        </w:rPr>
        <w:instrText>Driven Coastal Upwelling and Downwelling in</w:instrText>
      </w:r>
      <w:r w:rsidR="00C71BDA">
        <w:rPr>
          <w:rFonts w:ascii="Times New Roman" w:hAnsi="Times New Roman" w:cs="Times New Roman"/>
          <w:color w:val="000000" w:themeColor="text1"/>
          <w:sz w:val="20"/>
          <w:szCs w:val="20"/>
          <w:lang w:val="en-IE"/>
        </w:rPr>
        <w:instrText xml:space="preserve"> the Shelfbreak East Greenland Current","volume":"123","author":[{"family":"Håvik","given":"Lisbeth"},{"family":"Våge","given":"Kjetil"}],"issued":{"date-parts":[["2018",9]]}}}],"schema":"https://github.com/citation-style-language/schema/raw/master/csl-citation.json"} </w:instrText>
      </w:r>
      <w:r w:rsidR="0057795A" w:rsidRPr="008A3A83">
        <w:rPr>
          <w:rFonts w:ascii="Times New Roman" w:hAnsi="Times New Roman" w:cs="Times New Roman"/>
          <w:color w:val="000000" w:themeColor="text1"/>
          <w:sz w:val="20"/>
          <w:szCs w:val="20"/>
          <w:lang w:val="en-IE"/>
        </w:rPr>
        <w:fldChar w:fldCharType="separate"/>
      </w:r>
      <w:r w:rsidR="0057795A" w:rsidRPr="008A3A83">
        <w:rPr>
          <w:rFonts w:ascii="Times New Roman" w:hAnsi="Times New Roman" w:cs="Times New Roman"/>
          <w:sz w:val="20"/>
          <w:szCs w:val="20"/>
        </w:rPr>
        <w:t>(Håvik and Våge 2018)</w:t>
      </w:r>
      <w:r w:rsidR="0057795A" w:rsidRPr="008A3A83">
        <w:rPr>
          <w:rFonts w:ascii="Times New Roman" w:hAnsi="Times New Roman" w:cs="Times New Roman"/>
          <w:color w:val="000000" w:themeColor="text1"/>
          <w:sz w:val="20"/>
          <w:szCs w:val="20"/>
          <w:lang w:val="en-IE"/>
        </w:rPr>
        <w:fldChar w:fldCharType="end"/>
      </w:r>
      <w:r w:rsidR="0057795A" w:rsidRPr="008A3A83">
        <w:rPr>
          <w:rFonts w:ascii="Times New Roman" w:hAnsi="Times New Roman" w:cs="Times New Roman"/>
          <w:color w:val="000000" w:themeColor="text1"/>
          <w:sz w:val="20"/>
          <w:szCs w:val="20"/>
          <w:lang w:val="en-IE"/>
        </w:rPr>
        <w:t xml:space="preserve"> </w:t>
      </w:r>
      <w:r w:rsidR="00A66F64" w:rsidRPr="008A3A83">
        <w:rPr>
          <w:rFonts w:ascii="Times New Roman" w:hAnsi="Times New Roman" w:cs="Times New Roman"/>
          <w:color w:val="000000" w:themeColor="text1"/>
          <w:sz w:val="20"/>
          <w:szCs w:val="20"/>
          <w:lang w:val="en-IE"/>
        </w:rPr>
        <w:t xml:space="preserve">might result in increased DMS </w:t>
      </w:r>
      <w:r w:rsidR="003A3147" w:rsidRPr="008A3A83">
        <w:rPr>
          <w:rFonts w:ascii="Times New Roman" w:hAnsi="Times New Roman" w:cs="Times New Roman"/>
          <w:color w:val="000000" w:themeColor="text1"/>
          <w:sz w:val="20"/>
          <w:szCs w:val="20"/>
          <w:lang w:val="en-IE"/>
        </w:rPr>
        <w:t xml:space="preserve">emissions </w:t>
      </w:r>
      <w:r w:rsidR="0057795A" w:rsidRPr="008A3A83">
        <w:rPr>
          <w:rFonts w:ascii="Times New Roman" w:hAnsi="Times New Roman" w:cs="Times New Roman"/>
          <w:color w:val="000000" w:themeColor="text1"/>
          <w:sz w:val="20"/>
          <w:szCs w:val="20"/>
          <w:lang w:val="en-IE"/>
        </w:rPr>
        <w:fldChar w:fldCharType="begin"/>
      </w:r>
      <w:r w:rsidR="00C71BDA">
        <w:rPr>
          <w:rFonts w:ascii="Times New Roman" w:hAnsi="Times New Roman" w:cs="Times New Roman"/>
          <w:color w:val="000000" w:themeColor="text1"/>
          <w:sz w:val="20"/>
          <w:szCs w:val="20"/>
          <w:lang w:val="en-IE"/>
        </w:rPr>
        <w:instrText xml:space="preserve"> ADDIN ZOTERO_ITEM CSL_CITATION {"citationID":"F9LhhsRH","properties":{"formattedCitation":"(Edtbauer et al. 2020)","plainCitation":"(Edtbauer et al. 2020)","noteIndex":0},"citationItems":[{"id":2306,"uris":["http://zotero.org/groups/3856298/items/SVKRIP2Z"],"itemData":{"id":2306,"type":"article-journal","abstract":"Abstract. We present the first ambient measurements of a new marine emission methane sulfonamide (MSAM: CH5NO2S), along with dimethyl sulfide (DMS) and dimethyl sulfone (DMSO2) over the Arabian Sea. Two shipborne transects (W </w:instrText>
      </w:r>
      <w:r w:rsidR="00C71BDA">
        <w:rPr>
          <w:rFonts w:ascii="Arial" w:hAnsi="Arial" w:cs="Arial"/>
          <w:color w:val="000000" w:themeColor="text1"/>
          <w:sz w:val="20"/>
          <w:szCs w:val="20"/>
          <w:lang w:val="en-IE"/>
        </w:rPr>
        <w:instrText>→</w:instrText>
      </w:r>
      <w:r w:rsidR="00C71BDA">
        <w:rPr>
          <w:rFonts w:ascii="Times New Roman" w:hAnsi="Times New Roman" w:cs="Times New Roman"/>
          <w:color w:val="000000" w:themeColor="text1"/>
          <w:sz w:val="20"/>
          <w:szCs w:val="20"/>
          <w:lang w:val="en-IE"/>
        </w:rPr>
        <w:instrText> E, E </w:instrText>
      </w:r>
      <w:r w:rsidR="00C71BDA">
        <w:rPr>
          <w:rFonts w:ascii="Arial" w:hAnsi="Arial" w:cs="Arial"/>
          <w:color w:val="000000" w:themeColor="text1"/>
          <w:sz w:val="20"/>
          <w:szCs w:val="20"/>
          <w:lang w:val="en-IE"/>
        </w:rPr>
        <w:instrText>→</w:instrText>
      </w:r>
      <w:r w:rsidR="00C71BDA">
        <w:rPr>
          <w:rFonts w:ascii="Times New Roman" w:hAnsi="Times New Roman" w:cs="Times New Roman"/>
          <w:color w:val="000000" w:themeColor="text1"/>
          <w:sz w:val="20"/>
          <w:szCs w:val="20"/>
          <w:lang w:val="en-IE"/>
        </w:rPr>
        <w:instrText xml:space="preserve"> W) were made during the AQABA (Air Quality and Climate Change in the Arabian Basin) measurement campaign. Molar mixing ratios in picomole of species per mole of air (throughout this paper abbreviated as ppt) of DMS were in the range of 300–500 ppt during the first traverse of the Arabian Sea (first leg) and 100–300 ppt on the second leg. On the first leg DMSO2 was always below 40 ppt and MSAM was close to the limit of detection. During the second leg DMSO2 was between 40 and 120 ppt and MSAM was mostly in the range of 20–50 ppt with maximum values of 60 ppt. An analysis of HYSPLIT back trajectories combined with calculations of the exposure of these trajectories to underlying chlorophyll in the surface water revealed that most MSAM originates from the Somalia upwelling region, known for its high biological activity. MSAM emissions can be as high as one-third of DMS emissions over the upwelling region. This new marine emission is of particular interest as it contains both sulfur and nitrogen, making it potentially relevant to marine nutrient cycling and marine atmospheric particle formation.","container-title":"Atmospheric Chemistry and Physics","DOI":"10.5194/acp-20-6081-2020","ISSN":"1680-7324","issue":"10","journalAbbreviation":"Atmos. Chem. Phys.","language":"en","page":"6081-6094","source":"DOI.org (Crossref)","title":"A new marine biogenic emission: methane sulfonamide (MSAM), dimethyl sulfide (DMS), and dimethyl sulfone (DMSO&amp;lt;sub&amp;gt;2&amp;lt;/sub&amp;gt;) measured in air over the Arabian Sea","title-short":"A new marine biogenic emission","volume":"20","author":[{"family":"Edtbauer","given":"Achim"},{"family":"Stönner","given":"Christof"},{"family":"Pfannerstill","given":"Eva Y."},{"family":"Berasategui","given":"Matias"},{"family":"Walter","given":"David"},{"family":"Crowley","given":"John N."},{"family":"Lelieveld","given":"Jos"},{"family":"Williams","given":"Jonathan"}],"issued":{"date-parts":[["2020",5,25]]}}}],"schema":"https://github.com/citation-style-language/schema/raw/master/csl-citation.json"} </w:instrText>
      </w:r>
      <w:r w:rsidR="0057795A" w:rsidRPr="008A3A83">
        <w:rPr>
          <w:rFonts w:ascii="Times New Roman" w:hAnsi="Times New Roman" w:cs="Times New Roman"/>
          <w:color w:val="000000" w:themeColor="text1"/>
          <w:sz w:val="20"/>
          <w:szCs w:val="20"/>
          <w:lang w:val="en-IE"/>
        </w:rPr>
        <w:fldChar w:fldCharType="separate"/>
      </w:r>
      <w:r w:rsidR="0057795A" w:rsidRPr="008A3A83">
        <w:rPr>
          <w:rFonts w:ascii="Times New Roman" w:hAnsi="Times New Roman" w:cs="Times New Roman"/>
          <w:sz w:val="20"/>
          <w:szCs w:val="20"/>
        </w:rPr>
        <w:t xml:space="preserve">(Edtbauer </w:t>
      </w:r>
      <w:r w:rsidR="00A72BC3" w:rsidRPr="00A72BC3">
        <w:rPr>
          <w:rFonts w:ascii="Times New Roman" w:hAnsi="Times New Roman" w:cs="Times New Roman"/>
          <w:i/>
          <w:sz w:val="20"/>
          <w:szCs w:val="20"/>
        </w:rPr>
        <w:t>et al</w:t>
      </w:r>
      <w:r w:rsidR="0057795A" w:rsidRPr="008A3A83">
        <w:rPr>
          <w:rFonts w:ascii="Times New Roman" w:hAnsi="Times New Roman" w:cs="Times New Roman"/>
          <w:sz w:val="20"/>
          <w:szCs w:val="20"/>
        </w:rPr>
        <w:t>. 2020)</w:t>
      </w:r>
      <w:r w:rsidR="0057795A" w:rsidRPr="008A3A83">
        <w:rPr>
          <w:rFonts w:ascii="Times New Roman" w:hAnsi="Times New Roman" w:cs="Times New Roman"/>
          <w:color w:val="000000" w:themeColor="text1"/>
          <w:sz w:val="20"/>
          <w:szCs w:val="20"/>
          <w:lang w:val="en-IE"/>
        </w:rPr>
        <w:fldChar w:fldCharType="end"/>
      </w:r>
      <w:r w:rsidR="0057795A" w:rsidRPr="008A3A83">
        <w:rPr>
          <w:rFonts w:ascii="Times New Roman" w:hAnsi="Times New Roman" w:cs="Times New Roman"/>
          <w:color w:val="000000" w:themeColor="text1"/>
          <w:sz w:val="20"/>
          <w:szCs w:val="20"/>
          <w:lang w:val="en-IE"/>
        </w:rPr>
        <w:t xml:space="preserve">. </w:t>
      </w:r>
      <w:r w:rsidR="00FC17D2" w:rsidRPr="008A3A83">
        <w:rPr>
          <w:rFonts w:ascii="Times New Roman" w:hAnsi="Times New Roman" w:cs="Times New Roman"/>
          <w:color w:val="000000" w:themeColor="text1"/>
          <w:sz w:val="20"/>
          <w:szCs w:val="20"/>
          <w:lang w:val="en-IE"/>
        </w:rPr>
        <w:t>Likewise,</w:t>
      </w:r>
      <w:r w:rsidR="00D061B2" w:rsidRPr="008A3A83">
        <w:rPr>
          <w:rFonts w:ascii="Times New Roman" w:hAnsi="Times New Roman" w:cs="Times New Roman"/>
          <w:color w:val="000000" w:themeColor="text1"/>
          <w:sz w:val="20"/>
          <w:szCs w:val="20"/>
          <w:lang w:val="en-IE"/>
        </w:rPr>
        <w:t xml:space="preserve"> </w:t>
      </w:r>
      <w:r w:rsidR="00A66F64" w:rsidRPr="008A3A83">
        <w:rPr>
          <w:rFonts w:ascii="Times New Roman" w:hAnsi="Times New Roman" w:cs="Times New Roman"/>
          <w:color w:val="000000" w:themeColor="text1"/>
          <w:sz w:val="20"/>
          <w:szCs w:val="20"/>
          <w:lang w:val="en-IE"/>
        </w:rPr>
        <w:t>MSA-OA extend moderately over diverse regions such as the North-Western European Basin, the Newfoundland basin (where</w:t>
      </w:r>
      <w:r w:rsidR="003A798A">
        <w:rPr>
          <w:rFonts w:ascii="Times New Roman" w:hAnsi="Times New Roman" w:cs="Times New Roman"/>
          <w:color w:val="000000" w:themeColor="text1"/>
          <w:sz w:val="20"/>
          <w:szCs w:val="20"/>
          <w:lang w:val="en-IE"/>
        </w:rPr>
        <w:t xml:space="preserve"> intense</w:t>
      </w:r>
      <w:r w:rsidR="00A66F64" w:rsidRPr="008A3A83">
        <w:rPr>
          <w:rFonts w:ascii="Times New Roman" w:hAnsi="Times New Roman" w:cs="Times New Roman"/>
          <w:color w:val="000000" w:themeColor="text1"/>
          <w:sz w:val="20"/>
          <w:szCs w:val="20"/>
          <w:lang w:val="en-IE"/>
        </w:rPr>
        <w:t xml:space="preserve"> DMS fluxes have been </w:t>
      </w:r>
      <w:r w:rsidR="003A798A">
        <w:rPr>
          <w:rFonts w:ascii="Times New Roman" w:hAnsi="Times New Roman" w:cs="Times New Roman"/>
          <w:color w:val="000000" w:themeColor="text1"/>
          <w:sz w:val="20"/>
          <w:szCs w:val="20"/>
          <w:lang w:val="en-IE"/>
        </w:rPr>
        <w:t>reported</w:t>
      </w:r>
      <w:r w:rsidR="003A3147" w:rsidRPr="008A3A83">
        <w:rPr>
          <w:rFonts w:ascii="Times New Roman" w:hAnsi="Times New Roman" w:cs="Times New Roman"/>
          <w:color w:val="000000" w:themeColor="text1"/>
          <w:sz w:val="20"/>
          <w:szCs w:val="20"/>
          <w:lang w:val="en-IE"/>
        </w:rPr>
        <w:t>;</w:t>
      </w:r>
      <w:r w:rsidR="001B2BB8">
        <w:rPr>
          <w:rFonts w:ascii="Times New Roman" w:hAnsi="Times New Roman" w:cs="Times New Roman"/>
          <w:color w:val="000000" w:themeColor="text1"/>
          <w:sz w:val="20"/>
          <w:szCs w:val="20"/>
          <w:lang w:val="en-IE"/>
        </w:rPr>
        <w:t xml:space="preserve"> </w:t>
      </w:r>
      <w:r w:rsidR="001B2BB8">
        <w:rPr>
          <w:rFonts w:ascii="Times New Roman" w:hAnsi="Times New Roman" w:cs="Times New Roman"/>
          <w:color w:val="000000" w:themeColor="text1"/>
          <w:sz w:val="20"/>
          <w:szCs w:val="20"/>
          <w:lang w:val="en-IE"/>
        </w:rPr>
        <w:fldChar w:fldCharType="begin"/>
      </w:r>
      <w:r w:rsidR="008017B4">
        <w:rPr>
          <w:rFonts w:ascii="Times New Roman" w:hAnsi="Times New Roman" w:cs="Times New Roman"/>
          <w:color w:val="000000" w:themeColor="text1"/>
          <w:sz w:val="20"/>
          <w:szCs w:val="20"/>
          <w:lang w:val="en-IE"/>
        </w:rPr>
        <w:instrText xml:space="preserve"> ADDIN ZOTERO_ITEM CSL_CITATION {"citationID":"m7iBbaVb","properties":{"formattedCitation":"(Bell et al. 2021)","plainCitation":"(Bell et al. 2021)","dontUpdate":true,"noteIndex":0},"citationItems":[{"id":2445,"uris":["http://zotero.org/groups/3856298/items/RDV4M9MD"],"itemData":{"id":2445,"type":"article-journal","abstract":"This work presents an overview of a unique set of surface ocean dimethylsulfide (DMS) measurements from four shipboard field campaigns conducted during the North Atlantic Aerosol and Marine Ecosystem Study (NAAMES) project. Variations in surface seawater DMS are discussed in relation to biological and physical observations. Results are considered at a range of timescales (seasons to days) and spatial scales (regional to sub-mesoscale). Elevated DMS concentrations are generally associated with greater biological productivity, although chlorophyll\n              a\n              (Chl) only explains a small fraction of the DMS variability (15%). Physical factors that determine the location of oceanic temperature fronts and depth of vertical mixing have an important influence on seawater DMS concentrations during all seasons. The interplay of biomass and physics influences DMS concentrations at regional/seasonal scales and at smaller spatial and shorter temporal scales. Seawater DMS measurements are compared with the global seawater DMS climatology and predictions made using a recently published algorithm and by a neural network model. The climatology is successful at capturing the seasonal progression in average seawater DMS, but does not reproduce the shorter spatial/temporal scale variability. The input terms common to the algorithm and neural network approaches are biological (Chl) and physical (mixed layer depth, photosynthetically active radiation, seawater temperature). Both models predict the seasonal North Atlantic average seawater DMS trends better than the climatology. However, DMS concentrations tend to be under-predicted and the episodic occurrence of higher DMS concentrations is poorly predicted. The choice of climatological seawater DMS product makes a substantial impact on the estimated DMS flux into the North Atlantic atmosphere. These results suggest that additional input terms are needed to improve the predictive capability of current state-of-the-art approaches to estimating seawater DMS.","container-title":"Frontiers in Marine Science","DOI":"10.3389/fmars.2020.596763","ISSN":"2296-7745","journalAbbreviation":"Front. Mar. Sci.","page":"596763","source":"DOI.org (Crossref)","title":"Predictability of Seawater DMS During the North Atlantic Aerosol and Marine Ecosystem Study (NAAMES)","volume":"7","author":[{"family":"Bell","given":"Thomas G."},{"family":"Porter","given":"Jack G."},{"family":"Wang","given":"Wei-Lei"},{"family":"Lawler","given":"Michael J."},{"family":"Boss","given":"Emmanuel"},{"family":"Behrenfeld","given":"Michael J."},{"family":"Saltzman","given":"Eric S."}],"issued":{"date-parts":[["2021",1,18]]}}}],"schema":"https://github.com/citation-style-language/schema/raw/master/csl-citation.json"} </w:instrText>
      </w:r>
      <w:r w:rsidR="001B2BB8">
        <w:rPr>
          <w:rFonts w:ascii="Times New Roman" w:hAnsi="Times New Roman" w:cs="Times New Roman"/>
          <w:color w:val="000000" w:themeColor="text1"/>
          <w:sz w:val="20"/>
          <w:szCs w:val="20"/>
          <w:lang w:val="en-IE"/>
        </w:rPr>
        <w:fldChar w:fldCharType="separate"/>
      </w:r>
      <w:r w:rsidR="001B2BB8" w:rsidRPr="001B2BB8">
        <w:rPr>
          <w:rFonts w:ascii="Times New Roman" w:hAnsi="Times New Roman" w:cs="Times New Roman"/>
          <w:sz w:val="20"/>
        </w:rPr>
        <w:t xml:space="preserve">Bell </w:t>
      </w:r>
      <w:r w:rsidR="00A72BC3" w:rsidRPr="00A72BC3">
        <w:rPr>
          <w:rFonts w:ascii="Times New Roman" w:hAnsi="Times New Roman" w:cs="Times New Roman"/>
          <w:i/>
          <w:sz w:val="20"/>
        </w:rPr>
        <w:t>et al</w:t>
      </w:r>
      <w:r w:rsidR="001B2BB8" w:rsidRPr="001B2BB8">
        <w:rPr>
          <w:rFonts w:ascii="Times New Roman" w:hAnsi="Times New Roman" w:cs="Times New Roman"/>
          <w:sz w:val="20"/>
        </w:rPr>
        <w:t>. 2021)</w:t>
      </w:r>
      <w:r w:rsidR="001B2BB8">
        <w:rPr>
          <w:rFonts w:ascii="Times New Roman" w:hAnsi="Times New Roman" w:cs="Times New Roman"/>
          <w:color w:val="000000" w:themeColor="text1"/>
          <w:sz w:val="20"/>
          <w:szCs w:val="20"/>
          <w:lang w:val="en-IE"/>
        </w:rPr>
        <w:fldChar w:fldCharType="end"/>
      </w:r>
      <w:r w:rsidR="00FC17D2" w:rsidRPr="008A3A83">
        <w:rPr>
          <w:rFonts w:ascii="Times New Roman" w:hAnsi="Times New Roman" w:cs="Times New Roman"/>
          <w:color w:val="000000" w:themeColor="text1"/>
          <w:sz w:val="20"/>
          <w:szCs w:val="20"/>
          <w:lang w:val="en-IE"/>
        </w:rPr>
        <w:t xml:space="preserve"> </w:t>
      </w:r>
      <w:r w:rsidR="00E35B2A" w:rsidRPr="008A3A83">
        <w:rPr>
          <w:rFonts w:ascii="Times New Roman" w:hAnsi="Times New Roman" w:cs="Times New Roman"/>
          <w:color w:val="000000" w:themeColor="text1"/>
          <w:sz w:val="20"/>
          <w:szCs w:val="20"/>
          <w:lang w:val="en-IE"/>
        </w:rPr>
        <w:t>and the Labrador Sea.</w:t>
      </w:r>
      <w:r w:rsidR="00442418">
        <w:rPr>
          <w:rFonts w:ascii="Times New Roman" w:hAnsi="Times New Roman" w:cs="Times New Roman"/>
          <w:color w:val="000000" w:themeColor="text1"/>
          <w:sz w:val="20"/>
          <w:szCs w:val="20"/>
          <w:lang w:val="en-IE"/>
        </w:rPr>
        <w:t xml:space="preserve"> </w:t>
      </w:r>
    </w:p>
    <w:p w14:paraId="7D38A31C" w14:textId="4DF04C7E" w:rsidR="00442418" w:rsidRDefault="00010F78" w:rsidP="00ED5AAA">
      <w:pPr>
        <w:pBdr>
          <w:top w:val="nil"/>
          <w:left w:val="nil"/>
          <w:bottom w:val="nil"/>
          <w:right w:val="nil"/>
          <w:between w:val="nil"/>
        </w:pBdr>
        <w:spacing w:line="360" w:lineRule="auto"/>
        <w:rPr>
          <w:rFonts w:ascii="Times New Roman" w:hAnsi="Times New Roman" w:cs="Times New Roman"/>
          <w:color w:val="000000" w:themeColor="text1"/>
          <w:sz w:val="20"/>
          <w:szCs w:val="20"/>
          <w:lang w:val="en-IE"/>
        </w:rPr>
      </w:pPr>
      <w:r>
        <w:rPr>
          <w:rFonts w:ascii="Times New Roman" w:hAnsi="Times New Roman" w:cs="Times New Roman"/>
          <w:color w:val="000000" w:themeColor="text1"/>
          <w:sz w:val="20"/>
          <w:szCs w:val="20"/>
          <w:lang w:val="en-IE"/>
        </w:rPr>
        <w:t>PMO</w:t>
      </w:r>
      <w:r w:rsidR="00EF4522" w:rsidRPr="008A3A83">
        <w:rPr>
          <w:rFonts w:ascii="Times New Roman" w:hAnsi="Times New Roman" w:cs="Times New Roman"/>
          <w:color w:val="000000" w:themeColor="text1"/>
          <w:sz w:val="20"/>
          <w:szCs w:val="20"/>
          <w:lang w:val="en-IE"/>
        </w:rPr>
        <w:t xml:space="preserve">A (Figure </w:t>
      </w:r>
      <w:r w:rsidR="006B053E">
        <w:rPr>
          <w:rFonts w:ascii="Times New Roman" w:hAnsi="Times New Roman" w:cs="Times New Roman"/>
          <w:color w:val="000000" w:themeColor="text1"/>
          <w:sz w:val="20"/>
          <w:szCs w:val="20"/>
          <w:lang w:val="en-IE"/>
        </w:rPr>
        <w:t>5</w:t>
      </w:r>
      <w:r w:rsidR="00EF4522" w:rsidRPr="008A3A83">
        <w:rPr>
          <w:rFonts w:ascii="Times New Roman" w:hAnsi="Times New Roman" w:cs="Times New Roman"/>
          <w:color w:val="000000" w:themeColor="text1"/>
          <w:sz w:val="20"/>
          <w:szCs w:val="20"/>
          <w:lang w:val="en-IE"/>
        </w:rPr>
        <w:t>-D)</w:t>
      </w:r>
      <w:r w:rsidR="00CF3215">
        <w:rPr>
          <w:rFonts w:ascii="Times New Roman" w:hAnsi="Times New Roman" w:cs="Times New Roman"/>
          <w:color w:val="000000" w:themeColor="text1"/>
          <w:sz w:val="20"/>
          <w:szCs w:val="20"/>
          <w:lang w:val="en-IE"/>
        </w:rPr>
        <w:t xml:space="preserve"> on the other hand strongly</w:t>
      </w:r>
      <w:r w:rsidR="00E35B2A" w:rsidRPr="008A3A83">
        <w:rPr>
          <w:rFonts w:ascii="Times New Roman" w:hAnsi="Times New Roman" w:cs="Times New Roman"/>
          <w:color w:val="000000" w:themeColor="text1"/>
          <w:sz w:val="20"/>
          <w:szCs w:val="20"/>
          <w:lang w:val="en-IE"/>
        </w:rPr>
        <w:t xml:space="preserve"> extend</w:t>
      </w:r>
      <w:ins w:id="119" w:author="Ovadnevaite, Jurgita" w:date="2024-07-02T17:58:00Z" w16du:dateUtc="2024-07-02T16:58:00Z">
        <w:r w:rsidR="00AF5ADE">
          <w:rPr>
            <w:rFonts w:ascii="Times New Roman" w:hAnsi="Times New Roman" w:cs="Times New Roman"/>
            <w:color w:val="000000" w:themeColor="text1"/>
            <w:sz w:val="20"/>
            <w:szCs w:val="20"/>
            <w:lang w:val="en-IE"/>
          </w:rPr>
          <w:t>s</w:t>
        </w:r>
      </w:ins>
      <w:r w:rsidR="00E35B2A" w:rsidRPr="008A3A83">
        <w:rPr>
          <w:rFonts w:ascii="Times New Roman" w:hAnsi="Times New Roman" w:cs="Times New Roman"/>
          <w:color w:val="000000" w:themeColor="text1"/>
          <w:sz w:val="20"/>
          <w:szCs w:val="20"/>
          <w:lang w:val="en-IE"/>
        </w:rPr>
        <w:t xml:space="preserve"> over the South of </w:t>
      </w:r>
      <w:r>
        <w:rPr>
          <w:rFonts w:ascii="Times New Roman" w:hAnsi="Times New Roman" w:cs="Times New Roman"/>
          <w:color w:val="000000" w:themeColor="text1"/>
          <w:sz w:val="20"/>
          <w:szCs w:val="20"/>
          <w:lang w:val="en-IE"/>
        </w:rPr>
        <w:t>t</w:t>
      </w:r>
      <w:r w:rsidR="00E35B2A" w:rsidRPr="008A3A83">
        <w:rPr>
          <w:rFonts w:ascii="Times New Roman" w:hAnsi="Times New Roman" w:cs="Times New Roman"/>
          <w:color w:val="000000" w:themeColor="text1"/>
          <w:sz w:val="20"/>
          <w:szCs w:val="20"/>
          <w:lang w:val="en-IE"/>
        </w:rPr>
        <w:t>he Celtic Sea and West of the Bay of Bisc</w:t>
      </w:r>
      <w:r w:rsidR="00AF45FF">
        <w:rPr>
          <w:rFonts w:ascii="Times New Roman" w:hAnsi="Times New Roman" w:cs="Times New Roman"/>
          <w:color w:val="000000" w:themeColor="text1"/>
          <w:sz w:val="20"/>
          <w:szCs w:val="20"/>
          <w:lang w:val="en-IE"/>
        </w:rPr>
        <w:t>a</w:t>
      </w:r>
      <w:r w:rsidR="00E35B2A" w:rsidRPr="008A3A83">
        <w:rPr>
          <w:rFonts w:ascii="Times New Roman" w:hAnsi="Times New Roman" w:cs="Times New Roman"/>
          <w:color w:val="000000" w:themeColor="text1"/>
          <w:sz w:val="20"/>
          <w:szCs w:val="20"/>
          <w:lang w:val="en-IE"/>
        </w:rPr>
        <w:t>y as well as West European basin waters</w:t>
      </w:r>
      <w:r w:rsidR="003A3147" w:rsidRPr="008A3A83">
        <w:rPr>
          <w:rFonts w:ascii="Times New Roman" w:hAnsi="Times New Roman" w:cs="Times New Roman"/>
          <w:color w:val="000000" w:themeColor="text1"/>
          <w:sz w:val="20"/>
          <w:szCs w:val="20"/>
          <w:lang w:val="en-IE"/>
        </w:rPr>
        <w:t xml:space="preserve"> </w:t>
      </w:r>
      <w:r w:rsidR="00EF4522" w:rsidRPr="008A3A83">
        <w:rPr>
          <w:rFonts w:ascii="Times New Roman" w:hAnsi="Times New Roman" w:cs="Times New Roman"/>
          <w:color w:val="000000" w:themeColor="text1"/>
          <w:sz w:val="20"/>
          <w:szCs w:val="20"/>
          <w:lang w:val="en-IE"/>
        </w:rPr>
        <w:t xml:space="preserve">and </w:t>
      </w:r>
      <w:r w:rsidR="0069507F">
        <w:rPr>
          <w:rFonts w:ascii="Times New Roman" w:hAnsi="Times New Roman" w:cs="Times New Roman"/>
          <w:color w:val="000000" w:themeColor="text1"/>
          <w:sz w:val="20"/>
          <w:szCs w:val="20"/>
          <w:lang w:val="en-IE"/>
        </w:rPr>
        <w:t>are</w:t>
      </w:r>
      <w:r w:rsidR="00EF4522" w:rsidRPr="008A3A83">
        <w:rPr>
          <w:rFonts w:ascii="Times New Roman" w:hAnsi="Times New Roman" w:cs="Times New Roman"/>
          <w:color w:val="000000" w:themeColor="text1"/>
          <w:sz w:val="20"/>
          <w:szCs w:val="20"/>
          <w:lang w:val="en-IE"/>
        </w:rPr>
        <w:t xml:space="preserve"> otherwise diffuse all over the North Atlantic Ocean with moderate</w:t>
      </w:r>
      <w:r w:rsidR="0069507F">
        <w:rPr>
          <w:rFonts w:ascii="Times New Roman" w:hAnsi="Times New Roman" w:cs="Times New Roman"/>
          <w:color w:val="000000" w:themeColor="text1"/>
          <w:sz w:val="20"/>
          <w:szCs w:val="20"/>
          <w:lang w:val="en-IE"/>
        </w:rPr>
        <w:t xml:space="preserve"> intensity</w:t>
      </w:r>
      <w:r w:rsidR="00EF4522" w:rsidRPr="008A3A83">
        <w:rPr>
          <w:rFonts w:ascii="Times New Roman" w:hAnsi="Times New Roman" w:cs="Times New Roman"/>
          <w:color w:val="000000" w:themeColor="text1"/>
          <w:sz w:val="20"/>
          <w:szCs w:val="20"/>
          <w:lang w:val="en-IE"/>
        </w:rPr>
        <w:t xml:space="preserve"> hotspots over the Newfoundland basin</w:t>
      </w:r>
      <w:r w:rsidR="00247E19" w:rsidRPr="008A3A83">
        <w:rPr>
          <w:rFonts w:ascii="Times New Roman" w:hAnsi="Times New Roman" w:cs="Times New Roman"/>
          <w:color w:val="000000" w:themeColor="text1"/>
          <w:sz w:val="20"/>
          <w:szCs w:val="20"/>
          <w:lang w:val="en-IE"/>
        </w:rPr>
        <w:t xml:space="preserve"> (Davis strait) </w:t>
      </w:r>
      <w:r w:rsidR="00EF4522" w:rsidRPr="008A3A83">
        <w:rPr>
          <w:rFonts w:ascii="Times New Roman" w:hAnsi="Times New Roman" w:cs="Times New Roman"/>
          <w:color w:val="000000" w:themeColor="text1"/>
          <w:sz w:val="20"/>
          <w:szCs w:val="20"/>
          <w:lang w:val="en-IE"/>
        </w:rPr>
        <w:t>possibly owing to an inflated subpolar gyre</w:t>
      </w:r>
      <w:r w:rsidR="00247E19" w:rsidRPr="008A3A83">
        <w:rPr>
          <w:rFonts w:ascii="Times New Roman" w:hAnsi="Times New Roman" w:cs="Times New Roman"/>
          <w:color w:val="000000" w:themeColor="text1"/>
          <w:sz w:val="20"/>
          <w:szCs w:val="20"/>
          <w:lang w:val="en-IE"/>
        </w:rPr>
        <w:t xml:space="preserve"> </w:t>
      </w:r>
      <w:r w:rsidR="00BE12FE" w:rsidRPr="008A3A83">
        <w:rPr>
          <w:rFonts w:ascii="Times New Roman" w:hAnsi="Times New Roman" w:cs="Times New Roman"/>
          <w:color w:val="000000" w:themeColor="text1"/>
          <w:sz w:val="20"/>
          <w:szCs w:val="20"/>
          <w:lang w:val="en-IE"/>
        </w:rPr>
        <w:fldChar w:fldCharType="begin"/>
      </w:r>
      <w:r w:rsidR="00C71BDA">
        <w:rPr>
          <w:rFonts w:ascii="Times New Roman" w:hAnsi="Times New Roman" w:cs="Times New Roman"/>
          <w:color w:val="000000" w:themeColor="text1"/>
          <w:sz w:val="20"/>
          <w:szCs w:val="20"/>
          <w:lang w:val="en-IE"/>
        </w:rPr>
        <w:instrText xml:space="preserve"> ADDIN ZOTERO_ITEM CSL_CITATION {"citationID":"OOnLyCXE","properties":{"formattedCitation":"(H\\uc0\\u225{}t\\uc0\\u250{}n et al. 2016)","plainCitation":"(Hátún et al. 2016)","noteIndex":0},"citationItems":[{"id":2444,"uris":["http://zotero.org/groups/3856298/items/A3ESBNJM"],"itemData":{"id":2444,"type":"article-journal","container-title":"Progress in Oceanography","DOI":"10.1016/j.pocean.2016.07.009","ISSN":"00796611","journalAbbreviation":"Progress in Oceanography","language":"en","page":"49-66","source":"DOI.org (Crossref)","title":"An inflated subpolar gyre blows life toward the northeastern Atlantic","volume":"147","author":[{"family":"Hátún","given":"H."},{"family":"Lohmann","given":"K."},{"family":"Matei","given":"D."},{"family":"Jungclaus","given":"J.H."},{"family":"Pacariz","given":"S."},{"family":"Bersch","given":"M."},{"family":"Gislason","given":"A."},{"family":"Ólafsson","given":"J."},{"family":"Reid","given":"P.C."}],"issued":{"date-parts":[["2016",9]]}}}],"schema":"https://github.com/citation-style-language/schema/raw/master/csl-citation.json"} </w:instrText>
      </w:r>
      <w:r w:rsidR="00BE12FE" w:rsidRPr="008A3A83">
        <w:rPr>
          <w:rFonts w:ascii="Times New Roman" w:hAnsi="Times New Roman" w:cs="Times New Roman"/>
          <w:color w:val="000000" w:themeColor="text1"/>
          <w:sz w:val="20"/>
          <w:szCs w:val="20"/>
          <w:lang w:val="en-IE"/>
        </w:rPr>
        <w:fldChar w:fldCharType="separate"/>
      </w:r>
      <w:r w:rsidR="00BE12FE" w:rsidRPr="008A3A83">
        <w:rPr>
          <w:rFonts w:ascii="Times New Roman" w:hAnsi="Times New Roman" w:cs="Times New Roman"/>
          <w:sz w:val="20"/>
          <w:szCs w:val="20"/>
        </w:rPr>
        <w:t xml:space="preserve">(Hátún </w:t>
      </w:r>
      <w:r w:rsidR="00A72BC3" w:rsidRPr="00A72BC3">
        <w:rPr>
          <w:rFonts w:ascii="Times New Roman" w:hAnsi="Times New Roman" w:cs="Times New Roman"/>
          <w:i/>
          <w:sz w:val="20"/>
          <w:szCs w:val="20"/>
        </w:rPr>
        <w:t>et al</w:t>
      </w:r>
      <w:r w:rsidR="00BE12FE" w:rsidRPr="008A3A83">
        <w:rPr>
          <w:rFonts w:ascii="Times New Roman" w:hAnsi="Times New Roman" w:cs="Times New Roman"/>
          <w:sz w:val="20"/>
          <w:szCs w:val="20"/>
        </w:rPr>
        <w:t>. 2016)</w:t>
      </w:r>
      <w:r w:rsidR="00BE12FE" w:rsidRPr="008A3A83">
        <w:rPr>
          <w:rFonts w:ascii="Times New Roman" w:hAnsi="Times New Roman" w:cs="Times New Roman"/>
          <w:color w:val="000000" w:themeColor="text1"/>
          <w:sz w:val="20"/>
          <w:szCs w:val="20"/>
          <w:lang w:val="en-IE"/>
        </w:rPr>
        <w:fldChar w:fldCharType="end"/>
      </w:r>
      <w:r w:rsidR="00BE12FE" w:rsidRPr="008A3A83">
        <w:rPr>
          <w:rFonts w:ascii="Times New Roman" w:hAnsi="Times New Roman" w:cs="Times New Roman"/>
          <w:color w:val="000000" w:themeColor="text1"/>
          <w:sz w:val="20"/>
          <w:szCs w:val="20"/>
          <w:lang w:val="en-IE"/>
        </w:rPr>
        <w:t>.</w:t>
      </w:r>
      <w:r w:rsidR="00442418">
        <w:rPr>
          <w:rFonts w:ascii="Times New Roman" w:hAnsi="Times New Roman" w:cs="Times New Roman"/>
          <w:color w:val="000000" w:themeColor="text1"/>
          <w:sz w:val="20"/>
          <w:szCs w:val="20"/>
          <w:lang w:val="en-IE"/>
        </w:rPr>
        <w:t xml:space="preserve"> </w:t>
      </w:r>
    </w:p>
    <w:p w14:paraId="6FDA6FF2" w14:textId="4973AFFE" w:rsidR="001D2DC6" w:rsidRDefault="00442418" w:rsidP="00CA3B81">
      <w:pPr>
        <w:pBdr>
          <w:top w:val="nil"/>
          <w:left w:val="nil"/>
          <w:bottom w:val="nil"/>
          <w:right w:val="nil"/>
          <w:between w:val="nil"/>
        </w:pBdr>
        <w:spacing w:line="360" w:lineRule="auto"/>
        <w:rPr>
          <w:rFonts w:ascii="Times New Roman" w:hAnsi="Times New Roman" w:cs="Times New Roman"/>
          <w:color w:val="000000" w:themeColor="text1"/>
          <w:sz w:val="20"/>
          <w:szCs w:val="20"/>
          <w:lang w:val="en-IE"/>
        </w:rPr>
      </w:pPr>
      <w:r>
        <w:rPr>
          <w:rFonts w:ascii="Times New Roman" w:hAnsi="Times New Roman" w:cs="Times New Roman"/>
          <w:color w:val="000000" w:themeColor="text1"/>
          <w:sz w:val="20"/>
          <w:szCs w:val="20"/>
          <w:lang w:val="en-IE"/>
        </w:rPr>
        <w:t>Examination of</w:t>
      </w:r>
      <w:r w:rsidRPr="00442418">
        <w:t xml:space="preserve"> </w:t>
      </w:r>
      <w:r w:rsidRPr="00442418">
        <w:rPr>
          <w:rFonts w:ascii="Times New Roman" w:hAnsi="Times New Roman" w:cs="Times New Roman"/>
          <w:color w:val="000000" w:themeColor="text1"/>
          <w:sz w:val="20"/>
          <w:szCs w:val="20"/>
          <w:lang w:val="en-IE"/>
        </w:rPr>
        <w:t>NOBM model data</w:t>
      </w:r>
      <w:r w:rsidR="00CF3215">
        <w:rPr>
          <w:rFonts w:ascii="Times New Roman" w:hAnsi="Times New Roman" w:cs="Times New Roman"/>
          <w:color w:val="000000" w:themeColor="text1"/>
          <w:sz w:val="20"/>
          <w:szCs w:val="20"/>
          <w:lang w:val="en-IE"/>
        </w:rPr>
        <w:t xml:space="preserve"> (Figure </w:t>
      </w:r>
      <w:r w:rsidR="00353EBF">
        <w:rPr>
          <w:rFonts w:ascii="Times New Roman" w:hAnsi="Times New Roman" w:cs="Times New Roman"/>
          <w:color w:val="000000" w:themeColor="text1"/>
          <w:sz w:val="20"/>
          <w:szCs w:val="20"/>
          <w:lang w:val="en-IE"/>
        </w:rPr>
        <w:t>6</w:t>
      </w:r>
      <w:r w:rsidR="00CF3215">
        <w:rPr>
          <w:rFonts w:ascii="Times New Roman" w:hAnsi="Times New Roman" w:cs="Times New Roman"/>
          <w:color w:val="000000" w:themeColor="text1"/>
          <w:sz w:val="20"/>
          <w:szCs w:val="20"/>
          <w:lang w:val="en-IE"/>
        </w:rPr>
        <w:t>)</w:t>
      </w:r>
      <w:r>
        <w:rPr>
          <w:rFonts w:ascii="Times New Roman" w:hAnsi="Times New Roman" w:cs="Times New Roman"/>
          <w:color w:val="000000" w:themeColor="text1"/>
          <w:sz w:val="20"/>
          <w:szCs w:val="20"/>
          <w:lang w:val="en-IE"/>
        </w:rPr>
        <w:t xml:space="preserve"> further reveal</w:t>
      </w:r>
      <w:r w:rsidR="00CF3215">
        <w:rPr>
          <w:rFonts w:ascii="Times New Roman" w:hAnsi="Times New Roman" w:cs="Times New Roman"/>
          <w:color w:val="000000" w:themeColor="text1"/>
          <w:sz w:val="20"/>
          <w:szCs w:val="20"/>
          <w:lang w:val="en-IE"/>
        </w:rPr>
        <w:t>s distinct MSA-OA and PMOA patterns.</w:t>
      </w:r>
      <w:r w:rsidR="00353EBF">
        <w:rPr>
          <w:rFonts w:ascii="Times New Roman" w:hAnsi="Times New Roman" w:cs="Times New Roman"/>
          <w:color w:val="000000" w:themeColor="text1"/>
          <w:sz w:val="20"/>
          <w:szCs w:val="20"/>
          <w:lang w:val="en-IE"/>
        </w:rPr>
        <w:t xml:space="preserve"> </w:t>
      </w:r>
      <w:r w:rsidRPr="00442418">
        <w:rPr>
          <w:rFonts w:ascii="Times New Roman" w:hAnsi="Times New Roman" w:cs="Times New Roman"/>
          <w:color w:val="000000" w:themeColor="text1"/>
          <w:sz w:val="20"/>
          <w:szCs w:val="20"/>
          <w:lang w:val="en-IE"/>
        </w:rPr>
        <w:t xml:space="preserve">MSA-OA </w:t>
      </w:r>
      <w:r w:rsidR="00353EBF">
        <w:rPr>
          <w:rFonts w:ascii="Times New Roman" w:hAnsi="Times New Roman" w:cs="Times New Roman"/>
          <w:color w:val="000000" w:themeColor="text1"/>
          <w:sz w:val="20"/>
          <w:szCs w:val="20"/>
          <w:lang w:val="en-IE"/>
        </w:rPr>
        <w:t xml:space="preserve">overlap </w:t>
      </w:r>
      <w:r w:rsidR="00AF45FF">
        <w:rPr>
          <w:rFonts w:ascii="Times New Roman" w:hAnsi="Times New Roman" w:cs="Times New Roman"/>
          <w:color w:val="000000" w:themeColor="text1"/>
          <w:sz w:val="20"/>
          <w:szCs w:val="20"/>
          <w:lang w:val="en-IE"/>
        </w:rPr>
        <w:t>with</w:t>
      </w:r>
      <w:r w:rsidRPr="00442418">
        <w:rPr>
          <w:rFonts w:ascii="Times New Roman" w:hAnsi="Times New Roman" w:cs="Times New Roman"/>
          <w:color w:val="000000" w:themeColor="text1"/>
          <w:sz w:val="20"/>
          <w:szCs w:val="20"/>
          <w:lang w:val="en-IE"/>
        </w:rPr>
        <w:t xml:space="preserve"> </w:t>
      </w:r>
      <w:r w:rsidR="0069507F">
        <w:rPr>
          <w:rFonts w:ascii="Times New Roman" w:hAnsi="Times New Roman" w:cs="Times New Roman"/>
          <w:color w:val="000000" w:themeColor="text1"/>
          <w:sz w:val="20"/>
          <w:szCs w:val="20"/>
          <w:lang w:val="en-IE"/>
        </w:rPr>
        <w:t>c</w:t>
      </w:r>
      <w:r w:rsidRPr="00442418">
        <w:rPr>
          <w:rFonts w:ascii="Times New Roman" w:hAnsi="Times New Roman" w:cs="Times New Roman"/>
          <w:color w:val="000000" w:themeColor="text1"/>
          <w:sz w:val="20"/>
          <w:szCs w:val="20"/>
          <w:lang w:val="en-IE"/>
        </w:rPr>
        <w:t>occolithophores</w:t>
      </w:r>
      <w:r w:rsidR="00AF45FF">
        <w:rPr>
          <w:rFonts w:ascii="Times New Roman" w:hAnsi="Times New Roman" w:cs="Times New Roman"/>
          <w:color w:val="000000" w:themeColor="text1"/>
          <w:sz w:val="20"/>
          <w:szCs w:val="20"/>
          <w:lang w:val="en-IE"/>
        </w:rPr>
        <w:t xml:space="preserve"> </w:t>
      </w:r>
      <w:r w:rsidR="00353EBF">
        <w:rPr>
          <w:rFonts w:ascii="Times New Roman" w:hAnsi="Times New Roman" w:cs="Times New Roman"/>
          <w:color w:val="000000" w:themeColor="text1"/>
          <w:sz w:val="20"/>
          <w:szCs w:val="20"/>
          <w:lang w:val="en-IE"/>
        </w:rPr>
        <w:t xml:space="preserve">dominated </w:t>
      </w:r>
      <w:r w:rsidR="00AF45FF">
        <w:rPr>
          <w:rFonts w:ascii="Times New Roman" w:hAnsi="Times New Roman" w:cs="Times New Roman"/>
          <w:color w:val="000000" w:themeColor="text1"/>
          <w:sz w:val="20"/>
          <w:szCs w:val="20"/>
          <w:lang w:val="en-IE"/>
        </w:rPr>
        <w:t>ecoregions</w:t>
      </w:r>
      <w:r w:rsidRPr="00442418">
        <w:rPr>
          <w:rFonts w:ascii="Times New Roman" w:hAnsi="Times New Roman" w:cs="Times New Roman"/>
          <w:color w:val="000000" w:themeColor="text1"/>
          <w:sz w:val="20"/>
          <w:szCs w:val="20"/>
          <w:lang w:val="en-IE"/>
        </w:rPr>
        <w:t xml:space="preserve"> as well as diatoms</w:t>
      </w:r>
      <w:r w:rsidR="00353EBF">
        <w:rPr>
          <w:rFonts w:ascii="Times New Roman" w:hAnsi="Times New Roman" w:cs="Times New Roman"/>
          <w:color w:val="000000" w:themeColor="text1"/>
          <w:sz w:val="20"/>
          <w:szCs w:val="20"/>
          <w:lang w:val="en-IE"/>
        </w:rPr>
        <w:t xml:space="preserve"> ones. Similarly,</w:t>
      </w:r>
      <w:r w:rsidR="001D2DC6">
        <w:rPr>
          <w:rFonts w:ascii="Times New Roman" w:hAnsi="Times New Roman" w:cs="Times New Roman"/>
          <w:color w:val="000000" w:themeColor="text1"/>
          <w:sz w:val="20"/>
          <w:szCs w:val="20"/>
          <w:lang w:val="en-IE"/>
        </w:rPr>
        <w:t xml:space="preserve"> diatoms also seem to contribute to</w:t>
      </w:r>
      <w:r w:rsidR="00353EBF">
        <w:rPr>
          <w:rFonts w:ascii="Times New Roman" w:hAnsi="Times New Roman" w:cs="Times New Roman"/>
          <w:color w:val="000000" w:themeColor="text1"/>
          <w:sz w:val="20"/>
          <w:szCs w:val="20"/>
          <w:lang w:val="en-IE"/>
        </w:rPr>
        <w:t xml:space="preserve"> PMOA</w:t>
      </w:r>
      <w:r w:rsidR="001D2DC6">
        <w:rPr>
          <w:rFonts w:ascii="Times New Roman" w:hAnsi="Times New Roman" w:cs="Times New Roman"/>
          <w:color w:val="000000" w:themeColor="text1"/>
          <w:sz w:val="20"/>
          <w:szCs w:val="20"/>
          <w:lang w:val="en-IE"/>
        </w:rPr>
        <w:t xml:space="preserve"> sources</w:t>
      </w:r>
      <w:r w:rsidR="00353EBF">
        <w:rPr>
          <w:rFonts w:ascii="Times New Roman" w:hAnsi="Times New Roman" w:cs="Times New Roman"/>
          <w:color w:val="000000" w:themeColor="text1"/>
          <w:sz w:val="20"/>
          <w:szCs w:val="20"/>
          <w:lang w:val="en-IE"/>
        </w:rPr>
        <w:t>, which is in line with recent results hypothesising that diatoms</w:t>
      </w:r>
      <w:r w:rsidR="00353EBF" w:rsidRPr="0064716B">
        <w:rPr>
          <w:rFonts w:ascii="Times New Roman" w:hAnsi="Times New Roman" w:cs="Times New Roman"/>
          <w:color w:val="000000" w:themeColor="text1"/>
          <w:sz w:val="20"/>
          <w:szCs w:val="20"/>
          <w:lang w:val="en-IE"/>
        </w:rPr>
        <w:t xml:space="preserve"> have a greater atmospheric significance than other eukaryotes due to their observed enrichment in </w:t>
      </w:r>
      <w:r w:rsidR="00353EBF">
        <w:rPr>
          <w:rFonts w:ascii="Times New Roman" w:hAnsi="Times New Roman" w:cs="Times New Roman"/>
          <w:color w:val="000000" w:themeColor="text1"/>
          <w:sz w:val="20"/>
          <w:szCs w:val="20"/>
          <w:lang w:val="en-IE"/>
        </w:rPr>
        <w:t>PMOA</w:t>
      </w:r>
      <w:r w:rsidR="00030467">
        <w:rPr>
          <w:rFonts w:ascii="Times New Roman" w:hAnsi="Times New Roman" w:cs="Times New Roman"/>
          <w:color w:val="000000" w:themeColor="text1"/>
          <w:sz w:val="20"/>
          <w:szCs w:val="20"/>
          <w:lang w:val="en-IE"/>
        </w:rPr>
        <w:t xml:space="preserve"> </w:t>
      </w:r>
      <w:r w:rsidR="00030467">
        <w:rPr>
          <w:rFonts w:ascii="Times New Roman" w:hAnsi="Times New Roman" w:cs="Times New Roman"/>
          <w:color w:val="000000" w:themeColor="text1"/>
          <w:sz w:val="20"/>
          <w:szCs w:val="20"/>
          <w:lang w:val="en-IE"/>
        </w:rPr>
        <w:fldChar w:fldCharType="begin"/>
      </w:r>
      <w:r w:rsidR="008017B4">
        <w:rPr>
          <w:rFonts w:ascii="Times New Roman" w:hAnsi="Times New Roman" w:cs="Times New Roman"/>
          <w:color w:val="000000" w:themeColor="text1"/>
          <w:sz w:val="20"/>
          <w:szCs w:val="20"/>
          <w:lang w:val="en-IE"/>
        </w:rPr>
        <w:instrText xml:space="preserve"> ADDIN ZOTERO_ITEM CSL_CITATION {"citationID":"WzGsKc9x","properties":{"formattedCitation":"(Alsante, Thornton, and Brooks 2021)","plainCitation":"(Alsante, Thornton, and Brooks 2021)","dontUpdate":true,"noteIndex":0},"citationItems":[{"id":2320,"uris":["http://zotero.org/groups/3856298/items/QQMXGZR8"],"itemData":{"id":2320,"type":"article-journal","abstract":"Ocean aerobiology is defined here as the study of biological particles of marine origin, including living organisms, present in the atmosphere and their role in ecological, biogeochemical, and climate processes. Hundreds of trillions of microorganisms are exchanged between ocean and atmosphere daily. Within a few days, tropospheric transport potentially disperses microorganisms over continents and between oceans. There is a need to better identify and quantify marine aerobiota, characterize the time spans and distances of marine microorganisms’ atmospheric transport, and determine whether microorganisms acclimate to atmospheric conditions and remain viable, or even grow. Exploring the atmosphere as a microbial habitat is fundamental for understanding the consequences of dispersal and will expand our knowledge of biodiversity, biogeography, and ecosystem connectivity across different marine environments. Marine organic matter is chemically transformed in the atmosphere, including remineralization back to CO\n              2\n              . The magnitude of these transformations is insignificant in the context of the annual marine carbon cycle, but may be a significant sink for marine recalcitrant organic matter over long (</w:instrText>
      </w:r>
      <w:r w:rsidR="008017B4">
        <w:rPr>
          <w:rFonts w:ascii="Cambria Math" w:hAnsi="Cambria Math" w:cs="Cambria Math"/>
          <w:color w:val="000000" w:themeColor="text1"/>
          <w:sz w:val="20"/>
          <w:szCs w:val="20"/>
          <w:lang w:val="en-IE"/>
        </w:rPr>
        <w:instrText>∼</w:instrText>
      </w:r>
      <w:r w:rsidR="008017B4">
        <w:rPr>
          <w:rFonts w:ascii="Times New Roman" w:hAnsi="Times New Roman" w:cs="Times New Roman"/>
          <w:color w:val="000000" w:themeColor="text1"/>
          <w:sz w:val="20"/>
          <w:szCs w:val="20"/>
          <w:lang w:val="en-IE"/>
        </w:rPr>
        <w:instrText xml:space="preserve">10\n              4\n              years) timescales. In addition, organic matter in sea spray aerosol plays a significant role in the Earth’s radiative budget by scattering solar radiation, and indirectly by affecting cloud properties. Marine organic matter is generally a poor source of cloud condensation nuclei (CCN), but a significant source of ice nucleating particles (INPs), affecting the formation of mixed-phase and ice clouds. This review will show that marine biogenic aerosol plays an impactful, but poorly constrained, role in marine ecosystems, biogeochemical processes, and the Earth’s climate system. Further work is needed to characterize the connectivity and feedbacks between the atmosphere and ocean ecosystems in order to integrate this complexity into Earth System models, facilitating future climate and biogeochemical predictions.","container-title":"Frontiers in Microbiology","DOI":"10.3389/fmicb.2021.764178","ISSN":"1664-302X","journalAbbreviation":"Front. Microbiol.","page":"764178","source":"DOI.org (Crossref)","title":"Ocean Aerobiology","volume":"12","author":[{"family":"Alsante","given":"Alyssa N."},{"family":"Thornton","given":"Daniel C. O."},{"family":"Brooks","given":"Sarah D."}],"issued":{"date-parts":[["2021",10,29]]}}}],"schema":"https://github.com/citation-style-language/schema/raw/master/csl-citation.json"} </w:instrText>
      </w:r>
      <w:r w:rsidR="00030467">
        <w:rPr>
          <w:rFonts w:ascii="Times New Roman" w:hAnsi="Times New Roman" w:cs="Times New Roman"/>
          <w:color w:val="000000" w:themeColor="text1"/>
          <w:sz w:val="20"/>
          <w:szCs w:val="20"/>
          <w:lang w:val="en-IE"/>
        </w:rPr>
        <w:fldChar w:fldCharType="separate"/>
      </w:r>
      <w:r w:rsidR="00030467" w:rsidRPr="00030467">
        <w:rPr>
          <w:rFonts w:ascii="Times New Roman" w:hAnsi="Times New Roman" w:cs="Times New Roman"/>
          <w:sz w:val="20"/>
        </w:rPr>
        <w:t>(Alsante</w:t>
      </w:r>
      <w:r w:rsidR="00030467">
        <w:rPr>
          <w:rFonts w:ascii="Times New Roman" w:hAnsi="Times New Roman" w:cs="Times New Roman"/>
          <w:sz w:val="20"/>
        </w:rPr>
        <w:t xml:space="preserve"> </w:t>
      </w:r>
      <w:r w:rsidR="00A72BC3" w:rsidRPr="00A72BC3">
        <w:rPr>
          <w:rFonts w:ascii="Times New Roman" w:hAnsi="Times New Roman" w:cs="Times New Roman"/>
          <w:i/>
          <w:sz w:val="20"/>
        </w:rPr>
        <w:t>et al</w:t>
      </w:r>
      <w:r w:rsidR="00030467">
        <w:rPr>
          <w:rFonts w:ascii="Times New Roman" w:hAnsi="Times New Roman" w:cs="Times New Roman"/>
          <w:sz w:val="20"/>
        </w:rPr>
        <w:t>, 2021)</w:t>
      </w:r>
      <w:r w:rsidR="00030467">
        <w:rPr>
          <w:rFonts w:ascii="Times New Roman" w:hAnsi="Times New Roman" w:cs="Times New Roman"/>
          <w:color w:val="000000" w:themeColor="text1"/>
          <w:sz w:val="20"/>
          <w:szCs w:val="20"/>
          <w:lang w:val="en-IE"/>
        </w:rPr>
        <w:fldChar w:fldCharType="end"/>
      </w:r>
      <w:r w:rsidR="00030467">
        <w:rPr>
          <w:rFonts w:ascii="Times New Roman" w:hAnsi="Times New Roman" w:cs="Times New Roman"/>
          <w:color w:val="000000" w:themeColor="text1"/>
          <w:sz w:val="20"/>
          <w:szCs w:val="20"/>
          <w:lang w:val="en-IE"/>
        </w:rPr>
        <w:t xml:space="preserve"> </w:t>
      </w:r>
      <w:r w:rsidR="001D2DC6">
        <w:rPr>
          <w:rFonts w:ascii="Times New Roman" w:hAnsi="Times New Roman" w:cs="Times New Roman"/>
          <w:color w:val="000000" w:themeColor="text1"/>
          <w:sz w:val="20"/>
          <w:szCs w:val="20"/>
          <w:lang w:val="en-IE"/>
        </w:rPr>
        <w:t>whereas association with coccolithophores appears much weaker than for MSA-OA. Another distinction lies in PMOA overlapping with chlorophytes</w:t>
      </w:r>
      <w:r w:rsidR="0069507F">
        <w:rPr>
          <w:rFonts w:ascii="Times New Roman" w:hAnsi="Times New Roman" w:cs="Times New Roman"/>
          <w:color w:val="000000" w:themeColor="text1"/>
          <w:sz w:val="20"/>
          <w:szCs w:val="20"/>
          <w:lang w:val="en-IE"/>
        </w:rPr>
        <w:t xml:space="preserve"> (</w:t>
      </w:r>
      <w:r w:rsidR="0069507F" w:rsidRPr="00E30E5E">
        <w:rPr>
          <w:rFonts w:ascii="Times New Roman" w:hAnsi="Times New Roman" w:cs="Times New Roman"/>
          <w:i/>
          <w:iCs/>
          <w:color w:val="000000" w:themeColor="text1"/>
          <w:sz w:val="20"/>
          <w:szCs w:val="20"/>
          <w:lang w:val="en-IE"/>
        </w:rPr>
        <w:t>flagellates</w:t>
      </w:r>
      <w:r w:rsidR="0069507F" w:rsidRPr="00E2540F">
        <w:rPr>
          <w:rFonts w:ascii="Times New Roman" w:hAnsi="Times New Roman" w:cs="Times New Roman"/>
          <w:color w:val="000000" w:themeColor="text1"/>
          <w:sz w:val="20"/>
          <w:szCs w:val="20"/>
          <w:lang w:val="en-IE"/>
        </w:rPr>
        <w:t xml:space="preserve">, </w:t>
      </w:r>
      <w:proofErr w:type="spellStart"/>
      <w:r w:rsidR="0069507F" w:rsidRPr="00E30E5E">
        <w:rPr>
          <w:rFonts w:ascii="Times New Roman" w:hAnsi="Times New Roman" w:cs="Times New Roman"/>
          <w:i/>
          <w:iCs/>
          <w:color w:val="000000" w:themeColor="text1"/>
          <w:sz w:val="20"/>
          <w:szCs w:val="20"/>
          <w:lang w:val="en-IE"/>
        </w:rPr>
        <w:t>Phaeocystis</w:t>
      </w:r>
      <w:proofErr w:type="spellEnd"/>
      <w:r w:rsidR="0069507F" w:rsidRPr="00E2540F">
        <w:rPr>
          <w:rFonts w:ascii="Times New Roman" w:hAnsi="Times New Roman" w:cs="Times New Roman"/>
          <w:color w:val="000000" w:themeColor="text1"/>
          <w:sz w:val="20"/>
          <w:szCs w:val="20"/>
          <w:lang w:val="en-IE"/>
        </w:rPr>
        <w:t xml:space="preserve"> </w:t>
      </w:r>
      <w:proofErr w:type="spellStart"/>
      <w:r w:rsidR="0069507F" w:rsidRPr="00E30E5E">
        <w:rPr>
          <w:rFonts w:ascii="Times New Roman" w:hAnsi="Times New Roman" w:cs="Times New Roman"/>
          <w:i/>
          <w:iCs/>
          <w:color w:val="000000" w:themeColor="text1"/>
          <w:sz w:val="20"/>
          <w:szCs w:val="20"/>
          <w:lang w:val="en-IE"/>
        </w:rPr>
        <w:t>spp</w:t>
      </w:r>
      <w:proofErr w:type="spellEnd"/>
      <w:r w:rsidR="0069507F" w:rsidRPr="00E2540F">
        <w:rPr>
          <w:rFonts w:ascii="Times New Roman" w:hAnsi="Times New Roman" w:cs="Times New Roman"/>
          <w:color w:val="000000" w:themeColor="text1"/>
          <w:sz w:val="20"/>
          <w:szCs w:val="20"/>
          <w:lang w:val="en-IE"/>
        </w:rPr>
        <w:t>)</w:t>
      </w:r>
      <w:r w:rsidR="001D2DC6">
        <w:rPr>
          <w:rFonts w:ascii="Times New Roman" w:hAnsi="Times New Roman" w:cs="Times New Roman"/>
          <w:color w:val="000000" w:themeColor="text1"/>
          <w:sz w:val="20"/>
          <w:szCs w:val="20"/>
          <w:lang w:val="en-IE"/>
        </w:rPr>
        <w:t xml:space="preserve"> </w:t>
      </w:r>
      <w:r w:rsidR="001D2DC6" w:rsidRPr="001D2DC6">
        <w:rPr>
          <w:rFonts w:ascii="Times New Roman" w:hAnsi="Times New Roman" w:cs="Times New Roman"/>
          <w:color w:val="000000" w:themeColor="text1"/>
          <w:sz w:val="20"/>
          <w:szCs w:val="20"/>
          <w:lang w:val="en-IE"/>
        </w:rPr>
        <w:t>over the Western European basin</w:t>
      </w:r>
      <w:r w:rsidR="001D2DC6">
        <w:rPr>
          <w:rFonts w:ascii="Times New Roman" w:hAnsi="Times New Roman" w:cs="Times New Roman"/>
          <w:color w:val="000000" w:themeColor="text1"/>
          <w:sz w:val="20"/>
          <w:szCs w:val="20"/>
          <w:lang w:val="en-IE"/>
        </w:rPr>
        <w:t>. T</w:t>
      </w:r>
      <w:r w:rsidR="001D2DC6" w:rsidRPr="001D2DC6">
        <w:rPr>
          <w:rFonts w:ascii="Times New Roman" w:hAnsi="Times New Roman" w:cs="Times New Roman"/>
          <w:color w:val="000000" w:themeColor="text1"/>
          <w:sz w:val="20"/>
          <w:szCs w:val="20"/>
          <w:lang w:val="en-IE"/>
        </w:rPr>
        <w:t>his geographic area hosts more than 512 chlorophyte species</w:t>
      </w:r>
      <w:r w:rsidR="00030467">
        <w:rPr>
          <w:rFonts w:ascii="Times New Roman" w:hAnsi="Times New Roman" w:cs="Times New Roman"/>
          <w:color w:val="000000" w:themeColor="text1"/>
          <w:sz w:val="20"/>
          <w:szCs w:val="20"/>
          <w:lang w:val="en-IE"/>
        </w:rPr>
        <w:t xml:space="preserve"> </w:t>
      </w:r>
      <w:r w:rsidR="00030467">
        <w:rPr>
          <w:rFonts w:ascii="Times New Roman" w:hAnsi="Times New Roman" w:cs="Times New Roman"/>
          <w:color w:val="000000" w:themeColor="text1"/>
          <w:sz w:val="20"/>
          <w:szCs w:val="20"/>
          <w:lang w:val="en-IE"/>
        </w:rPr>
        <w:fldChar w:fldCharType="begin"/>
      </w:r>
      <w:r w:rsidR="00030467">
        <w:rPr>
          <w:rFonts w:ascii="Times New Roman" w:hAnsi="Times New Roman" w:cs="Times New Roman"/>
          <w:color w:val="000000" w:themeColor="text1"/>
          <w:sz w:val="20"/>
          <w:szCs w:val="20"/>
          <w:lang w:val="en-IE"/>
        </w:rPr>
        <w:instrText xml:space="preserve"> ADDIN ZOTERO_ITEM CSL_CITATION {"citationID":"NB4FPm1B","properties":{"formattedCitation":"(Narayanaswamy et al. 2010)","plainCitation":"(Narayanaswamy et al. 2010)","noteIndex":0},"citationItems":[{"id":2433,"uris":["http://zotero.org/groups/3856298/items/BZEGM2H6"],"itemData":{"id":2433,"type":"article-journal","container-title":"PLoS ONE","DOI":"10.1371/journal.pone.0014295","ISSN":"1932-6203","issue":"12","journalAbbreviation":"PLoS ONE","language":"en","page":"e14295","source":"DOI.org (Crossref)","title":"Biodiversity Trends along the Western European Margin","volume":"5","author":[{"family":"Narayanaswamy","given":"Bhavani E."},{"family":"Renaud","given":"Paul E."},{"family":"Duineveld","given":"Gerard C. A."},{"family":"Berge","given":"Jørgen"},{"family":"Lavaleye","given":"Marc S. S."},{"family":"Reiss","given":"Henning"},{"family":"Brattegard","given":"Torleiv"}],"editor":[{"family":"Humphries","given":"Stuart"}],"issued":{"date-parts":[["2010",12,13]]}}}],"schema":"https://github.com/citation-style-language/schema/raw/master/csl-citation.json"} </w:instrText>
      </w:r>
      <w:r w:rsidR="00030467">
        <w:rPr>
          <w:rFonts w:ascii="Times New Roman" w:hAnsi="Times New Roman" w:cs="Times New Roman"/>
          <w:color w:val="000000" w:themeColor="text1"/>
          <w:sz w:val="20"/>
          <w:szCs w:val="20"/>
          <w:lang w:val="en-IE"/>
        </w:rPr>
        <w:fldChar w:fldCharType="separate"/>
      </w:r>
      <w:r w:rsidR="00030467" w:rsidRPr="00030467">
        <w:rPr>
          <w:rFonts w:ascii="Times New Roman" w:hAnsi="Times New Roman" w:cs="Times New Roman"/>
          <w:sz w:val="20"/>
        </w:rPr>
        <w:t xml:space="preserve">(Narayanaswamy </w:t>
      </w:r>
      <w:r w:rsidR="00A72BC3" w:rsidRPr="00A72BC3">
        <w:rPr>
          <w:rFonts w:ascii="Times New Roman" w:hAnsi="Times New Roman" w:cs="Times New Roman"/>
          <w:i/>
          <w:sz w:val="20"/>
        </w:rPr>
        <w:t>et al</w:t>
      </w:r>
      <w:r w:rsidR="00030467" w:rsidRPr="00030467">
        <w:rPr>
          <w:rFonts w:ascii="Times New Roman" w:hAnsi="Times New Roman" w:cs="Times New Roman"/>
          <w:sz w:val="20"/>
        </w:rPr>
        <w:t>. 2010)</w:t>
      </w:r>
      <w:r w:rsidR="00030467">
        <w:rPr>
          <w:rFonts w:ascii="Times New Roman" w:hAnsi="Times New Roman" w:cs="Times New Roman"/>
          <w:color w:val="000000" w:themeColor="text1"/>
          <w:sz w:val="20"/>
          <w:szCs w:val="20"/>
          <w:lang w:val="en-IE"/>
        </w:rPr>
        <w:fldChar w:fldCharType="end"/>
      </w:r>
      <w:r w:rsidR="00030467">
        <w:rPr>
          <w:rFonts w:ascii="Times New Roman" w:hAnsi="Times New Roman" w:cs="Times New Roman"/>
          <w:color w:val="000000" w:themeColor="text1"/>
          <w:sz w:val="20"/>
          <w:szCs w:val="20"/>
          <w:lang w:val="en-IE"/>
        </w:rPr>
        <w:t xml:space="preserve"> </w:t>
      </w:r>
      <w:r w:rsidR="001D2DC6" w:rsidRPr="001D2DC6">
        <w:rPr>
          <w:rFonts w:ascii="Times New Roman" w:hAnsi="Times New Roman" w:cs="Times New Roman"/>
          <w:color w:val="000000" w:themeColor="text1"/>
          <w:sz w:val="20"/>
          <w:szCs w:val="20"/>
          <w:lang w:val="en-IE"/>
        </w:rPr>
        <w:t>with recent reports of chlorophytes being one of the key contributors to marine productivity</w:t>
      </w:r>
      <w:r w:rsidR="00030467">
        <w:rPr>
          <w:rFonts w:ascii="Times New Roman" w:hAnsi="Times New Roman" w:cs="Times New Roman"/>
          <w:color w:val="000000" w:themeColor="text1"/>
          <w:sz w:val="20"/>
          <w:szCs w:val="20"/>
          <w:lang w:val="en-IE"/>
        </w:rPr>
        <w:t xml:space="preserve"> </w:t>
      </w:r>
      <w:r w:rsidR="00030467">
        <w:rPr>
          <w:rFonts w:ascii="Times New Roman" w:hAnsi="Times New Roman" w:cs="Times New Roman"/>
          <w:color w:val="000000" w:themeColor="text1"/>
          <w:sz w:val="20"/>
          <w:szCs w:val="20"/>
          <w:lang w:val="en-IE"/>
        </w:rPr>
        <w:fldChar w:fldCharType="begin"/>
      </w:r>
      <w:r w:rsidR="00030467">
        <w:rPr>
          <w:rFonts w:ascii="Times New Roman" w:hAnsi="Times New Roman" w:cs="Times New Roman"/>
          <w:color w:val="000000" w:themeColor="text1"/>
          <w:sz w:val="20"/>
          <w:szCs w:val="20"/>
          <w:lang w:val="en-IE"/>
        </w:rPr>
        <w:instrText xml:space="preserve"> ADDIN ZOTERO_ITEM CSL_CITATION {"citationID":"ysNOqnSD","properties":{"formattedCitation":"(Landwehr et al. 2021)","plainCitation":"(Landwehr et al. 2021)","noteIndex":0},"citationItems":[{"id":2313,"uris":["http://zotero.org/groups/3856298/items/B4CJA3EL"],"itemData":{"id":2313,"type":"article-journal","abstract":"Abstract. The Southern Ocean is a critical component of Earth's climate system, but its remoteness makes it challenging to develop a holistic understanding of its processes from the small scale to the large scale. As a result, our knowledge of this vast region remains largely incomplete. The Antarctic Circumnavigation Expedition (ACE, austral summer 2016/2017) surveyed a large number of variables describing the state of the ocean and the atmosphere, the freshwater cycle, atmospheric chemistry, and ocean biogeochemistry and microbiology. This circumpolar cruise included visits to 12 remote islands, the marginal ice zone, and the Antarctic coast. Here, we use 111 of the observed variables to study the latitudinal gradients, seasonality, shorter-term variations, geographic setting of environmental processes, and interactions between them over the duration of 90 d. To reduce the dimensionality and complexity of the dataset and make the relations between variables interpretable we applied an unsupervised machine learning method, the sparse principal component analysis (sPCA), which describes environmental processes through 14 latent variables. To derive a robust statistical perspective on these processes and to estimate the uncertainty in the sPCA decomposition, we have developed a bootstrap approach. Our results provide a proof of concept that sPCA with uncertainty analysis is able to identify temporal patterns from diurnal to seasonal cycles, as well as geographical gradients and “hotspots” of interaction between environmental compartments. While confirming many well known processes, our analysis provides novel insights into the Southern Ocean water cycle (freshwater fluxes), trace gases (interplay between seasonality, sources, and sinks), and microbial communities (nutrient limitation and island mass effects at the largest scale ever reported). More specifically, we identify the important role of the oceanic circulations, frontal zones, and islands in shaping the nutrient availability that controls biological community composition and productivity; the fact that sea ice controls sea water salinity, dampens the wave field, and is associated with increased phytoplankton growth and net community productivity possibly due to iron fertilisation and reduced light limitation; and the clear regional patterns of aerosol characteristics that have emerged, stressing the role of the sea state, atmospheric chemical processing, and source processes near hotspots for the availability of cloud condensation nuclei and hence cloud formation. A set of key variables and their combinations, such as the difference between the air and sea surface temperature, atmospheric pressure, sea surface height, geostrophic currents, upper-ocean layer light intensity, surface wind speed and relative humidity played an important role in our analysis, highlighting the necessity for Earth system models to represent them adequately. In conclusion, our study highlights the use of sPCA to identify key ocean–atmosphere interactions across physical, chemical, and biological processes and their associated spatio-temporal scales. It thereby fills an important gap between simple correlation analyses and complex Earth system models. The sPCA processing code is available as open-access from the following link: https://renkulab.io/gitlab/ACE-ASAID/spca-decomposition (last access: 29 March 2021). As we show here, it can be used for an exploration of environmental data that is less prone to cognitive biases (and confirmation biases in particular) compared to traditional regression analysis that might be affected by the underlying research question.","container-title":"Earth System Dynamics","DOI":"10.5194/esd-12-1295-2021","ISSN":"2190-4987","issue":"4","journalAbbreviation":"Earth Syst. Dynam.","language":"en","page":"1295-1369","source":"DOI.org (Crossref)","title":"Exploring the coupled ocean and atmosphere system with a data science approach applied to observations from the Antarctic Circumnavigation Expedition","volume":"12","author":[{"family":"Landwehr","given":"Sebastian"},{"family":"Volpi","given":"Michele"},{"family":"Haumann","given":"F. Alexander"},{"family":"Robinson","given":"Charlotte M."},{"family":"Thurnherr","given":"Iris"},{"family":"Ferracci","given":"Valerio"},{"family":"Baccarini","given":"Andrea"},{"family":"Thomas","given":"Jenny"},{"family":"Gorodetskaya","given":"Irina"},{"family":"Tatzelt","given":"Christian"},{"family":"Henning","given":"Silvia"},{"family":"Modini","given":"Rob L."},{"family":"Forrer","given":"Heather J."},{"family":"Lin","given":"Yajuan"},{"family":"Cassar","given":"Nicolas"},{"family":"Simó","given":"Rafel"},{"family":"Hassler","given":"Christel"},{"family":"Moallemi","given":"Alireza"},{"family":"Fawcett","given":"Sarah E."},{"family":"Harris","given":"Neil"},{"family":"Airs","given":"Ruth"},{"family":"Derkani","given":"Marzieh H."},{"family":"Alberello","given":"Alberto"},{"family":"Toffoli","given":"Alessandro"},{"family":"Chen","given":"Gang"},{"family":"Rodríguez-Ros","given":"Pablo"},{"family":"Zamanillo","given":"Marina"},{"family":"Cortés-Greus","given":"Pau"},{"family":"Xue","given":"Lei"},{"family":"Bolas","given":"Conor G."},{"family":"Leonard","given":"Katherine C."},{"family":"Perez-Cruz","given":"Fernando"},{"family":"Walton","given":"David"},{"family":"Schmale","given":"Julia"}],"issued":{"date-parts":[["2021",11,30]]}}}],"schema":"https://github.com/citation-style-language/schema/raw/master/csl-citation.json"} </w:instrText>
      </w:r>
      <w:r w:rsidR="00030467">
        <w:rPr>
          <w:rFonts w:ascii="Times New Roman" w:hAnsi="Times New Roman" w:cs="Times New Roman"/>
          <w:color w:val="000000" w:themeColor="text1"/>
          <w:sz w:val="20"/>
          <w:szCs w:val="20"/>
          <w:lang w:val="en-IE"/>
        </w:rPr>
        <w:fldChar w:fldCharType="separate"/>
      </w:r>
      <w:r w:rsidR="00030467" w:rsidRPr="00030467">
        <w:rPr>
          <w:rFonts w:ascii="Times New Roman" w:hAnsi="Times New Roman" w:cs="Times New Roman"/>
          <w:sz w:val="20"/>
        </w:rPr>
        <w:t xml:space="preserve">(Landwehr </w:t>
      </w:r>
      <w:r w:rsidR="00A72BC3" w:rsidRPr="00A72BC3">
        <w:rPr>
          <w:rFonts w:ascii="Times New Roman" w:hAnsi="Times New Roman" w:cs="Times New Roman"/>
          <w:i/>
          <w:sz w:val="20"/>
        </w:rPr>
        <w:t>et al</w:t>
      </w:r>
      <w:r w:rsidR="00030467" w:rsidRPr="00030467">
        <w:rPr>
          <w:rFonts w:ascii="Times New Roman" w:hAnsi="Times New Roman" w:cs="Times New Roman"/>
          <w:sz w:val="20"/>
        </w:rPr>
        <w:t>. 2021)</w:t>
      </w:r>
      <w:r w:rsidR="00030467">
        <w:rPr>
          <w:rFonts w:ascii="Times New Roman" w:hAnsi="Times New Roman" w:cs="Times New Roman"/>
          <w:color w:val="000000" w:themeColor="text1"/>
          <w:sz w:val="20"/>
          <w:szCs w:val="20"/>
          <w:lang w:val="en-IE"/>
        </w:rPr>
        <w:fldChar w:fldCharType="end"/>
      </w:r>
      <w:r w:rsidR="00030467">
        <w:rPr>
          <w:rFonts w:ascii="Times New Roman" w:hAnsi="Times New Roman" w:cs="Times New Roman"/>
          <w:color w:val="000000" w:themeColor="text1"/>
          <w:sz w:val="20"/>
          <w:szCs w:val="20"/>
          <w:lang w:val="en-IE"/>
        </w:rPr>
        <w:t xml:space="preserve">, </w:t>
      </w:r>
      <w:r w:rsidR="001D2DC6" w:rsidRPr="001D2DC6">
        <w:rPr>
          <w:rFonts w:ascii="Times New Roman" w:hAnsi="Times New Roman" w:cs="Times New Roman"/>
          <w:color w:val="000000" w:themeColor="text1"/>
          <w:sz w:val="20"/>
          <w:szCs w:val="20"/>
          <w:lang w:val="en-IE"/>
        </w:rPr>
        <w:t xml:space="preserve">further research is warranted to fully understand their role along other phytoplankton in this region during summertime. Likewise, cyanobacteria (combination of </w:t>
      </w:r>
      <w:proofErr w:type="spellStart"/>
      <w:r w:rsidR="001D2DC6" w:rsidRPr="001D2DC6">
        <w:rPr>
          <w:rFonts w:ascii="Times New Roman" w:hAnsi="Times New Roman" w:cs="Times New Roman"/>
          <w:i/>
          <w:iCs/>
          <w:color w:val="000000" w:themeColor="text1"/>
          <w:sz w:val="20"/>
          <w:szCs w:val="20"/>
          <w:lang w:val="en-IE"/>
        </w:rPr>
        <w:t>Synechococcus</w:t>
      </w:r>
      <w:proofErr w:type="spellEnd"/>
      <w:r w:rsidR="001D2DC6" w:rsidRPr="001D2DC6">
        <w:rPr>
          <w:rFonts w:ascii="Times New Roman" w:hAnsi="Times New Roman" w:cs="Times New Roman"/>
          <w:color w:val="000000" w:themeColor="text1"/>
          <w:sz w:val="20"/>
          <w:szCs w:val="20"/>
          <w:lang w:val="en-IE"/>
        </w:rPr>
        <w:t xml:space="preserve">, </w:t>
      </w:r>
      <w:r w:rsidR="001D2DC6" w:rsidRPr="001D2DC6">
        <w:rPr>
          <w:rFonts w:ascii="Times New Roman" w:hAnsi="Times New Roman" w:cs="Times New Roman"/>
          <w:i/>
          <w:iCs/>
          <w:color w:val="000000" w:themeColor="text1"/>
          <w:sz w:val="20"/>
          <w:szCs w:val="20"/>
          <w:lang w:val="en-IE"/>
        </w:rPr>
        <w:t>Prochlorococcus</w:t>
      </w:r>
      <w:r w:rsidR="001D2DC6" w:rsidRPr="001D2DC6">
        <w:rPr>
          <w:rFonts w:ascii="Times New Roman" w:hAnsi="Times New Roman" w:cs="Times New Roman"/>
          <w:color w:val="000000" w:themeColor="text1"/>
          <w:sz w:val="20"/>
          <w:szCs w:val="20"/>
          <w:lang w:val="en-IE"/>
        </w:rPr>
        <w:t xml:space="preserve">, and nitrogen fixers such as </w:t>
      </w:r>
      <w:proofErr w:type="spellStart"/>
      <w:r w:rsidR="001D2DC6" w:rsidRPr="001D2DC6">
        <w:rPr>
          <w:rFonts w:ascii="Times New Roman" w:hAnsi="Times New Roman" w:cs="Times New Roman"/>
          <w:i/>
          <w:iCs/>
          <w:color w:val="000000" w:themeColor="text1"/>
          <w:sz w:val="20"/>
          <w:szCs w:val="20"/>
          <w:lang w:val="en-IE"/>
        </w:rPr>
        <w:t>Trichodesmium</w:t>
      </w:r>
      <w:proofErr w:type="spellEnd"/>
      <w:r w:rsidR="001D2DC6" w:rsidRPr="001D2DC6">
        <w:rPr>
          <w:rFonts w:ascii="Times New Roman" w:hAnsi="Times New Roman" w:cs="Times New Roman"/>
          <w:color w:val="000000" w:themeColor="text1"/>
          <w:sz w:val="20"/>
          <w:szCs w:val="20"/>
          <w:lang w:val="en-IE"/>
        </w:rPr>
        <w:t>)</w:t>
      </w:r>
      <w:r w:rsidR="001D2DC6">
        <w:rPr>
          <w:rFonts w:ascii="Times New Roman" w:hAnsi="Times New Roman" w:cs="Times New Roman"/>
          <w:color w:val="000000" w:themeColor="text1"/>
          <w:sz w:val="20"/>
          <w:szCs w:val="20"/>
          <w:lang w:val="en-IE"/>
        </w:rPr>
        <w:t xml:space="preserve"> might also contribute to PMOA more sparsely, especially at lower latitudes in the North Atlantic Ocean as previously reported </w:t>
      </w:r>
      <w:r w:rsidR="001D2DC6">
        <w:rPr>
          <w:rFonts w:ascii="Times New Roman" w:hAnsi="Times New Roman" w:cs="Times New Roman"/>
          <w:color w:val="000000" w:themeColor="text1"/>
          <w:sz w:val="20"/>
          <w:szCs w:val="20"/>
          <w:lang w:val="en-IE"/>
        </w:rPr>
        <w:fldChar w:fldCharType="begin"/>
      </w:r>
      <w:r w:rsidR="001D2DC6">
        <w:rPr>
          <w:rFonts w:ascii="Times New Roman" w:hAnsi="Times New Roman" w:cs="Times New Roman"/>
          <w:color w:val="000000" w:themeColor="text1"/>
          <w:sz w:val="20"/>
          <w:szCs w:val="20"/>
          <w:lang w:val="en-IE"/>
        </w:rPr>
        <w:instrText xml:space="preserve"> ADDIN ZOTERO_ITEM CSL_CITATION {"citationID":"UNp89U5Y","properties":{"formattedCitation":"(Baer et al. 2017)","plainCitation":"(Baer et al. 2017)","noteIndex":0},"citationItems":[{"id":4308,"uris":["http://zotero.org/groups/3856298/items/54UGNQ7S"],"itemData":{"id":4308,"type":"article-journal","abstract":"Summary\n            \n              In the North Atlantic Ocean, we found that natural populations of\n              Prochlorococcus\n              adhered to Redfield ratio dimensions when comparing</w:instrText>
      </w:r>
      <w:r w:rsidR="001D2DC6">
        <w:rPr>
          <w:rFonts w:ascii="Times New Roman" w:hAnsi="Times New Roman" w:cs="Times New Roman" w:hint="eastAsia"/>
          <w:color w:val="000000" w:themeColor="text1"/>
          <w:sz w:val="20"/>
          <w:szCs w:val="20"/>
          <w:lang w:val="en-IE"/>
        </w:rPr>
        <w:instrText xml:space="preserve"> cell quotas of carbon to nitrogen, but had flexible composition under nutrient and light stress, allowing for a broad range of cellular carbon</w:instrText>
      </w:r>
      <w:r w:rsidR="001D2DC6">
        <w:rPr>
          <w:rFonts w:ascii="Times New Roman" w:hAnsi="Times New Roman" w:cs="Times New Roman" w:hint="eastAsia"/>
          <w:color w:val="000000" w:themeColor="text1"/>
          <w:sz w:val="20"/>
          <w:szCs w:val="20"/>
          <w:lang w:val="en-IE"/>
        </w:rPr>
        <w:instrText>‐</w:instrText>
      </w:r>
      <w:r w:rsidR="001D2DC6">
        <w:rPr>
          <w:rFonts w:ascii="Times New Roman" w:hAnsi="Times New Roman" w:cs="Times New Roman" w:hint="eastAsia"/>
          <w:color w:val="000000" w:themeColor="text1"/>
          <w:sz w:val="20"/>
          <w:szCs w:val="20"/>
          <w:lang w:val="en-IE"/>
        </w:rPr>
        <w:instrText xml:space="preserve"> and nitrogen</w:instrText>
      </w:r>
      <w:r w:rsidR="001D2DC6">
        <w:rPr>
          <w:rFonts w:ascii="Times New Roman" w:hAnsi="Times New Roman" w:cs="Times New Roman" w:hint="eastAsia"/>
          <w:color w:val="000000" w:themeColor="text1"/>
          <w:sz w:val="20"/>
          <w:szCs w:val="20"/>
          <w:lang w:val="en-IE"/>
        </w:rPr>
        <w:instrText>‐</w:instrText>
      </w:r>
      <w:r w:rsidR="001D2DC6">
        <w:rPr>
          <w:rFonts w:ascii="Times New Roman" w:hAnsi="Times New Roman" w:cs="Times New Roman" w:hint="eastAsia"/>
          <w:color w:val="000000" w:themeColor="text1"/>
          <w:sz w:val="20"/>
          <w:szCs w:val="20"/>
          <w:lang w:val="en-IE"/>
        </w:rPr>
        <w:instrText>to</w:instrText>
      </w:r>
      <w:r w:rsidR="001D2DC6">
        <w:rPr>
          <w:rFonts w:ascii="Times New Roman" w:hAnsi="Times New Roman" w:cs="Times New Roman" w:hint="eastAsia"/>
          <w:color w:val="000000" w:themeColor="text1"/>
          <w:sz w:val="20"/>
          <w:szCs w:val="20"/>
          <w:lang w:val="en-IE"/>
        </w:rPr>
        <w:instrText>‐</w:instrText>
      </w:r>
      <w:r w:rsidR="001D2DC6">
        <w:rPr>
          <w:rFonts w:ascii="Times New Roman" w:hAnsi="Times New Roman" w:cs="Times New Roman" w:hint="eastAsia"/>
          <w:color w:val="000000" w:themeColor="text1"/>
          <w:sz w:val="20"/>
          <w:szCs w:val="20"/>
          <w:lang w:val="en-IE"/>
        </w:rPr>
        <w:instrText>phosphorus ratios.\n              Synechococcus\n              populations also exhibited a wide range of elemental stoichiometry, including carbon</w:instrText>
      </w:r>
      <w:r w:rsidR="001D2DC6">
        <w:rPr>
          <w:rFonts w:ascii="Times New Roman" w:hAnsi="Times New Roman" w:cs="Times New Roman" w:hint="eastAsia"/>
          <w:color w:val="000000" w:themeColor="text1"/>
          <w:sz w:val="20"/>
          <w:szCs w:val="20"/>
          <w:lang w:val="en-IE"/>
        </w:rPr>
        <w:instrText>‐</w:instrText>
      </w:r>
      <w:r w:rsidR="001D2DC6">
        <w:rPr>
          <w:rFonts w:ascii="Times New Roman" w:hAnsi="Times New Roman" w:cs="Times New Roman" w:hint="eastAsia"/>
          <w:color w:val="000000" w:themeColor="text1"/>
          <w:sz w:val="20"/>
          <w:szCs w:val="20"/>
          <w:lang w:val="en-IE"/>
        </w:rPr>
        <w:instrText>to</w:instrText>
      </w:r>
      <w:r w:rsidR="001D2DC6">
        <w:rPr>
          <w:rFonts w:ascii="Times New Roman" w:hAnsi="Times New Roman" w:cs="Times New Roman" w:hint="eastAsia"/>
          <w:color w:val="000000" w:themeColor="text1"/>
          <w:sz w:val="20"/>
          <w:szCs w:val="20"/>
          <w:lang w:val="en-IE"/>
        </w:rPr>
        <w:instrText>‐</w:instrText>
      </w:r>
      <w:r w:rsidR="001D2DC6">
        <w:rPr>
          <w:rFonts w:ascii="Times New Roman" w:hAnsi="Times New Roman" w:cs="Times New Roman" w:hint="eastAsia"/>
          <w:color w:val="000000" w:themeColor="text1"/>
          <w:sz w:val="20"/>
          <w:szCs w:val="20"/>
          <w:lang w:val="en-IE"/>
        </w:rPr>
        <w:instrText>nitrogen ratios and increased their carbon</w:instrText>
      </w:r>
      <w:r w:rsidR="001D2DC6">
        <w:rPr>
          <w:rFonts w:ascii="Times New Roman" w:hAnsi="Times New Roman" w:cs="Times New Roman" w:hint="eastAsia"/>
          <w:color w:val="000000" w:themeColor="text1"/>
          <w:sz w:val="20"/>
          <w:szCs w:val="20"/>
          <w:lang w:val="en-IE"/>
        </w:rPr>
        <w:instrText>‐</w:instrText>
      </w:r>
      <w:r w:rsidR="001D2DC6">
        <w:rPr>
          <w:rFonts w:ascii="Times New Roman" w:hAnsi="Times New Roman" w:cs="Times New Roman" w:hint="eastAsia"/>
          <w:color w:val="000000" w:themeColor="text1"/>
          <w:sz w:val="20"/>
          <w:szCs w:val="20"/>
          <w:lang w:val="en-IE"/>
        </w:rPr>
        <w:instrText>to</w:instrText>
      </w:r>
      <w:r w:rsidR="001D2DC6">
        <w:rPr>
          <w:rFonts w:ascii="Times New Roman" w:hAnsi="Times New Roman" w:cs="Times New Roman" w:hint="eastAsia"/>
          <w:color w:val="000000" w:themeColor="text1"/>
          <w:sz w:val="20"/>
          <w:szCs w:val="20"/>
          <w:lang w:val="en-IE"/>
        </w:rPr>
        <w:instrText>‐</w:instrText>
      </w:r>
      <w:r w:rsidR="001D2DC6">
        <w:rPr>
          <w:rFonts w:ascii="Times New Roman" w:hAnsi="Times New Roman" w:cs="Times New Roman" w:hint="eastAsia"/>
          <w:color w:val="000000" w:themeColor="text1"/>
          <w:sz w:val="20"/>
          <w:szCs w:val="20"/>
          <w:lang w:val="en-IE"/>
        </w:rPr>
        <w:instrText>phosphorus ratios in response to low dissolved phosphorus availability. Small eukaryotic populations tended to have lower carbon</w:instrText>
      </w:r>
      <w:r w:rsidR="001D2DC6">
        <w:rPr>
          <w:rFonts w:ascii="Times New Roman" w:hAnsi="Times New Roman" w:cs="Times New Roman" w:hint="eastAsia"/>
          <w:color w:val="000000" w:themeColor="text1"/>
          <w:sz w:val="20"/>
          <w:szCs w:val="20"/>
          <w:lang w:val="en-IE"/>
        </w:rPr>
        <w:instrText>‐</w:instrText>
      </w:r>
      <w:r w:rsidR="001D2DC6">
        <w:rPr>
          <w:rFonts w:ascii="Times New Roman" w:hAnsi="Times New Roman" w:cs="Times New Roman" w:hint="eastAsia"/>
          <w:color w:val="000000" w:themeColor="text1"/>
          <w:sz w:val="20"/>
          <w:szCs w:val="20"/>
          <w:lang w:val="en-IE"/>
        </w:rPr>
        <w:instrText>to</w:instrText>
      </w:r>
      <w:r w:rsidR="001D2DC6">
        <w:rPr>
          <w:rFonts w:ascii="Times New Roman" w:hAnsi="Times New Roman" w:cs="Times New Roman" w:hint="eastAsia"/>
          <w:color w:val="000000" w:themeColor="text1"/>
          <w:sz w:val="20"/>
          <w:szCs w:val="20"/>
          <w:lang w:val="en-IE"/>
        </w:rPr>
        <w:instrText>‐</w:instrText>
      </w:r>
      <w:r w:rsidR="001D2DC6">
        <w:rPr>
          <w:rFonts w:ascii="Times New Roman" w:hAnsi="Times New Roman" w:cs="Times New Roman" w:hint="eastAsia"/>
          <w:color w:val="000000" w:themeColor="text1"/>
          <w:sz w:val="20"/>
          <w:szCs w:val="20"/>
          <w:lang w:val="en-IE"/>
        </w:rPr>
        <w:instrText>phosphorus ratios th</w:instrText>
      </w:r>
      <w:r w:rsidR="001D2DC6">
        <w:rPr>
          <w:rFonts w:ascii="Times New Roman" w:hAnsi="Times New Roman" w:cs="Times New Roman"/>
          <w:color w:val="000000" w:themeColor="text1"/>
          <w:sz w:val="20"/>
          <w:szCs w:val="20"/>
          <w:lang w:val="en-IE"/>
        </w:rPr>
        <w:instrText>an single cell cyanobacterial groups, with the exception of one group of samples, which highlights the importance of community composition when determining how biological diversity influences bulk particle stoichiometry. The ratio of dissolved nitrogen:ph</w:instrText>
      </w:r>
      <w:r w:rsidR="001D2DC6">
        <w:rPr>
          <w:rFonts w:ascii="Times New Roman" w:hAnsi="Times New Roman" w:cs="Times New Roman" w:hint="eastAsia"/>
          <w:color w:val="000000" w:themeColor="text1"/>
          <w:sz w:val="20"/>
          <w:szCs w:val="20"/>
          <w:lang w:val="en-IE"/>
        </w:rPr>
        <w:instrText>osphorus fluxes into the euphotic zone was not correlated to nitrogen:phosphorus cellular quotas. The lack of a homeostatic relationship implies that other mechanisms, such as species</w:instrText>
      </w:r>
      <w:r w:rsidR="001D2DC6">
        <w:rPr>
          <w:rFonts w:ascii="Times New Roman" w:hAnsi="Times New Roman" w:cs="Times New Roman" w:hint="eastAsia"/>
          <w:color w:val="000000" w:themeColor="text1"/>
          <w:sz w:val="20"/>
          <w:szCs w:val="20"/>
          <w:lang w:val="en-IE"/>
        </w:rPr>
        <w:instrText>‐</w:instrText>
      </w:r>
      <w:r w:rsidR="001D2DC6">
        <w:rPr>
          <w:rFonts w:ascii="Times New Roman" w:hAnsi="Times New Roman" w:cs="Times New Roman" w:hint="eastAsia"/>
          <w:color w:val="000000" w:themeColor="text1"/>
          <w:sz w:val="20"/>
          <w:szCs w:val="20"/>
          <w:lang w:val="en-IE"/>
        </w:rPr>
        <w:instrText xml:space="preserve">specific adaptation to oligotrophic phosphorus concentrations, control </w:instrText>
      </w:r>
      <w:r w:rsidR="001D2DC6">
        <w:rPr>
          <w:rFonts w:ascii="Times New Roman" w:hAnsi="Times New Roman" w:cs="Times New Roman"/>
          <w:color w:val="000000" w:themeColor="text1"/>
          <w:sz w:val="20"/>
          <w:szCs w:val="20"/>
          <w:lang w:val="en-IE"/>
        </w:rPr>
        <w:instrText xml:space="preserve">elemental particle ratios.","container-title":"Environmental Microbiology","DOI":"10.1111/1462-2920.13672","ISSN":"1462-2912, 1462-2920","issue":"4","journalAbbreviation":"Environmental Microbiology","language":"en","page":"1568-1583","source":"DOI.org (Crossref)","title":"Stoichiometry of &lt;i&gt;Prochlorococcus, Synechococcus&lt;/i&gt; , and small eukaryotic populations in the western North Atlantic Ocean","volume":"19","author":[{"family":"Baer","given":"Steven E."},{"family":"Lomas","given":"Michael W."},{"family":"Terpis","given":"Kristina X."},{"family":"Mouginot","given":"Céline"},{"family":"Martiny","given":"Adam C."}],"issued":{"date-parts":[["2017",4]]}}}],"schema":"https://github.com/citation-style-language/schema/raw/master/csl-citation.json"} </w:instrText>
      </w:r>
      <w:r w:rsidR="001D2DC6">
        <w:rPr>
          <w:rFonts w:ascii="Times New Roman" w:hAnsi="Times New Roman" w:cs="Times New Roman"/>
          <w:color w:val="000000" w:themeColor="text1"/>
          <w:sz w:val="20"/>
          <w:szCs w:val="20"/>
          <w:lang w:val="en-IE"/>
        </w:rPr>
        <w:fldChar w:fldCharType="separate"/>
      </w:r>
      <w:r w:rsidR="001D2DC6" w:rsidRPr="0004563B">
        <w:rPr>
          <w:rFonts w:ascii="Times New Roman" w:hAnsi="Times New Roman" w:cs="Times New Roman"/>
          <w:sz w:val="20"/>
        </w:rPr>
        <w:t xml:space="preserve">(Baer </w:t>
      </w:r>
      <w:r w:rsidR="00A72BC3" w:rsidRPr="00A72BC3">
        <w:rPr>
          <w:rFonts w:ascii="Times New Roman" w:hAnsi="Times New Roman" w:cs="Times New Roman"/>
          <w:i/>
          <w:sz w:val="20"/>
        </w:rPr>
        <w:t>et al</w:t>
      </w:r>
      <w:r w:rsidR="001D2DC6" w:rsidRPr="0004563B">
        <w:rPr>
          <w:rFonts w:ascii="Times New Roman" w:hAnsi="Times New Roman" w:cs="Times New Roman"/>
          <w:sz w:val="20"/>
        </w:rPr>
        <w:t>. 2017)</w:t>
      </w:r>
      <w:r w:rsidR="001D2DC6">
        <w:rPr>
          <w:rFonts w:ascii="Times New Roman" w:hAnsi="Times New Roman" w:cs="Times New Roman"/>
          <w:color w:val="000000" w:themeColor="text1"/>
          <w:sz w:val="20"/>
          <w:szCs w:val="20"/>
          <w:lang w:val="en-IE"/>
        </w:rPr>
        <w:fldChar w:fldCharType="end"/>
      </w:r>
      <w:r w:rsidR="001D2DC6">
        <w:rPr>
          <w:rFonts w:ascii="Times New Roman" w:hAnsi="Times New Roman" w:cs="Times New Roman"/>
          <w:color w:val="000000" w:themeColor="text1"/>
          <w:sz w:val="20"/>
          <w:szCs w:val="20"/>
          <w:lang w:val="en-IE"/>
        </w:rPr>
        <w:t>.</w:t>
      </w:r>
    </w:p>
    <w:p w14:paraId="0A5166A4" w14:textId="2C657992" w:rsidR="00E2540F" w:rsidRDefault="001D2DC6" w:rsidP="001D2DC6">
      <w:pPr>
        <w:pBdr>
          <w:top w:val="nil"/>
          <w:left w:val="nil"/>
          <w:bottom w:val="nil"/>
          <w:right w:val="nil"/>
          <w:between w:val="nil"/>
        </w:pBdr>
        <w:spacing w:line="360" w:lineRule="auto"/>
        <w:rPr>
          <w:rFonts w:ascii="Times New Roman" w:hAnsi="Times New Roman" w:cs="Times New Roman"/>
          <w:color w:val="000000" w:themeColor="text1"/>
          <w:sz w:val="20"/>
          <w:szCs w:val="20"/>
          <w:lang w:val="en-IE"/>
        </w:rPr>
      </w:pPr>
      <w:r w:rsidRPr="00442418">
        <w:rPr>
          <w:rFonts w:ascii="Times New Roman" w:hAnsi="Times New Roman" w:cs="Times New Roman"/>
          <w:color w:val="000000" w:themeColor="text1"/>
          <w:sz w:val="20"/>
          <w:szCs w:val="20"/>
          <w:lang w:val="en-IE"/>
        </w:rPr>
        <w:t>Here,</w:t>
      </w:r>
      <w:r w:rsidR="00E2540F">
        <w:rPr>
          <w:rFonts w:ascii="Times New Roman" w:hAnsi="Times New Roman" w:cs="Times New Roman"/>
          <w:color w:val="000000" w:themeColor="text1"/>
          <w:sz w:val="20"/>
          <w:szCs w:val="20"/>
          <w:lang w:val="en-IE"/>
        </w:rPr>
        <w:t xml:space="preserve"> calculated</w:t>
      </w:r>
      <w:r w:rsidRPr="00442418">
        <w:rPr>
          <w:rFonts w:ascii="Times New Roman" w:hAnsi="Times New Roman" w:cs="Times New Roman"/>
          <w:color w:val="000000" w:themeColor="text1"/>
          <w:sz w:val="20"/>
          <w:szCs w:val="20"/>
          <w:lang w:val="en-IE"/>
        </w:rPr>
        <w:t xml:space="preserve"> lagged correlations</w:t>
      </w:r>
      <w:r w:rsidR="00E2540F">
        <w:rPr>
          <w:rFonts w:ascii="Times New Roman" w:hAnsi="Times New Roman" w:cs="Times New Roman"/>
          <w:color w:val="000000" w:themeColor="text1"/>
          <w:sz w:val="20"/>
          <w:szCs w:val="20"/>
          <w:lang w:val="en-IE"/>
        </w:rPr>
        <w:t xml:space="preserve"> (Figure 6) further </w:t>
      </w:r>
      <w:r w:rsidRPr="00442418">
        <w:rPr>
          <w:rFonts w:ascii="Times New Roman" w:hAnsi="Times New Roman" w:cs="Times New Roman"/>
          <w:color w:val="000000" w:themeColor="text1"/>
          <w:sz w:val="20"/>
          <w:szCs w:val="20"/>
          <w:lang w:val="en-IE"/>
        </w:rPr>
        <w:t>point</w:t>
      </w:r>
      <w:r w:rsidR="00E2540F">
        <w:rPr>
          <w:rFonts w:ascii="Times New Roman" w:hAnsi="Times New Roman" w:cs="Times New Roman"/>
          <w:color w:val="000000" w:themeColor="text1"/>
          <w:sz w:val="20"/>
          <w:szCs w:val="20"/>
          <w:lang w:val="en-IE"/>
        </w:rPr>
        <w:t xml:space="preserve"> </w:t>
      </w:r>
      <w:r w:rsidRPr="00442418">
        <w:rPr>
          <w:rFonts w:ascii="Times New Roman" w:hAnsi="Times New Roman" w:cs="Times New Roman"/>
          <w:color w:val="000000" w:themeColor="text1"/>
          <w:sz w:val="20"/>
          <w:szCs w:val="20"/>
          <w:lang w:val="en-IE"/>
        </w:rPr>
        <w:t>at MSA-OA being directly associated with coccolithophores (</w:t>
      </w:r>
      <w:r>
        <w:rPr>
          <w:rFonts w:ascii="Times New Roman" w:hAnsi="Times New Roman" w:cs="Times New Roman"/>
          <w:color w:val="000000" w:themeColor="text1"/>
          <w:sz w:val="20"/>
          <w:szCs w:val="20"/>
          <w:lang w:val="en-IE"/>
        </w:rPr>
        <w:t>with</w:t>
      </w:r>
      <w:r w:rsidRPr="00442418">
        <w:rPr>
          <w:rFonts w:ascii="Times New Roman" w:hAnsi="Times New Roman" w:cs="Times New Roman"/>
          <w:color w:val="000000" w:themeColor="text1"/>
          <w:sz w:val="20"/>
          <w:szCs w:val="20"/>
          <w:lang w:val="en-IE"/>
        </w:rPr>
        <w:t xml:space="preserve"> a lag of -1 day) </w:t>
      </w:r>
      <w:r>
        <w:rPr>
          <w:rFonts w:ascii="Times New Roman" w:hAnsi="Times New Roman" w:cs="Times New Roman"/>
          <w:color w:val="000000" w:themeColor="text1"/>
          <w:sz w:val="20"/>
          <w:szCs w:val="20"/>
          <w:lang w:val="en-IE"/>
        </w:rPr>
        <w:t xml:space="preserve">as well as </w:t>
      </w:r>
      <w:r w:rsidRPr="00442418">
        <w:rPr>
          <w:rFonts w:ascii="Times New Roman" w:hAnsi="Times New Roman" w:cs="Times New Roman"/>
          <w:color w:val="000000" w:themeColor="text1"/>
          <w:sz w:val="20"/>
          <w:szCs w:val="20"/>
          <w:lang w:val="en-IE"/>
        </w:rPr>
        <w:t>diatoms (</w:t>
      </w:r>
      <w:r w:rsidR="0069507F">
        <w:rPr>
          <w:rFonts w:ascii="Times New Roman" w:hAnsi="Times New Roman" w:cs="Times New Roman"/>
          <w:color w:val="000000" w:themeColor="text1"/>
          <w:sz w:val="20"/>
          <w:szCs w:val="20"/>
          <w:lang w:val="en-IE"/>
        </w:rPr>
        <w:t xml:space="preserve">lag of </w:t>
      </w:r>
      <w:r w:rsidRPr="00442418">
        <w:rPr>
          <w:rFonts w:ascii="Times New Roman" w:hAnsi="Times New Roman" w:cs="Times New Roman"/>
          <w:color w:val="000000" w:themeColor="text1"/>
          <w:sz w:val="20"/>
          <w:szCs w:val="20"/>
          <w:lang w:val="en-IE"/>
        </w:rPr>
        <w:t>-9 days)</w:t>
      </w:r>
      <w:r w:rsidR="00E2540F">
        <w:rPr>
          <w:rFonts w:ascii="Times New Roman" w:hAnsi="Times New Roman" w:cs="Times New Roman"/>
          <w:color w:val="000000" w:themeColor="text1"/>
          <w:sz w:val="20"/>
          <w:szCs w:val="20"/>
          <w:lang w:val="en-IE"/>
        </w:rPr>
        <w:t>, however no significant correlations are observed for either cyanobacteria or chlorophytes.</w:t>
      </w:r>
      <w:r w:rsidR="0069507F">
        <w:rPr>
          <w:rFonts w:ascii="Times New Roman" w:hAnsi="Times New Roman" w:cs="Times New Roman"/>
          <w:color w:val="000000" w:themeColor="text1"/>
          <w:sz w:val="20"/>
          <w:szCs w:val="20"/>
          <w:lang w:val="en-IE"/>
        </w:rPr>
        <w:t xml:space="preserve"> </w:t>
      </w:r>
      <w:commentRangeStart w:id="120"/>
      <w:r w:rsidR="00E2540F" w:rsidRPr="00E2540F">
        <w:rPr>
          <w:rFonts w:ascii="Times New Roman" w:hAnsi="Times New Roman" w:cs="Times New Roman"/>
          <w:color w:val="000000" w:themeColor="text1"/>
          <w:sz w:val="20"/>
          <w:szCs w:val="20"/>
          <w:lang w:val="en-IE"/>
        </w:rPr>
        <w:t>As opposed to MSA-OA, no association is</w:t>
      </w:r>
      <w:r w:rsidR="00E2540F">
        <w:rPr>
          <w:rFonts w:ascii="Times New Roman" w:hAnsi="Times New Roman" w:cs="Times New Roman"/>
          <w:color w:val="000000" w:themeColor="text1"/>
          <w:sz w:val="20"/>
          <w:szCs w:val="20"/>
          <w:lang w:val="en-IE"/>
        </w:rPr>
        <w:t xml:space="preserve"> observed</w:t>
      </w:r>
      <w:r w:rsidR="00E2540F" w:rsidRPr="00E2540F">
        <w:rPr>
          <w:rFonts w:ascii="Times New Roman" w:hAnsi="Times New Roman" w:cs="Times New Roman"/>
          <w:color w:val="000000" w:themeColor="text1"/>
          <w:sz w:val="20"/>
          <w:szCs w:val="20"/>
          <w:lang w:val="en-IE"/>
        </w:rPr>
        <w:t xml:space="preserve"> between coccolithophores and PMOA (their autocorrelations are not statistically significantly different from zero</w:t>
      </w:r>
      <w:commentRangeEnd w:id="120"/>
      <w:r w:rsidR="00AF5ADE">
        <w:rPr>
          <w:rStyle w:val="CommentReference"/>
          <w:rFonts w:ascii="Calibri" w:eastAsia="Calibri" w:hAnsi="Calibri" w:cs="Calibri"/>
          <w:lang w:eastAsia="en-GB"/>
        </w:rPr>
        <w:commentReference w:id="120"/>
      </w:r>
      <w:r w:rsidR="00E2540F" w:rsidRPr="00E2540F">
        <w:rPr>
          <w:rFonts w:ascii="Times New Roman" w:hAnsi="Times New Roman" w:cs="Times New Roman"/>
          <w:color w:val="000000" w:themeColor="text1"/>
          <w:sz w:val="20"/>
          <w:szCs w:val="20"/>
          <w:lang w:val="en-IE"/>
        </w:rPr>
        <w:t xml:space="preserve">). </w:t>
      </w:r>
      <w:r w:rsidR="00E2540F">
        <w:rPr>
          <w:rFonts w:ascii="Times New Roman" w:hAnsi="Times New Roman" w:cs="Times New Roman"/>
          <w:color w:val="000000" w:themeColor="text1"/>
          <w:sz w:val="20"/>
          <w:szCs w:val="20"/>
          <w:lang w:val="en-IE"/>
        </w:rPr>
        <w:t>PMOA</w:t>
      </w:r>
      <w:r w:rsidR="0069507F">
        <w:rPr>
          <w:rFonts w:ascii="Times New Roman" w:hAnsi="Times New Roman" w:cs="Times New Roman"/>
          <w:color w:val="000000" w:themeColor="text1"/>
          <w:sz w:val="20"/>
          <w:szCs w:val="20"/>
          <w:lang w:val="en-IE"/>
        </w:rPr>
        <w:t xml:space="preserve"> on the other hand are also associated with diatoms (lag of -5 days</w:t>
      </w:r>
      <w:r w:rsidR="00030467">
        <w:rPr>
          <w:rFonts w:ascii="Times New Roman" w:hAnsi="Times New Roman" w:cs="Times New Roman"/>
          <w:color w:val="000000" w:themeColor="text1"/>
          <w:sz w:val="20"/>
          <w:szCs w:val="20"/>
          <w:lang w:val="en-IE"/>
        </w:rPr>
        <w:t>) and</w:t>
      </w:r>
      <w:r w:rsidR="00E30E5E">
        <w:rPr>
          <w:rFonts w:ascii="Times New Roman" w:hAnsi="Times New Roman" w:cs="Times New Roman"/>
          <w:color w:val="000000" w:themeColor="text1"/>
          <w:sz w:val="20"/>
          <w:szCs w:val="20"/>
          <w:lang w:val="en-IE"/>
        </w:rPr>
        <w:t xml:space="preserve"> show unique associations with</w:t>
      </w:r>
      <w:r w:rsidR="0069507F">
        <w:rPr>
          <w:rFonts w:ascii="Times New Roman" w:hAnsi="Times New Roman" w:cs="Times New Roman"/>
          <w:color w:val="000000" w:themeColor="text1"/>
          <w:sz w:val="20"/>
          <w:szCs w:val="20"/>
          <w:lang w:val="en-IE"/>
        </w:rPr>
        <w:t xml:space="preserve"> chlorophytes (lag of</w:t>
      </w:r>
      <w:r w:rsidR="00E2540F" w:rsidRPr="00E2540F">
        <w:rPr>
          <w:rFonts w:ascii="Times New Roman" w:hAnsi="Times New Roman" w:cs="Times New Roman"/>
          <w:color w:val="000000" w:themeColor="text1"/>
          <w:sz w:val="20"/>
          <w:szCs w:val="20"/>
          <w:lang w:val="en-IE"/>
        </w:rPr>
        <w:t xml:space="preserve"> -10 days</w:t>
      </w:r>
      <w:r w:rsidR="0069507F">
        <w:rPr>
          <w:rFonts w:ascii="Times New Roman" w:hAnsi="Times New Roman" w:cs="Times New Roman"/>
          <w:color w:val="000000" w:themeColor="text1"/>
          <w:sz w:val="20"/>
          <w:szCs w:val="20"/>
          <w:lang w:val="en-IE"/>
        </w:rPr>
        <w:t>)</w:t>
      </w:r>
      <w:r w:rsidR="00E2540F">
        <w:rPr>
          <w:rFonts w:ascii="Times New Roman" w:hAnsi="Times New Roman" w:cs="Times New Roman"/>
          <w:color w:val="000000" w:themeColor="text1"/>
          <w:sz w:val="20"/>
          <w:szCs w:val="20"/>
          <w:lang w:val="en-IE"/>
        </w:rPr>
        <w:t xml:space="preserve"> as well as cyanobacteria</w:t>
      </w:r>
      <w:r w:rsidR="00E30E5E">
        <w:rPr>
          <w:rFonts w:ascii="Times New Roman" w:hAnsi="Times New Roman" w:cs="Times New Roman"/>
          <w:color w:val="000000" w:themeColor="text1"/>
          <w:sz w:val="20"/>
          <w:szCs w:val="20"/>
          <w:lang w:val="en-IE"/>
        </w:rPr>
        <w:t xml:space="preserve"> (lag of</w:t>
      </w:r>
      <w:r w:rsidR="00E2540F">
        <w:rPr>
          <w:rFonts w:ascii="Times New Roman" w:hAnsi="Times New Roman" w:cs="Times New Roman"/>
          <w:color w:val="000000" w:themeColor="text1"/>
          <w:sz w:val="20"/>
          <w:szCs w:val="20"/>
          <w:lang w:val="en-IE"/>
        </w:rPr>
        <w:t>-11 days</w:t>
      </w:r>
      <w:r w:rsidR="00E30E5E">
        <w:rPr>
          <w:rFonts w:ascii="Times New Roman" w:hAnsi="Times New Roman" w:cs="Times New Roman"/>
          <w:color w:val="000000" w:themeColor="text1"/>
          <w:sz w:val="20"/>
          <w:szCs w:val="20"/>
          <w:lang w:val="en-IE"/>
        </w:rPr>
        <w:t>)</w:t>
      </w:r>
      <w:r w:rsidR="00E2540F">
        <w:rPr>
          <w:rFonts w:ascii="Times New Roman" w:hAnsi="Times New Roman" w:cs="Times New Roman"/>
          <w:color w:val="000000" w:themeColor="text1"/>
          <w:sz w:val="20"/>
          <w:szCs w:val="20"/>
          <w:lang w:val="en-IE"/>
        </w:rPr>
        <w:t>.</w:t>
      </w:r>
    </w:p>
    <w:p w14:paraId="1238E8C9" w14:textId="125AA7DC" w:rsidR="0069507F" w:rsidRDefault="0069507F" w:rsidP="0069507F">
      <w:pPr>
        <w:pBdr>
          <w:top w:val="nil"/>
          <w:left w:val="nil"/>
          <w:bottom w:val="nil"/>
          <w:right w:val="nil"/>
          <w:between w:val="nil"/>
        </w:pBdr>
        <w:spacing w:line="360" w:lineRule="auto"/>
        <w:rPr>
          <w:rFonts w:ascii="Times New Roman" w:hAnsi="Times New Roman" w:cs="Times New Roman"/>
          <w:color w:val="000000" w:themeColor="text1"/>
          <w:sz w:val="20"/>
          <w:szCs w:val="20"/>
          <w:lang w:val="en-IE"/>
        </w:rPr>
      </w:pPr>
      <w:r>
        <w:rPr>
          <w:rFonts w:ascii="Times New Roman" w:hAnsi="Times New Roman" w:cs="Times New Roman"/>
          <w:color w:val="000000" w:themeColor="text1"/>
          <w:sz w:val="20"/>
          <w:szCs w:val="20"/>
          <w:lang w:val="en-IE"/>
        </w:rPr>
        <w:t xml:space="preserve">Overall, association between OA enriched sea spray time series and phytoplankton groups remains controversial owing to a wide range of governing mechanisms as highlighted by previous studies using </w:t>
      </w:r>
      <w:proofErr w:type="spellStart"/>
      <w:r>
        <w:rPr>
          <w:rFonts w:ascii="Times New Roman" w:hAnsi="Times New Roman" w:cs="Times New Roman"/>
          <w:color w:val="000000" w:themeColor="text1"/>
          <w:sz w:val="20"/>
          <w:szCs w:val="20"/>
          <w:lang w:val="en-IE"/>
        </w:rPr>
        <w:t>chl</w:t>
      </w:r>
      <w:proofErr w:type="spellEnd"/>
      <w:r>
        <w:rPr>
          <w:rFonts w:ascii="Times New Roman" w:hAnsi="Times New Roman" w:cs="Times New Roman"/>
          <w:color w:val="000000" w:themeColor="text1"/>
          <w:sz w:val="20"/>
          <w:szCs w:val="20"/>
          <w:lang w:val="en-IE"/>
        </w:rPr>
        <w:t>-</w:t>
      </w:r>
      <w:r w:rsidRPr="007B726A">
        <w:rPr>
          <w:rFonts w:ascii="Times New Roman" w:hAnsi="Times New Roman" w:cs="Times New Roman"/>
          <w:color w:val="000000" w:themeColor="text1"/>
          <w:sz w:val="20"/>
          <w:szCs w:val="20"/>
          <w:lang w:val="en-IE"/>
        </w:rPr>
        <w:t>α</w:t>
      </w:r>
      <w:r>
        <w:rPr>
          <w:rFonts w:ascii="Times New Roman" w:hAnsi="Times New Roman" w:cs="Times New Roman"/>
          <w:color w:val="000000" w:themeColor="text1"/>
          <w:sz w:val="20"/>
          <w:szCs w:val="20"/>
          <w:lang w:val="en-IE"/>
        </w:rPr>
        <w:t xml:space="preserve"> as a proxy to calculate cross correlation time lags over the North Atlantic which were found to vary between 8 days</w:t>
      </w:r>
      <w:r w:rsidR="00030467">
        <w:rPr>
          <w:rFonts w:ascii="Times New Roman" w:hAnsi="Times New Roman" w:cs="Times New Roman"/>
          <w:color w:val="000000" w:themeColor="text1"/>
          <w:sz w:val="20"/>
          <w:szCs w:val="20"/>
          <w:lang w:val="en-IE"/>
        </w:rPr>
        <w:t xml:space="preserve"> </w:t>
      </w:r>
      <w:r w:rsidR="00030467">
        <w:rPr>
          <w:rFonts w:ascii="Times New Roman" w:hAnsi="Times New Roman" w:cs="Times New Roman"/>
          <w:color w:val="000000" w:themeColor="text1"/>
          <w:sz w:val="20"/>
          <w:szCs w:val="20"/>
          <w:lang w:val="en-IE"/>
        </w:rPr>
        <w:fldChar w:fldCharType="begin"/>
      </w:r>
      <w:r w:rsidR="00030467">
        <w:rPr>
          <w:rFonts w:ascii="Times New Roman" w:hAnsi="Times New Roman" w:cs="Times New Roman"/>
          <w:color w:val="000000" w:themeColor="text1"/>
          <w:sz w:val="20"/>
          <w:szCs w:val="20"/>
          <w:lang w:val="en-IE"/>
        </w:rPr>
        <w:instrText xml:space="preserve"> ADDIN ZOTERO_ITEM CSL_CITATION {"citationID":"i1OxrNWg","properties":{"formattedCitation":"(Rinaldi et al. 2013)","plainCitation":"(Rinaldi et al. 2013)","noteIndex":0},"citationItems":[{"id":4676,"uris":["http://zotero.org/groups/3856298/items/MDDFZ93L"</w:instrText>
      </w:r>
      <w:r w:rsidR="00030467">
        <w:rPr>
          <w:rFonts w:ascii="Times New Roman" w:hAnsi="Times New Roman" w:cs="Times New Roman" w:hint="eastAsia"/>
          <w:color w:val="000000" w:themeColor="text1"/>
          <w:sz w:val="20"/>
          <w:szCs w:val="20"/>
          <w:lang w:val="en-IE"/>
        </w:rPr>
        <w:instrText>],"itemData":{"id":4676,"type":"article-journal","abstract":"Abstract\n            \n              Initial efforts toward developing a combined organic</w:instrText>
      </w:r>
      <w:r w:rsidR="00030467">
        <w:rPr>
          <w:rFonts w:ascii="Times New Roman" w:hAnsi="Times New Roman" w:cs="Times New Roman" w:hint="eastAsia"/>
          <w:color w:val="000000" w:themeColor="text1"/>
          <w:sz w:val="20"/>
          <w:szCs w:val="20"/>
          <w:lang w:val="en-IE"/>
        </w:rPr>
        <w:instrText>‐</w:instrText>
      </w:r>
      <w:r w:rsidR="00030467">
        <w:rPr>
          <w:rFonts w:ascii="Times New Roman" w:hAnsi="Times New Roman" w:cs="Times New Roman" w:hint="eastAsia"/>
          <w:color w:val="000000" w:themeColor="text1"/>
          <w:sz w:val="20"/>
          <w:szCs w:val="20"/>
          <w:lang w:val="en-IE"/>
        </w:rPr>
        <w:instrText>inorganic sea spray source function parameterization for large</w:instrText>
      </w:r>
      <w:r w:rsidR="00030467">
        <w:rPr>
          <w:rFonts w:ascii="Times New Roman" w:hAnsi="Times New Roman" w:cs="Times New Roman" w:hint="eastAsia"/>
          <w:color w:val="000000" w:themeColor="text1"/>
          <w:sz w:val="20"/>
          <w:szCs w:val="20"/>
          <w:lang w:val="en-IE"/>
        </w:rPr>
        <w:instrText>‐</w:instrText>
      </w:r>
      <w:r w:rsidR="00030467">
        <w:rPr>
          <w:rFonts w:ascii="Times New Roman" w:hAnsi="Times New Roman" w:cs="Times New Roman" w:hint="eastAsia"/>
          <w:color w:val="000000" w:themeColor="text1"/>
          <w:sz w:val="20"/>
          <w:szCs w:val="20"/>
          <w:lang w:val="en-IE"/>
        </w:rPr>
        <w:instrText>scale models made use of chlorophyll</w:instrText>
      </w:r>
      <w:r w:rsidR="00030467">
        <w:rPr>
          <w:rFonts w:ascii="Times New Roman" w:hAnsi="Times New Roman" w:cs="Times New Roman" w:hint="eastAsia"/>
          <w:color w:val="000000" w:themeColor="text1"/>
          <w:sz w:val="20"/>
          <w:szCs w:val="20"/>
          <w:lang w:val="en-IE"/>
        </w:rPr>
        <w:instrText>‐</w:instrText>
      </w:r>
      <w:r w:rsidR="00030467">
        <w:rPr>
          <w:rFonts w:ascii="Times New Roman" w:hAnsi="Times New Roman" w:cs="Times New Roman" w:hint="eastAsia"/>
          <w:color w:val="000000" w:themeColor="text1"/>
          <w:sz w:val="20"/>
          <w:szCs w:val="20"/>
          <w:lang w:val="en-IE"/>
        </w:rPr>
        <w:instrText>\n              a\n              (Chl</w:instrText>
      </w:r>
      <w:r w:rsidR="00030467">
        <w:rPr>
          <w:rFonts w:ascii="Times New Roman" w:hAnsi="Times New Roman" w:cs="Times New Roman" w:hint="eastAsia"/>
          <w:color w:val="000000" w:themeColor="text1"/>
          <w:sz w:val="20"/>
          <w:szCs w:val="20"/>
          <w:lang w:val="en-IE"/>
        </w:rPr>
        <w:instrText>‐</w:instrText>
      </w:r>
      <w:r w:rsidR="00030467">
        <w:rPr>
          <w:rFonts w:ascii="Times New Roman" w:hAnsi="Times New Roman" w:cs="Times New Roman" w:hint="eastAsia"/>
          <w:color w:val="000000" w:themeColor="text1"/>
          <w:sz w:val="20"/>
          <w:szCs w:val="20"/>
          <w:lang w:val="en-IE"/>
        </w:rPr>
        <w:instrText>\n              a\n              ) and wind speed as input parameters to combine oceanic biology and atmospheric dynamics. These studies reported a modest correlation coefficient (0.55) between chlorophyll</w:instrText>
      </w:r>
      <w:r w:rsidR="00030467">
        <w:rPr>
          <w:rFonts w:ascii="Times New Roman" w:hAnsi="Times New Roman" w:cs="Times New Roman" w:hint="eastAsia"/>
          <w:color w:val="000000" w:themeColor="text1"/>
          <w:sz w:val="20"/>
          <w:szCs w:val="20"/>
          <w:lang w:val="en-IE"/>
        </w:rPr>
        <w:instrText>‐</w:instrText>
      </w:r>
      <w:r w:rsidR="00030467">
        <w:rPr>
          <w:rFonts w:ascii="Times New Roman" w:hAnsi="Times New Roman" w:cs="Times New Roman" w:hint="eastAsia"/>
          <w:color w:val="000000" w:themeColor="text1"/>
          <w:sz w:val="20"/>
          <w:szCs w:val="20"/>
          <w:lang w:val="en-IE"/>
        </w:rPr>
        <w:instrText>\n              a\n              and organic matter (OM) enrichment in sea spray, suggesting that chlorophyll</w:instrText>
      </w:r>
      <w:r w:rsidR="00030467">
        <w:rPr>
          <w:rFonts w:ascii="Times New Roman" w:hAnsi="Times New Roman" w:cs="Times New Roman" w:hint="eastAsia"/>
          <w:color w:val="000000" w:themeColor="text1"/>
          <w:sz w:val="20"/>
          <w:szCs w:val="20"/>
          <w:lang w:val="en-IE"/>
        </w:rPr>
        <w:instrText>‐</w:instrText>
      </w:r>
      <w:r w:rsidR="00030467">
        <w:rPr>
          <w:rFonts w:ascii="Times New Roman" w:hAnsi="Times New Roman" w:cs="Times New Roman" w:hint="eastAsia"/>
          <w:color w:val="000000" w:themeColor="text1"/>
          <w:sz w:val="20"/>
          <w:szCs w:val="20"/>
          <w:lang w:val="en-IE"/>
        </w:rPr>
        <w:instrText>\n              a\n              is only partially suitable for predicting organic enrichment. A reconstructed chlorophyll</w:instrText>
      </w:r>
      <w:r w:rsidR="00030467">
        <w:rPr>
          <w:rFonts w:ascii="Times New Roman" w:hAnsi="Times New Roman" w:cs="Times New Roman" w:hint="eastAsia"/>
          <w:color w:val="000000" w:themeColor="text1"/>
          <w:sz w:val="20"/>
          <w:szCs w:val="20"/>
          <w:lang w:val="en-IE"/>
        </w:rPr>
        <w:instrText>‐</w:instrText>
      </w:r>
      <w:r w:rsidR="00030467">
        <w:rPr>
          <w:rFonts w:ascii="Times New Roman" w:hAnsi="Times New Roman" w:cs="Times New Roman" w:hint="eastAsia"/>
          <w:color w:val="000000" w:themeColor="text1"/>
          <w:sz w:val="20"/>
          <w:szCs w:val="20"/>
          <w:lang w:val="en-IE"/>
        </w:rPr>
        <w:instrText>\n              a\n              field of the North Atlantic Ocean from GlobColour reveals an improved correlation of 0.72 between the fractional mass contribution of organics in sea spray and chlorophyll</w:instrText>
      </w:r>
      <w:r w:rsidR="00030467">
        <w:rPr>
          <w:rFonts w:ascii="Times New Roman" w:hAnsi="Times New Roman" w:cs="Times New Roman" w:hint="eastAsia"/>
          <w:color w:val="000000" w:themeColor="text1"/>
          <w:sz w:val="20"/>
          <w:szCs w:val="20"/>
          <w:lang w:val="en-IE"/>
        </w:rPr>
        <w:instrText>‐</w:instrText>
      </w:r>
      <w:r w:rsidR="00030467">
        <w:rPr>
          <w:rFonts w:ascii="Times New Roman" w:hAnsi="Times New Roman" w:cs="Times New Roman" w:hint="eastAsia"/>
          <w:color w:val="000000" w:themeColor="text1"/>
          <w:sz w:val="20"/>
          <w:szCs w:val="20"/>
          <w:lang w:val="en-IE"/>
        </w:rPr>
        <w:instrText>\n              a\n              concentration. A similar analysis, using colored dissolved and detrital organic material absorption and particulate organic carbon concentration, revealed slightly lower correlation coefficients (0.65 and 0.68). These results indicate that to date, chlorophyll</w:instrText>
      </w:r>
      <w:r w:rsidR="00030467">
        <w:rPr>
          <w:rFonts w:ascii="Times New Roman" w:hAnsi="Times New Roman" w:cs="Times New Roman" w:hint="eastAsia"/>
          <w:color w:val="000000" w:themeColor="text1"/>
          <w:sz w:val="20"/>
          <w:szCs w:val="20"/>
          <w:lang w:val="en-IE"/>
        </w:rPr>
        <w:instrText>‐</w:instrText>
      </w:r>
      <w:r w:rsidR="00030467">
        <w:rPr>
          <w:rFonts w:ascii="Times New Roman" w:hAnsi="Times New Roman" w:cs="Times New Roman" w:hint="eastAsia"/>
          <w:color w:val="000000" w:themeColor="text1"/>
          <w:sz w:val="20"/>
          <w:szCs w:val="20"/>
          <w:lang w:val="en-IE"/>
        </w:rPr>
        <w:instrText>\n              a\n              is the best biological surrogate for predicting sea spray organic enrichment. In fact, considering the minimal difference between the correlation coefficients obtained with the three ocean color products, there is no reason to substitute chlorophyll</w:instrText>
      </w:r>
      <w:r w:rsidR="00030467">
        <w:rPr>
          <w:rFonts w:ascii="Times New Roman" w:hAnsi="Times New Roman" w:cs="Times New Roman" w:hint="eastAsia"/>
          <w:color w:val="000000" w:themeColor="text1"/>
          <w:sz w:val="20"/>
          <w:szCs w:val="20"/>
          <w:lang w:val="en-IE"/>
        </w:rPr>
        <w:instrText>‐</w:instrText>
      </w:r>
      <w:r w:rsidR="00030467">
        <w:rPr>
          <w:rFonts w:ascii="Times New Roman" w:hAnsi="Times New Roman" w:cs="Times New Roman" w:hint="eastAsia"/>
          <w:color w:val="000000" w:themeColor="text1"/>
          <w:sz w:val="20"/>
          <w:szCs w:val="20"/>
          <w:lang w:val="en-IE"/>
        </w:rPr>
        <w:instrText>\n              a\n              , which is the most accurate parameter obtained from ocean color data, with other biological surrogates being generally affected by larger and less known errors. The observed time lag between chlorophyll</w:instrText>
      </w:r>
      <w:r w:rsidR="00030467">
        <w:rPr>
          <w:rFonts w:ascii="Times New Roman" w:hAnsi="Times New Roman" w:cs="Times New Roman" w:hint="eastAsia"/>
          <w:color w:val="000000" w:themeColor="text1"/>
          <w:sz w:val="20"/>
          <w:szCs w:val="20"/>
          <w:lang w:val="en-IE"/>
        </w:rPr>
        <w:instrText>‐</w:instrText>
      </w:r>
      <w:r w:rsidR="00030467">
        <w:rPr>
          <w:rFonts w:ascii="Times New Roman" w:hAnsi="Times New Roman" w:cs="Times New Roman" w:hint="eastAsia"/>
          <w:color w:val="000000" w:themeColor="text1"/>
          <w:sz w:val="20"/>
          <w:szCs w:val="20"/>
          <w:lang w:val="en-IE"/>
        </w:rPr>
        <w:instrText>\n              a\n              conc</w:instrText>
      </w:r>
      <w:r w:rsidR="00030467">
        <w:rPr>
          <w:rFonts w:ascii="Times New Roman" w:hAnsi="Times New Roman" w:cs="Times New Roman"/>
          <w:color w:val="000000" w:themeColor="text1"/>
          <w:sz w:val="20"/>
          <w:szCs w:val="20"/>
          <w:lang w:val="en-IE"/>
        </w:rPr>
        <w:instrText>entration and organic matter enrichment in aerosol suggests that biological processes in oceanic surface waters and their timescales should be considered when modeling the production of primary marine organic aerosol.\n            \n          , \n            Key Points\n            \n              \n                \n                  Chlorophyll is the best proxy for predicting marine primary organic aerosol\n                \n                \n                  A new relationship describing the organic enrichment of sea spray is presented","container-title":"Journal of Geophysical Research: Atmospheres","DOI":"10.1002/jgrd.50417","ISSN":"2169-897X, 2169-8996","issue":"10","journalAbbreviation":"JGR Atmospheres","language":"en","license":"http://onlineli</w:instrText>
      </w:r>
      <w:r w:rsidR="00030467">
        <w:rPr>
          <w:rFonts w:ascii="Times New Roman" w:hAnsi="Times New Roman" w:cs="Times New Roman" w:hint="eastAsia"/>
          <w:color w:val="000000" w:themeColor="text1"/>
          <w:sz w:val="20"/>
          <w:szCs w:val="20"/>
          <w:lang w:val="en-IE"/>
        </w:rPr>
        <w:instrText>brary.wiley.com/termsAndConditions#vor","page":"4964-4973","source":"DOI.org (Crossref)","title":"Is chlorophyll</w:instrText>
      </w:r>
      <w:r w:rsidR="00030467">
        <w:rPr>
          <w:rFonts w:ascii="Times New Roman" w:hAnsi="Times New Roman" w:cs="Times New Roman" w:hint="eastAsia"/>
          <w:color w:val="000000" w:themeColor="text1"/>
          <w:sz w:val="20"/>
          <w:szCs w:val="20"/>
          <w:lang w:val="en-IE"/>
        </w:rPr>
        <w:instrText>‐</w:instrText>
      </w:r>
      <w:r w:rsidR="00030467">
        <w:rPr>
          <w:rFonts w:ascii="Times New Roman" w:hAnsi="Times New Roman" w:cs="Times New Roman" w:hint="eastAsia"/>
          <w:color w:val="000000" w:themeColor="text1"/>
          <w:sz w:val="20"/>
          <w:szCs w:val="20"/>
          <w:lang w:val="en-IE"/>
        </w:rPr>
        <w:instrText xml:space="preserve"> &lt;i&gt;a&lt;/i&gt; the best surrogate for organic matter enrichment in submicron primary marine aerosol?","volume":"118","author":[{"family":"Rinaldi",</w:instrText>
      </w:r>
      <w:r w:rsidR="00030467">
        <w:rPr>
          <w:rFonts w:ascii="Times New Roman" w:hAnsi="Times New Roman" w:cs="Times New Roman"/>
          <w:color w:val="000000" w:themeColor="text1"/>
          <w:sz w:val="20"/>
          <w:szCs w:val="20"/>
          <w:lang w:val="en-IE"/>
        </w:rPr>
        <w:instrText xml:space="preserve">"given":"Matteo"},{"family":"Fuzzi","given":"Sandro"},{"family":"Decesari","given":"Stefano"},{"family":"Marullo","given":"Salvatore"},{"family":"Santoleri","given":"Rosalia"},{"family":"Provenzale","given":"Antonello"},{"family":"Von Hardenberg","given":"Jost"},{"family":"Ceburnis","given":"Darius"},{"family":"Vaishya","given":"Aditya"},{"family":"O'Dowd","given":"Colin D."},{"family":"Facchini","given":"Maria Cristina"}],"issued":{"date-parts":[["2013",5,27]]}}}],"schema":"https://github.com/citation-style-language/schema/raw/master/csl-citation.json"} </w:instrText>
      </w:r>
      <w:r w:rsidR="00030467">
        <w:rPr>
          <w:rFonts w:ascii="Times New Roman" w:hAnsi="Times New Roman" w:cs="Times New Roman"/>
          <w:color w:val="000000" w:themeColor="text1"/>
          <w:sz w:val="20"/>
          <w:szCs w:val="20"/>
          <w:lang w:val="en-IE"/>
        </w:rPr>
        <w:fldChar w:fldCharType="separate"/>
      </w:r>
      <w:r w:rsidR="00030467" w:rsidRPr="00030467">
        <w:rPr>
          <w:rFonts w:ascii="Times New Roman" w:hAnsi="Times New Roman" w:cs="Times New Roman"/>
          <w:sz w:val="20"/>
        </w:rPr>
        <w:t xml:space="preserve">(Rinaldi </w:t>
      </w:r>
      <w:r w:rsidR="00A72BC3" w:rsidRPr="00A72BC3">
        <w:rPr>
          <w:rFonts w:ascii="Times New Roman" w:hAnsi="Times New Roman" w:cs="Times New Roman"/>
          <w:i/>
          <w:sz w:val="20"/>
        </w:rPr>
        <w:t>et al</w:t>
      </w:r>
      <w:r w:rsidR="00030467" w:rsidRPr="00030467">
        <w:rPr>
          <w:rFonts w:ascii="Times New Roman" w:hAnsi="Times New Roman" w:cs="Times New Roman"/>
          <w:sz w:val="20"/>
        </w:rPr>
        <w:t>. 2013)</w:t>
      </w:r>
      <w:r w:rsidR="00030467">
        <w:rPr>
          <w:rFonts w:ascii="Times New Roman" w:hAnsi="Times New Roman" w:cs="Times New Roman"/>
          <w:color w:val="000000" w:themeColor="text1"/>
          <w:sz w:val="20"/>
          <w:szCs w:val="20"/>
          <w:lang w:val="en-IE"/>
        </w:rPr>
        <w:fldChar w:fldCharType="end"/>
      </w:r>
      <w:r w:rsidR="00030467">
        <w:rPr>
          <w:rFonts w:ascii="Times New Roman" w:hAnsi="Times New Roman" w:cs="Times New Roman"/>
          <w:color w:val="000000" w:themeColor="text1"/>
          <w:sz w:val="20"/>
          <w:szCs w:val="20"/>
          <w:lang w:val="en-IE"/>
        </w:rPr>
        <w:t xml:space="preserve"> </w:t>
      </w:r>
      <w:r>
        <w:rPr>
          <w:rFonts w:ascii="Times New Roman" w:hAnsi="Times New Roman" w:cs="Times New Roman"/>
          <w:color w:val="000000" w:themeColor="text1"/>
          <w:sz w:val="20"/>
          <w:szCs w:val="20"/>
          <w:lang w:val="en-IE"/>
        </w:rPr>
        <w:t>and 24 days</w:t>
      </w:r>
      <w:r w:rsidR="00030467">
        <w:rPr>
          <w:rFonts w:ascii="Times New Roman" w:hAnsi="Times New Roman" w:cs="Times New Roman"/>
          <w:color w:val="000000" w:themeColor="text1"/>
          <w:sz w:val="20"/>
          <w:szCs w:val="20"/>
          <w:lang w:val="en-IE"/>
        </w:rPr>
        <w:t xml:space="preserve"> </w:t>
      </w:r>
      <w:r w:rsidR="00030467">
        <w:rPr>
          <w:rFonts w:ascii="Times New Roman" w:hAnsi="Times New Roman" w:cs="Times New Roman"/>
          <w:color w:val="000000" w:themeColor="text1"/>
          <w:sz w:val="20"/>
          <w:szCs w:val="20"/>
          <w:lang w:val="en-IE"/>
        </w:rPr>
        <w:fldChar w:fldCharType="begin"/>
      </w:r>
      <w:r w:rsidR="00030467">
        <w:rPr>
          <w:rFonts w:ascii="Times New Roman" w:hAnsi="Times New Roman" w:cs="Times New Roman"/>
          <w:color w:val="000000" w:themeColor="text1"/>
          <w:sz w:val="20"/>
          <w:szCs w:val="20"/>
          <w:lang w:val="en-IE"/>
        </w:rPr>
        <w:instrText xml:space="preserve"> ADDIN ZOTERO_ITEM CSL_CITATION {"citationID":"SMHswiR8","properties":{"formattedCitation":"(O\\uc0\\u8217{}Dowd et al. 2015)","plainCitation":"(O’Dowd et al. 2015)","noteIndex":0},"citationItems":[{"id":1457,"uris":["http://zotero.org/groups/3856298/items/QEUXKLK2"],"itemData":{"id":1457,"type":"article-journal","container-title":"Scientific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schema":"https://github.com/citation-style-language/schema/raw/master/csl-citation.json"} </w:instrText>
      </w:r>
      <w:r w:rsidR="00030467">
        <w:rPr>
          <w:rFonts w:ascii="Times New Roman" w:hAnsi="Times New Roman" w:cs="Times New Roman"/>
          <w:color w:val="000000" w:themeColor="text1"/>
          <w:sz w:val="20"/>
          <w:szCs w:val="20"/>
          <w:lang w:val="en-IE"/>
        </w:rPr>
        <w:fldChar w:fldCharType="separate"/>
      </w:r>
      <w:r w:rsidR="00030467" w:rsidRPr="00030467">
        <w:rPr>
          <w:rFonts w:ascii="Times New Roman" w:hAnsi="Times New Roman" w:cs="Times New Roman"/>
          <w:sz w:val="20"/>
        </w:rPr>
        <w:t xml:space="preserve">(O’Dowd </w:t>
      </w:r>
      <w:r w:rsidR="00A72BC3" w:rsidRPr="00A72BC3">
        <w:rPr>
          <w:rFonts w:ascii="Times New Roman" w:hAnsi="Times New Roman" w:cs="Times New Roman"/>
          <w:i/>
          <w:sz w:val="20"/>
        </w:rPr>
        <w:t>et al</w:t>
      </w:r>
      <w:r w:rsidR="00030467" w:rsidRPr="00030467">
        <w:rPr>
          <w:rFonts w:ascii="Times New Roman" w:hAnsi="Times New Roman" w:cs="Times New Roman"/>
          <w:sz w:val="20"/>
        </w:rPr>
        <w:t>. 2015)</w:t>
      </w:r>
      <w:r w:rsidR="00030467">
        <w:rPr>
          <w:rFonts w:ascii="Times New Roman" w:hAnsi="Times New Roman" w:cs="Times New Roman"/>
          <w:color w:val="000000" w:themeColor="text1"/>
          <w:sz w:val="20"/>
          <w:szCs w:val="20"/>
          <w:lang w:val="en-IE"/>
        </w:rPr>
        <w:fldChar w:fldCharType="end"/>
      </w:r>
      <w:r w:rsidRPr="006D0972">
        <w:rPr>
          <w:rFonts w:ascii="Times New Roman" w:hAnsi="Times New Roman" w:cs="Times New Roman"/>
          <w:color w:val="000000" w:themeColor="text1"/>
          <w:sz w:val="20"/>
          <w:szCs w:val="20"/>
          <w:lang w:val="en-IE"/>
        </w:rPr>
        <w:t xml:space="preserve"> </w:t>
      </w:r>
      <w:r>
        <w:rPr>
          <w:rFonts w:ascii="Times New Roman" w:hAnsi="Times New Roman" w:cs="Times New Roman"/>
          <w:color w:val="000000" w:themeColor="text1"/>
          <w:sz w:val="20"/>
          <w:szCs w:val="20"/>
          <w:lang w:val="en-IE"/>
        </w:rPr>
        <w:t>depending on the period and length of measurements.</w:t>
      </w:r>
    </w:p>
    <w:p w14:paraId="04058FCE" w14:textId="273052C4" w:rsidR="001D2DC6" w:rsidRDefault="0069507F" w:rsidP="0069507F">
      <w:pPr>
        <w:pBdr>
          <w:top w:val="nil"/>
          <w:left w:val="nil"/>
          <w:bottom w:val="nil"/>
          <w:right w:val="nil"/>
          <w:between w:val="nil"/>
        </w:pBdr>
        <w:spacing w:line="360" w:lineRule="auto"/>
        <w:rPr>
          <w:rFonts w:ascii="Times New Roman" w:hAnsi="Times New Roman" w:cs="Times New Roman"/>
          <w:color w:val="000000" w:themeColor="text1"/>
          <w:sz w:val="20"/>
          <w:szCs w:val="20"/>
          <w:lang w:val="en-IE"/>
        </w:rPr>
      </w:pPr>
      <w:r>
        <w:rPr>
          <w:rFonts w:ascii="Times New Roman" w:hAnsi="Times New Roman" w:cs="Times New Roman"/>
          <w:color w:val="000000" w:themeColor="text1"/>
          <w:sz w:val="20"/>
          <w:szCs w:val="20"/>
          <w:lang w:val="en-IE"/>
        </w:rPr>
        <w:t xml:space="preserve">Late summer measurements </w:t>
      </w:r>
      <w:r>
        <w:rPr>
          <w:rFonts w:ascii="Times New Roman" w:hAnsi="Times New Roman" w:cs="Times New Roman"/>
          <w:color w:val="000000" w:themeColor="text1"/>
          <w:sz w:val="20"/>
          <w:szCs w:val="20"/>
          <w:lang w:val="en-IE"/>
        </w:rPr>
        <w:fldChar w:fldCharType="begin"/>
      </w:r>
      <w:r>
        <w:rPr>
          <w:rFonts w:ascii="Times New Roman" w:hAnsi="Times New Roman" w:cs="Times New Roman"/>
          <w:color w:val="000000" w:themeColor="text1"/>
          <w:sz w:val="20"/>
          <w:szCs w:val="20"/>
          <w:lang w:val="en-IE"/>
        </w:rPr>
        <w:instrText xml:space="preserve"> ADDIN ZOTERO_ITEM CSL_CITATION {"citationID":"af0Pf8su","properties":{"formattedCitation":"(Mansour et al. 2020)","plainCitation":"(Mansour et al. 2020)","noteIndex":0},"citationItems":[{"id":1261,"uris":["http://zotero.org/groups/3856298/items/5M94V2H5"],"itemData":{"id":1261,"type":"article-journal","container-title":"Journal of Geophysical Research: Atmospheres","DOI":"10.1029/2019JD032246","ISSN":"2169-897X, 2169-8996","issue":"13","journalAbbreviation":"J. Geophys. Res. Atmos.","language":"en","sour</w:instrText>
      </w:r>
      <w:r>
        <w:rPr>
          <w:rFonts w:ascii="Times New Roman" w:hAnsi="Times New Roman" w:cs="Times New Roman" w:hint="eastAsia"/>
          <w:color w:val="000000" w:themeColor="text1"/>
          <w:sz w:val="20"/>
          <w:szCs w:val="20"/>
          <w:lang w:val="en-IE"/>
        </w:rPr>
        <w:instrText>ce":"DOI.org (Crossref)","title":"Linking Marine Biological Activity to Aerosol Chemical Composition and Cloud</w:instrText>
      </w:r>
      <w:r>
        <w:rPr>
          <w:rFonts w:ascii="Times New Roman" w:hAnsi="Times New Roman" w:cs="Times New Roman" w:hint="eastAsia"/>
          <w:color w:val="000000" w:themeColor="text1"/>
          <w:sz w:val="20"/>
          <w:szCs w:val="20"/>
          <w:lang w:val="en-IE"/>
        </w:rPr>
        <w:instrText>‐</w:instrText>
      </w:r>
      <w:r>
        <w:rPr>
          <w:rFonts w:ascii="Times New Roman" w:hAnsi="Times New Roman" w:cs="Times New Roman" w:hint="eastAsia"/>
          <w:color w:val="000000" w:themeColor="text1"/>
          <w:sz w:val="20"/>
          <w:szCs w:val="20"/>
          <w:lang w:val="en-IE"/>
        </w:rPr>
        <w:instrText>Relevant Properties Over the North Atlantic Ocean","URL":"https://onlinelibrary.wiley.com/doi/10.1029/2019JD032246","volume":"125","author":[{"f</w:instrText>
      </w:r>
      <w:r>
        <w:rPr>
          <w:rFonts w:ascii="Times New Roman" w:hAnsi="Times New Roman" w:cs="Times New Roman"/>
          <w:color w:val="000000" w:themeColor="text1"/>
          <w:sz w:val="20"/>
          <w:szCs w:val="20"/>
          <w:lang w:val="en-IE"/>
        </w:rPr>
        <w:instrText xml:space="preserve">amily":"Mansour","given":"Karam"},{"family":"Decesari","given":"Stefano"},{"family":"Facchini","given":"Maria Cristina"},{"family":"Belosi","given":"Franco"},{"family":"Paglione","given":"Marco"},{"family":"Sandrini","given":"Silvia"},{"family":"Bellacicco","given":"Marco"},{"family":"Marullo","given":"Salvatore"},{"family":"Santoleri","given":"Rosalia"},{"family":"Ovadnevaite","given":"Jurgita"},{"family":"Ceburnis","given":"Darius"},{"family":"O'Dowd","given":"Colin"},{"family":"Roberts","given":"Gregory"},{"family":"Sanchez","given":"Kevin"},{"family":"Rinaldi","given":"Matteo"}],"accessed":{"date-parts":[["2021",9,30]]},"issued":{"date-parts":[["2020",7,16]]}}}],"schema":"https://github.com/citation-style-language/schema/raw/master/csl-citation.json"} </w:instrText>
      </w:r>
      <w:r>
        <w:rPr>
          <w:rFonts w:ascii="Times New Roman" w:hAnsi="Times New Roman" w:cs="Times New Roman"/>
          <w:color w:val="000000" w:themeColor="text1"/>
          <w:sz w:val="20"/>
          <w:szCs w:val="20"/>
          <w:lang w:val="en-IE"/>
        </w:rPr>
        <w:fldChar w:fldCharType="separate"/>
      </w:r>
      <w:r w:rsidRPr="00B64F3C">
        <w:rPr>
          <w:rFonts w:ascii="Times New Roman" w:hAnsi="Times New Roman" w:cs="Times New Roman"/>
          <w:sz w:val="20"/>
        </w:rPr>
        <w:t xml:space="preserve">(Mansour </w:t>
      </w:r>
      <w:r w:rsidR="00A72BC3" w:rsidRPr="00A72BC3">
        <w:rPr>
          <w:rFonts w:ascii="Times New Roman" w:hAnsi="Times New Roman" w:cs="Times New Roman"/>
          <w:i/>
          <w:sz w:val="20"/>
        </w:rPr>
        <w:t>et al</w:t>
      </w:r>
      <w:r w:rsidRPr="00B64F3C">
        <w:rPr>
          <w:rFonts w:ascii="Times New Roman" w:hAnsi="Times New Roman" w:cs="Times New Roman"/>
          <w:sz w:val="20"/>
        </w:rPr>
        <w:t>. 2020)</w:t>
      </w:r>
      <w:r>
        <w:rPr>
          <w:rFonts w:ascii="Times New Roman" w:hAnsi="Times New Roman" w:cs="Times New Roman"/>
          <w:color w:val="000000" w:themeColor="text1"/>
          <w:sz w:val="20"/>
          <w:szCs w:val="20"/>
          <w:lang w:val="en-IE"/>
        </w:rPr>
        <w:fldChar w:fldCharType="end"/>
      </w:r>
      <w:r>
        <w:rPr>
          <w:rFonts w:ascii="Times New Roman" w:hAnsi="Times New Roman" w:cs="Times New Roman"/>
          <w:color w:val="000000" w:themeColor="text1"/>
          <w:sz w:val="20"/>
          <w:szCs w:val="20"/>
          <w:lang w:val="en-IE"/>
        </w:rPr>
        <w:t xml:space="preserve"> show partially comparable lags to this study </w:t>
      </w:r>
      <w:r w:rsidRPr="008703EE">
        <w:rPr>
          <w:rFonts w:ascii="Times New Roman" w:hAnsi="Times New Roman" w:cs="Times New Roman"/>
          <w:color w:val="000000" w:themeColor="text1"/>
          <w:sz w:val="20"/>
          <w:szCs w:val="20"/>
          <w:lang w:val="en-IE"/>
        </w:rPr>
        <w:t xml:space="preserve">with </w:t>
      </w:r>
      <w:r w:rsidR="00A14764">
        <w:rPr>
          <w:rFonts w:ascii="Times New Roman" w:hAnsi="Times New Roman" w:cs="Times New Roman"/>
          <w:color w:val="000000" w:themeColor="text1"/>
          <w:sz w:val="20"/>
          <w:szCs w:val="20"/>
          <w:lang w:val="en-IE"/>
        </w:rPr>
        <w:t xml:space="preserve">a reported </w:t>
      </w:r>
      <w:r w:rsidRPr="008703EE">
        <w:rPr>
          <w:rFonts w:ascii="Times New Roman" w:hAnsi="Times New Roman" w:cs="Times New Roman"/>
          <w:color w:val="000000" w:themeColor="text1"/>
          <w:sz w:val="20"/>
          <w:szCs w:val="20"/>
          <w:lang w:val="en-IE"/>
        </w:rPr>
        <w:t>oceanic biological activity affecting aerosol properties within</w:t>
      </w:r>
      <w:r>
        <w:rPr>
          <w:rFonts w:ascii="Times New Roman" w:hAnsi="Times New Roman" w:cs="Times New Roman"/>
          <w:color w:val="000000" w:themeColor="text1"/>
          <w:sz w:val="20"/>
          <w:szCs w:val="20"/>
          <w:lang w:val="en-IE"/>
        </w:rPr>
        <w:t xml:space="preserve"> the order of</w:t>
      </w:r>
      <w:r w:rsidRPr="008703EE">
        <w:rPr>
          <w:rFonts w:ascii="Times New Roman" w:hAnsi="Times New Roman" w:cs="Times New Roman"/>
          <w:color w:val="000000" w:themeColor="text1"/>
          <w:sz w:val="20"/>
          <w:szCs w:val="20"/>
          <w:lang w:val="en-IE"/>
        </w:rPr>
        <w:t xml:space="preserve"> 10-20 days</w:t>
      </w:r>
      <w:r>
        <w:rPr>
          <w:rFonts w:ascii="Times New Roman" w:hAnsi="Times New Roman" w:cs="Times New Roman"/>
          <w:color w:val="000000" w:themeColor="text1"/>
          <w:sz w:val="20"/>
          <w:szCs w:val="20"/>
          <w:lang w:val="en-IE"/>
        </w:rPr>
        <w:t xml:space="preserve">. </w:t>
      </w:r>
      <w:r w:rsidRPr="008703EE">
        <w:rPr>
          <w:rFonts w:ascii="Times New Roman" w:hAnsi="Times New Roman" w:cs="Times New Roman"/>
          <w:color w:val="000000" w:themeColor="text1"/>
          <w:sz w:val="20"/>
          <w:szCs w:val="20"/>
          <w:lang w:val="en-IE"/>
        </w:rPr>
        <w:t xml:space="preserve">This delay roughly </w:t>
      </w:r>
      <w:r>
        <w:rPr>
          <w:rFonts w:ascii="Times New Roman" w:hAnsi="Times New Roman" w:cs="Times New Roman"/>
          <w:color w:val="000000" w:themeColor="text1"/>
          <w:sz w:val="20"/>
          <w:szCs w:val="20"/>
          <w:lang w:val="en-IE"/>
        </w:rPr>
        <w:t xml:space="preserve">spans over the full blooming to decaying phase transitions of an </w:t>
      </w:r>
      <w:r w:rsidRPr="008703EE">
        <w:rPr>
          <w:rFonts w:ascii="Times New Roman" w:hAnsi="Times New Roman" w:cs="Times New Roman"/>
          <w:color w:val="000000" w:themeColor="text1"/>
          <w:sz w:val="20"/>
          <w:szCs w:val="20"/>
          <w:lang w:val="en-IE"/>
        </w:rPr>
        <w:t xml:space="preserve">algal bloom </w:t>
      </w:r>
      <w:r w:rsidR="00030467">
        <w:rPr>
          <w:rFonts w:ascii="Times New Roman" w:hAnsi="Times New Roman" w:cs="Times New Roman"/>
          <w:color w:val="000000" w:themeColor="text1"/>
          <w:sz w:val="20"/>
          <w:szCs w:val="20"/>
          <w:lang w:val="en-IE"/>
        </w:rPr>
        <w:fldChar w:fldCharType="begin"/>
      </w:r>
      <w:r w:rsidR="00030467">
        <w:rPr>
          <w:rFonts w:ascii="Times New Roman" w:hAnsi="Times New Roman" w:cs="Times New Roman"/>
          <w:color w:val="000000" w:themeColor="text1"/>
          <w:sz w:val="20"/>
          <w:szCs w:val="20"/>
          <w:lang w:val="en-IE"/>
        </w:rPr>
        <w:instrText xml:space="preserve"> ADDIN ZOTERO_ITEM CSL_CITATION {"citationID":"YQi27JCV","properties":{"formattedCitation":"(Lehahn et al. 2014)","plainCitation":"(Lehahn et al. 2014)","noteIndex":0},"citationItems":[{"id":4674,"uris":["http://zotero.org/groups/3856298/items/BJKNG45I"],"itemData":{"id":4674,"type":"article-journal","container-title":"Current Biology","DOI":"10.1016/j.cub.2014.07.046","ISSN":"09609822","issue":"17","journalAbbreviation":"Current Biology","language":"en","page":"2041-2046","source":"DOI.org (Crossref)","title":"Decoupling Physical from Biological Processes to Assess the Impact of Viruses on a Mesoscale Algal Bloom","volume":"24","author":[{"family":"Lehahn","given":"Yoav"},{"family":"Koren","given":"Ilan"},{"family":"Schatz","given":"Daniella"},{"family":"Frada","given":"Miguel"},{"family":"Sheyn","given":"Uri"},{"family":"Boss","given":"Emmanuel"},{"family":"Efrati","given":"Shai"},{"family":"Rudich","given":"Yinon"},{"family":"Trainic","given":"Miri"},{"family":"Sharoni","given":"Shlomit"},{"family":"Laber","given":"Christian"},{"family":"DiTullio","given":"Giacomo R."},{"family":"Coolen","given":"Marco J.L."},{"family":"Martins","given":"Ana Maria"},{"family":"Van Mooy","given":"Benjamin A.S."},{"family":"Bidle","given":"Kay D."},{"family":"Vardi","given":"Assaf"}],"issued":{"date-parts":[["2014",9]]}}}],"schema":"https://github.com/citation-style-language/schema/raw/master/csl-citation.json"} </w:instrText>
      </w:r>
      <w:r w:rsidR="00030467">
        <w:rPr>
          <w:rFonts w:ascii="Times New Roman" w:hAnsi="Times New Roman" w:cs="Times New Roman"/>
          <w:color w:val="000000" w:themeColor="text1"/>
          <w:sz w:val="20"/>
          <w:szCs w:val="20"/>
          <w:lang w:val="en-IE"/>
        </w:rPr>
        <w:fldChar w:fldCharType="separate"/>
      </w:r>
      <w:r w:rsidR="00030467" w:rsidRPr="00030467">
        <w:rPr>
          <w:rFonts w:ascii="Times New Roman" w:hAnsi="Times New Roman" w:cs="Times New Roman"/>
          <w:sz w:val="20"/>
        </w:rPr>
        <w:t xml:space="preserve">(Lehahn </w:t>
      </w:r>
      <w:r w:rsidR="00A72BC3" w:rsidRPr="00A72BC3">
        <w:rPr>
          <w:rFonts w:ascii="Times New Roman" w:hAnsi="Times New Roman" w:cs="Times New Roman"/>
          <w:i/>
          <w:sz w:val="20"/>
        </w:rPr>
        <w:t>et al</w:t>
      </w:r>
      <w:r w:rsidR="00030467" w:rsidRPr="00030467">
        <w:rPr>
          <w:rFonts w:ascii="Times New Roman" w:hAnsi="Times New Roman" w:cs="Times New Roman"/>
          <w:sz w:val="20"/>
        </w:rPr>
        <w:t>. 2014)</w:t>
      </w:r>
      <w:r w:rsidR="00030467">
        <w:rPr>
          <w:rFonts w:ascii="Times New Roman" w:hAnsi="Times New Roman" w:cs="Times New Roman"/>
          <w:color w:val="000000" w:themeColor="text1"/>
          <w:sz w:val="20"/>
          <w:szCs w:val="20"/>
          <w:lang w:val="en-IE"/>
        </w:rPr>
        <w:fldChar w:fldCharType="end"/>
      </w:r>
      <w:r w:rsidR="00030467">
        <w:rPr>
          <w:rFonts w:ascii="Times New Roman" w:hAnsi="Times New Roman" w:cs="Times New Roman"/>
          <w:color w:val="000000" w:themeColor="text1"/>
          <w:sz w:val="20"/>
          <w:szCs w:val="20"/>
          <w:lang w:val="en-IE"/>
        </w:rPr>
        <w:t xml:space="preserve"> </w:t>
      </w:r>
      <w:r w:rsidRPr="008703EE">
        <w:rPr>
          <w:rFonts w:ascii="Times New Roman" w:hAnsi="Times New Roman" w:cs="Times New Roman"/>
          <w:color w:val="000000" w:themeColor="text1"/>
          <w:sz w:val="20"/>
          <w:szCs w:val="20"/>
          <w:lang w:val="en-IE"/>
        </w:rPr>
        <w:t>and is linked to the release of SSA-transferable organic matter in surface seawater</w:t>
      </w:r>
      <w:r w:rsidR="00030467">
        <w:rPr>
          <w:rFonts w:ascii="Times New Roman" w:hAnsi="Times New Roman" w:cs="Times New Roman"/>
          <w:color w:val="000000" w:themeColor="text1"/>
          <w:sz w:val="20"/>
          <w:szCs w:val="20"/>
          <w:lang w:val="en-IE"/>
        </w:rPr>
        <w:t xml:space="preserve"> </w:t>
      </w:r>
      <w:r w:rsidR="00030467">
        <w:rPr>
          <w:rFonts w:ascii="Times New Roman" w:hAnsi="Times New Roman" w:cs="Times New Roman"/>
          <w:color w:val="000000" w:themeColor="text1"/>
          <w:sz w:val="20"/>
          <w:szCs w:val="20"/>
          <w:lang w:val="en-IE"/>
        </w:rPr>
        <w:fldChar w:fldCharType="begin"/>
      </w:r>
      <w:r w:rsidR="00030467">
        <w:rPr>
          <w:rFonts w:ascii="Times New Roman" w:hAnsi="Times New Roman" w:cs="Times New Roman"/>
          <w:color w:val="000000" w:themeColor="text1"/>
          <w:sz w:val="20"/>
          <w:szCs w:val="20"/>
          <w:lang w:val="en-IE"/>
        </w:rPr>
        <w:instrText xml:space="preserve"> ADDIN ZOTERO_ITEM CSL_CITATION {"citationID":"vYDTFhai","properties":{"formattedCitation":"(O\\uc0\\u8217{}Dowd et al. 2015)","plainCitation":"(O’Dowd et al. 2015)","noteIndex":0},"citationItems":[{"id":1457,"uris":["http://zotero.org/groups/3856298/items/QEUXKLK2"],"itemData":{"id":1457,"type":"article-journal","container-title":"Scientific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schema":"https://github.com/citation-style-language/schema/raw/master/csl-citation.json"} </w:instrText>
      </w:r>
      <w:r w:rsidR="00030467">
        <w:rPr>
          <w:rFonts w:ascii="Times New Roman" w:hAnsi="Times New Roman" w:cs="Times New Roman"/>
          <w:color w:val="000000" w:themeColor="text1"/>
          <w:sz w:val="20"/>
          <w:szCs w:val="20"/>
          <w:lang w:val="en-IE"/>
        </w:rPr>
        <w:fldChar w:fldCharType="separate"/>
      </w:r>
      <w:r w:rsidR="00030467" w:rsidRPr="00030467">
        <w:rPr>
          <w:rFonts w:ascii="Times New Roman" w:hAnsi="Times New Roman" w:cs="Times New Roman"/>
          <w:sz w:val="20"/>
        </w:rPr>
        <w:t xml:space="preserve">(O’Dowd </w:t>
      </w:r>
      <w:r w:rsidR="00A72BC3" w:rsidRPr="00A72BC3">
        <w:rPr>
          <w:rFonts w:ascii="Times New Roman" w:hAnsi="Times New Roman" w:cs="Times New Roman"/>
          <w:i/>
          <w:sz w:val="20"/>
        </w:rPr>
        <w:t>et al</w:t>
      </w:r>
      <w:r w:rsidR="00030467" w:rsidRPr="00030467">
        <w:rPr>
          <w:rFonts w:ascii="Times New Roman" w:hAnsi="Times New Roman" w:cs="Times New Roman"/>
          <w:sz w:val="20"/>
        </w:rPr>
        <w:t>. 2015)</w:t>
      </w:r>
      <w:r w:rsidR="00030467">
        <w:rPr>
          <w:rFonts w:ascii="Times New Roman" w:hAnsi="Times New Roman" w:cs="Times New Roman"/>
          <w:color w:val="000000" w:themeColor="text1"/>
          <w:sz w:val="20"/>
          <w:szCs w:val="20"/>
          <w:lang w:val="en-IE"/>
        </w:rPr>
        <w:fldChar w:fldCharType="end"/>
      </w:r>
      <w:r w:rsidR="00030467">
        <w:rPr>
          <w:rFonts w:ascii="Times New Roman" w:hAnsi="Times New Roman" w:cs="Times New Roman"/>
          <w:color w:val="000000" w:themeColor="text1"/>
          <w:sz w:val="20"/>
          <w:szCs w:val="20"/>
          <w:lang w:val="en-IE"/>
        </w:rPr>
        <w:t>.</w:t>
      </w:r>
    </w:p>
    <w:p w14:paraId="23A39945" w14:textId="5A33A9C0" w:rsidR="00E30E5E" w:rsidRDefault="00A14764" w:rsidP="00442418">
      <w:pPr>
        <w:pBdr>
          <w:top w:val="nil"/>
          <w:left w:val="nil"/>
          <w:bottom w:val="nil"/>
          <w:right w:val="nil"/>
          <w:between w:val="nil"/>
        </w:pBdr>
        <w:spacing w:line="360" w:lineRule="auto"/>
        <w:rPr>
          <w:rFonts w:ascii="Times New Roman" w:hAnsi="Times New Roman" w:cs="Times New Roman"/>
          <w:color w:val="000000" w:themeColor="text1"/>
          <w:sz w:val="20"/>
          <w:szCs w:val="20"/>
          <w:lang w:val="en-IE"/>
        </w:rPr>
      </w:pPr>
      <w:r>
        <w:rPr>
          <w:rFonts w:ascii="Times New Roman" w:hAnsi="Times New Roman" w:cs="Times New Roman"/>
          <w:color w:val="000000" w:themeColor="text1"/>
          <w:sz w:val="20"/>
          <w:szCs w:val="20"/>
          <w:lang w:val="en-IE"/>
        </w:rPr>
        <w:t>Here, b</w:t>
      </w:r>
      <w:r w:rsidRPr="003C6844">
        <w:rPr>
          <w:rFonts w:ascii="Times New Roman" w:hAnsi="Times New Roman" w:cs="Times New Roman"/>
          <w:color w:val="000000" w:themeColor="text1"/>
          <w:sz w:val="20"/>
          <w:szCs w:val="20"/>
          <w:lang w:val="en-IE"/>
        </w:rPr>
        <w:t>y focusing on the lagged correlations between PMF factors and specific phytoplankton groups rather</w:t>
      </w:r>
      <w:r>
        <w:rPr>
          <w:rFonts w:ascii="Times New Roman" w:hAnsi="Times New Roman" w:cs="Times New Roman"/>
          <w:color w:val="000000" w:themeColor="text1"/>
          <w:sz w:val="20"/>
          <w:szCs w:val="20"/>
          <w:lang w:val="en-IE"/>
        </w:rPr>
        <w:t xml:space="preserve"> than</w:t>
      </w:r>
      <w:r w:rsidRPr="003C6844">
        <w:rPr>
          <w:rFonts w:ascii="Times New Roman" w:hAnsi="Times New Roman" w:cs="Times New Roman"/>
          <w:color w:val="000000" w:themeColor="text1"/>
          <w:sz w:val="20"/>
          <w:szCs w:val="20"/>
          <w:lang w:val="en-IE"/>
        </w:rPr>
        <w:t xml:space="preserve"> </w:t>
      </w:r>
      <w:r>
        <w:rPr>
          <w:rFonts w:ascii="Times New Roman" w:hAnsi="Times New Roman" w:cs="Times New Roman"/>
          <w:color w:val="000000" w:themeColor="text1"/>
          <w:sz w:val="20"/>
          <w:szCs w:val="20"/>
          <w:lang w:val="en-IE"/>
        </w:rPr>
        <w:t xml:space="preserve">bulk-OA and </w:t>
      </w:r>
      <w:proofErr w:type="spellStart"/>
      <w:r w:rsidRPr="003C6844">
        <w:rPr>
          <w:rFonts w:ascii="Times New Roman" w:hAnsi="Times New Roman" w:cs="Times New Roman"/>
          <w:color w:val="000000" w:themeColor="text1"/>
          <w:sz w:val="20"/>
          <w:szCs w:val="20"/>
          <w:lang w:val="en-IE"/>
        </w:rPr>
        <w:t>chl</w:t>
      </w:r>
      <w:proofErr w:type="spellEnd"/>
      <w:r w:rsidRPr="003C6844">
        <w:rPr>
          <w:rFonts w:ascii="Times New Roman" w:hAnsi="Times New Roman" w:cs="Times New Roman"/>
          <w:color w:val="000000" w:themeColor="text1"/>
          <w:sz w:val="20"/>
          <w:szCs w:val="20"/>
          <w:lang w:val="en-IE"/>
        </w:rPr>
        <w:t>-α</w:t>
      </w:r>
      <w:r>
        <w:rPr>
          <w:rFonts w:ascii="Times New Roman" w:hAnsi="Times New Roman" w:cs="Times New Roman"/>
          <w:color w:val="000000" w:themeColor="text1"/>
          <w:sz w:val="20"/>
          <w:szCs w:val="20"/>
          <w:lang w:val="en-IE"/>
        </w:rPr>
        <w:t xml:space="preserve">, this study´s findings indicate that </w:t>
      </w:r>
      <w:r w:rsidRPr="00A14764">
        <w:rPr>
          <w:rFonts w:ascii="Times New Roman" w:hAnsi="Times New Roman" w:cs="Times New Roman"/>
          <w:color w:val="000000" w:themeColor="text1"/>
          <w:sz w:val="20"/>
          <w:szCs w:val="20"/>
          <w:lang w:val="en-IE"/>
        </w:rPr>
        <w:t>PMOA is formed on such timescale from cyanobacteria and chlorophytes</w:t>
      </w:r>
      <w:r>
        <w:rPr>
          <w:rFonts w:ascii="Times New Roman" w:hAnsi="Times New Roman" w:cs="Times New Roman"/>
          <w:color w:val="000000" w:themeColor="text1"/>
          <w:sz w:val="20"/>
          <w:szCs w:val="20"/>
          <w:lang w:val="en-IE"/>
        </w:rPr>
        <w:t xml:space="preserve"> owing to atmospheric transport from the Western European basin whereas overwhelming diatoms influence results in a much shorter lag of -5 days. </w:t>
      </w:r>
      <w:r w:rsidR="008C1315" w:rsidRPr="008C1315">
        <w:rPr>
          <w:rFonts w:ascii="Times New Roman" w:hAnsi="Times New Roman" w:cs="Times New Roman"/>
          <w:color w:val="000000" w:themeColor="text1"/>
          <w:sz w:val="20"/>
          <w:szCs w:val="20"/>
          <w:lang w:val="en-IE"/>
        </w:rPr>
        <w:t>Additionally</w:t>
      </w:r>
      <w:r>
        <w:rPr>
          <w:rFonts w:ascii="Times New Roman" w:hAnsi="Times New Roman" w:cs="Times New Roman"/>
          <w:color w:val="000000" w:themeColor="text1"/>
          <w:sz w:val="20"/>
          <w:szCs w:val="20"/>
          <w:lang w:val="en-IE"/>
        </w:rPr>
        <w:t xml:space="preserve">, MSA-OA is rapidly produced from coccolithophores blooms in 1-2 days. This reflects </w:t>
      </w:r>
      <w:r w:rsidRPr="003A798A">
        <w:rPr>
          <w:rFonts w:ascii="Times New Roman" w:hAnsi="Times New Roman" w:cs="Times New Roman"/>
          <w:color w:val="000000" w:themeColor="text1"/>
          <w:sz w:val="20"/>
          <w:szCs w:val="20"/>
          <w:lang w:val="en-IE"/>
        </w:rPr>
        <w:t>stressed, senescent, grazed, or virus-infected phytoplankton releas</w:t>
      </w:r>
      <w:r>
        <w:rPr>
          <w:rFonts w:ascii="Times New Roman" w:hAnsi="Times New Roman" w:cs="Times New Roman"/>
          <w:color w:val="000000" w:themeColor="text1"/>
          <w:sz w:val="20"/>
          <w:szCs w:val="20"/>
          <w:lang w:val="en-IE"/>
        </w:rPr>
        <w:t>ing</w:t>
      </w:r>
      <w:r w:rsidRPr="003A798A">
        <w:rPr>
          <w:rFonts w:ascii="Times New Roman" w:hAnsi="Times New Roman" w:cs="Times New Roman"/>
          <w:color w:val="000000" w:themeColor="text1"/>
          <w:sz w:val="20"/>
          <w:szCs w:val="20"/>
          <w:lang w:val="en-IE"/>
        </w:rPr>
        <w:t xml:space="preserve"> high quantities</w:t>
      </w:r>
      <w:r>
        <w:rPr>
          <w:rFonts w:ascii="Times New Roman" w:hAnsi="Times New Roman" w:cs="Times New Roman"/>
          <w:color w:val="000000" w:themeColor="text1"/>
          <w:sz w:val="20"/>
          <w:szCs w:val="20"/>
          <w:lang w:val="en-IE"/>
        </w:rPr>
        <w:t xml:space="preserve"> of DMSP which rapidly oxidises to form MSA-OA</w:t>
      </w:r>
      <w:r w:rsidR="00030467">
        <w:rPr>
          <w:rFonts w:ascii="Times New Roman" w:hAnsi="Times New Roman" w:cs="Times New Roman"/>
          <w:color w:val="000000" w:themeColor="text1"/>
          <w:sz w:val="20"/>
          <w:szCs w:val="20"/>
          <w:lang w:val="en-IE"/>
        </w:rPr>
        <w:t xml:space="preserve"> </w:t>
      </w:r>
      <w:r w:rsidR="00030467">
        <w:rPr>
          <w:rFonts w:ascii="Times New Roman" w:hAnsi="Times New Roman" w:cs="Times New Roman"/>
          <w:color w:val="000000" w:themeColor="text1"/>
          <w:sz w:val="20"/>
          <w:szCs w:val="20"/>
          <w:lang w:val="en-IE"/>
        </w:rPr>
        <w:fldChar w:fldCharType="begin"/>
      </w:r>
      <w:r w:rsidR="00030467">
        <w:rPr>
          <w:rFonts w:ascii="Times New Roman" w:hAnsi="Times New Roman" w:cs="Times New Roman"/>
          <w:color w:val="000000" w:themeColor="text1"/>
          <w:sz w:val="20"/>
          <w:szCs w:val="20"/>
          <w:lang w:val="en-IE"/>
        </w:rPr>
        <w:instrText xml:space="preserve"> ADDIN ZOTERO_ITEM CSL_CITATION {"citationID":"CMhumw47","properties":{"formattedCitation":"(Mansour et al. 2020)","plainCitation":"(Mansour et al. 2020)","noteIndex":0},"citationItems":[{"id":1261,"uris":["http://zotero.org/groups/3856298/items/5M94V2H5"],"itemData":{"id":1261,"type":"article-journal","container-title":"Journal of Geophysical Research: Atmospheres","DOI":"10.1029/2019JD032246","ISSN":"2169-897X, 2169-8996","issue":"13","journalAbbreviation":"J. Geophys. Res. Atmos.","language":"en","sour</w:instrText>
      </w:r>
      <w:r w:rsidR="00030467">
        <w:rPr>
          <w:rFonts w:ascii="Times New Roman" w:hAnsi="Times New Roman" w:cs="Times New Roman" w:hint="eastAsia"/>
          <w:color w:val="000000" w:themeColor="text1"/>
          <w:sz w:val="20"/>
          <w:szCs w:val="20"/>
          <w:lang w:val="en-IE"/>
        </w:rPr>
        <w:instrText>ce":"DOI.org (Crossref)","title":"Linking Marine Biological Activity to Aerosol Chemical Composition and Cloud</w:instrText>
      </w:r>
      <w:r w:rsidR="00030467">
        <w:rPr>
          <w:rFonts w:ascii="Times New Roman" w:hAnsi="Times New Roman" w:cs="Times New Roman" w:hint="eastAsia"/>
          <w:color w:val="000000" w:themeColor="text1"/>
          <w:sz w:val="20"/>
          <w:szCs w:val="20"/>
          <w:lang w:val="en-IE"/>
        </w:rPr>
        <w:instrText>‐</w:instrText>
      </w:r>
      <w:r w:rsidR="00030467">
        <w:rPr>
          <w:rFonts w:ascii="Times New Roman" w:hAnsi="Times New Roman" w:cs="Times New Roman" w:hint="eastAsia"/>
          <w:color w:val="000000" w:themeColor="text1"/>
          <w:sz w:val="20"/>
          <w:szCs w:val="20"/>
          <w:lang w:val="en-IE"/>
        </w:rPr>
        <w:instrText>Relevant Properties Over the North Atlantic Ocean","URL":"https://onlinelibrary.wiley.com/doi/10.1029/2019JD032246","volume":"125","author":[{"f</w:instrText>
      </w:r>
      <w:r w:rsidR="00030467">
        <w:rPr>
          <w:rFonts w:ascii="Times New Roman" w:hAnsi="Times New Roman" w:cs="Times New Roman"/>
          <w:color w:val="000000" w:themeColor="text1"/>
          <w:sz w:val="20"/>
          <w:szCs w:val="20"/>
          <w:lang w:val="en-IE"/>
        </w:rPr>
        <w:instrText xml:space="preserve">amily":"Mansour","given":"Karam"},{"family":"Decesari","given":"Stefano"},{"family":"Facchini","given":"Maria Cristina"},{"family":"Belosi","given":"Franco"},{"family":"Paglione","given":"Marco"},{"family":"Sandrini","given":"Silvia"},{"family":"Bellacicco","given":"Marco"},{"family":"Marullo","given":"Salvatore"},{"family":"Santoleri","given":"Rosalia"},{"family":"Ovadnevaite","given":"Jurgita"},{"family":"Ceburnis","given":"Darius"},{"family":"O'Dowd","given":"Colin"},{"family":"Roberts","given":"Gregory"},{"family":"Sanchez","given":"Kevin"},{"family":"Rinaldi","given":"Matteo"}],"accessed":{"date-parts":[["2021",9,30]]},"issued":{"date-parts":[["2020",7,16]]}}}],"schema":"https://github.com/citation-style-language/schema/raw/master/csl-citation.json"} </w:instrText>
      </w:r>
      <w:r w:rsidR="00030467">
        <w:rPr>
          <w:rFonts w:ascii="Times New Roman" w:hAnsi="Times New Roman" w:cs="Times New Roman"/>
          <w:color w:val="000000" w:themeColor="text1"/>
          <w:sz w:val="20"/>
          <w:szCs w:val="20"/>
          <w:lang w:val="en-IE"/>
        </w:rPr>
        <w:fldChar w:fldCharType="separate"/>
      </w:r>
      <w:r w:rsidR="00030467" w:rsidRPr="00030467">
        <w:rPr>
          <w:rFonts w:ascii="Times New Roman" w:hAnsi="Times New Roman" w:cs="Times New Roman"/>
          <w:sz w:val="20"/>
        </w:rPr>
        <w:t xml:space="preserve">(Mansour </w:t>
      </w:r>
      <w:r w:rsidR="00A72BC3" w:rsidRPr="00A72BC3">
        <w:rPr>
          <w:rFonts w:ascii="Times New Roman" w:hAnsi="Times New Roman" w:cs="Times New Roman"/>
          <w:i/>
          <w:sz w:val="20"/>
        </w:rPr>
        <w:t>et al</w:t>
      </w:r>
      <w:r w:rsidR="00030467" w:rsidRPr="00030467">
        <w:rPr>
          <w:rFonts w:ascii="Times New Roman" w:hAnsi="Times New Roman" w:cs="Times New Roman"/>
          <w:sz w:val="20"/>
        </w:rPr>
        <w:t>. 2020)</w:t>
      </w:r>
      <w:r w:rsidR="00030467">
        <w:rPr>
          <w:rFonts w:ascii="Times New Roman" w:hAnsi="Times New Roman" w:cs="Times New Roman"/>
          <w:color w:val="000000" w:themeColor="text1"/>
          <w:sz w:val="20"/>
          <w:szCs w:val="20"/>
          <w:lang w:val="en-IE"/>
        </w:rPr>
        <w:fldChar w:fldCharType="end"/>
      </w:r>
      <w:r w:rsidR="00030467">
        <w:rPr>
          <w:rFonts w:ascii="Times New Roman" w:hAnsi="Times New Roman" w:cs="Times New Roman"/>
          <w:color w:val="000000" w:themeColor="text1"/>
          <w:sz w:val="20"/>
          <w:szCs w:val="20"/>
          <w:lang w:val="en-IE"/>
        </w:rPr>
        <w:t>.</w:t>
      </w:r>
    </w:p>
    <w:p w14:paraId="5E9356C4" w14:textId="385876AD" w:rsidR="00A14764" w:rsidRDefault="008C1315" w:rsidP="00442418">
      <w:pPr>
        <w:pBdr>
          <w:top w:val="nil"/>
          <w:left w:val="nil"/>
          <w:bottom w:val="nil"/>
          <w:right w:val="nil"/>
          <w:between w:val="nil"/>
        </w:pBdr>
        <w:spacing w:line="360" w:lineRule="auto"/>
        <w:rPr>
          <w:rFonts w:ascii="Times New Roman" w:hAnsi="Times New Roman" w:cs="Times New Roman"/>
          <w:color w:val="000000" w:themeColor="text1"/>
          <w:sz w:val="20"/>
          <w:szCs w:val="20"/>
          <w:lang w:val="en-IE"/>
        </w:rPr>
      </w:pPr>
      <w:r>
        <w:rPr>
          <w:rFonts w:ascii="Times New Roman" w:hAnsi="Times New Roman" w:cs="Times New Roman"/>
          <w:color w:val="000000" w:themeColor="text1"/>
          <w:sz w:val="20"/>
          <w:szCs w:val="20"/>
          <w:lang w:val="en-IE"/>
        </w:rPr>
        <w:t xml:space="preserve">Finally, </w:t>
      </w:r>
      <w:r w:rsidR="00E30E5E">
        <w:rPr>
          <w:rFonts w:ascii="Times New Roman" w:hAnsi="Times New Roman" w:cs="Times New Roman"/>
          <w:color w:val="000000" w:themeColor="text1"/>
          <w:sz w:val="20"/>
          <w:szCs w:val="20"/>
          <w:lang w:val="en-IE"/>
        </w:rPr>
        <w:t xml:space="preserve">the interpretation of </w:t>
      </w:r>
      <w:r>
        <w:rPr>
          <w:rFonts w:ascii="Times New Roman" w:hAnsi="Times New Roman" w:cs="Times New Roman"/>
          <w:color w:val="000000" w:themeColor="text1"/>
          <w:sz w:val="20"/>
          <w:szCs w:val="20"/>
          <w:lang w:val="en-IE"/>
        </w:rPr>
        <w:t xml:space="preserve">diatoms´ role on either MSA-OA or PMOA remains ambiguous as the -5 days lag with PMOA </w:t>
      </w:r>
      <w:r w:rsidRPr="008C1315">
        <w:rPr>
          <w:rFonts w:ascii="Times New Roman" w:hAnsi="Times New Roman" w:cs="Times New Roman"/>
          <w:color w:val="000000" w:themeColor="text1"/>
          <w:sz w:val="20"/>
          <w:szCs w:val="20"/>
          <w:lang w:val="en-IE"/>
        </w:rPr>
        <w:t>could hint at lipase activity concurring to self-aggregation and formation of free fatty acids during bloom potentially</w:t>
      </w:r>
      <w:r>
        <w:rPr>
          <w:rFonts w:ascii="Times New Roman" w:hAnsi="Times New Roman" w:cs="Times New Roman"/>
          <w:color w:val="000000" w:themeColor="text1"/>
          <w:sz w:val="20"/>
          <w:szCs w:val="20"/>
          <w:lang w:val="en-IE"/>
        </w:rPr>
        <w:t xml:space="preserve"> </w:t>
      </w:r>
      <w:r w:rsidRPr="008C1315">
        <w:rPr>
          <w:rFonts w:ascii="Times New Roman" w:hAnsi="Times New Roman" w:cs="Times New Roman"/>
          <w:color w:val="000000" w:themeColor="text1"/>
          <w:sz w:val="20"/>
          <w:szCs w:val="20"/>
          <w:lang w:val="en-IE"/>
        </w:rPr>
        <w:t>followed by a post-bloom</w:t>
      </w:r>
      <w:r w:rsidR="00E30E5E">
        <w:rPr>
          <w:rFonts w:ascii="Times New Roman" w:hAnsi="Times New Roman" w:cs="Times New Roman"/>
          <w:color w:val="000000" w:themeColor="text1"/>
          <w:sz w:val="20"/>
          <w:szCs w:val="20"/>
          <w:lang w:val="en-IE"/>
        </w:rPr>
        <w:t xml:space="preserve"> (lag of -9 days with MSA-OA)</w:t>
      </w:r>
      <w:r w:rsidRPr="008C1315">
        <w:rPr>
          <w:rFonts w:ascii="Times New Roman" w:hAnsi="Times New Roman" w:cs="Times New Roman"/>
          <w:color w:val="000000" w:themeColor="text1"/>
          <w:sz w:val="20"/>
          <w:szCs w:val="20"/>
          <w:lang w:val="en-IE"/>
        </w:rPr>
        <w:t xml:space="preserve"> with significantly different</w:t>
      </w:r>
      <w:r w:rsidR="00CA3B81">
        <w:rPr>
          <w:rFonts w:ascii="Times New Roman" w:hAnsi="Times New Roman" w:cs="Times New Roman"/>
          <w:color w:val="000000" w:themeColor="text1"/>
          <w:sz w:val="20"/>
          <w:szCs w:val="20"/>
          <w:lang w:val="en-IE"/>
        </w:rPr>
        <w:t xml:space="preserve"> </w:t>
      </w:r>
      <w:r w:rsidRPr="008C1315">
        <w:rPr>
          <w:rFonts w:ascii="Times New Roman" w:hAnsi="Times New Roman" w:cs="Times New Roman"/>
          <w:color w:val="000000" w:themeColor="text1"/>
          <w:sz w:val="20"/>
          <w:szCs w:val="20"/>
          <w:lang w:val="en-IE"/>
        </w:rPr>
        <w:t>taxa</w:t>
      </w:r>
      <w:r>
        <w:rPr>
          <w:rFonts w:ascii="Times New Roman" w:hAnsi="Times New Roman" w:cs="Times New Roman"/>
          <w:color w:val="000000" w:themeColor="text1"/>
          <w:sz w:val="20"/>
          <w:szCs w:val="20"/>
          <w:lang w:val="en-IE"/>
        </w:rPr>
        <w:t xml:space="preserve"> or simply </w:t>
      </w:r>
      <w:r w:rsidRPr="008C1315">
        <w:rPr>
          <w:rFonts w:ascii="Times New Roman" w:hAnsi="Times New Roman" w:cs="Times New Roman"/>
          <w:color w:val="000000" w:themeColor="text1"/>
          <w:sz w:val="20"/>
          <w:szCs w:val="20"/>
          <w:lang w:val="en-IE"/>
        </w:rPr>
        <w:t>advection from</w:t>
      </w:r>
      <w:r w:rsidR="00E30E5E">
        <w:rPr>
          <w:rFonts w:ascii="Times New Roman" w:hAnsi="Times New Roman" w:cs="Times New Roman"/>
          <w:color w:val="000000" w:themeColor="text1"/>
          <w:sz w:val="20"/>
          <w:szCs w:val="20"/>
          <w:lang w:val="en-IE"/>
        </w:rPr>
        <w:t xml:space="preserve"> remote</w:t>
      </w:r>
      <w:r w:rsidRPr="008C1315">
        <w:rPr>
          <w:rFonts w:ascii="Times New Roman" w:hAnsi="Times New Roman" w:cs="Times New Roman"/>
          <w:color w:val="000000" w:themeColor="text1"/>
          <w:sz w:val="20"/>
          <w:szCs w:val="20"/>
          <w:lang w:val="en-IE"/>
        </w:rPr>
        <w:t xml:space="preserve"> eco-regions further close</w:t>
      </w:r>
      <w:r>
        <w:rPr>
          <w:rFonts w:ascii="Times New Roman" w:hAnsi="Times New Roman" w:cs="Times New Roman"/>
          <w:color w:val="000000" w:themeColor="text1"/>
          <w:sz w:val="20"/>
          <w:szCs w:val="20"/>
          <w:lang w:val="en-IE"/>
        </w:rPr>
        <w:t>r</w:t>
      </w:r>
      <w:r w:rsidRPr="008C1315">
        <w:rPr>
          <w:rFonts w:ascii="Times New Roman" w:hAnsi="Times New Roman" w:cs="Times New Roman"/>
          <w:color w:val="000000" w:themeColor="text1"/>
          <w:sz w:val="20"/>
          <w:szCs w:val="20"/>
          <w:lang w:val="en-IE"/>
        </w:rPr>
        <w:t xml:space="preserve"> to the</w:t>
      </w:r>
      <w:r>
        <w:rPr>
          <w:rFonts w:ascii="Times New Roman" w:hAnsi="Times New Roman" w:cs="Times New Roman"/>
          <w:color w:val="000000" w:themeColor="text1"/>
          <w:sz w:val="20"/>
          <w:szCs w:val="20"/>
          <w:lang w:val="en-IE"/>
        </w:rPr>
        <w:t xml:space="preserve"> Arctic which have been reported to host rich MSA producing diatoms communities</w:t>
      </w:r>
      <w:r w:rsidR="00E30E5E">
        <w:rPr>
          <w:rFonts w:ascii="Times New Roman" w:hAnsi="Times New Roman" w:cs="Times New Roman"/>
          <w:color w:val="000000" w:themeColor="text1"/>
          <w:sz w:val="20"/>
          <w:szCs w:val="20"/>
          <w:lang w:val="en-IE"/>
        </w:rPr>
        <w:t xml:space="preserve"> as opposed to more southerly latitudes</w:t>
      </w:r>
      <w:r w:rsidR="00030467">
        <w:rPr>
          <w:rFonts w:ascii="Times New Roman" w:hAnsi="Times New Roman" w:cs="Times New Roman"/>
          <w:color w:val="000000" w:themeColor="text1"/>
          <w:sz w:val="20"/>
          <w:szCs w:val="20"/>
          <w:lang w:val="en-IE"/>
        </w:rPr>
        <w:t xml:space="preserve"> </w:t>
      </w:r>
      <w:r w:rsidR="00030467">
        <w:rPr>
          <w:rFonts w:ascii="Times New Roman" w:hAnsi="Times New Roman" w:cs="Times New Roman"/>
          <w:color w:val="000000" w:themeColor="text1"/>
          <w:sz w:val="20"/>
          <w:szCs w:val="20"/>
          <w:lang w:val="en-IE"/>
        </w:rPr>
        <w:fldChar w:fldCharType="begin"/>
      </w:r>
      <w:r w:rsidR="00030467">
        <w:rPr>
          <w:rFonts w:ascii="Times New Roman" w:hAnsi="Times New Roman" w:cs="Times New Roman"/>
          <w:color w:val="000000" w:themeColor="text1"/>
          <w:sz w:val="20"/>
          <w:szCs w:val="20"/>
          <w:lang w:val="en-IE"/>
        </w:rPr>
        <w:instrText xml:space="preserve"> ADDIN ZOTERO_ITEM CSL_CITATION {"citationID":"gzvAWNWl","properties":{"formattedCitation":"(Becagli et al. 2016)","plainCitation":"(Becagli et al. 2016)","noteIndex":0},"citationItems":[{"id":4670,"uris":["http://zotero.org/groups/3856298/items/KP3VNUSK"],"itemData":{"id":4670,"type":"article-journal","container-title":"Atmospheric Environment","DOI":"10.1016/j.atmosenv.2016.04.002","ISSN":"13522310","journalAbbreviation":"Atmospheric Environment","language":"en","page":"1-15","source":"DOI.org (Crossref)","title":"Relationships linking primary production, sea ice melting, and biogenic aerosol in the Arctic","volume":"136","author":[{"family":"Becagli","given":"S."},{"family":"Lazzara","given":"L."},{"family":"Marchese","given":"C."},{"family":"Dayan","given":"U."},{"family":"Ascanius","given":"S.E."},{"family":"Cacciani","given":"M."},{"family":"Caiazzo","given":"L."},{"family":"Di Biagio","given":"C."},{"family":"Di Iorio","given":"T."},{"family":"Di Sarra","given":"A."},{"family":"Eriksen","given":"P."},{"family":"Fani","given":"F."},{"family":"Giardi","given":"F."},{"family":"Meloni","given":"D."},{"family":"Muscari","given":"G."},{"family":"Pace","given":"G."},{"family":"Severi","given":"M."},{"family":"Traversi","given":"R."},{"family":"Udisti","given":"R."}],"issued":{"date-parts":[["2016",7]]}}}],"schema":"https://github.com/citation-style-language/schema/raw/master/csl-citation.json"} </w:instrText>
      </w:r>
      <w:r w:rsidR="00030467">
        <w:rPr>
          <w:rFonts w:ascii="Times New Roman" w:hAnsi="Times New Roman" w:cs="Times New Roman"/>
          <w:color w:val="000000" w:themeColor="text1"/>
          <w:sz w:val="20"/>
          <w:szCs w:val="20"/>
          <w:lang w:val="en-IE"/>
        </w:rPr>
        <w:fldChar w:fldCharType="separate"/>
      </w:r>
      <w:r w:rsidR="00030467" w:rsidRPr="00030467">
        <w:rPr>
          <w:rFonts w:ascii="Times New Roman" w:hAnsi="Times New Roman" w:cs="Times New Roman"/>
          <w:sz w:val="20"/>
        </w:rPr>
        <w:t xml:space="preserve">(Becagli </w:t>
      </w:r>
      <w:r w:rsidR="00A72BC3" w:rsidRPr="00A72BC3">
        <w:rPr>
          <w:rFonts w:ascii="Times New Roman" w:hAnsi="Times New Roman" w:cs="Times New Roman"/>
          <w:i/>
          <w:sz w:val="20"/>
        </w:rPr>
        <w:t>et al</w:t>
      </w:r>
      <w:r w:rsidR="00030467" w:rsidRPr="00030467">
        <w:rPr>
          <w:rFonts w:ascii="Times New Roman" w:hAnsi="Times New Roman" w:cs="Times New Roman"/>
          <w:sz w:val="20"/>
        </w:rPr>
        <w:t>. 2016)</w:t>
      </w:r>
      <w:r w:rsidR="00030467">
        <w:rPr>
          <w:rFonts w:ascii="Times New Roman" w:hAnsi="Times New Roman" w:cs="Times New Roman"/>
          <w:color w:val="000000" w:themeColor="text1"/>
          <w:sz w:val="20"/>
          <w:szCs w:val="20"/>
          <w:lang w:val="en-IE"/>
        </w:rPr>
        <w:fldChar w:fldCharType="end"/>
      </w:r>
      <w:r w:rsidR="00030467">
        <w:rPr>
          <w:rFonts w:ascii="Times New Roman" w:hAnsi="Times New Roman" w:cs="Times New Roman"/>
          <w:color w:val="000000" w:themeColor="text1"/>
          <w:sz w:val="20"/>
          <w:szCs w:val="20"/>
          <w:lang w:val="en-IE"/>
        </w:rPr>
        <w:t>.</w:t>
      </w:r>
    </w:p>
    <w:p w14:paraId="564E7115" w14:textId="6C23262B" w:rsidR="00374E47" w:rsidRPr="008A3A83" w:rsidRDefault="00755272" w:rsidP="008A3A83">
      <w:pPr>
        <w:pStyle w:val="Heading1"/>
        <w:spacing w:line="360" w:lineRule="auto"/>
        <w:rPr>
          <w:rFonts w:ascii="Times New Roman" w:eastAsiaTheme="minorEastAsia" w:hAnsi="Times New Roman" w:cs="Times New Roman"/>
          <w:b/>
          <w:bCs/>
          <w:color w:val="000000" w:themeColor="text1"/>
          <w:sz w:val="20"/>
          <w:szCs w:val="20"/>
          <w:lang w:val="en-IE"/>
        </w:rPr>
      </w:pPr>
      <w:r w:rsidRPr="008A3A83">
        <w:rPr>
          <w:rFonts w:ascii="Times New Roman" w:eastAsiaTheme="minorEastAsia" w:hAnsi="Times New Roman" w:cs="Times New Roman"/>
          <w:b/>
          <w:bCs/>
          <w:color w:val="000000" w:themeColor="text1"/>
          <w:sz w:val="20"/>
          <w:szCs w:val="20"/>
          <w:lang w:val="en-IE"/>
        </w:rPr>
        <w:t>4</w:t>
      </w:r>
      <w:r w:rsidR="00EF04E2" w:rsidRPr="008A3A83">
        <w:rPr>
          <w:rFonts w:ascii="Times New Roman" w:eastAsiaTheme="minorEastAsia" w:hAnsi="Times New Roman" w:cs="Times New Roman"/>
          <w:b/>
          <w:bCs/>
          <w:color w:val="000000" w:themeColor="text1"/>
          <w:sz w:val="20"/>
          <w:szCs w:val="20"/>
          <w:lang w:val="en-IE"/>
        </w:rPr>
        <w:t>. Conclusion</w:t>
      </w:r>
      <w:r w:rsidR="00AE4E24">
        <w:rPr>
          <w:rFonts w:ascii="Times New Roman" w:eastAsiaTheme="minorEastAsia" w:hAnsi="Times New Roman" w:cs="Times New Roman"/>
          <w:b/>
          <w:bCs/>
          <w:color w:val="000000" w:themeColor="text1"/>
          <w:sz w:val="20"/>
          <w:szCs w:val="20"/>
          <w:lang w:val="en-IE"/>
        </w:rPr>
        <w:t>s</w:t>
      </w:r>
    </w:p>
    <w:p w14:paraId="6943E36D" w14:textId="07BB61ED" w:rsidR="00955434" w:rsidRPr="008A3A83" w:rsidRDefault="0047502B" w:rsidP="00955434">
      <w:pPr>
        <w:pBdr>
          <w:top w:val="nil"/>
          <w:left w:val="nil"/>
          <w:bottom w:val="nil"/>
          <w:right w:val="nil"/>
          <w:between w:val="nil"/>
        </w:pBdr>
        <w:spacing w:line="360" w:lineRule="auto"/>
        <w:rPr>
          <w:rFonts w:ascii="Times New Roman" w:hAnsi="Times New Roman" w:cs="Times New Roman"/>
          <w:sz w:val="20"/>
          <w:szCs w:val="20"/>
          <w:lang w:val="en-IE"/>
        </w:rPr>
      </w:pPr>
      <w:r>
        <w:rPr>
          <w:rFonts w:ascii="Times New Roman" w:hAnsi="Times New Roman" w:cs="Times New Roman"/>
          <w:sz w:val="20"/>
          <w:szCs w:val="20"/>
          <w:lang w:val="en-IE"/>
        </w:rPr>
        <w:t>T</w:t>
      </w:r>
      <w:r w:rsidR="00955434" w:rsidRPr="008A3A83">
        <w:rPr>
          <w:rFonts w:ascii="Times New Roman" w:hAnsi="Times New Roman" w:cs="Times New Roman"/>
          <w:sz w:val="20"/>
          <w:szCs w:val="20"/>
          <w:lang w:val="en-IE"/>
        </w:rPr>
        <w:t>his study leverage</w:t>
      </w:r>
      <w:r>
        <w:rPr>
          <w:rFonts w:ascii="Times New Roman" w:hAnsi="Times New Roman" w:cs="Times New Roman"/>
          <w:sz w:val="20"/>
          <w:szCs w:val="20"/>
          <w:lang w:val="en-IE"/>
        </w:rPr>
        <w:t>d</w:t>
      </w:r>
      <w:r w:rsidR="00955434" w:rsidRPr="008A3A83">
        <w:rPr>
          <w:rFonts w:ascii="Times New Roman" w:hAnsi="Times New Roman" w:cs="Times New Roman"/>
          <w:sz w:val="20"/>
          <w:szCs w:val="20"/>
          <w:lang w:val="en-IE"/>
        </w:rPr>
        <w:t xml:space="preserve"> high-resolution online aerosol mass spectrometry to investigate the chemical composition and sources of submicron organic aerosols in the remote marine environment of Mace Head, Ireland during summertime and marks the commencement of </w:t>
      </w:r>
      <w:commentRangeStart w:id="121"/>
      <w:r w:rsidR="00955434" w:rsidRPr="008A3A83">
        <w:rPr>
          <w:rFonts w:ascii="Times New Roman" w:hAnsi="Times New Roman" w:cs="Times New Roman"/>
          <w:sz w:val="20"/>
          <w:szCs w:val="20"/>
          <w:lang w:val="en-IE"/>
        </w:rPr>
        <w:t xml:space="preserve">long-term </w:t>
      </w:r>
      <w:commentRangeEnd w:id="121"/>
      <w:r w:rsidR="00BF550A">
        <w:rPr>
          <w:rStyle w:val="CommentReference"/>
          <w:rFonts w:ascii="Calibri" w:eastAsia="Calibri" w:hAnsi="Calibri" w:cs="Calibri"/>
          <w:lang w:eastAsia="en-GB"/>
        </w:rPr>
        <w:commentReference w:id="121"/>
      </w:r>
      <w:r w:rsidR="00955434" w:rsidRPr="008A3A83">
        <w:rPr>
          <w:rFonts w:ascii="Times New Roman" w:hAnsi="Times New Roman" w:cs="Times New Roman"/>
          <w:sz w:val="20"/>
          <w:szCs w:val="20"/>
          <w:lang w:val="en-IE"/>
        </w:rPr>
        <w:t>source apportionment efforts at Mace Head. The results highlight the significant contribution of secondary organic aerosols (SOA), accounting for approximately 50% of the total submicron organic aerosol mass. Specifically, two distinct SOA factors were identified - more-oxidized oxygenated OA (MO-OOA) and methanesulfonic acid OA (MSA-OA).</w:t>
      </w:r>
    </w:p>
    <w:p w14:paraId="6C78AE87" w14:textId="39621C19" w:rsidR="00955434" w:rsidRPr="008A3A83" w:rsidRDefault="00955434" w:rsidP="00955434">
      <w:pPr>
        <w:pBdr>
          <w:top w:val="nil"/>
          <w:left w:val="nil"/>
          <w:bottom w:val="nil"/>
          <w:right w:val="nil"/>
          <w:between w:val="nil"/>
        </w:pBdr>
        <w:spacing w:line="360" w:lineRule="auto"/>
        <w:jc w:val="both"/>
        <w:rPr>
          <w:rFonts w:ascii="Times New Roman" w:hAnsi="Times New Roman" w:cs="Times New Roman"/>
          <w:color w:val="000000" w:themeColor="text1"/>
          <w:sz w:val="20"/>
          <w:szCs w:val="20"/>
          <w:lang w:val="en-IE"/>
        </w:rPr>
      </w:pPr>
      <w:r w:rsidRPr="008A3A83">
        <w:rPr>
          <w:rFonts w:ascii="Times New Roman" w:hAnsi="Times New Roman" w:cs="Times New Roman"/>
          <w:color w:val="000000" w:themeColor="text1"/>
          <w:sz w:val="20"/>
          <w:szCs w:val="20"/>
          <w:lang w:val="en-IE"/>
        </w:rPr>
        <w:t>Source apportionment using air mass trajectory analysis revealed distinctly different geographic origins for MO-OOA and MSA-OA. While MO-OOA originated from aged polar air masses transported from Greenland</w:t>
      </w:r>
      <w:r>
        <w:rPr>
          <w:rFonts w:ascii="Times New Roman" w:hAnsi="Times New Roman" w:cs="Times New Roman"/>
          <w:color w:val="000000" w:themeColor="text1"/>
          <w:sz w:val="20"/>
          <w:szCs w:val="20"/>
          <w:lang w:val="en-IE"/>
        </w:rPr>
        <w:t xml:space="preserve"> undergoing sustained ozonolysis</w:t>
      </w:r>
      <w:r w:rsidRPr="008A3A83">
        <w:rPr>
          <w:rFonts w:ascii="Times New Roman" w:hAnsi="Times New Roman" w:cs="Times New Roman"/>
          <w:color w:val="000000" w:themeColor="text1"/>
          <w:sz w:val="20"/>
          <w:szCs w:val="20"/>
          <w:lang w:val="en-IE"/>
        </w:rPr>
        <w:t xml:space="preserve">, MSA-OA sources were concentrated around the biologically productive Iceland basin and Iceland-Faroe ridge regions, potentially linked to emissions from coccolithophores and diatoms. In </w:t>
      </w:r>
      <w:r>
        <w:rPr>
          <w:rFonts w:ascii="Times New Roman" w:hAnsi="Times New Roman" w:cs="Times New Roman"/>
          <w:color w:val="000000" w:themeColor="text1"/>
          <w:sz w:val="20"/>
          <w:szCs w:val="20"/>
          <w:lang w:val="en-IE"/>
        </w:rPr>
        <w:t>contrast</w:t>
      </w:r>
      <w:r w:rsidRPr="008A3A83">
        <w:rPr>
          <w:rFonts w:ascii="Times New Roman" w:hAnsi="Times New Roman" w:cs="Times New Roman"/>
          <w:color w:val="000000" w:themeColor="text1"/>
          <w:sz w:val="20"/>
          <w:szCs w:val="20"/>
          <w:lang w:val="en-IE"/>
        </w:rPr>
        <w:t xml:space="preserve">, </w:t>
      </w:r>
      <w:r>
        <w:rPr>
          <w:rFonts w:ascii="Times New Roman" w:hAnsi="Times New Roman" w:cs="Times New Roman"/>
          <w:color w:val="000000" w:themeColor="text1"/>
          <w:sz w:val="20"/>
          <w:szCs w:val="20"/>
          <w:lang w:val="en-IE"/>
        </w:rPr>
        <w:t xml:space="preserve">PMOA </w:t>
      </w:r>
      <w:r w:rsidRPr="008A3A83">
        <w:rPr>
          <w:rFonts w:ascii="Times New Roman" w:hAnsi="Times New Roman" w:cs="Times New Roman"/>
          <w:color w:val="000000" w:themeColor="text1"/>
          <w:sz w:val="20"/>
          <w:szCs w:val="20"/>
          <w:lang w:val="en-IE"/>
        </w:rPr>
        <w:t xml:space="preserve">did not seem associated with </w:t>
      </w:r>
      <w:r w:rsidR="00030467" w:rsidRPr="008A3A83">
        <w:rPr>
          <w:rFonts w:ascii="Times New Roman" w:hAnsi="Times New Roman" w:cs="Times New Roman"/>
          <w:color w:val="000000" w:themeColor="text1"/>
          <w:sz w:val="20"/>
          <w:szCs w:val="20"/>
          <w:lang w:val="en-IE"/>
        </w:rPr>
        <w:t xml:space="preserve">coccolithophores </w:t>
      </w:r>
      <w:r w:rsidRPr="008A3A83">
        <w:rPr>
          <w:rFonts w:ascii="Times New Roman" w:hAnsi="Times New Roman" w:cs="Times New Roman"/>
          <w:color w:val="000000" w:themeColor="text1"/>
          <w:sz w:val="20"/>
          <w:szCs w:val="20"/>
          <w:lang w:val="en-IE"/>
        </w:rPr>
        <w:t xml:space="preserve">but rather with </w:t>
      </w:r>
      <w:r w:rsidR="00030467">
        <w:rPr>
          <w:rFonts w:ascii="Times New Roman" w:hAnsi="Times New Roman" w:cs="Times New Roman"/>
          <w:color w:val="000000" w:themeColor="text1"/>
          <w:sz w:val="20"/>
          <w:szCs w:val="20"/>
          <w:lang w:val="en-IE"/>
        </w:rPr>
        <w:t>diatoms, cyanobacteria</w:t>
      </w:r>
      <w:r w:rsidRPr="008A3A83">
        <w:rPr>
          <w:rFonts w:ascii="Times New Roman" w:hAnsi="Times New Roman" w:cs="Times New Roman"/>
          <w:color w:val="000000" w:themeColor="text1"/>
          <w:sz w:val="20"/>
          <w:szCs w:val="20"/>
          <w:lang w:val="en-IE"/>
        </w:rPr>
        <w:t xml:space="preserve"> and chlorophytes.</w:t>
      </w:r>
    </w:p>
    <w:p w14:paraId="6CCC5A64" w14:textId="7DAD4E2D" w:rsidR="00955434" w:rsidRDefault="00955434" w:rsidP="00955434">
      <w:pPr>
        <w:pBdr>
          <w:top w:val="nil"/>
          <w:left w:val="nil"/>
          <w:bottom w:val="nil"/>
          <w:right w:val="nil"/>
          <w:between w:val="nil"/>
        </w:pBdr>
        <w:spacing w:line="360" w:lineRule="auto"/>
        <w:jc w:val="both"/>
        <w:rPr>
          <w:rFonts w:ascii="Times New Roman" w:hAnsi="Times New Roman" w:cs="Times New Roman"/>
          <w:color w:val="000000" w:themeColor="text1"/>
          <w:sz w:val="20"/>
          <w:szCs w:val="20"/>
          <w:lang w:val="en-IE"/>
        </w:rPr>
      </w:pPr>
      <w:r w:rsidRPr="008A3A83">
        <w:rPr>
          <w:rFonts w:ascii="Times New Roman" w:hAnsi="Times New Roman" w:cs="Times New Roman"/>
          <w:color w:val="000000" w:themeColor="text1"/>
          <w:sz w:val="20"/>
          <w:szCs w:val="20"/>
          <w:lang w:val="en-IE"/>
        </w:rPr>
        <w:t xml:space="preserve">Overall, this study demonstrates the complex aerosol chemistry and diverse geographic origins influencing SOA formation in the </w:t>
      </w:r>
      <w:proofErr w:type="gramStart"/>
      <w:r w:rsidRPr="008A3A83">
        <w:rPr>
          <w:rFonts w:ascii="Times New Roman" w:hAnsi="Times New Roman" w:cs="Times New Roman"/>
          <w:color w:val="000000" w:themeColor="text1"/>
          <w:sz w:val="20"/>
          <w:szCs w:val="20"/>
          <w:lang w:val="en-IE"/>
        </w:rPr>
        <w:t>North East</w:t>
      </w:r>
      <w:proofErr w:type="gramEnd"/>
      <w:r w:rsidRPr="008A3A83">
        <w:rPr>
          <w:rFonts w:ascii="Times New Roman" w:hAnsi="Times New Roman" w:cs="Times New Roman"/>
          <w:color w:val="000000" w:themeColor="text1"/>
          <w:sz w:val="20"/>
          <w:szCs w:val="20"/>
          <w:lang w:val="en-IE"/>
        </w:rPr>
        <w:t xml:space="preserve"> Atlantic marine environment. </w:t>
      </w:r>
      <w:r>
        <w:rPr>
          <w:rFonts w:ascii="Times New Roman" w:hAnsi="Times New Roman" w:cs="Times New Roman"/>
          <w:color w:val="000000" w:themeColor="text1"/>
          <w:sz w:val="20"/>
          <w:szCs w:val="20"/>
          <w:lang w:val="en-IE"/>
        </w:rPr>
        <w:t xml:space="preserve">Our </w:t>
      </w:r>
      <w:r w:rsidRPr="008A3A83">
        <w:rPr>
          <w:rFonts w:ascii="Times New Roman" w:hAnsi="Times New Roman" w:cs="Times New Roman"/>
          <w:color w:val="000000" w:themeColor="text1"/>
          <w:sz w:val="20"/>
          <w:szCs w:val="20"/>
          <w:lang w:val="en-IE"/>
        </w:rPr>
        <w:t xml:space="preserve">findings emphasize the need for further investigation to fully account for the various precursors and pathways contributing to SOA, given their significant impacts on </w:t>
      </w:r>
      <w:r>
        <w:rPr>
          <w:rFonts w:ascii="Times New Roman" w:hAnsi="Times New Roman" w:cs="Times New Roman"/>
          <w:color w:val="000000" w:themeColor="text1"/>
          <w:sz w:val="20"/>
          <w:szCs w:val="20"/>
          <w:lang w:val="en-IE"/>
        </w:rPr>
        <w:t>aerosol-climate interactions.</w:t>
      </w:r>
      <w:r w:rsidRPr="008A3A83">
        <w:rPr>
          <w:rFonts w:ascii="Times New Roman" w:hAnsi="Times New Roman" w:cs="Times New Roman"/>
          <w:color w:val="000000" w:themeColor="text1"/>
          <w:sz w:val="20"/>
          <w:szCs w:val="20"/>
          <w:lang w:val="en-IE"/>
        </w:rPr>
        <w:t xml:space="preserve"> </w:t>
      </w:r>
    </w:p>
    <w:p w14:paraId="64BFFA5B" w14:textId="77777777" w:rsidR="00955434" w:rsidRDefault="00955434" w:rsidP="008A3A83">
      <w:pPr>
        <w:pBdr>
          <w:top w:val="nil"/>
          <w:left w:val="nil"/>
          <w:bottom w:val="nil"/>
          <w:right w:val="nil"/>
          <w:between w:val="nil"/>
        </w:pBdr>
        <w:spacing w:line="360" w:lineRule="auto"/>
        <w:jc w:val="both"/>
        <w:rPr>
          <w:rFonts w:ascii="Times New Roman" w:hAnsi="Times New Roman" w:cs="Times New Roman"/>
          <w:sz w:val="20"/>
          <w:szCs w:val="20"/>
          <w:lang w:val="en-IE"/>
        </w:rPr>
      </w:pPr>
    </w:p>
    <w:p w14:paraId="4A6B7EBB" w14:textId="52ECE2A7" w:rsidR="00A12793" w:rsidRPr="008A3A83" w:rsidRDefault="00A12793"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lang w:val="en-IE"/>
        </w:rPr>
      </w:pPr>
      <w:r w:rsidRPr="008A3A83">
        <w:rPr>
          <w:rFonts w:ascii="Times New Roman" w:eastAsia="Times New Roman" w:hAnsi="Times New Roman" w:cs="Times New Roman"/>
          <w:i/>
          <w:iCs/>
          <w:sz w:val="20"/>
          <w:szCs w:val="20"/>
          <w:lang w:val="en-IE" w:eastAsia="en-GB"/>
        </w:rPr>
        <w:t>Competing interests.</w:t>
      </w:r>
      <w:r w:rsidRPr="008A3A83">
        <w:rPr>
          <w:rFonts w:ascii="Times New Roman" w:eastAsia="Times New Roman" w:hAnsi="Times New Roman" w:cs="Times New Roman"/>
          <w:sz w:val="20"/>
          <w:szCs w:val="20"/>
          <w:lang w:val="en-IE" w:eastAsia="en-GB"/>
        </w:rPr>
        <w:t xml:space="preserve"> The authors declare that they have no conflict of interest.</w:t>
      </w:r>
    </w:p>
    <w:p w14:paraId="7DC8B616" w14:textId="001A0F2E" w:rsidR="004C7FDC" w:rsidRPr="008A3A83" w:rsidRDefault="00A12793" w:rsidP="008A3A83">
      <w:pPr>
        <w:spacing w:line="360" w:lineRule="auto"/>
        <w:jc w:val="both"/>
        <w:rPr>
          <w:rFonts w:ascii="Times New Roman" w:eastAsia="Times New Roman" w:hAnsi="Times New Roman" w:cs="Times New Roman"/>
          <w:sz w:val="20"/>
          <w:szCs w:val="20"/>
          <w:lang w:val="en-IE" w:eastAsia="en-GB"/>
        </w:rPr>
      </w:pPr>
      <w:r w:rsidRPr="008A3A83">
        <w:rPr>
          <w:rFonts w:ascii="Times New Roman" w:eastAsia="Times New Roman" w:hAnsi="Times New Roman" w:cs="Times New Roman"/>
          <w:bCs/>
          <w:i/>
          <w:iCs/>
          <w:sz w:val="20"/>
          <w:szCs w:val="20"/>
          <w:lang w:val="en-IE" w:eastAsia="en-GB"/>
        </w:rPr>
        <w:t xml:space="preserve">Acknowledgments. </w:t>
      </w:r>
      <w:r w:rsidR="004C7FDC" w:rsidRPr="008A3A83">
        <w:rPr>
          <w:rFonts w:ascii="Times New Roman" w:eastAsia="Times New Roman" w:hAnsi="Times New Roman" w:cs="Times New Roman"/>
          <w:sz w:val="20"/>
          <w:szCs w:val="20"/>
          <w:lang w:val="en-IE" w:eastAsia="en-GB"/>
        </w:rPr>
        <w:t xml:space="preserve">This work was supported by the EPA-Ireland and Department of the Environment, Climate and Communications and </w:t>
      </w:r>
      <w:r w:rsidR="004C7FDC" w:rsidRPr="00DB039F">
        <w:rPr>
          <w:rFonts w:ascii="Times New Roman" w:eastAsia="Times New Roman" w:hAnsi="Times New Roman" w:cs="Times New Roman"/>
          <w:sz w:val="20"/>
          <w:szCs w:val="20"/>
          <w:highlight w:val="yellow"/>
          <w:lang w:val="en-IE" w:eastAsia="en-GB"/>
          <w:rPrChange w:id="122" w:author="Ovadnevaite, Jurgita" w:date="2024-07-02T18:07:00Z" w16du:dateUtc="2024-07-02T17:07:00Z">
            <w:rPr>
              <w:rFonts w:ascii="Times New Roman" w:eastAsia="Times New Roman" w:hAnsi="Times New Roman" w:cs="Times New Roman"/>
              <w:sz w:val="20"/>
              <w:szCs w:val="20"/>
              <w:lang w:val="en-IE" w:eastAsia="en-GB"/>
            </w:rPr>
          </w:rPrChange>
        </w:rPr>
        <w:t>National University of Ireland Galway</w:t>
      </w:r>
      <w:r w:rsidR="004C7FDC" w:rsidRPr="008A3A83">
        <w:rPr>
          <w:rFonts w:ascii="Times New Roman" w:eastAsia="Times New Roman" w:hAnsi="Times New Roman" w:cs="Times New Roman"/>
          <w:sz w:val="20"/>
          <w:szCs w:val="20"/>
          <w:lang w:val="en-IE" w:eastAsia="en-GB"/>
        </w:rPr>
        <w:t xml:space="preserve"> College of Science and Engineering Postgraduate Fellowship n°127407.</w:t>
      </w:r>
      <w:r w:rsidR="0047502B" w:rsidRPr="0047502B">
        <w:t xml:space="preserve"> </w:t>
      </w:r>
      <w:r w:rsidR="0047502B" w:rsidRPr="0047502B">
        <w:rPr>
          <w:rFonts w:ascii="Times New Roman" w:eastAsia="Times New Roman" w:hAnsi="Times New Roman" w:cs="Times New Roman"/>
          <w:sz w:val="20"/>
          <w:szCs w:val="20"/>
          <w:lang w:val="en-IE" w:eastAsia="en-GB"/>
        </w:rPr>
        <w:t>C. Lin acknowledges the support from the International Partnership Program of the Chinese Academy of Sciences (Grant No. 175GJHZ2022039FN).</w:t>
      </w:r>
      <w:r w:rsidR="007306C2">
        <w:rPr>
          <w:rFonts w:ascii="Times New Roman" w:eastAsia="Times New Roman" w:hAnsi="Times New Roman" w:cs="Times New Roman"/>
          <w:sz w:val="20"/>
          <w:szCs w:val="20"/>
          <w:lang w:val="en-IE" w:eastAsia="en-GB"/>
        </w:rPr>
        <w:t xml:space="preserve"> </w:t>
      </w:r>
      <w:r w:rsidR="00652A93">
        <w:rPr>
          <w:rFonts w:ascii="Times New Roman" w:eastAsia="Times New Roman" w:hAnsi="Times New Roman" w:cs="Times New Roman"/>
          <w:sz w:val="20"/>
          <w:szCs w:val="20"/>
          <w:lang w:val="en-IE" w:eastAsia="en-GB"/>
        </w:rPr>
        <w:t xml:space="preserve">We would also like to extend our gratitude to Seraphine Hausser for looking into </w:t>
      </w:r>
      <w:r w:rsidR="00652A93" w:rsidRPr="00652A93">
        <w:rPr>
          <w:rFonts w:ascii="Times New Roman" w:eastAsia="Times New Roman" w:hAnsi="Times New Roman" w:cs="Times New Roman"/>
          <w:sz w:val="20"/>
          <w:szCs w:val="20"/>
          <w:lang w:val="en-IE" w:eastAsia="en-GB"/>
        </w:rPr>
        <w:t>geopotential height anomalies</w:t>
      </w:r>
      <w:r w:rsidR="00652A93">
        <w:rPr>
          <w:rFonts w:ascii="Times New Roman" w:eastAsia="Times New Roman" w:hAnsi="Times New Roman" w:cs="Times New Roman"/>
          <w:sz w:val="20"/>
          <w:szCs w:val="20"/>
          <w:lang w:val="en-IE" w:eastAsia="en-GB"/>
        </w:rPr>
        <w:t xml:space="preserve"> and producing figure S9.</w:t>
      </w:r>
    </w:p>
    <w:p w14:paraId="591BB0FC" w14:textId="751960AB" w:rsidR="00A12793" w:rsidRPr="008A3A83" w:rsidRDefault="00A12793" w:rsidP="008A3A83">
      <w:pPr>
        <w:spacing w:line="360" w:lineRule="auto"/>
        <w:jc w:val="both"/>
        <w:rPr>
          <w:rFonts w:ascii="Times New Roman" w:eastAsia="Times New Roman" w:hAnsi="Times New Roman" w:cs="Times New Roman"/>
          <w:bCs/>
          <w:sz w:val="20"/>
          <w:szCs w:val="20"/>
          <w:lang w:val="en-IE" w:eastAsia="en-GB"/>
        </w:rPr>
      </w:pPr>
      <w:r w:rsidRPr="008A3A83">
        <w:rPr>
          <w:rFonts w:ascii="Times New Roman" w:eastAsia="Times New Roman" w:hAnsi="Times New Roman" w:cs="Times New Roman"/>
          <w:bCs/>
          <w:i/>
          <w:iCs/>
          <w:sz w:val="20"/>
          <w:szCs w:val="20"/>
          <w:lang w:val="en-IE" w:eastAsia="en-GB"/>
        </w:rPr>
        <w:t>Data availability.</w:t>
      </w:r>
      <w:r w:rsidR="00997EEA" w:rsidRPr="008A3A83">
        <w:rPr>
          <w:rFonts w:ascii="Times New Roman" w:eastAsia="Times New Roman" w:hAnsi="Times New Roman" w:cs="Times New Roman"/>
          <w:bCs/>
          <w:i/>
          <w:iCs/>
          <w:sz w:val="20"/>
          <w:szCs w:val="20"/>
          <w:lang w:val="en-IE" w:eastAsia="en-GB"/>
        </w:rPr>
        <w:t xml:space="preserve"> </w:t>
      </w:r>
      <w:r w:rsidR="00290A35" w:rsidRPr="008A3A83">
        <w:rPr>
          <w:rFonts w:ascii="Times New Roman" w:eastAsia="Times New Roman" w:hAnsi="Times New Roman" w:cs="Times New Roman"/>
          <w:bCs/>
          <w:sz w:val="20"/>
          <w:szCs w:val="20"/>
          <w:lang w:val="en-IE" w:eastAsia="en-GB"/>
        </w:rPr>
        <w:t>Data available upon request.</w:t>
      </w:r>
      <w:r w:rsidR="00997EEA" w:rsidRPr="008A3A83">
        <w:rPr>
          <w:rFonts w:ascii="Times New Roman" w:eastAsia="Times New Roman" w:hAnsi="Times New Roman" w:cs="Times New Roman"/>
          <w:bCs/>
          <w:i/>
          <w:iCs/>
          <w:sz w:val="20"/>
          <w:szCs w:val="20"/>
          <w:lang w:val="en-IE" w:eastAsia="en-GB"/>
        </w:rPr>
        <w:t xml:space="preserve"> </w:t>
      </w:r>
    </w:p>
    <w:p w14:paraId="72FC5156" w14:textId="77777777" w:rsidR="00290A35" w:rsidRDefault="00290A35" w:rsidP="00EB5674">
      <w:pPr>
        <w:rPr>
          <w:rFonts w:ascii="Times New Roman" w:eastAsia="Times New Roman" w:hAnsi="Times New Roman" w:cs="Times New Roman"/>
          <w:bCs/>
          <w:i/>
          <w:iCs/>
          <w:lang w:val="en-IE" w:eastAsia="en-GB"/>
        </w:rPr>
      </w:pPr>
    </w:p>
    <w:p w14:paraId="0FD16B04" w14:textId="3A1C83E2" w:rsidR="00402AEF" w:rsidRPr="00AE736B" w:rsidRDefault="00A71F8E" w:rsidP="008A3A83">
      <w:pPr>
        <w:spacing w:line="360" w:lineRule="auto"/>
        <w:rPr>
          <w:rFonts w:ascii="Times New Roman" w:eastAsia="Times New Roman" w:hAnsi="Times New Roman" w:cs="Times New Roman"/>
          <w:b/>
          <w:sz w:val="20"/>
          <w:szCs w:val="20"/>
          <w:lang w:val="en-IE" w:eastAsia="en-GB"/>
        </w:rPr>
      </w:pPr>
      <w:r w:rsidRPr="00AE736B">
        <w:rPr>
          <w:rFonts w:ascii="Times New Roman" w:eastAsia="Times New Roman" w:hAnsi="Times New Roman" w:cs="Times New Roman"/>
          <w:b/>
          <w:sz w:val="20"/>
          <w:szCs w:val="20"/>
          <w:lang w:val="en-IE" w:eastAsia="en-GB"/>
        </w:rPr>
        <w:t>References</w:t>
      </w:r>
    </w:p>
    <w:p w14:paraId="50FB4252" w14:textId="2543E8C9" w:rsidR="008017B4" w:rsidRDefault="00B25BD9" w:rsidP="008017B4">
      <w:pPr>
        <w:pStyle w:val="Bibliography"/>
      </w:pPr>
      <w:r w:rsidRPr="00AE736B">
        <w:rPr>
          <w:sz w:val="20"/>
          <w:szCs w:val="20"/>
          <w:lang w:val="en-IE"/>
        </w:rPr>
        <w:fldChar w:fldCharType="begin"/>
      </w:r>
      <w:r w:rsidR="008017B4">
        <w:rPr>
          <w:sz w:val="20"/>
          <w:szCs w:val="20"/>
          <w:lang w:val="en-IE"/>
        </w:rPr>
        <w:instrText xml:space="preserve"> ADDIN ZOTERO_BIBL {"uncited":[],"omitted":[],"custom":[]} CSL_BIBLIOGRAPHY </w:instrText>
      </w:r>
      <w:r w:rsidRPr="00AE736B">
        <w:rPr>
          <w:sz w:val="20"/>
          <w:szCs w:val="20"/>
          <w:lang w:val="en-IE"/>
        </w:rPr>
        <w:fldChar w:fldCharType="separate"/>
      </w:r>
      <w:r w:rsidR="008017B4">
        <w:t xml:space="preserve">Ahern, A. T., E. S. Robinson, D. S. Tkacik, R. Saleh, L. E. Hatch, K. C. Barsanti, C. E. Stockwell, </w:t>
      </w:r>
      <w:r w:rsidR="00A72BC3" w:rsidRPr="00A72BC3">
        <w:rPr>
          <w:i/>
        </w:rPr>
        <w:t>et al</w:t>
      </w:r>
      <w:r w:rsidR="008017B4">
        <w:t xml:space="preserve">. 2019. ‘Production of Secondary Organic Aerosol During Aging of Biomass Burning Smoke From Fresh Fuels and Its Relationship to VOC Precursors’. </w:t>
      </w:r>
      <w:r w:rsidR="008017B4">
        <w:rPr>
          <w:i/>
          <w:iCs/>
        </w:rPr>
        <w:t>Journal of Geophysical Research: Atmospheres</w:t>
      </w:r>
      <w:r w:rsidR="008017B4">
        <w:t xml:space="preserve"> 124 (6): 3583–3606. https://doi.org/10.1029/2018JD029068.</w:t>
      </w:r>
    </w:p>
    <w:p w14:paraId="522C25CB" w14:textId="51706BF0" w:rsidR="008017B4" w:rsidRDefault="008017B4" w:rsidP="008017B4">
      <w:pPr>
        <w:pStyle w:val="Bibliography"/>
      </w:pPr>
      <w:r>
        <w:t xml:space="preserve">Aiken, Allison C., Peter F. DeCarlo, Jesse H. Kroll, Douglas R. Worsnop, J. Alex Huffman, Kenneth S. Docherty, Ingrid M. Ulbrich, </w:t>
      </w:r>
      <w:r w:rsidR="00A72BC3" w:rsidRPr="00A72BC3">
        <w:rPr>
          <w:i/>
        </w:rPr>
        <w:t>et al</w:t>
      </w:r>
      <w:r>
        <w:t xml:space="preserve">. 2008. ‘O/C and OM/OC Ratios of Primary, Secondary, and Ambient Organic Aerosols with High-Resolution Time-of-Flight Aerosol Mass Spectrometry’. </w:t>
      </w:r>
      <w:r>
        <w:rPr>
          <w:i/>
          <w:iCs/>
        </w:rPr>
        <w:t>Environmental Science &amp; Technology</w:t>
      </w:r>
      <w:r>
        <w:t xml:space="preserve"> 42 (12): 4478–85. https://doi.org/10.1021/es703009q.</w:t>
      </w:r>
    </w:p>
    <w:p w14:paraId="02B2CD11" w14:textId="77777777" w:rsidR="008017B4" w:rsidRDefault="008017B4" w:rsidP="008017B4">
      <w:pPr>
        <w:pStyle w:val="Bibliography"/>
      </w:pPr>
      <w:r>
        <w:t xml:space="preserve">Alsante, Alyssa N., Daniel C. O. Thornton, and Sarah D. Brooks. 2021. ‘Ocean Aerobiology’. </w:t>
      </w:r>
      <w:r>
        <w:rPr>
          <w:i/>
          <w:iCs/>
        </w:rPr>
        <w:t>Frontiers in Microbiology</w:t>
      </w:r>
      <w:r>
        <w:t xml:space="preserve"> 12 (October):764178. https://doi.org/10.3389/fmicb.2021.764178.</w:t>
      </w:r>
    </w:p>
    <w:p w14:paraId="2071C35E" w14:textId="77777777" w:rsidR="008017B4" w:rsidRDefault="008017B4" w:rsidP="008017B4">
      <w:pPr>
        <w:pStyle w:val="Bibliography"/>
      </w:pPr>
      <w:r>
        <w:t xml:space="preserve">Baer, Steven E., Michael W. Lomas, Kristina X. Terpis, Céline Mouginot, and Adam C. Martiny. 2017. ‘Stoichiometry of </w:t>
      </w:r>
      <w:r>
        <w:rPr>
          <w:i/>
          <w:iCs/>
        </w:rPr>
        <w:t>Prochlorococcus, Synechococcus</w:t>
      </w:r>
      <w:r>
        <w:t xml:space="preserve"> , and Small Eukaryotic Populations in the Western North Atlantic Ocean’. </w:t>
      </w:r>
      <w:r>
        <w:rPr>
          <w:i/>
          <w:iCs/>
        </w:rPr>
        <w:t>Environmental Microbiology</w:t>
      </w:r>
      <w:r>
        <w:t xml:space="preserve"> 19 (4): 1568–83. https://doi.org/10.1111/1462-2920.13672.</w:t>
      </w:r>
    </w:p>
    <w:p w14:paraId="4760BDD9" w14:textId="009FA7E2" w:rsidR="008017B4" w:rsidRDefault="008017B4" w:rsidP="008017B4">
      <w:pPr>
        <w:pStyle w:val="Bibliography"/>
      </w:pPr>
      <w:r>
        <w:t xml:space="preserve">Bates, T. S., P. K. Quinn, A. A. Frossard, L. M. Russell, J. Hakala, T. Petäjä, M. Kulmala, </w:t>
      </w:r>
      <w:r w:rsidR="00A72BC3" w:rsidRPr="00A72BC3">
        <w:rPr>
          <w:i/>
        </w:rPr>
        <w:t>et al</w:t>
      </w:r>
      <w:r>
        <w:t xml:space="preserve">. 2012. ‘Measurements of Ocean Derived Aerosol off the Coast of California: MEASUREMENTS OF OCEAN DERIVED AEROSOL’. </w:t>
      </w:r>
      <w:r>
        <w:rPr>
          <w:i/>
          <w:iCs/>
        </w:rPr>
        <w:t>Journal of Geophysical Research: Atmospheres</w:t>
      </w:r>
      <w:r>
        <w:t xml:space="preserve"> 117 (D21): n/a-n/a. https://doi.org/10.1029/2012JD017588.</w:t>
      </w:r>
    </w:p>
    <w:p w14:paraId="6560105C" w14:textId="57A37DAC" w:rsidR="008017B4" w:rsidRDefault="008017B4" w:rsidP="008017B4">
      <w:pPr>
        <w:pStyle w:val="Bibliography"/>
      </w:pPr>
      <w:r>
        <w:t xml:space="preserve">Beaupré, Steven R., David J. Kieber, William C. Keene, Michael S. Long, John R. Maben, Xi Lu, Yuting Zhu, </w:t>
      </w:r>
      <w:r w:rsidR="00A72BC3" w:rsidRPr="00A72BC3">
        <w:rPr>
          <w:i/>
        </w:rPr>
        <w:t>et al</w:t>
      </w:r>
      <w:r>
        <w:t xml:space="preserve">. 2019. ‘Oceanic Efflux of Ancient Marine Dissolved Organic Carbon in Primary Marine Aerosol’. </w:t>
      </w:r>
      <w:r>
        <w:rPr>
          <w:i/>
          <w:iCs/>
        </w:rPr>
        <w:t>Science Advances</w:t>
      </w:r>
      <w:r>
        <w:t xml:space="preserve"> 5 (10): eaax6535. https://doi.org/10.1126/sciadv.aax6535.</w:t>
      </w:r>
    </w:p>
    <w:p w14:paraId="31609428" w14:textId="7C071A02" w:rsidR="008017B4" w:rsidRDefault="008017B4" w:rsidP="008017B4">
      <w:pPr>
        <w:pStyle w:val="Bibliography"/>
      </w:pPr>
      <w:r>
        <w:t xml:space="preserve">Becagli, S., L. Lazzara, C. Marchese, U. Dayan, S.E. Ascanius, M. Cacciani, L. Caiazzo, </w:t>
      </w:r>
      <w:r w:rsidR="00A72BC3" w:rsidRPr="00A72BC3">
        <w:rPr>
          <w:i/>
        </w:rPr>
        <w:t>et al</w:t>
      </w:r>
      <w:r>
        <w:t xml:space="preserve">. 2016. ‘Relationships Linking Primary Production, Sea Ice Melting, and Biogenic Aerosol in the Arctic’. </w:t>
      </w:r>
      <w:r>
        <w:rPr>
          <w:i/>
          <w:iCs/>
        </w:rPr>
        <w:t>Atmospheric Environment</w:t>
      </w:r>
      <w:r>
        <w:t xml:space="preserve"> 136 (July):1–15. https://doi.org/10.1016/j.atmosenv.2016.04.002.</w:t>
      </w:r>
    </w:p>
    <w:p w14:paraId="61208A3C" w14:textId="77777777" w:rsidR="008017B4" w:rsidRDefault="008017B4" w:rsidP="008017B4">
      <w:pPr>
        <w:pStyle w:val="Bibliography"/>
      </w:pPr>
      <w:r>
        <w:t xml:space="preserve">Behrendt, Simon, Thomas Dimpfl, Franziska J. Peter, and David J. Zimmermann. 2019. ‘RTransferEntropy — Quantifying Information Flow between Different Time Series Using Effective Transfer Entropy’. </w:t>
      </w:r>
      <w:r>
        <w:rPr>
          <w:i/>
          <w:iCs/>
        </w:rPr>
        <w:t>SoftwareX</w:t>
      </w:r>
      <w:r>
        <w:t xml:space="preserve"> 10 (July):100265. https://doi.org/10.1016/j.softx.2019.100265.</w:t>
      </w:r>
    </w:p>
    <w:p w14:paraId="3864197B" w14:textId="77777777" w:rsidR="008017B4" w:rsidRDefault="008017B4" w:rsidP="008017B4">
      <w:pPr>
        <w:pStyle w:val="Bibliography"/>
      </w:pPr>
      <w:r>
        <w:t xml:space="preserve">Bell, Thomas G., Jack G. Porter, Wei-Lei Wang, Michael J. Lawler, Emmanuel Boss, Michael J. Behrenfeld, and Eric S. Saltzman. 2021. ‘Predictability of Seawater DMS During the North Atlantic Aerosol and Marine Ecosystem Study (NAAMES)’. </w:t>
      </w:r>
      <w:r>
        <w:rPr>
          <w:i/>
          <w:iCs/>
        </w:rPr>
        <w:t>Frontiers in Marine Science</w:t>
      </w:r>
      <w:r>
        <w:t xml:space="preserve"> 7 (January):596763. https://doi.org/10.3389/fmars.2020.596763.</w:t>
      </w:r>
    </w:p>
    <w:p w14:paraId="73325CEC" w14:textId="6E0CC277" w:rsidR="008017B4" w:rsidRDefault="008017B4" w:rsidP="008017B4">
      <w:pPr>
        <w:pStyle w:val="Bibliography"/>
      </w:pPr>
      <w:r>
        <w:t xml:space="preserve">Bellouin, N., J. Quaas, E. Gryspeerdt, S. Kinne, P. Stier, D. Watson‐Parris, O. Boucher, </w:t>
      </w:r>
      <w:r w:rsidR="00A72BC3" w:rsidRPr="00A72BC3">
        <w:rPr>
          <w:i/>
        </w:rPr>
        <w:t>et al</w:t>
      </w:r>
      <w:r>
        <w:t xml:space="preserve">. 2020. ‘Bounding Global Aerosol Radiative Forcing of Climate Change’. </w:t>
      </w:r>
      <w:r>
        <w:rPr>
          <w:i/>
          <w:iCs/>
        </w:rPr>
        <w:t>Reviews of Geophysics</w:t>
      </w:r>
      <w:r>
        <w:t xml:space="preserve"> 58 (1). https://doi.org/10.1029/2019RG000660.</w:t>
      </w:r>
    </w:p>
    <w:p w14:paraId="6E23B062" w14:textId="77777777" w:rsidR="008017B4" w:rsidRDefault="008017B4" w:rsidP="008017B4">
      <w:pPr>
        <w:pStyle w:val="Bibliography"/>
      </w:pPr>
      <w:r>
        <w:t xml:space="preserve">Bigg, E. Keith, and Caroline Leck. 2008. ‘The Composition of Fragments of Bubbles Bursting at the Ocean Surface’. </w:t>
      </w:r>
      <w:r>
        <w:rPr>
          <w:i/>
          <w:iCs/>
        </w:rPr>
        <w:t>Journal of Geophysical Research</w:t>
      </w:r>
      <w:r>
        <w:t xml:space="preserve"> 113 (D11): D11209. https://doi.org/10.1029/2007JD009078.</w:t>
      </w:r>
    </w:p>
    <w:p w14:paraId="6A329A1B" w14:textId="77777777" w:rsidR="008017B4" w:rsidRDefault="008017B4" w:rsidP="008017B4">
      <w:pPr>
        <w:pStyle w:val="Bibliography"/>
      </w:pPr>
      <w:r>
        <w:t xml:space="preserve">Brüggemann, Martin, Nathalie Hayeck, and Christian George. 2018. ‘Interfacial Photochemistry at the Ocean Surface Is a Global Source of Organic Vapors and Aerosols’. </w:t>
      </w:r>
      <w:r>
        <w:rPr>
          <w:i/>
          <w:iCs/>
        </w:rPr>
        <w:t>Nature Communications</w:t>
      </w:r>
      <w:r>
        <w:t xml:space="preserve"> 9 (1): 2101. https://doi.org/10.1038/s41467-018-04528-7.</w:t>
      </w:r>
    </w:p>
    <w:p w14:paraId="324EFD6A" w14:textId="16A3AFBD" w:rsidR="008017B4" w:rsidRDefault="008017B4" w:rsidP="008017B4">
      <w:pPr>
        <w:pStyle w:val="Bibliography"/>
      </w:pPr>
      <w:r w:rsidRPr="00A72BC3">
        <w:rPr>
          <w:lang w:val="de-DE"/>
        </w:rPr>
        <w:t xml:space="preserve">Canagaratna, M. R., J. L. Jimenez, J. H. Kroll, Q. Chen, S. H. Kessler, P. Massoli, L. Hildebrandt Ruiz, </w:t>
      </w:r>
      <w:r w:rsidR="00A72BC3" w:rsidRPr="00A72BC3">
        <w:rPr>
          <w:i/>
          <w:lang w:val="de-DE"/>
        </w:rPr>
        <w:t>et al</w:t>
      </w:r>
      <w:r w:rsidRPr="00A72BC3">
        <w:rPr>
          <w:lang w:val="de-DE"/>
        </w:rPr>
        <w:t xml:space="preserve">. 2015. </w:t>
      </w:r>
      <w:r>
        <w:t xml:space="preserve">‘Elemental Ratio Measurements of Organic Compounds Using Aerosol Mass Spectrometry: Characterization, Improved Calibration, and Implications’. </w:t>
      </w:r>
      <w:r>
        <w:rPr>
          <w:i/>
          <w:iCs/>
        </w:rPr>
        <w:t>Atmospheric Chemistry and Physics</w:t>
      </w:r>
      <w:r>
        <w:t xml:space="preserve"> 15 (1): 253–72. https://doi.org/10.5194/acp-15-253-2015.</w:t>
      </w:r>
    </w:p>
    <w:p w14:paraId="1B5C8BCD" w14:textId="3E97B0C5" w:rsidR="008017B4" w:rsidRDefault="008017B4" w:rsidP="008017B4">
      <w:pPr>
        <w:pStyle w:val="Bibliography"/>
      </w:pPr>
      <w:r>
        <w:t xml:space="preserve">Canagaratna, M.R., J.T. Jayne, J.L. Jimenez, J.D. Allan, M.R. Alfarra, Q. Zhang, T.B. Onasch, </w:t>
      </w:r>
      <w:r w:rsidR="00A72BC3" w:rsidRPr="00A72BC3">
        <w:rPr>
          <w:i/>
        </w:rPr>
        <w:t>et al</w:t>
      </w:r>
      <w:r>
        <w:t xml:space="preserve">. 2007. ‘Chemical and Microphysical Characterization of Ambient Aerosols with the Aerodyne Aerosol Mass Spectrometer’. </w:t>
      </w:r>
      <w:r>
        <w:rPr>
          <w:i/>
          <w:iCs/>
        </w:rPr>
        <w:t>Mass Spectrometry Reviews</w:t>
      </w:r>
      <w:r>
        <w:t xml:space="preserve"> 26 (2): 185–222. https://doi.org/10.1002/mas.20115.</w:t>
      </w:r>
    </w:p>
    <w:p w14:paraId="486BE51B" w14:textId="77777777" w:rsidR="008017B4" w:rsidRDefault="008017B4" w:rsidP="008017B4">
      <w:pPr>
        <w:pStyle w:val="Bibliography"/>
      </w:pPr>
      <w:r>
        <w:t xml:space="preserve">Canonaco, F., M. Crippa, J. G. Slowik, U. Baltensperger, and A. S. H. Prévôt. 2013. ‘SoFi, an IGOR-Based Interface for the Efficient Use of the Generalized Multilinear Engine (ME-2) for the Source Apportionment: ME-2 Application to Aerosol Mass Spectrometer Data’. </w:t>
      </w:r>
      <w:r>
        <w:rPr>
          <w:i/>
          <w:iCs/>
        </w:rPr>
        <w:t>Atmospheric Measurement Techniques</w:t>
      </w:r>
      <w:r>
        <w:t xml:space="preserve"> 6 (12): 3649–61. https://doi.org/10.5194/amt-6-3649-2013.</w:t>
      </w:r>
    </w:p>
    <w:p w14:paraId="6E410809" w14:textId="326DFF71" w:rsidR="008017B4" w:rsidRDefault="008017B4" w:rsidP="008017B4">
      <w:pPr>
        <w:pStyle w:val="Bibliography"/>
      </w:pPr>
      <w:r>
        <w:t xml:space="preserve">Canonaco, Francesco, Anna Tobler, Gang Chen, Yulia Sosedova, Jay Gates Slowik, Carlo Bozzetti, Kaspar Rudolf Daellenbach, </w:t>
      </w:r>
      <w:r w:rsidR="00A72BC3" w:rsidRPr="00A72BC3">
        <w:rPr>
          <w:i/>
        </w:rPr>
        <w:t>et al</w:t>
      </w:r>
      <w:r>
        <w:t xml:space="preserve">. 2021. ‘A New Method for Long-Term Source Apportionment with Time-Dependent Factor Profiles and Uncertainty Assessment Using SoFi Pro: Application to 1 Year of Organic Aerosol Data’. </w:t>
      </w:r>
      <w:r>
        <w:rPr>
          <w:i/>
          <w:iCs/>
        </w:rPr>
        <w:t>Atmospheric Measurement Techniques</w:t>
      </w:r>
      <w:r>
        <w:t xml:space="preserve"> 14 (2): 923–43. https://doi.org/10.5194/amt-14-923-2021.</w:t>
      </w:r>
    </w:p>
    <w:p w14:paraId="4FDE2932" w14:textId="77777777" w:rsidR="008017B4" w:rsidRDefault="008017B4" w:rsidP="008017B4">
      <w:pPr>
        <w:pStyle w:val="Bibliography"/>
      </w:pPr>
      <w:r>
        <w:t xml:space="preserve">Carslaw, Kenneth S., Hamish Gordon, Douglas S. Hamilton, Jill S. Johnson, Leighton A. Regayre, M. Yoshioka, and Kirsty J. Pringle. 2017. ‘Aerosols in the Pre-Industrial Atmosphere’. </w:t>
      </w:r>
      <w:r>
        <w:rPr>
          <w:i/>
          <w:iCs/>
        </w:rPr>
        <w:t>Current Climate Change Reports</w:t>
      </w:r>
      <w:r>
        <w:t xml:space="preserve"> 3 (1): 1–15. https://doi.org/10.1007/s40641-017-0061-2.</w:t>
      </w:r>
    </w:p>
    <w:p w14:paraId="18DF3A9C" w14:textId="77777777" w:rsidR="008017B4" w:rsidRDefault="008017B4" w:rsidP="008017B4">
      <w:pPr>
        <w:pStyle w:val="Bibliography"/>
      </w:pPr>
      <w:r>
        <w:t xml:space="preserve">Cerfonteyn, Mia, René Groben, Daniel Vaulot, Kristinn Guðmundsson, Pauline Vannier, María Dolores Pérez-Hernández, and Viggó Þór Marteinsson. 2023. ‘The Distribution and Diversity of Eukaryotic Phytoplankton in the Icelandic Marine Environment’. </w:t>
      </w:r>
      <w:r>
        <w:rPr>
          <w:i/>
          <w:iCs/>
        </w:rPr>
        <w:t>Scientific Reports</w:t>
      </w:r>
      <w:r>
        <w:t xml:space="preserve"> 13 (1): 8519. https://doi.org/10.1038/s41598-023-35537-2.</w:t>
      </w:r>
    </w:p>
    <w:p w14:paraId="46D8252C" w14:textId="6DA76EA3" w:rsidR="008017B4" w:rsidRDefault="008017B4" w:rsidP="008017B4">
      <w:pPr>
        <w:pStyle w:val="Bibliography"/>
      </w:pPr>
      <w:r>
        <w:t xml:space="preserve">Cochran, Richard E., Olga Laskina, Jonathan V. Trueblood, Armando D. Estillore, Holly S. Morris, Thilina Jayarathne, Camille M. Sultana, </w:t>
      </w:r>
      <w:r w:rsidR="00A72BC3" w:rsidRPr="00A72BC3">
        <w:rPr>
          <w:i/>
        </w:rPr>
        <w:t>et al</w:t>
      </w:r>
      <w:r>
        <w:t xml:space="preserve">. 2017. ‘Molecular Diversity of Sea Spray Aerosol Particles: Impact of Ocean Biology on Particle Composition and Hygroscopicity’. </w:t>
      </w:r>
      <w:r>
        <w:rPr>
          <w:i/>
          <w:iCs/>
        </w:rPr>
        <w:t>Chem</w:t>
      </w:r>
      <w:r>
        <w:t xml:space="preserve"> 2 (5): 655–67. https://doi.org/10.1016/j.chempr.2017.03.007.</w:t>
      </w:r>
    </w:p>
    <w:p w14:paraId="6D16F328" w14:textId="4BE8191E" w:rsidR="008017B4" w:rsidRDefault="008017B4" w:rsidP="008017B4">
      <w:pPr>
        <w:pStyle w:val="Bibliography"/>
      </w:pPr>
      <w:r>
        <w:t xml:space="preserve">Crippa, Monica, Imad El Haddad, Jay G. Slowik, Peter F. DeCarlo, Claudia Mohr, Maarten F. Heringa, Roberto Chirico, </w:t>
      </w:r>
      <w:r w:rsidR="00A72BC3" w:rsidRPr="00A72BC3">
        <w:rPr>
          <w:i/>
        </w:rPr>
        <w:t>et al</w:t>
      </w:r>
      <w:r>
        <w:t xml:space="preserve">. 2013. ‘Identification of Marine and Continental Aerosol Sources in Paris Using High Resolution Aerosol Mass Spectrometry: AEROSOL SOURCES IN PARIS USING HR-TOF-MS’. </w:t>
      </w:r>
      <w:r>
        <w:rPr>
          <w:i/>
          <w:iCs/>
        </w:rPr>
        <w:t>Journal of Geophysical Research: Atmospheres</w:t>
      </w:r>
      <w:r>
        <w:t xml:space="preserve"> 118 (4): 1950–63. https://doi.org/10.1002/jgrd.50151.</w:t>
      </w:r>
    </w:p>
    <w:p w14:paraId="247B2E22" w14:textId="208402D3" w:rsidR="008017B4" w:rsidRDefault="008017B4" w:rsidP="008017B4">
      <w:pPr>
        <w:pStyle w:val="Bibliography"/>
      </w:pPr>
      <w:r>
        <w:t xml:space="preserve">Cubison, M. J., A. M. Ortega, P. L. Hayes, D. K. Farmer, D. Day, M. J. Lechner, W. H. Brune, </w:t>
      </w:r>
      <w:r w:rsidR="00A72BC3" w:rsidRPr="00A72BC3">
        <w:rPr>
          <w:i/>
        </w:rPr>
        <w:t>et al</w:t>
      </w:r>
      <w:r>
        <w:t xml:space="preserve">. 2011. ‘Effects of Aging on Organic Aerosol from Open Biomass Burning Smoke in Aircraft and Laboratory Studies’. </w:t>
      </w:r>
      <w:r>
        <w:rPr>
          <w:i/>
          <w:iCs/>
        </w:rPr>
        <w:t>Atmospheric Chemistry and Physics</w:t>
      </w:r>
      <w:r>
        <w:t xml:space="preserve"> 11 (23): 12049–64. https://doi.org/10.5194/acp-11-12049-2011.</w:t>
      </w:r>
    </w:p>
    <w:p w14:paraId="24A597B5" w14:textId="094641DD" w:rsidR="008017B4" w:rsidRDefault="008017B4" w:rsidP="008017B4">
      <w:pPr>
        <w:pStyle w:val="Bibliography"/>
      </w:pPr>
      <w:r>
        <w:t xml:space="preserve">Cui, Shijie, Dan Dan Huang, Yangzhou Wu, Junfeng Wang, Fuzhen Shen, Jiukun Xian, Yunjiang Zhang, </w:t>
      </w:r>
      <w:r w:rsidR="00A72BC3" w:rsidRPr="00A72BC3">
        <w:rPr>
          <w:i/>
        </w:rPr>
        <w:t>et al</w:t>
      </w:r>
      <w:r>
        <w:t xml:space="preserve">. 2022. ‘Chemical Properties, Sources and Size-Resolved Hygroscopicity of Submicron Black-Carbon-Containing Aerosols in Urban Shanghai’. </w:t>
      </w:r>
      <w:r>
        <w:rPr>
          <w:i/>
          <w:iCs/>
        </w:rPr>
        <w:t>Atmospheric Chemistry and Physics</w:t>
      </w:r>
      <w:r>
        <w:t xml:space="preserve"> 22 (12): 8073–96. https://doi.org/10.5194/acp-22-8073-2022.</w:t>
      </w:r>
    </w:p>
    <w:p w14:paraId="7FB9CDEC" w14:textId="6BE9ECCC" w:rsidR="008017B4" w:rsidRDefault="008017B4" w:rsidP="008017B4">
      <w:pPr>
        <w:pStyle w:val="Bibliography"/>
      </w:pPr>
      <w:r>
        <w:t xml:space="preserve">Dada, Lubna, Hélène Angot, Ivo Beck, Andrea Baccarini, Lauriane L. J. Quéléver, Matthew Boyer, Tiia Laurila, </w:t>
      </w:r>
      <w:r w:rsidR="00A72BC3" w:rsidRPr="00A72BC3">
        <w:rPr>
          <w:i/>
        </w:rPr>
        <w:t>et al</w:t>
      </w:r>
      <w:r>
        <w:t xml:space="preserve">. 2022. ‘A Central Arctic Extreme Aerosol Event Triggered by a Warm Air-Mass Intrusion’. </w:t>
      </w:r>
      <w:r>
        <w:rPr>
          <w:i/>
          <w:iCs/>
        </w:rPr>
        <w:t>Nature Communications</w:t>
      </w:r>
      <w:r>
        <w:t xml:space="preserve"> 13 (1): 5290. https://doi.org/10.1038/s41467-022-32872-2.</w:t>
      </w:r>
    </w:p>
    <w:p w14:paraId="161DC867" w14:textId="6EDBFA4B" w:rsidR="008017B4" w:rsidRDefault="008017B4" w:rsidP="008017B4">
      <w:pPr>
        <w:pStyle w:val="Bibliography"/>
      </w:pPr>
      <w:r>
        <w:t xml:space="preserve">DeCarlo, Peter F., Joel R. Kimmel, Achim Trimborn, Megan J. Northway, John T. Jayne, Allison C. Aiken, Marc Gonin, </w:t>
      </w:r>
      <w:r w:rsidR="00A72BC3" w:rsidRPr="00A72BC3">
        <w:rPr>
          <w:i/>
        </w:rPr>
        <w:t>et al</w:t>
      </w:r>
      <w:r>
        <w:t xml:space="preserve">. 2006. ‘Field-Deployable, High-Resolution, Time-of-Flight Aerosol Mass Spectrometer’. </w:t>
      </w:r>
      <w:r>
        <w:rPr>
          <w:i/>
          <w:iCs/>
        </w:rPr>
        <w:t>Analytical Chemistry</w:t>
      </w:r>
      <w:r>
        <w:t xml:space="preserve"> 78 (24): 8281–89. https://doi.org/10.1021/ac061249n.</w:t>
      </w:r>
    </w:p>
    <w:p w14:paraId="0F9DE007" w14:textId="77777777" w:rsidR="008017B4" w:rsidRDefault="008017B4" w:rsidP="008017B4">
      <w:pPr>
        <w:pStyle w:val="Bibliography"/>
      </w:pPr>
      <w:r>
        <w:t xml:space="preserve">Decesari, Stefano, Mihaiela Mircea, Fabrizia Cavalli, Sandro Fuzzi, Fabio Moretti, Emilio Tagliavini, and Maria Cristina Facchini. 2007. ‘Source Attribution of Water-Soluble Organic Aerosol by Nuclear Magnetic Resonance Spectroscopy’. </w:t>
      </w:r>
      <w:r>
        <w:rPr>
          <w:i/>
          <w:iCs/>
        </w:rPr>
        <w:t>Environmental Science &amp; Technology</w:t>
      </w:r>
      <w:r>
        <w:t xml:space="preserve"> 41 (7): 2479–84. https://doi.org/10.1021/es061711l.</w:t>
      </w:r>
    </w:p>
    <w:p w14:paraId="36A82065" w14:textId="77777777" w:rsidR="008017B4" w:rsidRDefault="008017B4" w:rsidP="008017B4">
      <w:pPr>
        <w:pStyle w:val="Bibliography"/>
      </w:pPr>
      <w:r>
        <w:t xml:space="preserve">Derwent, Richard G., Alistair J. Manning, Peter G. Simmonds, T. Gerard Spain, and Simon O’Doherty. 2018. ‘Long-Term Trends in Ozone in Baseline and European Regionally-Polluted Air at Mace Head, Ireland over a 30-Year Period’. </w:t>
      </w:r>
      <w:r>
        <w:rPr>
          <w:i/>
          <w:iCs/>
        </w:rPr>
        <w:t>Atmospheric Environment</w:t>
      </w:r>
      <w:r>
        <w:t xml:space="preserve"> 179 (April):279–87. https://doi.org/10.1016/j.atmosenv.2018.02.024.</w:t>
      </w:r>
    </w:p>
    <w:p w14:paraId="6AEF90D7" w14:textId="77777777" w:rsidR="008017B4" w:rsidRDefault="008017B4" w:rsidP="008017B4">
      <w:pPr>
        <w:pStyle w:val="Bibliography"/>
      </w:pPr>
      <w:r>
        <w:t xml:space="preserve">Drewnick, F., S. S. Hings, M. R. Alfarra, A. S. H. Prevot, and S. Borrmann. 2009. ‘Aerosol Quantification with the Aerodyne Aerosol Mass Spectrometer: Detection Limits and Ionizer Background Effects’. </w:t>
      </w:r>
      <w:r>
        <w:rPr>
          <w:i/>
          <w:iCs/>
        </w:rPr>
        <w:t>Atmospheric Measurement Techniques</w:t>
      </w:r>
      <w:r>
        <w:t xml:space="preserve"> 2 (1): 33–46. https://doi.org/10.5194/amt-2-33-2009.</w:t>
      </w:r>
    </w:p>
    <w:p w14:paraId="03947342" w14:textId="02A2B35B" w:rsidR="008017B4" w:rsidRDefault="008017B4" w:rsidP="008017B4">
      <w:pPr>
        <w:pStyle w:val="Bibliography"/>
      </w:pPr>
      <w:r>
        <w:t xml:space="preserve">Duplissy, J., P. F. DeCarlo, J. Dommen, M. R. Alfarra, A. Metzger, I. Barmpadimos, A. S. H. Prevot, </w:t>
      </w:r>
      <w:r w:rsidR="00A72BC3" w:rsidRPr="00A72BC3">
        <w:rPr>
          <w:i/>
        </w:rPr>
        <w:t>et al</w:t>
      </w:r>
      <w:r>
        <w:t xml:space="preserve">. 2011. ‘Relating Hygroscopicity and Composition of Organic Aerosol Particulate Matter’. </w:t>
      </w:r>
      <w:r>
        <w:rPr>
          <w:i/>
          <w:iCs/>
        </w:rPr>
        <w:t>Atmospheric Chemistry and Physics</w:t>
      </w:r>
      <w:r>
        <w:t xml:space="preserve"> 11 (3): 1155–65. https://doi.org/10.5194/acp-11-1155-2011.</w:t>
      </w:r>
    </w:p>
    <w:p w14:paraId="711654DC" w14:textId="77777777" w:rsidR="008017B4" w:rsidRDefault="008017B4" w:rsidP="008017B4">
      <w:pPr>
        <w:pStyle w:val="Bibliography"/>
      </w:pPr>
      <w:r>
        <w:t xml:space="preserve">Edtbauer, Achim, Christof Stönner, Eva Y. Pfannerstill, Matias Berasategui, David Walter, John N. Crowley, Jos Lelieveld, and Jonathan Williams. 2020. ‘A New Marine Biogenic Emission: Methane Sulfonamide (MSAM), Dimethyl Sulfide (DMS), and Dimethyl Sulfone (DMSO&amp;lt;Sub&amp;gt;2&amp;lt;/Sub&amp;gt;) Measured in Air over the Arabian Sea’. </w:t>
      </w:r>
      <w:r>
        <w:rPr>
          <w:i/>
          <w:iCs/>
        </w:rPr>
        <w:t>Atmospheric Chemistry and Physics</w:t>
      </w:r>
      <w:r>
        <w:t xml:space="preserve"> 20 (10): 6081–94. https://doi.org/10.5194/acp-20-6081-2020.</w:t>
      </w:r>
    </w:p>
    <w:p w14:paraId="00C26A5F" w14:textId="77777777" w:rsidR="008017B4" w:rsidRDefault="008017B4" w:rsidP="008017B4">
      <w:pPr>
        <w:pStyle w:val="Bibliography"/>
      </w:pPr>
      <w:r>
        <w:t xml:space="preserve">Etminan, M., G. Myhre, E. J. Highwood, and K. P. Shine. 2016. ‘Radiative Forcing of Carbon Dioxide, Methane, and Nitrous Oxide: A Significant Revision of the Methane Radiative Forcing’. </w:t>
      </w:r>
      <w:r>
        <w:rPr>
          <w:i/>
          <w:iCs/>
        </w:rPr>
        <w:t>Geophysical Research Letters</w:t>
      </w:r>
      <w:r>
        <w:t xml:space="preserve"> 43 (24). https://doi.org/10.1002/2016GL071930.</w:t>
      </w:r>
    </w:p>
    <w:p w14:paraId="3D776819" w14:textId="18F1C73B" w:rsidR="008017B4" w:rsidRDefault="008017B4" w:rsidP="008017B4">
      <w:pPr>
        <w:pStyle w:val="Bibliography"/>
      </w:pPr>
      <w:r>
        <w:t xml:space="preserve">Facchini, Maria Cristina, Matteo Rinaldi, Stefano Decesari, Claudio Carbone, Emanuela Finessi, Mihaela Mircea, Sandro Fuzzi, </w:t>
      </w:r>
      <w:r w:rsidR="00A72BC3" w:rsidRPr="00A72BC3">
        <w:rPr>
          <w:i/>
        </w:rPr>
        <w:t>et al</w:t>
      </w:r>
      <w:r>
        <w:t xml:space="preserve">. 2008. ‘Primary Submicron Marine Aerosol Dominated by Insoluble Organic Colloids and Aggregates’. </w:t>
      </w:r>
      <w:r>
        <w:rPr>
          <w:i/>
          <w:iCs/>
        </w:rPr>
        <w:t>Geophysical Research Letters</w:t>
      </w:r>
      <w:r>
        <w:t xml:space="preserve"> 35 (17): L17814. https://doi.org/10.1029/2008GL034210.</w:t>
      </w:r>
    </w:p>
    <w:p w14:paraId="28E159A8" w14:textId="77777777" w:rsidR="008017B4" w:rsidRDefault="008017B4" w:rsidP="008017B4">
      <w:pPr>
        <w:pStyle w:val="Bibliography"/>
      </w:pPr>
      <w:r>
        <w:t xml:space="preserve">Glicker, Hayley S., Michael J. Lawler, Sabrina Chee, Julian Resch, Lauren A. Garofalo, Kathryn J. Mayer, Kimberly A. Prather, Delphine K. Farmer, and James N. Smith. 2022. ‘Chemical Composition of an Ultrafine Sea Spray Aerosol during the Sea Spray Chemistry and Particle Evolution Experiment’. </w:t>
      </w:r>
      <w:r>
        <w:rPr>
          <w:i/>
          <w:iCs/>
        </w:rPr>
        <w:t>ACS Earth and Space Chemistry</w:t>
      </w:r>
      <w:r>
        <w:t xml:space="preserve"> 6 (7): 1914–23. https://doi.org/10.1021/acsearthspacechem.2c00127.</w:t>
      </w:r>
    </w:p>
    <w:p w14:paraId="6839476A" w14:textId="77777777" w:rsidR="008017B4" w:rsidRDefault="008017B4" w:rsidP="008017B4">
      <w:pPr>
        <w:pStyle w:val="Bibliography"/>
      </w:pPr>
      <w:r w:rsidRPr="008017B4">
        <w:rPr>
          <w:lang w:val="de-DE"/>
        </w:rPr>
        <w:t xml:space="preserve">Goldstein, Allen H., and Ian E. Galbally. </w:t>
      </w:r>
      <w:r>
        <w:t xml:space="preserve">2007. ‘Known and Unexplored Organic Constituents in the Earth’s Atmosphere’. </w:t>
      </w:r>
      <w:r>
        <w:rPr>
          <w:i/>
          <w:iCs/>
        </w:rPr>
        <w:t>Environmental Science &amp; Technology</w:t>
      </w:r>
      <w:r>
        <w:t xml:space="preserve"> 41 (5): 1514–21. https://doi.org/10.1021/es072476p.</w:t>
      </w:r>
    </w:p>
    <w:p w14:paraId="78758EFD" w14:textId="77777777" w:rsidR="008017B4" w:rsidRDefault="008017B4" w:rsidP="008017B4">
      <w:pPr>
        <w:pStyle w:val="Bibliography"/>
      </w:pPr>
      <w:r>
        <w:t xml:space="preserve">Grigas, T., J. Ovadnevaite, D. Ceburnis, E. Moran, F. M. McGovern, S. G. Jennings, and C. O’Dowd. 2017. ‘Sophisticated Clean Air Strategies Required to Mitigate Against Particulate Organic Pollution’. </w:t>
      </w:r>
      <w:r>
        <w:rPr>
          <w:i/>
          <w:iCs/>
        </w:rPr>
        <w:t>Scientific Reports</w:t>
      </w:r>
      <w:r>
        <w:t xml:space="preserve"> 7 (1): 44737. https://doi.org/10.1038/srep44737.</w:t>
      </w:r>
    </w:p>
    <w:p w14:paraId="50FB65D0" w14:textId="367AF812" w:rsidR="008017B4" w:rsidRDefault="008017B4" w:rsidP="008017B4">
      <w:pPr>
        <w:pStyle w:val="Bibliography"/>
      </w:pPr>
      <w:r>
        <w:t xml:space="preserve">Gu, Yifang, Ru-Jin Huang, Jing Duan, Wei Xu, Chunshui Lin, Haobin Zhong, Ying Wang, </w:t>
      </w:r>
      <w:r w:rsidR="00A72BC3" w:rsidRPr="00A72BC3">
        <w:rPr>
          <w:i/>
        </w:rPr>
        <w:t>et al</w:t>
      </w:r>
      <w:r>
        <w:t xml:space="preserve">. 2023. ‘Multiple Pathways for the Formation of Secondary Organic Aerosol in the North China Plain in Summer’. </w:t>
      </w:r>
      <w:r>
        <w:rPr>
          <w:i/>
          <w:iCs/>
        </w:rPr>
        <w:t>Atmospheric Chemistry and Physics</w:t>
      </w:r>
      <w:r>
        <w:t xml:space="preserve"> 23 (9): 5419–33. https://doi.org/10.5194/acp-23-5419-2023.</w:t>
      </w:r>
    </w:p>
    <w:p w14:paraId="577DB799" w14:textId="5678AB8C" w:rsidR="008017B4" w:rsidRDefault="008017B4" w:rsidP="008017B4">
      <w:pPr>
        <w:pStyle w:val="Bibliography"/>
      </w:pPr>
      <w:r>
        <w:t xml:space="preserve">Guo, Jianping, Jian Zhang, Kun Yang, Hong Liao, Shaodong Zhang, Kaiming Huang, Yanmin Lv, </w:t>
      </w:r>
      <w:r w:rsidR="00A72BC3" w:rsidRPr="00A72BC3">
        <w:rPr>
          <w:i/>
        </w:rPr>
        <w:t>et al</w:t>
      </w:r>
      <w:r>
        <w:t xml:space="preserve">. 2021. ‘Investigation of Near-Global Daytime Boundary Layer Height Using High-Resolution Radiosondes: First Results and Comparison with ERA5, MERRA-2, JRA-55, and NCEP-2 Reanalyses’. </w:t>
      </w:r>
      <w:r>
        <w:rPr>
          <w:i/>
          <w:iCs/>
        </w:rPr>
        <w:t>Atmospheric Chemistry and Physics</w:t>
      </w:r>
      <w:r>
        <w:t xml:space="preserve"> 21 (22): 17079–97. https://doi.org/10.5194/acp-21-17079-2021.</w:t>
      </w:r>
    </w:p>
    <w:p w14:paraId="0CF95D06" w14:textId="0D065EC5" w:rsidR="008017B4" w:rsidRDefault="008017B4" w:rsidP="008017B4">
      <w:pPr>
        <w:pStyle w:val="Bibliography"/>
      </w:pPr>
      <w:r>
        <w:t xml:space="preserve">Han, Shuang, Juan Hong, Qingwei Luo, Hanbing Xu, Haobo Tan, Qiaoqiao Wang, Jiangchuan Tao, </w:t>
      </w:r>
      <w:r w:rsidR="00A72BC3" w:rsidRPr="00A72BC3">
        <w:rPr>
          <w:i/>
        </w:rPr>
        <w:t>et al</w:t>
      </w:r>
      <w:r>
        <w:t xml:space="preserve">. 2022. ‘Hygroscopicity of Organic Compounds as a Function of Organic Functionality, Water Solubility, Molecular Weight, and Oxidation Level’. </w:t>
      </w:r>
      <w:r>
        <w:rPr>
          <w:i/>
          <w:iCs/>
        </w:rPr>
        <w:t>Atmospheric Chemistry and Physics</w:t>
      </w:r>
      <w:r>
        <w:t xml:space="preserve"> 22 (6): 3985–4004. https://doi.org/10.5194/acp-22-3985-2022.</w:t>
      </w:r>
    </w:p>
    <w:p w14:paraId="55726CFF" w14:textId="77777777" w:rsidR="008017B4" w:rsidRDefault="008017B4" w:rsidP="008017B4">
      <w:pPr>
        <w:pStyle w:val="Bibliography"/>
      </w:pPr>
      <w:r>
        <w:t xml:space="preserve">Hátún, H., K. Lohmann, D. Matei, J.H. Jungclaus, S. Pacariz, M. Bersch, A. Gislason, J. Ólafsson, and P.C. Reid. 2016. ‘An Inflated Subpolar Gyre Blows Life toward the Northeastern Atlantic’. </w:t>
      </w:r>
      <w:r>
        <w:rPr>
          <w:i/>
          <w:iCs/>
        </w:rPr>
        <w:t>Progress in Oceanography</w:t>
      </w:r>
      <w:r>
        <w:t xml:space="preserve"> 147 (September):49–66. https://doi.org/10.1016/j.pocean.2016.07.009.</w:t>
      </w:r>
    </w:p>
    <w:p w14:paraId="21CC46DC" w14:textId="77777777" w:rsidR="008017B4" w:rsidRDefault="008017B4" w:rsidP="008017B4">
      <w:pPr>
        <w:pStyle w:val="Bibliography"/>
      </w:pPr>
      <w:r>
        <w:t xml:space="preserve">Håvik, Lisbeth, and Kjetil Våge. 2018. ‘Wind‐Driven Coastal Upwelling and Downwelling in the Shelfbreak East Greenland Current’. </w:t>
      </w:r>
      <w:r>
        <w:rPr>
          <w:i/>
          <w:iCs/>
        </w:rPr>
        <w:t>Journal of Geophysical Research: Oceans</w:t>
      </w:r>
      <w:r>
        <w:t xml:space="preserve"> 123 (9): 6106–15. https://doi.org/10.1029/2018JC014273.</w:t>
      </w:r>
    </w:p>
    <w:p w14:paraId="34C71FB1" w14:textId="77777777" w:rsidR="008017B4" w:rsidRPr="008017B4" w:rsidRDefault="008017B4" w:rsidP="008017B4">
      <w:pPr>
        <w:pStyle w:val="Bibliography"/>
        <w:rPr>
          <w:lang w:val="de-DE"/>
        </w:rPr>
      </w:pPr>
      <w:r>
        <w:t xml:space="preserve">Heald, C. L., J. H. Kroll, J. L. Jimenez, K. S. Docherty, P. F. DeCarlo, A. C. Aiken, Q. Chen, S. T. Martin, D. K. Farmer, and P. Artaxo. 2010. ‘A Simplified Description of the Evolution of Organic Aerosol Composition in the Atmosphere: VAN KREVELEN DIAGRAM OF ORGANIC AEROSOL’. </w:t>
      </w:r>
      <w:r w:rsidRPr="008017B4">
        <w:rPr>
          <w:i/>
          <w:iCs/>
          <w:lang w:val="de-DE"/>
        </w:rPr>
        <w:t>Geophysical Research Letters</w:t>
      </w:r>
      <w:r w:rsidRPr="008017B4">
        <w:rPr>
          <w:lang w:val="de-DE"/>
        </w:rPr>
        <w:t xml:space="preserve"> 37 (8). https://doi.org/10.1029/2010GL042737.</w:t>
      </w:r>
    </w:p>
    <w:p w14:paraId="5617A4DD" w14:textId="4EB0EA1D" w:rsidR="008017B4" w:rsidRDefault="008017B4" w:rsidP="008017B4">
      <w:pPr>
        <w:pStyle w:val="Bibliography"/>
      </w:pPr>
      <w:r w:rsidRPr="008017B4">
        <w:rPr>
          <w:lang w:val="de-DE"/>
        </w:rPr>
        <w:t xml:space="preserve">Hu, Weiwei, Min Hu, Wei Hu, Jose L. Jimenez, Bin Yuan, Wentai Chen, Ming Wang, </w:t>
      </w:r>
      <w:r w:rsidR="00A72BC3" w:rsidRPr="00A72BC3">
        <w:rPr>
          <w:i/>
          <w:lang w:val="de-DE"/>
        </w:rPr>
        <w:t>et al</w:t>
      </w:r>
      <w:r w:rsidRPr="008017B4">
        <w:rPr>
          <w:lang w:val="de-DE"/>
        </w:rPr>
        <w:t xml:space="preserve">. 2016. </w:t>
      </w:r>
      <w:r>
        <w:t xml:space="preserve">‘Chemical Composition, Sources, and Aging Process of Submicron Aerosols in Beijing: Contrast between Summer and Winter’. </w:t>
      </w:r>
      <w:r>
        <w:rPr>
          <w:i/>
          <w:iCs/>
        </w:rPr>
        <w:t>Journal of Geophysical Research: Atmospheres</w:t>
      </w:r>
      <w:r>
        <w:t xml:space="preserve"> 121 (4): 1955–77. https://doi.org/10.1002/2015JD024020.</w:t>
      </w:r>
    </w:p>
    <w:p w14:paraId="641C8AC6" w14:textId="77777777" w:rsidR="008017B4" w:rsidRDefault="008017B4" w:rsidP="008017B4">
      <w:pPr>
        <w:pStyle w:val="Bibliography"/>
      </w:pPr>
      <w:r>
        <w:t xml:space="preserve">Huang, Shan, Zhijun Wu, Laurent Poulain, Manuela van Pinxteren, Maik Merkel, Denise Assmann, Hartmut Herrmann, and Alfred Wiedensohler. 2018. ‘Source Apportionment of the Organic Aerosol over the Atlantic Ocean from 53° N to 53° S: Significant Contributions from Marine Emissions and Long-Range Transport’. </w:t>
      </w:r>
      <w:r>
        <w:rPr>
          <w:i/>
          <w:iCs/>
        </w:rPr>
        <w:t>Atmospheric Chemistry and Physics</w:t>
      </w:r>
      <w:r>
        <w:t xml:space="preserve"> 18 (24): 18043–62. https://doi.org/10.5194/acp-18-18043-2018.</w:t>
      </w:r>
    </w:p>
    <w:p w14:paraId="3604BBA0" w14:textId="77777777" w:rsidR="008017B4" w:rsidRDefault="008017B4" w:rsidP="008017B4">
      <w:pPr>
        <w:pStyle w:val="Bibliography"/>
      </w:pPr>
      <w:r>
        <w:t xml:space="preserve">Huffman, J. Alex, John T. Jayne, Frank Drewnick, Allison C. Aiken, Timothy Onasch, Douglas R. Worsnop, and Jose L. Jimenez. 2005. ‘Design, Modeling, Optimization, and Experimental Tests of a Particle Beam Width Probe for the Aerodyne Aerosol Mass Spectrometer’. </w:t>
      </w:r>
      <w:r>
        <w:rPr>
          <w:i/>
          <w:iCs/>
        </w:rPr>
        <w:t>Aerosol Science and Technology</w:t>
      </w:r>
      <w:r>
        <w:t xml:space="preserve"> 39 (12): 1143–63. https://doi.org/10.1080/02786820500423782.</w:t>
      </w:r>
    </w:p>
    <w:p w14:paraId="6E9EBFF7" w14:textId="77777777" w:rsidR="008017B4" w:rsidRDefault="008017B4" w:rsidP="008017B4">
      <w:pPr>
        <w:pStyle w:val="Bibliography"/>
      </w:pPr>
      <w:r>
        <w:t xml:space="preserve">Jang, Jiyi, Jiyeon Park, Jongkwan Park, Young Jun Yoon, Manuel s. Dall&amp;apos;Osto, Ki-Tae Park, Eunho Jang, JiYi Lee, Kyung Hwa Cho, and Bang Yong Lee. 2022. ‘Ocean-Atmosphere Interactions: Different Organic Components Across Pacific and Southern Oceans’. </w:t>
      </w:r>
      <w:r>
        <w:rPr>
          <w:i/>
          <w:iCs/>
        </w:rPr>
        <w:t>SSRN Electronic Journal</w:t>
      </w:r>
      <w:r>
        <w:t>. https://doi.org/10.2139/ssrn.4290253.</w:t>
      </w:r>
    </w:p>
    <w:p w14:paraId="5B375493" w14:textId="77777777" w:rsidR="008017B4" w:rsidRDefault="008017B4" w:rsidP="008017B4">
      <w:pPr>
        <w:pStyle w:val="Bibliography"/>
      </w:pPr>
      <w:r>
        <w:t xml:space="preserve">Kieber, David J., William C. Keene, Amanda A. Frossard, Michael S. Long, John R. Maben, Lynn M. Russell, Joanna D. Kinsey, Inger Marie B. Tyssebotn, Patricia K. Quinn, and Timothy S. Bates. 2016. ‘Coupled Ocean‐atmosphere Loss of Marine Refractory Dissolved Organic Carbon’. </w:t>
      </w:r>
      <w:r>
        <w:rPr>
          <w:i/>
          <w:iCs/>
        </w:rPr>
        <w:t>Geophysical Research Letters</w:t>
      </w:r>
      <w:r>
        <w:t xml:space="preserve"> 43 (6): 2765–72. https://doi.org/10.1002/2016GL068273.</w:t>
      </w:r>
    </w:p>
    <w:p w14:paraId="74B47054" w14:textId="7ACEC8C4" w:rsidR="008017B4" w:rsidRDefault="008017B4" w:rsidP="008017B4">
      <w:pPr>
        <w:pStyle w:val="Bibliography"/>
      </w:pPr>
      <w:r>
        <w:t xml:space="preserve">Landwehr, Sebastian, Michele Volpi, F. Alexander Haumann, Charlotte M. Robinson, Iris Thurnherr, Valerio Ferracci, Andrea Baccarini, </w:t>
      </w:r>
      <w:r w:rsidR="00A72BC3" w:rsidRPr="00A72BC3">
        <w:rPr>
          <w:i/>
        </w:rPr>
        <w:t>et al</w:t>
      </w:r>
      <w:r>
        <w:t xml:space="preserve">. 2021. ‘Exploring the Coupled Ocean and Atmosphere System with a Data Science Approach Applied to Observations from the Antarctic Circumnavigation Expedition’. </w:t>
      </w:r>
      <w:r>
        <w:rPr>
          <w:i/>
          <w:iCs/>
        </w:rPr>
        <w:t>Earth System Dynamics</w:t>
      </w:r>
      <w:r>
        <w:t xml:space="preserve"> 12 (4): 1295–1369. https://doi.org/10.5194/esd-12-1295-2021.</w:t>
      </w:r>
    </w:p>
    <w:p w14:paraId="49463A0E" w14:textId="77777777" w:rsidR="008017B4" w:rsidRDefault="008017B4" w:rsidP="008017B4">
      <w:pPr>
        <w:pStyle w:val="Bibliography"/>
      </w:pPr>
      <w:r>
        <w:t xml:space="preserve">Laskin, Alexander, Julia Laskin, and Sergey A. Nizkorodov. 2012. ‘Mass Spectrometric Approaches for Chemical Characterisation of Atmospheric Aerosols: Critical Review of the Most Recent Advances’. </w:t>
      </w:r>
      <w:r>
        <w:rPr>
          <w:i/>
          <w:iCs/>
        </w:rPr>
        <w:t>Environmental Chemistry</w:t>
      </w:r>
      <w:r>
        <w:t xml:space="preserve"> 9 (3): 163. https://doi.org/10.1071/EN12052.</w:t>
      </w:r>
    </w:p>
    <w:p w14:paraId="262E0886" w14:textId="10F17A4A" w:rsidR="008017B4" w:rsidRDefault="008017B4" w:rsidP="008017B4">
      <w:pPr>
        <w:pStyle w:val="Bibliography"/>
      </w:pPr>
      <w:r>
        <w:t xml:space="preserve">Lehahn, Yoav, Ilan Koren, Daniella Schatz, Miguel Frada, Uri Sheyn, Emmanuel Boss, Shai Efrati, </w:t>
      </w:r>
      <w:r w:rsidR="00A72BC3" w:rsidRPr="00A72BC3">
        <w:rPr>
          <w:i/>
        </w:rPr>
        <w:t>et al</w:t>
      </w:r>
      <w:r>
        <w:t xml:space="preserve">. 2014. ‘Decoupling Physical from Biological Processes to Assess the Impact of Viruses on a Mesoscale Algal Bloom’. </w:t>
      </w:r>
      <w:r>
        <w:rPr>
          <w:i/>
          <w:iCs/>
        </w:rPr>
        <w:t>Current Biology</w:t>
      </w:r>
      <w:r>
        <w:t xml:space="preserve"> 24 (17): 2041–46. https://doi.org/10.1016/j.cub.2014.07.046.</w:t>
      </w:r>
    </w:p>
    <w:p w14:paraId="4F09C390" w14:textId="77777777" w:rsidR="008017B4" w:rsidRDefault="008017B4" w:rsidP="008017B4">
      <w:pPr>
        <w:pStyle w:val="Bibliography"/>
      </w:pPr>
      <w:r>
        <w:t xml:space="preserve">Li, Yaowei, Bin Bai, John Dykema, Nara Shin, Andrew T. Lambe, Qi Chen, Mikinori Kuwata, Nga Lee Ng, Frank N. Keutsch, and Pengfei Liu. 2023. ‘Predicting Real Refractive Index of Organic Aerosols From Elemental Composition’. </w:t>
      </w:r>
      <w:r>
        <w:rPr>
          <w:i/>
          <w:iCs/>
        </w:rPr>
        <w:t>Geophysical Research Letters</w:t>
      </w:r>
      <w:r>
        <w:t xml:space="preserve"> 50 (12): e2023GL103446. https://doi.org/10.1029/2023GL103446.</w:t>
      </w:r>
    </w:p>
    <w:p w14:paraId="44A03EB5" w14:textId="77777777" w:rsidR="008017B4" w:rsidRDefault="008017B4" w:rsidP="008017B4">
      <w:pPr>
        <w:pStyle w:val="Bibliography"/>
      </w:pPr>
      <w:r>
        <w:t xml:space="preserve">Lin, Chunshui, Darius Ceburnis, Stig Hellebust, Paul Buckley, John Wenger, Francesco Canonaco, André Stephan Henry Prévôt, Ru-Jin Huang, Colin O’Dowd, and Jurgita Ovadnevaite. 2017. ‘Characterization of Primary Organic Aerosol from Domestic Wood, Peat, and Coal Burning in Ireland’. </w:t>
      </w:r>
      <w:r>
        <w:rPr>
          <w:i/>
          <w:iCs/>
        </w:rPr>
        <w:t>Environmental Science &amp; Technology</w:t>
      </w:r>
      <w:r>
        <w:t xml:space="preserve"> 51 (18): 10624–32. https://doi.org/10.1021/acs.est.7b01926.</w:t>
      </w:r>
    </w:p>
    <w:p w14:paraId="529285F6" w14:textId="77777777" w:rsidR="008017B4" w:rsidRDefault="008017B4" w:rsidP="008017B4">
      <w:pPr>
        <w:pStyle w:val="Bibliography"/>
      </w:pPr>
      <w:r>
        <w:t xml:space="preserve">Liu, Mingxu, and Hitoshi Matsui. 2022. ‘Secondary Organic Aerosol Formation Regulates Cloud Condensation Nuclei in the Global Remote Troposphere’. </w:t>
      </w:r>
      <w:r>
        <w:rPr>
          <w:i/>
          <w:iCs/>
        </w:rPr>
        <w:t>Geophysical Research Letters</w:t>
      </w:r>
      <w:r>
        <w:t xml:space="preserve"> 49 (18). https://doi.org/10.1029/2022GL100543.</w:t>
      </w:r>
    </w:p>
    <w:p w14:paraId="5A2A10E6" w14:textId="77777777" w:rsidR="008017B4" w:rsidRDefault="008017B4" w:rsidP="008017B4">
      <w:pPr>
        <w:pStyle w:val="Bibliography"/>
      </w:pPr>
      <w:r>
        <w:t xml:space="preserve">Mansour, Karam, Stefano Decesari, Darius Ceburnis, Jurgita Ovadnevaite, and Matteo Rinaldi. 2023. ‘Machine Learning for Prediction of Daily Sea Surface Dimethylsulfide Concentration and Emission Flux over the North Atlantic Ocean (1998–2021)’. </w:t>
      </w:r>
      <w:r>
        <w:rPr>
          <w:i/>
          <w:iCs/>
        </w:rPr>
        <w:t>Science of The Total Environment</w:t>
      </w:r>
      <w:r>
        <w:t xml:space="preserve"> 871 (May):162123. https://doi.org/10.1016/j.scitotenv.2023.162123.</w:t>
      </w:r>
    </w:p>
    <w:p w14:paraId="1AD71BED" w14:textId="18EF3E5C" w:rsidR="008017B4" w:rsidRDefault="008017B4" w:rsidP="008017B4">
      <w:pPr>
        <w:pStyle w:val="Bibliography"/>
      </w:pPr>
      <w:r>
        <w:t xml:space="preserve">Mansour, Karam, Stefano Decesari, Maria Cristina Facchini, Franco Belosi, Marco Paglione, Silvia Sandrini, Marco Bellacicco, </w:t>
      </w:r>
      <w:r w:rsidR="00A72BC3" w:rsidRPr="00A72BC3">
        <w:rPr>
          <w:i/>
        </w:rPr>
        <w:t>et al</w:t>
      </w:r>
      <w:r>
        <w:t xml:space="preserve">. 2020. ‘Linking Marine Biological Activity to Aerosol Chemical Composition and Cloud‐Relevant Properties Over the North Atlantic Ocean’. </w:t>
      </w:r>
      <w:r>
        <w:rPr>
          <w:i/>
          <w:iCs/>
        </w:rPr>
        <w:t>Journal of Geophysical Research: Atmospheres</w:t>
      </w:r>
      <w:r>
        <w:t xml:space="preserve"> 125 (13). https://doi.org/10.1029/2019JD032246.</w:t>
      </w:r>
    </w:p>
    <w:p w14:paraId="49571ACE" w14:textId="59B15944" w:rsidR="008017B4" w:rsidRDefault="008017B4" w:rsidP="008017B4">
      <w:pPr>
        <w:pStyle w:val="Bibliography"/>
      </w:pPr>
      <w:r>
        <w:t xml:space="preserve">Marais, E. A., D. J. Jacob, J. L. Jimenez, P. Campuzano-Jost, D. A. Day, W. Hu, J. Krechmer, </w:t>
      </w:r>
      <w:r w:rsidR="00A72BC3" w:rsidRPr="00A72BC3">
        <w:rPr>
          <w:i/>
        </w:rPr>
        <w:t>et al</w:t>
      </w:r>
      <w:r>
        <w:t xml:space="preserve">. 2016. ‘Aqueous-Phase Mechanism for Secondary Organic Aerosol Formation from Isoprene: Application to the Southeast United States and Co-Benefit of SO&amp;lt;Sub&amp;gt;2&amp;lt;/Sub&amp;gt; Emission Controls’. </w:t>
      </w:r>
      <w:r>
        <w:rPr>
          <w:i/>
          <w:iCs/>
        </w:rPr>
        <w:t>Atmospheric Chemistry and Physics</w:t>
      </w:r>
      <w:r>
        <w:t xml:space="preserve"> 16 (3): 1603–18. https://doi.org/10.5194/acp-16-1603-2016.</w:t>
      </w:r>
    </w:p>
    <w:p w14:paraId="2DAC2428" w14:textId="77777777" w:rsidR="008017B4" w:rsidRDefault="008017B4" w:rsidP="008017B4">
      <w:pPr>
        <w:pStyle w:val="Bibliography"/>
      </w:pPr>
      <w:r>
        <w:t xml:space="preserve">Mayer, Kathryn J., Xiaofei Wang, Mitchell V. Santander, Brock A. Mitts, Jonathan S. Sauer, Camille M. Sultana, Christopher D. Cappa, and Kimberly A. Prather. 2020. ‘Secondary Marine Aerosol Plays a Dominant Role over Primary Sea Spray Aerosol in Cloud Formation’. </w:t>
      </w:r>
      <w:r>
        <w:rPr>
          <w:i/>
          <w:iCs/>
        </w:rPr>
        <w:t>ACS Central Science</w:t>
      </w:r>
      <w:r>
        <w:t xml:space="preserve"> 6 (12): 2259–66. https://doi.org/10.1021/acscentsci.0c00793.</w:t>
      </w:r>
    </w:p>
    <w:p w14:paraId="3FF3EBC5" w14:textId="77777777" w:rsidR="008017B4" w:rsidRDefault="008017B4" w:rsidP="008017B4">
      <w:pPr>
        <w:pStyle w:val="Bibliography"/>
      </w:pPr>
      <w:r>
        <w:t xml:space="preserve">McNeill, V. Faye. 2015. ‘Aqueous Organic Chemistry in the Atmosphere: Sources and Chemical Processing of Organic Aerosols’. </w:t>
      </w:r>
      <w:r>
        <w:rPr>
          <w:i/>
          <w:iCs/>
        </w:rPr>
        <w:t>Environmental Science &amp; Technology</w:t>
      </w:r>
      <w:r>
        <w:t xml:space="preserve"> 49 (3): 1237–44. https://doi.org/10.1021/es5043707.</w:t>
      </w:r>
    </w:p>
    <w:p w14:paraId="0BA8CB39" w14:textId="77777777" w:rsidR="008017B4" w:rsidRDefault="008017B4" w:rsidP="008017B4">
      <w:pPr>
        <w:pStyle w:val="Bibliography"/>
      </w:pPr>
      <w:r>
        <w:t xml:space="preserve">Meskhidze, Nicholas, Matthew Salter, Karine Sellegri, and Scott Elliott. 2019. ‘Ocean Contributions to the Marine Boundary Layer Aerosol Budget’. </w:t>
      </w:r>
      <w:r>
        <w:rPr>
          <w:i/>
          <w:iCs/>
        </w:rPr>
        <w:t>Atmosphere</w:t>
      </w:r>
      <w:r>
        <w:t xml:space="preserve"> 10 (2): 98. https://doi.org/10.3390/atmos10020098.</w:t>
      </w:r>
    </w:p>
    <w:p w14:paraId="6588F756" w14:textId="77777777" w:rsidR="008017B4" w:rsidRDefault="008017B4" w:rsidP="008017B4">
      <w:pPr>
        <w:pStyle w:val="Bibliography"/>
      </w:pPr>
      <w:r>
        <w:t xml:space="preserve">Middlebrook, Ann M., Roya Bahreini, Jose L. Jimenez, and Manjula R. Canagaratna. 2012. ‘Evaluation of Composition-Dependent Collection Efficiencies for the Aerodyne Aerosol Mass Spectrometer Using Field Data’. </w:t>
      </w:r>
      <w:r>
        <w:rPr>
          <w:i/>
          <w:iCs/>
        </w:rPr>
        <w:t>Aerosol Science and Technology</w:t>
      </w:r>
      <w:r>
        <w:t xml:space="preserve"> 46 (3): 258–71. https://doi.org/10.1080/02786826.2011.620041.</w:t>
      </w:r>
    </w:p>
    <w:p w14:paraId="52858FD5" w14:textId="240F19B5" w:rsidR="008017B4" w:rsidRDefault="008017B4" w:rsidP="008017B4">
      <w:pPr>
        <w:pStyle w:val="Bibliography"/>
      </w:pPr>
      <w:r>
        <w:t xml:space="preserve">Moschos, Vaios, Katja Dzepina, Deepika Bhattu, Houssni Lamkaddam, Roberto Casotto, Kaspar R. Daellenbach, Francesco Canonaco, </w:t>
      </w:r>
      <w:r w:rsidR="00A72BC3" w:rsidRPr="00A72BC3">
        <w:rPr>
          <w:i/>
        </w:rPr>
        <w:t>et al</w:t>
      </w:r>
      <w:r>
        <w:t xml:space="preserve">. 2022. ‘Equal Abundance of Summertime Natural and Wintertime Anthropogenic Arctic Organic Aerosols’. </w:t>
      </w:r>
      <w:r>
        <w:rPr>
          <w:i/>
          <w:iCs/>
        </w:rPr>
        <w:t>Nature Geoscience</w:t>
      </w:r>
      <w:r>
        <w:t>, February. https://doi.org/10.1038/s41561-021-00891-1.</w:t>
      </w:r>
    </w:p>
    <w:p w14:paraId="68EBC64D" w14:textId="77777777" w:rsidR="008017B4" w:rsidRDefault="008017B4" w:rsidP="008017B4">
      <w:pPr>
        <w:pStyle w:val="Bibliography"/>
      </w:pPr>
      <w:r>
        <w:t xml:space="preserve">Mungall, Emma L., Jenny P. S. Wong, and Jonathan P. D. Abbatt. 2018. ‘Heterogeneous Oxidation of Particulate Methanesulfonic Acid by the Hydroxyl Radical: Kinetics and Atmospheric Implications’. </w:t>
      </w:r>
      <w:r>
        <w:rPr>
          <w:i/>
          <w:iCs/>
        </w:rPr>
        <w:t>ACS Earth and Space Chemistry</w:t>
      </w:r>
      <w:r>
        <w:t xml:space="preserve"> 2 (1): 48–55. https://doi.org/10.1021/acsearthspacechem.7b00114.</w:t>
      </w:r>
    </w:p>
    <w:p w14:paraId="382375B4" w14:textId="77777777" w:rsidR="008017B4" w:rsidRDefault="008017B4" w:rsidP="008017B4">
      <w:pPr>
        <w:pStyle w:val="Bibliography"/>
      </w:pPr>
      <w:r>
        <w:t xml:space="preserve">Narayanaswamy, Bhavani E., Paul E. Renaud, Gerard C. A. Duineveld, Jørgen Berge, Marc S. S. Lavaleye, Henning Reiss, and Torleiv Brattegard. 2010. ‘Biodiversity Trends along the Western European Margin’. Edited by Stuart Humphries. </w:t>
      </w:r>
      <w:r>
        <w:rPr>
          <w:i/>
          <w:iCs/>
        </w:rPr>
        <w:t>PLoS ONE</w:t>
      </w:r>
      <w:r>
        <w:t xml:space="preserve"> 5 (12): e14295. https://doi.org/10.1371/journal.pone.0014295.</w:t>
      </w:r>
    </w:p>
    <w:p w14:paraId="43674C4A" w14:textId="77777777" w:rsidR="008017B4" w:rsidRDefault="008017B4" w:rsidP="008017B4">
      <w:pPr>
        <w:pStyle w:val="Bibliography"/>
      </w:pPr>
      <w:r>
        <w:t xml:space="preserve">Ng, N. L., M. R. Canagaratna, J. L. Jimenez, P. S. Chhabra, J. H. Seinfeld, and D. R. Worsnop. 2011. ‘Changes in Organic Aerosol Composition with Aging Inferred from Aerosol Mass Spectra’. </w:t>
      </w:r>
      <w:r>
        <w:rPr>
          <w:i/>
          <w:iCs/>
        </w:rPr>
        <w:t>Atmospheric Chemistry and Physics</w:t>
      </w:r>
      <w:r>
        <w:t xml:space="preserve"> 11 (13): 6465–74. https://doi.org/10.5194/acp-11-6465-2011.</w:t>
      </w:r>
    </w:p>
    <w:p w14:paraId="6CE67AD0" w14:textId="016DABBC" w:rsidR="008017B4" w:rsidRDefault="008017B4" w:rsidP="008017B4">
      <w:pPr>
        <w:pStyle w:val="Bibliography"/>
      </w:pPr>
      <w:r>
        <w:t xml:space="preserve">Nielsen, Ingeborg E., Henrik Skov, Andreas Massling, Axel C. Eriksson, Manuel Dall’Osto, Heikki Junninen, Nina Sarnela, </w:t>
      </w:r>
      <w:r w:rsidR="00A72BC3" w:rsidRPr="00A72BC3">
        <w:rPr>
          <w:i/>
        </w:rPr>
        <w:t>et al</w:t>
      </w:r>
      <w:r>
        <w:t xml:space="preserve">. 2019. ‘Biogenic and Anthropogenic Sources of Aerosols at the High Arctic Site Villum Research Station’. </w:t>
      </w:r>
      <w:r>
        <w:rPr>
          <w:i/>
          <w:iCs/>
        </w:rPr>
        <w:t>Atmospheric Chemistry and Physics</w:t>
      </w:r>
      <w:r>
        <w:t xml:space="preserve"> 19 (15): 10239–56. https://doi.org/10.5194/acp-19-10239-2019.</w:t>
      </w:r>
    </w:p>
    <w:p w14:paraId="610265C9" w14:textId="77777777" w:rsidR="008017B4" w:rsidRDefault="008017B4" w:rsidP="008017B4">
      <w:pPr>
        <w:pStyle w:val="Bibliography"/>
      </w:pPr>
      <w:r>
        <w:t xml:space="preserve">O’Dowd, C., D. Ceburnis, J. Ovadnevaite, A. Vaishya, M. Rinaldi, and M. C. Facchini. 2014. ‘Do Anthropogenic, Continental or Coastal Aerosol Sources Impact on a Marine Aerosol Signature at Mace Head?’ </w:t>
      </w:r>
      <w:r>
        <w:rPr>
          <w:i/>
          <w:iCs/>
        </w:rPr>
        <w:t>Atmospheric Chemistry and Physics</w:t>
      </w:r>
      <w:r>
        <w:t xml:space="preserve"> 14 (19): 10687–704. https://doi.org/10.5194/acp-14-10687-2014.</w:t>
      </w:r>
    </w:p>
    <w:p w14:paraId="3407C356" w14:textId="3527473A" w:rsidR="008017B4" w:rsidRDefault="008017B4" w:rsidP="008017B4">
      <w:pPr>
        <w:pStyle w:val="Bibliography"/>
      </w:pPr>
      <w:r>
        <w:t xml:space="preserve">O’Dowd, Colin, Darius Ceburnis, Jurgita Ovadnevaite, Jakub Bialek, Dagmar B. Stengel, Merry Zacharias, Udo Nitschke, </w:t>
      </w:r>
      <w:r w:rsidR="00A72BC3" w:rsidRPr="00A72BC3">
        <w:rPr>
          <w:i/>
        </w:rPr>
        <w:t>et al</w:t>
      </w:r>
      <w:r>
        <w:t xml:space="preserve">. 2015. ‘Connecting Marine Productivity to Sea-Spray via Nanoscale Biological Processes: Phytoplankton Dance or Death Disco?’ </w:t>
      </w:r>
      <w:r>
        <w:rPr>
          <w:i/>
          <w:iCs/>
        </w:rPr>
        <w:t>Scientific Reports</w:t>
      </w:r>
      <w:r>
        <w:t xml:space="preserve"> 5 (1): 14883. https://doi.org/10.1038/srep14883.</w:t>
      </w:r>
    </w:p>
    <w:p w14:paraId="28DD82A0" w14:textId="77777777" w:rsidR="008017B4" w:rsidRDefault="008017B4" w:rsidP="008017B4">
      <w:pPr>
        <w:pStyle w:val="Bibliography"/>
      </w:pPr>
      <w:r>
        <w:t xml:space="preserve">O’Dowd, Colin D., Maria Cristina Facchini, Fabrizia Cavalli, Darius Ceburnis, Mihaela Mircea, Stefano Decesari, Sandro Fuzzi, Young Jun Yoon, and Jean-Philippe Putaud. 2004. ‘Biogenically Driven Organic Contribution to Marine Aerosol’. </w:t>
      </w:r>
      <w:r>
        <w:rPr>
          <w:i/>
          <w:iCs/>
        </w:rPr>
        <w:t>Nature</w:t>
      </w:r>
      <w:r>
        <w:t xml:space="preserve"> 431 (7009): 676–80. https://doi.org/10.1038/nature02959.</w:t>
      </w:r>
    </w:p>
    <w:p w14:paraId="54E8F96F" w14:textId="77777777" w:rsidR="008017B4" w:rsidRDefault="008017B4" w:rsidP="008017B4">
      <w:pPr>
        <w:pStyle w:val="Bibliography"/>
      </w:pPr>
      <w:r>
        <w:t xml:space="preserve">Ovadnevaite, Jurgita, Darius Ceburnis, Manjula Canagaratna, Harald Berresheim, Jakub Bialek, Giovanni Martucci, Douglas R. Worsnop, and Colin O’Dowd. 2012. ‘On the Effect of Wind Speed on Submicron Sea Salt Mass Concentrations and Source Fluxes: EFFECT OF WIND SPEED ON SEA SALT’. </w:t>
      </w:r>
      <w:r>
        <w:rPr>
          <w:i/>
          <w:iCs/>
        </w:rPr>
        <w:t>Journal of Geophysical Research: Atmospheres</w:t>
      </w:r>
      <w:r>
        <w:t xml:space="preserve"> 117 (D16): n/a-n/a. https://doi.org/10.1029/2011JD017379.</w:t>
      </w:r>
    </w:p>
    <w:p w14:paraId="08B5F1D7" w14:textId="77777777" w:rsidR="008017B4" w:rsidRDefault="008017B4" w:rsidP="008017B4">
      <w:pPr>
        <w:pStyle w:val="Bibliography"/>
      </w:pPr>
      <w:r>
        <w:t xml:space="preserve">Ovadnevaite, Jurgita, Darius Ceburnis, Stephan Leinert, Manuel Dall’Osto, Manjula Canagaratna, Simon O’Doherty, Harald Berresheim, and Colin O’Dowd. 2014. ‘Submicron NE Atlantic Marine Aerosol Chemical Composition and Abundance: Seasonal Trends and Air Mass Categorization: Seasonal Trends of Marine Aerosol’. </w:t>
      </w:r>
      <w:r>
        <w:rPr>
          <w:i/>
          <w:iCs/>
        </w:rPr>
        <w:t>Journal of Geophysical Research: Atmospheres</w:t>
      </w:r>
      <w:r>
        <w:t xml:space="preserve"> 119 (20): 11,850-11,863. https://doi.org/10.1002/2013JD021330.</w:t>
      </w:r>
    </w:p>
    <w:p w14:paraId="470B88C4" w14:textId="77777777" w:rsidR="008017B4" w:rsidRDefault="008017B4" w:rsidP="008017B4">
      <w:pPr>
        <w:pStyle w:val="Bibliography"/>
      </w:pPr>
      <w:r>
        <w:t xml:space="preserve">Ovadnevaite, Jurgita, Darius Ceburnis, Giovanni Martucci, Jakub Bialek, Ciaran Monahan, Matteo Rinaldi, Maria Cristina Facchini, Harald Berresheim, Douglas R. Worsnop, and Colin O’Dowd. 2011. ‘Primary Marine Organic Aerosol: A Dichotomy of Low Hygroscopicity and High CCN Activity: MARINE AEROSOL-CLOUD INTERACTIONS’. </w:t>
      </w:r>
      <w:r>
        <w:rPr>
          <w:i/>
          <w:iCs/>
        </w:rPr>
        <w:t>Geophysical Research Letters</w:t>
      </w:r>
      <w:r>
        <w:t xml:space="preserve"> 38 (21): n/a-n/a. https://doi.org/10.1029/2011GL048869.</w:t>
      </w:r>
    </w:p>
    <w:p w14:paraId="208AA1DE" w14:textId="77777777" w:rsidR="008017B4" w:rsidRDefault="008017B4" w:rsidP="008017B4">
      <w:pPr>
        <w:pStyle w:val="Bibliography"/>
      </w:pPr>
      <w:r>
        <w:t xml:space="preserve">Ovadnevaite, Jurgita, Colin O’Dowd, Manuel Dall’Osto, Darius Ceburnis, Douglas R. Worsnop, and Harald Berresheim. 2011. ‘Detecting High Contributions of Primary Organic Matter to Marine Aerosol: A Case Study: PRIMARY ORGANIC MARINE AEROSOL’. </w:t>
      </w:r>
      <w:r>
        <w:rPr>
          <w:i/>
          <w:iCs/>
        </w:rPr>
        <w:t>Geophysical Research Letters</w:t>
      </w:r>
      <w:r>
        <w:t xml:space="preserve"> 38 (2): n/a-n/a. https://doi.org/10.1029/2010GL046083.</w:t>
      </w:r>
    </w:p>
    <w:p w14:paraId="01709340" w14:textId="77777777" w:rsidR="008017B4" w:rsidRDefault="008017B4" w:rsidP="008017B4">
      <w:pPr>
        <w:pStyle w:val="Bibliography"/>
      </w:pPr>
      <w:r>
        <w:t xml:space="preserve">Oziel, L., A. Baudena, M. Ardyna, P. Massicotte, A. Randelhoff, J.-B. Sallée, R. B. Ingvaldsen, E. Devred, and M. Babin. 2020. ‘Faster Atlantic Currents Drive Poleward Expansion of Temperate Phytoplankton in the Arctic Ocean’. </w:t>
      </w:r>
      <w:r>
        <w:rPr>
          <w:i/>
          <w:iCs/>
        </w:rPr>
        <w:t>Nature Communications</w:t>
      </w:r>
      <w:r>
        <w:t xml:space="preserve"> 11 (1): 1705. https://doi.org/10.1038/s41467-020-15485-5.</w:t>
      </w:r>
    </w:p>
    <w:p w14:paraId="56CDAA4F" w14:textId="77777777" w:rsidR="008017B4" w:rsidRDefault="008017B4" w:rsidP="008017B4">
      <w:pPr>
        <w:pStyle w:val="Bibliography"/>
      </w:pPr>
      <w:r>
        <w:t xml:space="preserve">Paatero, Pentti. 1999. ‘The Multilinear Engine—A Table-Driven, Least Squares Program for Solving Multilinear Problems, Including the </w:t>
      </w:r>
      <w:r>
        <w:rPr>
          <w:i/>
          <w:iCs/>
        </w:rPr>
        <w:t>n</w:t>
      </w:r>
      <w:r>
        <w:t xml:space="preserve"> -Way Parallel Factor Analysis Model’. </w:t>
      </w:r>
      <w:r>
        <w:rPr>
          <w:i/>
          <w:iCs/>
        </w:rPr>
        <w:t>Journal of Computational and Graphical Statistics</w:t>
      </w:r>
      <w:r>
        <w:t xml:space="preserve"> 8 (4): 854–88. https://doi.org/10.1080/10618600.1999.10474853.</w:t>
      </w:r>
    </w:p>
    <w:p w14:paraId="2B0B6B0C" w14:textId="77777777" w:rsidR="008017B4" w:rsidRDefault="008017B4" w:rsidP="008017B4">
      <w:pPr>
        <w:pStyle w:val="Bibliography"/>
      </w:pPr>
      <w:r>
        <w:t xml:space="preserve">Paatero, Pentti, and Unto Tapper. 1994. ‘Positive Matrix Factorization: A Non-Negative Factor Model with Optimal Utilization of Error Estimates of Data Values’. </w:t>
      </w:r>
      <w:r>
        <w:rPr>
          <w:i/>
          <w:iCs/>
        </w:rPr>
        <w:t>Environmetrics</w:t>
      </w:r>
      <w:r>
        <w:t xml:space="preserve"> 5 (2): 111–26. https://doi.org/10.1002/env.3170050203.</w:t>
      </w:r>
    </w:p>
    <w:p w14:paraId="70168233" w14:textId="77777777" w:rsidR="008017B4" w:rsidRDefault="008017B4" w:rsidP="008017B4">
      <w:pPr>
        <w:pStyle w:val="Bibliography"/>
      </w:pPr>
      <w:r>
        <w:t>Peltola, Maija, Clémence Rose, Jonathan V. Trueblood, Sally Gray, Mike Harvey, and Karine Sellegri. 2022. ‘Chemical Precursors of New Particle Formation in Coastal New Zealand’. Preprint. Aerosols/Field Measurements/Troposphere/Chemistry (chemical composition and reactions). https://doi.org/10.5194/acp-2022-307.</w:t>
      </w:r>
    </w:p>
    <w:p w14:paraId="2A8DCC60" w14:textId="77777777" w:rsidR="008017B4" w:rsidRDefault="008017B4" w:rsidP="008017B4">
      <w:pPr>
        <w:pStyle w:val="Bibliography"/>
      </w:pPr>
      <w:r>
        <w:t xml:space="preserve">Pettersen, Claire, Stephanie A. Henderson, Kyle S. Mattingly, Ralf Bennartz, and Melissa L. Breeden. 2022. ‘The Critical Role of Euro‐Atlantic Blocking in Promoting Snowfall in Central Greenland’. </w:t>
      </w:r>
      <w:r>
        <w:rPr>
          <w:i/>
          <w:iCs/>
        </w:rPr>
        <w:t>Journal of Geophysical Research: Atmospheres</w:t>
      </w:r>
      <w:r>
        <w:t xml:space="preserve"> 127 (6): e2021JD035776. https://doi.org/10.1029/2021JD035776.</w:t>
      </w:r>
    </w:p>
    <w:p w14:paraId="1CE63D71" w14:textId="77777777" w:rsidR="008017B4" w:rsidRDefault="008017B4" w:rsidP="008017B4">
      <w:pPr>
        <w:pStyle w:val="Bibliography"/>
      </w:pPr>
      <w:r>
        <w:t xml:space="preserve">Preece, Jonathon R., Thomas L. Mote, Judah Cohen, Lori J. Wachowicz, John A. Knox, Marco Tedesco, and Gabriel J. Kooperman. 2023. ‘Summer Atmospheric Circulation over Greenland in Response to Arctic Amplification and Diminished Spring Snow Cover’. </w:t>
      </w:r>
      <w:r>
        <w:rPr>
          <w:i/>
          <w:iCs/>
        </w:rPr>
        <w:t>Nature Communications</w:t>
      </w:r>
      <w:r>
        <w:t xml:space="preserve"> 14 (1): 3759. https://doi.org/10.1038/s41467-023-39466-6.</w:t>
      </w:r>
    </w:p>
    <w:p w14:paraId="47CFE53A" w14:textId="77777777" w:rsidR="008017B4" w:rsidRDefault="008017B4" w:rsidP="008017B4">
      <w:pPr>
        <w:pStyle w:val="Bibliography"/>
      </w:pPr>
      <w:r>
        <w:t xml:space="preserve">Quinn, P. K., D. J. Coffman, J. E. Johnson, L. M. Upchurch, and T. S. Bates. 2017. ‘Small Fraction of Marine Cloud Condensation Nuclei Made up of Sea Spray Aerosol’. </w:t>
      </w:r>
      <w:r>
        <w:rPr>
          <w:i/>
          <w:iCs/>
        </w:rPr>
        <w:t>Nature Geoscience</w:t>
      </w:r>
      <w:r>
        <w:t xml:space="preserve"> 10 (9): 674–79. https://doi.org/10.1038/ngeo3003.</w:t>
      </w:r>
    </w:p>
    <w:p w14:paraId="0D99BF5C" w14:textId="77777777" w:rsidR="008017B4" w:rsidRDefault="008017B4" w:rsidP="008017B4">
      <w:pPr>
        <w:pStyle w:val="Bibliography"/>
      </w:pPr>
      <w:r>
        <w:t xml:space="preserve">Radoman, Nikola, Sigurd Christiansen, Jana Johansson, Jeffrey Hawkes, Merete Bilde, Ian T Cousins, and Matthew Salter. 2022. ‘Probing the Impact of a Phytoplankton Bloom on the Chemistry of Nascent Sea Spray Aerosol Using High-Resolution Mass Spectrometry’. </w:t>
      </w:r>
      <w:r>
        <w:rPr>
          <w:i/>
          <w:iCs/>
        </w:rPr>
        <w:t>Environmental Science: Atmospheres</w:t>
      </w:r>
      <w:r>
        <w:t>, 10.1039.D2EA00028H. https://doi.org/10.1039/D2EA00028H.</w:t>
      </w:r>
    </w:p>
    <w:p w14:paraId="5E4EE55E" w14:textId="54B2EC01" w:rsidR="008017B4" w:rsidRDefault="008017B4" w:rsidP="008017B4">
      <w:pPr>
        <w:pStyle w:val="Bibliography"/>
      </w:pPr>
      <w:r>
        <w:t xml:space="preserve">Rinaldi, Matteo, Sandro Fuzzi, Stefano Decesari, Salvatore Marullo, Rosalia Santoleri, Antonello Provenzale, Jost Von Hardenberg, </w:t>
      </w:r>
      <w:r w:rsidR="00A72BC3" w:rsidRPr="00A72BC3">
        <w:rPr>
          <w:i/>
        </w:rPr>
        <w:t>et al</w:t>
      </w:r>
      <w:r>
        <w:t xml:space="preserve">. 2013. ‘Is Chlorophyll‐ </w:t>
      </w:r>
      <w:r>
        <w:rPr>
          <w:i/>
          <w:iCs/>
        </w:rPr>
        <w:t>a</w:t>
      </w:r>
      <w:r>
        <w:t xml:space="preserve"> the Best Surrogate for Organic Matter Enrichment in Submicron Primary Marine Aerosol?’ </w:t>
      </w:r>
      <w:r>
        <w:rPr>
          <w:i/>
          <w:iCs/>
        </w:rPr>
        <w:t>Journal of Geophysical Research: Atmospheres</w:t>
      </w:r>
      <w:r>
        <w:t xml:space="preserve"> 118 (10): 4964–73. https://doi.org/10.1002/jgrd.50417.</w:t>
      </w:r>
    </w:p>
    <w:p w14:paraId="13C222CA" w14:textId="77777777" w:rsidR="008017B4" w:rsidRDefault="008017B4" w:rsidP="008017B4">
      <w:pPr>
        <w:pStyle w:val="Bibliography"/>
      </w:pPr>
      <w:r>
        <w:t xml:space="preserve">Rinaldi, Matteo, Marco Paglione, Stefano Decesari, Roy M. Harrison, David C.S. Beddows, Jurgita Ovadnevaite, Darius Ceburnis, Colin D. O’Dowd, Rafel Simó, and Manuel Dall’Osto. 2020. ‘Contribution of Water-Soluble Organic Matter from Multiple Marine Geographic Eco-Regions to Aerosols around Antarctica’. </w:t>
      </w:r>
      <w:r>
        <w:rPr>
          <w:i/>
          <w:iCs/>
        </w:rPr>
        <w:t>Environmental Science &amp; Technology</w:t>
      </w:r>
      <w:r>
        <w:t xml:space="preserve"> 54 (13): 7807–17. https://doi.org/10.1021/acs.est.0c00695.</w:t>
      </w:r>
    </w:p>
    <w:p w14:paraId="19BD587B" w14:textId="77777777" w:rsidR="008017B4" w:rsidRDefault="008017B4" w:rsidP="008017B4">
      <w:pPr>
        <w:pStyle w:val="Bibliography"/>
      </w:pPr>
      <w:r>
        <w:t>Rousseaux, C. S., T. Hirata, and W. W. Gregg. 2013. ‘Satellite Views of Global Phytoplankton Community Distributions Using an Empirical Algorithm and a Numerical Model’. https://doi.org/10.5194/bgd-10-1083-2013.</w:t>
      </w:r>
    </w:p>
    <w:p w14:paraId="0FF829E6" w14:textId="77777777" w:rsidR="008017B4" w:rsidRDefault="008017B4" w:rsidP="008017B4">
      <w:pPr>
        <w:pStyle w:val="Bibliography"/>
      </w:pPr>
      <w:r>
        <w:t xml:space="preserve">Russell, Lynn M., Lelia N. Hawkins, Amanda A. Frossard, Patricia K. Quinn, and Tim S. Bates. 2010. ‘Carbohydrate-like Composition of Submicron Atmospheric Particles and Their Production from Ocean Bubble Bursting’. </w:t>
      </w:r>
      <w:r>
        <w:rPr>
          <w:i/>
          <w:iCs/>
        </w:rPr>
        <w:t>Proceedings of the National Academy of Sciences</w:t>
      </w:r>
      <w:r>
        <w:t xml:space="preserve"> 107 (15): 6652–57. https://doi.org/10.1073/pnas.0908905107.</w:t>
      </w:r>
    </w:p>
    <w:p w14:paraId="3E6C0D69" w14:textId="77777777" w:rsidR="008017B4" w:rsidRDefault="008017B4" w:rsidP="008017B4">
      <w:pPr>
        <w:pStyle w:val="Bibliography"/>
      </w:pPr>
      <w:r>
        <w:t xml:space="preserve">S. Gerard Jennings, Christoph Kleefeld, Colin D. OʼDowd, Carsten Junker, T. Gerard Spain, Phillip OʼBrien, Aodhaghan F. Roddy, and and Thomas C. OʼConnor. 2003. ‘Mace Head Atmospheric Research Station — Characterization of Aerosol Radiative Parameters’. </w:t>
      </w:r>
      <w:r>
        <w:rPr>
          <w:i/>
          <w:iCs/>
        </w:rPr>
        <w:t>BOREAL ENVIRONMENT RESEARCH 8</w:t>
      </w:r>
      <w:r>
        <w:t>.</w:t>
      </w:r>
    </w:p>
    <w:p w14:paraId="524B391B" w14:textId="082ED7F5" w:rsidR="008017B4" w:rsidRDefault="008017B4" w:rsidP="008017B4">
      <w:pPr>
        <w:pStyle w:val="Bibliography"/>
      </w:pPr>
      <w:r>
        <w:t xml:space="preserve">Sanchez, Kevin J., Bo Zhang, Hongyu Liu, Matthew D. Brown, Ewan C. Crosbie, Francesca Gallo, Johnathan W. Hair, </w:t>
      </w:r>
      <w:r w:rsidR="00A72BC3" w:rsidRPr="00A72BC3">
        <w:rPr>
          <w:i/>
        </w:rPr>
        <w:t>et al</w:t>
      </w:r>
      <w:r>
        <w:t xml:space="preserve">. 2022. ‘North Atlantic Ocean SST-Gradient-Driven Variations in Aerosol and Cloud Evolution along Lagrangian Cold-Air Outbreak Trajectories’. </w:t>
      </w:r>
      <w:r>
        <w:rPr>
          <w:i/>
          <w:iCs/>
        </w:rPr>
        <w:t>Atmospheric Chemistry and Physics</w:t>
      </w:r>
      <w:r>
        <w:t xml:space="preserve"> 22 (4): 2795–2815. https://doi.org/10.5194/acp-22-2795-2022.</w:t>
      </w:r>
    </w:p>
    <w:p w14:paraId="2ADA90FC" w14:textId="3B03205C" w:rsidR="008017B4" w:rsidRDefault="008017B4" w:rsidP="008017B4">
      <w:pPr>
        <w:pStyle w:val="Bibliography"/>
      </w:pPr>
      <w:r>
        <w:t xml:space="preserve">Sanchez, Kevin J., Bo Zhang, Hongyu Liu, Georges Saliba, Chia-Li Chen, Savannah L. Lewis, Lynn M. Russell, </w:t>
      </w:r>
      <w:r w:rsidR="00A72BC3" w:rsidRPr="00A72BC3">
        <w:rPr>
          <w:i/>
        </w:rPr>
        <w:t>et al</w:t>
      </w:r>
      <w:r>
        <w:t xml:space="preserve">. 2021. ‘Linking Marine Phytoplankton Emissions, Meteorological Processes, and Downwind Particle Properties with FLEXPART’. </w:t>
      </w:r>
      <w:r>
        <w:rPr>
          <w:i/>
          <w:iCs/>
        </w:rPr>
        <w:t>Atmospheric Chemistry and Physics</w:t>
      </w:r>
      <w:r>
        <w:t xml:space="preserve"> 21 (2): 831–51. https://doi.org/10.5194/acp-21-831-2021.</w:t>
      </w:r>
    </w:p>
    <w:p w14:paraId="1DF8D4A9" w14:textId="77777777" w:rsidR="008017B4" w:rsidRDefault="008017B4" w:rsidP="008017B4">
      <w:pPr>
        <w:pStyle w:val="Bibliography"/>
      </w:pPr>
      <w:r>
        <w:t xml:space="preserve">Schmale, J., J. Schneider, E. Nemitz, Y. S. Tang, U. Dragosits, T. D. Blackall, P. N. Trathan, G. J. Phillips, M. Sutton, and C. F. Braban. 2013. ‘Sub-Antarctic Marine Aerosol: Dominant Contributions from Biogenic Sources’. </w:t>
      </w:r>
      <w:r>
        <w:rPr>
          <w:i/>
          <w:iCs/>
        </w:rPr>
        <w:t>Atmospheric Chemistry and Physics</w:t>
      </w:r>
      <w:r>
        <w:t xml:space="preserve"> 13 (17): 8669–94. https://doi.org/10.5194/acp-13-8669-2013.</w:t>
      </w:r>
    </w:p>
    <w:p w14:paraId="6E032B50" w14:textId="68DF977B" w:rsidR="008017B4" w:rsidRDefault="008017B4" w:rsidP="008017B4">
      <w:pPr>
        <w:pStyle w:val="Bibliography"/>
      </w:pPr>
      <w:r>
        <w:t xml:space="preserve">Sellegri, Karine, Alessia Nicosia, Evelyn Freney, Julia Uitz, Melilotus Thyssen, Gérald Grégori, Anja Engel, </w:t>
      </w:r>
      <w:r w:rsidR="00A72BC3" w:rsidRPr="00A72BC3">
        <w:rPr>
          <w:i/>
        </w:rPr>
        <w:t>et al</w:t>
      </w:r>
      <w:r>
        <w:t xml:space="preserve">. 2021. ‘Surface Ocean Microbiota Determine Cloud Precursors’. </w:t>
      </w:r>
      <w:r>
        <w:rPr>
          <w:i/>
          <w:iCs/>
        </w:rPr>
        <w:t>Scientific Reports</w:t>
      </w:r>
      <w:r>
        <w:t xml:space="preserve"> 11 (1): 281. https://doi.org/10.1038/s41598-020-78097-5.</w:t>
      </w:r>
    </w:p>
    <w:p w14:paraId="0AA186B0" w14:textId="77777777" w:rsidR="008017B4" w:rsidRDefault="008017B4" w:rsidP="008017B4">
      <w:pPr>
        <w:pStyle w:val="Bibliography"/>
      </w:pPr>
      <w:r>
        <w:t xml:space="preserve">Semper, Stefanie, Kjetil Våge, Robert S. Pickart, Steingrímur Jónsson, and Héðinn Valdimarsson. 2022. ‘Evolution and Transformation of the North Icelandic Irminger Current Along the North Iceland Shelf’. </w:t>
      </w:r>
      <w:r>
        <w:rPr>
          <w:i/>
          <w:iCs/>
        </w:rPr>
        <w:t>Journal of Geophysical Research: Oceans</w:t>
      </w:r>
      <w:r>
        <w:t xml:space="preserve"> 127 (3): e2021JC017700. https://doi.org/10.1029/2021JC017700.</w:t>
      </w:r>
    </w:p>
    <w:p w14:paraId="71B8D3B1" w14:textId="77777777" w:rsidR="008017B4" w:rsidRDefault="008017B4" w:rsidP="008017B4">
      <w:pPr>
        <w:pStyle w:val="Bibliography"/>
      </w:pPr>
      <w:r>
        <w:t xml:space="preserve">Simon, H., P. V. Bhave, J. L. Swall, N. H. Frank, and W. C. Malm. 2011. ‘Determining the Spatial and Seasonal Variability in OM/OC Ratios across the US Using Multiple Regression’. </w:t>
      </w:r>
      <w:r>
        <w:rPr>
          <w:i/>
          <w:iCs/>
        </w:rPr>
        <w:t>Atmospheric Chemistry and Physics</w:t>
      </w:r>
      <w:r>
        <w:t xml:space="preserve"> 11 (6): 2933–49. https://doi.org/10.5194/acp-11-2933-2011.</w:t>
      </w:r>
    </w:p>
    <w:p w14:paraId="5A9E319F" w14:textId="77777777" w:rsidR="008017B4" w:rsidRDefault="008017B4" w:rsidP="008017B4">
      <w:pPr>
        <w:pStyle w:val="Bibliography"/>
      </w:pPr>
      <w:r>
        <w:t xml:space="preserve">Stein, A. F., R. R. Draxler, G. D. Rolph, B. J. B. Stunder, M. D. Cohen, and F. Ngan. 2015. ‘NOAA’s HYSPLIT Atmospheric Transport and Dispersion Modeling System’. </w:t>
      </w:r>
      <w:r>
        <w:rPr>
          <w:i/>
          <w:iCs/>
        </w:rPr>
        <w:t>Bulletin of the American Meteorological Society</w:t>
      </w:r>
      <w:r>
        <w:t xml:space="preserve"> 96 (12): 2059–77. https://doi.org/10.1175/BAMS-D-14-00110.1.</w:t>
      </w:r>
    </w:p>
    <w:p w14:paraId="01E29893" w14:textId="77777777" w:rsidR="008017B4" w:rsidRDefault="008017B4" w:rsidP="008017B4">
      <w:pPr>
        <w:pStyle w:val="Bibliography"/>
      </w:pPr>
      <w:r>
        <w:t xml:space="preserve">Ulbrich, I. M., M. R. Canagaratna, Q. Zhang, D. R. Worsnop, and J. L. Jimenez. 2009. ‘Interpretation of Organic Components from Positive Matrix Factorization of Aerosol Mass Spectrometric Data’. </w:t>
      </w:r>
      <w:r>
        <w:rPr>
          <w:i/>
          <w:iCs/>
        </w:rPr>
        <w:t>Atmospheric Chemistry and Physics</w:t>
      </w:r>
      <w:r>
        <w:t xml:space="preserve"> 9 (9): 2891–2918. https://doi.org/10.5194/acp-9-2891-2009.</w:t>
      </w:r>
    </w:p>
    <w:p w14:paraId="6D0403E2" w14:textId="77777777" w:rsidR="008017B4" w:rsidRDefault="008017B4" w:rsidP="008017B4">
      <w:pPr>
        <w:pStyle w:val="Bibliography"/>
      </w:pPr>
      <w:r>
        <w:t xml:space="preserve">Xu, Wei, Kirsten N. Fossum, Jurgita Ovadnevaite, Chunshui Lin, Ru-Jin Huang, Colin O’Dowd, and Darius Ceburnis. 2021. ‘The Impact of Aerosol Size-Dependent Hygroscopicity and Mixing State on the Cloud Condensation Nuclei Potential over the North-East Atlantic’. </w:t>
      </w:r>
      <w:r>
        <w:rPr>
          <w:i/>
          <w:iCs/>
        </w:rPr>
        <w:t>Atmospheric Chemistry and Physics</w:t>
      </w:r>
      <w:r>
        <w:t xml:space="preserve"> 21 (11): 8655–75. https://doi.org/10.5194/acp-21-8655-2021.</w:t>
      </w:r>
    </w:p>
    <w:p w14:paraId="4E15F60E" w14:textId="77777777" w:rsidR="008017B4" w:rsidRDefault="008017B4" w:rsidP="008017B4">
      <w:pPr>
        <w:pStyle w:val="Bibliography"/>
      </w:pPr>
      <w:r>
        <w:t xml:space="preserve">Xu, Wei, Jurgita Ovadnevaite, Kirsten N. Fossum, Chunshui Lin, Ru-Jin Huang, Colin O’Dowd, and Darius Ceburnis. 2020. ‘Aerosol Hygroscopicity and Its Link to Chemical Composition in the Coastal Atmosphere of Mace Head: Marine and Continental Air Masses’. </w:t>
      </w:r>
      <w:r>
        <w:rPr>
          <w:i/>
          <w:iCs/>
        </w:rPr>
        <w:t>Atmospheric Chemistry and Physics</w:t>
      </w:r>
      <w:r>
        <w:t xml:space="preserve"> 20 (6): 3777–91. https://doi.org/10.5194/acp-20-3777-2020.</w:t>
      </w:r>
    </w:p>
    <w:p w14:paraId="3B8D58B8" w14:textId="77777777" w:rsidR="008017B4" w:rsidRDefault="008017B4" w:rsidP="008017B4">
      <w:pPr>
        <w:pStyle w:val="Bibliography"/>
      </w:pPr>
      <w:r>
        <w:t xml:space="preserve">Zhang, Qi, Jose L. Jimenez, Manjula R. Canagaratna, Ingrid M. Ulbrich, Nga L. Ng, Douglas R. Worsnop, and Yele Sun. 2011. ‘Understanding Atmospheric Organic Aerosols via Factor Analysis of Aerosol Mass Spectrometry: A Review’. </w:t>
      </w:r>
      <w:r>
        <w:rPr>
          <w:i/>
          <w:iCs/>
        </w:rPr>
        <w:t>Analytical and Bioanalytical Chemistry</w:t>
      </w:r>
      <w:r>
        <w:t xml:space="preserve"> 401 (10): 3045–67. https://doi.org/10.1007/s00216-011-5355-y.</w:t>
      </w:r>
    </w:p>
    <w:p w14:paraId="38915852" w14:textId="77777777" w:rsidR="008017B4" w:rsidRDefault="008017B4" w:rsidP="008017B4">
      <w:pPr>
        <w:pStyle w:val="Bibliography"/>
      </w:pPr>
      <w:r>
        <w:t xml:space="preserve">Zhang, Yuzhong, Yuhang Wang, Burton Alonza Gray, Dasa Gu, Lee Mauldin, Christopher Cantrell, and Alan Bandy. 2014. ‘Surface and Free Tropospheric Sources of Methanesulfonic Acid over the Tropical Pacific Ocean’. </w:t>
      </w:r>
      <w:r>
        <w:rPr>
          <w:i/>
          <w:iCs/>
        </w:rPr>
        <w:t>Geophysical Research Letters</w:t>
      </w:r>
      <w:r>
        <w:t xml:space="preserve"> 41 (14): 5239–45. https://doi.org/10.1002/2014GL060934.</w:t>
      </w:r>
    </w:p>
    <w:p w14:paraId="3AF61496" w14:textId="77777777" w:rsidR="008017B4" w:rsidRDefault="008017B4" w:rsidP="008017B4">
      <w:pPr>
        <w:pStyle w:val="Bibliography"/>
      </w:pPr>
      <w:r>
        <w:t xml:space="preserve">Zhao, Zhujun, Qing He, Zhongqi Lu, Quanwei Zhao, and Jianlin Wang. 2022. ‘Analysis of Atmospheric CO2 and CO at Akedala Atmospheric Background Observation Station, a Regional Station in Northwestern China’. </w:t>
      </w:r>
      <w:r>
        <w:rPr>
          <w:i/>
          <w:iCs/>
        </w:rPr>
        <w:t>International Journal of Environmental Research and Public Health</w:t>
      </w:r>
      <w:r>
        <w:t xml:space="preserve"> 19 (11): 6948. https://doi.org/10.3390/ijerph19116948.</w:t>
      </w:r>
    </w:p>
    <w:p w14:paraId="0D808D52" w14:textId="2ED4A1BC" w:rsidR="008017B4" w:rsidRDefault="008017B4" w:rsidP="008017B4">
      <w:pPr>
        <w:pStyle w:val="Bibliography"/>
      </w:pPr>
      <w:r>
        <w:t xml:space="preserve">Zheng, Guangjie, Yang Wang, Robert Wood, Michael P. Jensen, Chongai Kuang, Isabel L. McCoy, Alyssa Matthews, </w:t>
      </w:r>
      <w:r w:rsidR="00A72BC3" w:rsidRPr="00A72BC3">
        <w:rPr>
          <w:i/>
        </w:rPr>
        <w:t>et al</w:t>
      </w:r>
      <w:r>
        <w:t xml:space="preserve">. 2021. ‘New Particle Formation in the Remote Marine Boundary Layer’. </w:t>
      </w:r>
      <w:r>
        <w:rPr>
          <w:i/>
          <w:iCs/>
        </w:rPr>
        <w:t>Nature Communications</w:t>
      </w:r>
      <w:r>
        <w:t xml:space="preserve"> 12 (1): 527. https://doi.org/10.1038/s41467-020-20773-1.</w:t>
      </w:r>
    </w:p>
    <w:p w14:paraId="00B52059" w14:textId="5E3F1AAF" w:rsidR="007D39B4" w:rsidRPr="002E0350" w:rsidRDefault="00B25BD9" w:rsidP="008A3A83">
      <w:pPr>
        <w:pBdr>
          <w:top w:val="nil"/>
          <w:left w:val="nil"/>
          <w:bottom w:val="nil"/>
          <w:right w:val="nil"/>
          <w:between w:val="nil"/>
        </w:pBdr>
        <w:spacing w:line="360" w:lineRule="auto"/>
        <w:jc w:val="both"/>
        <w:rPr>
          <w:rFonts w:ascii="Times New Roman" w:hAnsi="Times New Roman" w:cs="Times New Roman"/>
          <w:lang w:val="en-IE"/>
        </w:rPr>
      </w:pPr>
      <w:r w:rsidRPr="00AE736B">
        <w:rPr>
          <w:rFonts w:ascii="Times New Roman" w:hAnsi="Times New Roman" w:cs="Times New Roman"/>
          <w:sz w:val="20"/>
          <w:szCs w:val="20"/>
          <w:lang w:val="en-IE"/>
        </w:rPr>
        <w:fldChar w:fldCharType="end"/>
      </w:r>
    </w:p>
    <w:sectPr w:rsidR="007D39B4" w:rsidRPr="002E0350" w:rsidSect="00E8202A">
      <w:footerReference w:type="default" r:id="rId18"/>
      <w:pgSz w:w="11906" w:h="16838" w:code="9"/>
      <w:pgMar w:top="1418" w:right="1418" w:bottom="1418" w:left="1418" w:header="709" w:footer="709" w:gutter="0"/>
      <w:lnNumType w:countBy="5"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Ovadnevaite, Jurgita" w:date="2024-07-02T16:29:00Z" w:initials="JO">
    <w:p w14:paraId="48AC875D" w14:textId="77777777" w:rsidR="00EA288B" w:rsidRDefault="00EA288B" w:rsidP="00EA288B">
      <w:pPr>
        <w:pStyle w:val="CommentText"/>
      </w:pPr>
      <w:r>
        <w:rPr>
          <w:rStyle w:val="CommentReference"/>
        </w:rPr>
        <w:annotationRef/>
      </w:r>
      <w:r>
        <w:t>? 30.5 in addition to 60.4, be clear</w:t>
      </w:r>
    </w:p>
  </w:comment>
  <w:comment w:id="5" w:author="Ovadnevaite, Jurgita" w:date="2024-07-02T16:31:00Z" w:initials="JO">
    <w:p w14:paraId="04786B64" w14:textId="77777777" w:rsidR="00EA288B" w:rsidRDefault="00EA288B" w:rsidP="00EA288B">
      <w:pPr>
        <w:pStyle w:val="CommentText"/>
      </w:pPr>
      <w:r>
        <w:rPr>
          <w:rStyle w:val="CommentReference"/>
        </w:rPr>
        <w:annotationRef/>
      </w:r>
      <w:r>
        <w:t>Not explained yet. Too many acronyms in the abstract?</w:t>
      </w:r>
    </w:p>
  </w:comment>
  <w:comment w:id="4" w:author="Ovadnevaite, Jurgita" w:date="2024-07-02T16:32:00Z" w:initials="JO">
    <w:p w14:paraId="123B18AF" w14:textId="77777777" w:rsidR="00EA288B" w:rsidRDefault="00EA288B" w:rsidP="00EA288B">
      <w:pPr>
        <w:pStyle w:val="CommentText"/>
      </w:pPr>
      <w:r>
        <w:rPr>
          <w:rStyle w:val="CommentReference"/>
        </w:rPr>
        <w:annotationRef/>
      </w:r>
      <w:r>
        <w:t>What else can be there? Other than POA and SOA?</w:t>
      </w:r>
    </w:p>
  </w:comment>
  <w:comment w:id="6" w:author="Ovadnevaite, Jurgita" w:date="2024-07-02T16:32:00Z" w:initials="JO">
    <w:p w14:paraId="7FADDFA6" w14:textId="77777777" w:rsidR="00EA288B" w:rsidRDefault="00EA288B" w:rsidP="00EA288B">
      <w:pPr>
        <w:pStyle w:val="CommentText"/>
      </w:pPr>
      <w:r>
        <w:rPr>
          <w:rStyle w:val="CommentReference"/>
        </w:rPr>
        <w:annotationRef/>
      </w:r>
      <w:r>
        <w:t xml:space="preserve">Vague, no info? Either delete or elaborate </w:t>
      </w:r>
    </w:p>
  </w:comment>
  <w:comment w:id="7" w:author="Ovadnevaite, Jurgita" w:date="2024-07-02T16:33:00Z" w:initials="JO">
    <w:p w14:paraId="7534E7E8" w14:textId="77777777" w:rsidR="00EA288B" w:rsidRDefault="00EA288B" w:rsidP="00EA288B">
      <w:pPr>
        <w:pStyle w:val="CommentText"/>
      </w:pPr>
      <w:r>
        <w:rPr>
          <w:rStyle w:val="CommentReference"/>
        </w:rPr>
        <w:annotationRef/>
      </w:r>
      <w:r>
        <w:t>So what?</w:t>
      </w:r>
    </w:p>
  </w:comment>
  <w:comment w:id="13" w:author="Ovadnevaite, Jurgita" w:date="2024-07-02T16:39:00Z" w:initials="JO">
    <w:p w14:paraId="6B7DC821" w14:textId="77777777" w:rsidR="00931B93" w:rsidRDefault="00931B93" w:rsidP="00931B93">
      <w:pPr>
        <w:pStyle w:val="CommentText"/>
      </w:pPr>
      <w:r>
        <w:rPr>
          <w:rStyle w:val="CommentReference"/>
        </w:rPr>
        <w:annotationRef/>
      </w:r>
      <w:r>
        <w:t>Not true, tidal are coastal areas and ocean air masses are not affected by tides, see Colin’s paper 2014</w:t>
      </w:r>
    </w:p>
  </w:comment>
  <w:comment w:id="29" w:author="Ovadnevaite, Jurgita" w:date="2024-07-02T16:51:00Z" w:initials="JO">
    <w:p w14:paraId="1100BA85" w14:textId="77777777" w:rsidR="00063EB7" w:rsidRDefault="00063EB7" w:rsidP="00063EB7">
      <w:pPr>
        <w:pStyle w:val="CommentText"/>
      </w:pPr>
      <w:r>
        <w:rPr>
          <w:rStyle w:val="CommentReference"/>
        </w:rPr>
        <w:annotationRef/>
      </w:r>
      <w:r>
        <w:t>?</w:t>
      </w:r>
    </w:p>
  </w:comment>
  <w:comment w:id="30" w:author="Ovadnevaite, Jurgita" w:date="2024-07-02T16:51:00Z" w:initials="JO">
    <w:p w14:paraId="6141AF45" w14:textId="77777777" w:rsidR="00063EB7" w:rsidRDefault="00063EB7" w:rsidP="00063EB7">
      <w:pPr>
        <w:pStyle w:val="CommentText"/>
      </w:pPr>
      <w:r>
        <w:rPr>
          <w:rStyle w:val="CommentReference"/>
        </w:rPr>
        <w:annotationRef/>
      </w:r>
      <w:r>
        <w:t>Building upon what?</w:t>
      </w:r>
    </w:p>
  </w:comment>
  <w:comment w:id="35" w:author="Ovadnevaite, Jurgita" w:date="2024-07-02T16:52:00Z" w:initials="OJ">
    <w:p w14:paraId="7E1E4EC8" w14:textId="77777777" w:rsidR="00063EB7" w:rsidRDefault="00063EB7" w:rsidP="00063EB7">
      <w:pPr>
        <w:pStyle w:val="CommentText"/>
      </w:pPr>
      <w:r>
        <w:rPr>
          <w:rStyle w:val="CommentReference"/>
        </w:rPr>
        <w:annotationRef/>
      </w:r>
      <w:r>
        <w:t>Do you say that all sulphate was from MSA? And to me, it is not so similar</w:t>
      </w:r>
    </w:p>
  </w:comment>
  <w:comment w:id="40" w:author="Ovadnevaite, Jurgita" w:date="2024-07-02T16:55:00Z" w:initials="OJ">
    <w:p w14:paraId="49F60D1B" w14:textId="77777777" w:rsidR="00063EB7" w:rsidRDefault="00063EB7" w:rsidP="00063EB7">
      <w:pPr>
        <w:pStyle w:val="CommentText"/>
      </w:pPr>
      <w:r>
        <w:rPr>
          <w:rStyle w:val="CommentReference"/>
        </w:rPr>
        <w:annotationRef/>
      </w:r>
      <w:r>
        <w:t>Median and maximum cannot be the same</w:t>
      </w:r>
    </w:p>
  </w:comment>
  <w:comment w:id="52" w:author="Ovadnevaite, Jurgita" w:date="2024-07-02T16:58:00Z" w:initials="OJ">
    <w:p w14:paraId="6B3B1A17" w14:textId="77777777" w:rsidR="00063EB7" w:rsidRDefault="00063EB7" w:rsidP="00063EB7">
      <w:pPr>
        <w:pStyle w:val="CommentText"/>
      </w:pPr>
      <w:r>
        <w:rPr>
          <w:rStyle w:val="CommentReference"/>
        </w:rPr>
        <w:annotationRef/>
      </w:r>
      <w:r>
        <w:t>Where did plume 2 disappear?</w:t>
      </w:r>
    </w:p>
  </w:comment>
  <w:comment w:id="49" w:author="Ovadnevaite, Jurgita" w:date="2024-07-02T16:58:00Z" w:initials="OJ">
    <w:p w14:paraId="5A5D9C82" w14:textId="77777777" w:rsidR="00063EB7" w:rsidRDefault="00063EB7" w:rsidP="00063EB7">
      <w:pPr>
        <w:pStyle w:val="CommentText"/>
      </w:pPr>
      <w:r>
        <w:rPr>
          <w:rStyle w:val="CommentReference"/>
        </w:rPr>
        <w:annotationRef/>
      </w:r>
      <w:r>
        <w:t>What is the purpose of identifying these plumes?</w:t>
      </w:r>
    </w:p>
  </w:comment>
  <w:comment w:id="53" w:author="Ovadnevaite, Jurgita" w:date="2024-07-02T16:59:00Z" w:initials="OJ">
    <w:p w14:paraId="5003673D" w14:textId="77777777" w:rsidR="00063EB7" w:rsidRDefault="00063EB7" w:rsidP="00063EB7">
      <w:pPr>
        <w:pStyle w:val="CommentText"/>
      </w:pPr>
      <w:r>
        <w:rPr>
          <w:rStyle w:val="CommentReference"/>
        </w:rPr>
        <w:annotationRef/>
      </w:r>
      <w:r>
        <w:t>?</w:t>
      </w:r>
    </w:p>
  </w:comment>
  <w:comment w:id="56" w:author="Ovadnevaite, Jurgita" w:date="2024-07-02T17:01:00Z" w:initials="OJ">
    <w:p w14:paraId="29376E9D" w14:textId="77777777" w:rsidR="00237565" w:rsidRDefault="00237565" w:rsidP="00237565">
      <w:pPr>
        <w:pStyle w:val="CommentText"/>
      </w:pPr>
      <w:r>
        <w:rPr>
          <w:rStyle w:val="CommentReference"/>
        </w:rPr>
        <w:annotationRef/>
      </w:r>
      <w:r>
        <w:t>Need to elaborate on how/why 4 factor solution was chosen</w:t>
      </w:r>
    </w:p>
  </w:comment>
  <w:comment w:id="75" w:author="Ovadnevaite, Jurgita" w:date="2024-07-02T17:05:00Z" w:initials="OJ">
    <w:p w14:paraId="5E4B3DBD" w14:textId="77777777" w:rsidR="00237565" w:rsidRDefault="00237565" w:rsidP="00237565">
      <w:pPr>
        <w:pStyle w:val="CommentText"/>
      </w:pPr>
      <w:r>
        <w:rPr>
          <w:rStyle w:val="CommentReference"/>
        </w:rPr>
        <w:annotationRef/>
      </w:r>
      <w:r>
        <w:t>Check your references format, normally it just first author that is listed here</w:t>
      </w:r>
    </w:p>
  </w:comment>
  <w:comment w:id="80" w:author="Ovadnevaite, Jurgita" w:date="2024-07-02T17:09:00Z" w:initials="OJ">
    <w:p w14:paraId="75553FFF" w14:textId="77777777" w:rsidR="003C6310" w:rsidRDefault="003C6310" w:rsidP="003C6310">
      <w:pPr>
        <w:pStyle w:val="CommentText"/>
      </w:pPr>
      <w:r>
        <w:rPr>
          <w:rStyle w:val="CommentReference"/>
        </w:rPr>
        <w:annotationRef/>
      </w:r>
      <w:r>
        <w:t>Have you checked why the gap in the middle is so large. My data indicate missing values from 19:45 20</w:t>
      </w:r>
      <w:r>
        <w:rPr>
          <w:vertAlign w:val="superscript"/>
        </w:rPr>
        <w:t>th</w:t>
      </w:r>
      <w:r>
        <w:t xml:space="preserve"> till 10:45 on 21</w:t>
      </w:r>
      <w:r>
        <w:rPr>
          <w:vertAlign w:val="superscript"/>
        </w:rPr>
        <w:t>st</w:t>
      </w:r>
      <w:r>
        <w:t>, so les than 1 day?</w:t>
      </w:r>
    </w:p>
  </w:comment>
  <w:comment w:id="90" w:author="Ovadnevaite, Jurgita" w:date="2024-07-02T17:19:00Z" w:initials="OJ">
    <w:p w14:paraId="2B7EB2DD" w14:textId="77777777" w:rsidR="00272F7C" w:rsidRDefault="00272F7C" w:rsidP="00272F7C">
      <w:pPr>
        <w:pStyle w:val="CommentText"/>
      </w:pPr>
      <w:r>
        <w:rPr>
          <w:rStyle w:val="CommentReference"/>
        </w:rPr>
        <w:annotationRef/>
      </w:r>
      <w:r>
        <w:t>Which panel in S4 are you referring to? I see value &gt;0.5?</w:t>
      </w:r>
    </w:p>
  </w:comment>
  <w:comment w:id="91" w:author="Ovadnevaite, Jurgita" w:date="2024-07-02T17:20:00Z" w:initials="OJ">
    <w:p w14:paraId="507EAF9D" w14:textId="77777777" w:rsidR="00F8757A" w:rsidRDefault="00F8757A" w:rsidP="00F8757A">
      <w:pPr>
        <w:pStyle w:val="CommentText"/>
      </w:pPr>
      <w:r>
        <w:rPr>
          <w:rStyle w:val="CommentReference"/>
        </w:rPr>
        <w:annotationRef/>
      </w:r>
      <w:r>
        <w:t>Refer to specific panel</w:t>
      </w:r>
    </w:p>
  </w:comment>
  <w:comment w:id="96" w:author="Ovadnevaite, Jurgita" w:date="2024-07-02T17:22:00Z" w:initials="OJ">
    <w:p w14:paraId="6D0E8350" w14:textId="77777777" w:rsidR="00F8757A" w:rsidRDefault="00F8757A" w:rsidP="00F8757A">
      <w:pPr>
        <w:pStyle w:val="CommentText"/>
      </w:pPr>
      <w:r>
        <w:rPr>
          <w:rStyle w:val="CommentReference"/>
        </w:rPr>
        <w:annotationRef/>
      </w:r>
      <w:r>
        <w:t>Rewrite this to avoid so many, additionally, finally, etc.</w:t>
      </w:r>
    </w:p>
  </w:comment>
  <w:comment w:id="106" w:author="Ovadnevaite, Jurgita" w:date="2024-07-02T17:25:00Z" w:initials="OJ">
    <w:p w14:paraId="1EA3794F" w14:textId="77777777" w:rsidR="00F8757A" w:rsidRDefault="00F8757A" w:rsidP="00F8757A">
      <w:pPr>
        <w:pStyle w:val="CommentText"/>
      </w:pPr>
      <w:r>
        <w:rPr>
          <w:rStyle w:val="CommentReference"/>
        </w:rPr>
        <w:annotationRef/>
      </w:r>
      <w:r>
        <w:t>Crippa’s MOA was MSA, no?</w:t>
      </w:r>
    </w:p>
  </w:comment>
  <w:comment w:id="107" w:author="Ovadnevaite, Jurgita" w:date="2024-07-02T17:26:00Z" w:initials="OJ">
    <w:p w14:paraId="205B9ACE" w14:textId="77777777" w:rsidR="00F8757A" w:rsidRDefault="00F8757A" w:rsidP="00F8757A">
      <w:pPr>
        <w:pStyle w:val="CommentText"/>
      </w:pPr>
      <w:r>
        <w:rPr>
          <w:rStyle w:val="CommentReference"/>
        </w:rPr>
        <w:annotationRef/>
      </w:r>
      <w:r>
        <w:t>For what?</w:t>
      </w:r>
    </w:p>
  </w:comment>
  <w:comment w:id="108" w:author="Ovadnevaite, Jurgita" w:date="2024-07-02T17:27:00Z" w:initials="OJ">
    <w:p w14:paraId="6CE02E72" w14:textId="77777777" w:rsidR="00F8757A" w:rsidRDefault="00F8757A" w:rsidP="00F8757A">
      <w:pPr>
        <w:pStyle w:val="CommentText"/>
      </w:pPr>
      <w:r>
        <w:rPr>
          <w:rStyle w:val="CommentReference"/>
        </w:rPr>
        <w:annotationRef/>
      </w:r>
      <w:r>
        <w:t>Where is the reference to S5?</w:t>
      </w:r>
    </w:p>
  </w:comment>
  <w:comment w:id="109" w:author="Ovadnevaite, Jurgita" w:date="2024-07-02T17:30:00Z" w:initials="OJ">
    <w:p w14:paraId="05790A97" w14:textId="77777777" w:rsidR="00FE4344" w:rsidRDefault="00FE4344" w:rsidP="00FE4344">
      <w:pPr>
        <w:pStyle w:val="CommentText"/>
      </w:pPr>
      <w:r>
        <w:rPr>
          <w:rStyle w:val="CommentReference"/>
        </w:rPr>
        <w:annotationRef/>
      </w:r>
      <w:r>
        <w:t>Which panel, which tracer?</w:t>
      </w:r>
    </w:p>
  </w:comment>
  <w:comment w:id="110" w:author="Ovadnevaite, Jurgita" w:date="2024-07-02T17:37:00Z" w:initials="OJ">
    <w:p w14:paraId="38D27938" w14:textId="77777777" w:rsidR="00313C1D" w:rsidRDefault="00313C1D" w:rsidP="00313C1D">
      <w:pPr>
        <w:pStyle w:val="CommentText"/>
      </w:pPr>
      <w:r>
        <w:rPr>
          <w:rStyle w:val="CommentReference"/>
        </w:rPr>
        <w:annotationRef/>
      </w:r>
      <w:r>
        <w:t>Where is it shown in the figure?</w:t>
      </w:r>
    </w:p>
  </w:comment>
  <w:comment w:id="112" w:author="Ovadnevaite, Jurgita" w:date="2024-07-02T17:53:00Z" w:initials="OJ">
    <w:p w14:paraId="2DC6554E" w14:textId="77777777" w:rsidR="00AF5ADE" w:rsidRDefault="00AF5ADE" w:rsidP="00AF5ADE">
      <w:pPr>
        <w:pStyle w:val="CommentText"/>
      </w:pPr>
      <w:r>
        <w:rPr>
          <w:rStyle w:val="CommentReference"/>
        </w:rPr>
        <w:annotationRef/>
      </w:r>
      <w:r>
        <w:t>5?</w:t>
      </w:r>
    </w:p>
  </w:comment>
  <w:comment w:id="113" w:author="Ovadnevaite, Jurgita" w:date="2024-07-02T17:54:00Z" w:initials="OJ">
    <w:p w14:paraId="7CD150BF" w14:textId="77777777" w:rsidR="00AF5ADE" w:rsidRDefault="00AF5ADE" w:rsidP="00AF5ADE">
      <w:pPr>
        <w:pStyle w:val="CommentText"/>
      </w:pPr>
      <w:r>
        <w:rPr>
          <w:rStyle w:val="CommentReference"/>
        </w:rPr>
        <w:annotationRef/>
      </w:r>
      <w:r>
        <w:t>?</w:t>
      </w:r>
    </w:p>
  </w:comment>
  <w:comment w:id="120" w:author="Ovadnevaite, Jurgita" w:date="2024-07-02T18:03:00Z" w:initials="OJ">
    <w:p w14:paraId="5FE06A7D" w14:textId="77777777" w:rsidR="00AF5ADE" w:rsidRDefault="00AF5ADE" w:rsidP="00AF5ADE">
      <w:pPr>
        <w:pStyle w:val="CommentText"/>
      </w:pPr>
      <w:r>
        <w:rPr>
          <w:rStyle w:val="CommentReference"/>
        </w:rPr>
        <w:annotationRef/>
      </w:r>
      <w:r>
        <w:t>Is that correct, very small difference in correlation coef?</w:t>
      </w:r>
    </w:p>
  </w:comment>
  <w:comment w:id="121" w:author="Ovadnevaite, Jurgita" w:date="2024-07-02T18:06:00Z" w:initials="OJ">
    <w:p w14:paraId="22DCD3B5" w14:textId="77777777" w:rsidR="00BF550A" w:rsidRDefault="00BF550A" w:rsidP="00BF550A">
      <w:pPr>
        <w:pStyle w:val="CommentText"/>
      </w:pPr>
      <w:r>
        <w:rPr>
          <w:rStyle w:val="CommentReference"/>
        </w:rPr>
        <w:annotationRef/>
      </w:r>
      <w:r>
        <w:t>? You do not present long term here, so do not mention in the conclusions, unless you say that these are needed judging from the current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8AC875D" w15:done="0"/>
  <w15:commentEx w15:paraId="04786B64" w15:done="0"/>
  <w15:commentEx w15:paraId="123B18AF" w15:done="0"/>
  <w15:commentEx w15:paraId="7FADDFA6" w15:done="0"/>
  <w15:commentEx w15:paraId="7534E7E8" w15:done="0"/>
  <w15:commentEx w15:paraId="6B7DC821" w15:done="0"/>
  <w15:commentEx w15:paraId="1100BA85" w15:done="0"/>
  <w15:commentEx w15:paraId="6141AF45" w15:done="0"/>
  <w15:commentEx w15:paraId="7E1E4EC8" w15:done="0"/>
  <w15:commentEx w15:paraId="49F60D1B" w15:done="0"/>
  <w15:commentEx w15:paraId="6B3B1A17" w15:done="0"/>
  <w15:commentEx w15:paraId="5A5D9C82" w15:done="0"/>
  <w15:commentEx w15:paraId="5003673D" w15:done="0"/>
  <w15:commentEx w15:paraId="29376E9D" w15:done="0"/>
  <w15:commentEx w15:paraId="5E4B3DBD" w15:done="0"/>
  <w15:commentEx w15:paraId="75553FFF" w15:done="0"/>
  <w15:commentEx w15:paraId="2B7EB2DD" w15:done="0"/>
  <w15:commentEx w15:paraId="507EAF9D" w15:done="0"/>
  <w15:commentEx w15:paraId="6D0E8350" w15:done="0"/>
  <w15:commentEx w15:paraId="1EA3794F" w15:done="0"/>
  <w15:commentEx w15:paraId="205B9ACE" w15:done="0"/>
  <w15:commentEx w15:paraId="6CE02E72" w15:done="0"/>
  <w15:commentEx w15:paraId="05790A97" w15:done="0"/>
  <w15:commentEx w15:paraId="38D27938" w15:done="0"/>
  <w15:commentEx w15:paraId="2DC6554E" w15:done="0"/>
  <w15:commentEx w15:paraId="7CD150BF" w15:done="0"/>
  <w15:commentEx w15:paraId="5FE06A7D" w15:done="0"/>
  <w15:commentEx w15:paraId="22DCD3B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3E8D70D" w16cex:dateUtc="2024-07-02T15:29:00Z"/>
  <w16cex:commentExtensible w16cex:durableId="17232A46" w16cex:dateUtc="2024-07-02T15:31:00Z"/>
  <w16cex:commentExtensible w16cex:durableId="7EBADE1E" w16cex:dateUtc="2024-07-02T15:32:00Z"/>
  <w16cex:commentExtensible w16cex:durableId="1E4534DA" w16cex:dateUtc="2024-07-02T15:32:00Z"/>
  <w16cex:commentExtensible w16cex:durableId="22DA43FD" w16cex:dateUtc="2024-07-02T15:33:00Z"/>
  <w16cex:commentExtensible w16cex:durableId="0F32675D" w16cex:dateUtc="2024-07-02T15:39:00Z"/>
  <w16cex:commentExtensible w16cex:durableId="38B7CBDF" w16cex:dateUtc="2024-07-02T15:51:00Z"/>
  <w16cex:commentExtensible w16cex:durableId="2B483919" w16cex:dateUtc="2024-07-02T15:51:00Z"/>
  <w16cex:commentExtensible w16cex:durableId="0676C132" w16cex:dateUtc="2024-07-02T15:52:00Z"/>
  <w16cex:commentExtensible w16cex:durableId="78F4BD04" w16cex:dateUtc="2024-07-02T15:55:00Z"/>
  <w16cex:commentExtensible w16cex:durableId="6A2EBF80" w16cex:dateUtc="2024-07-02T15:58:00Z"/>
  <w16cex:commentExtensible w16cex:durableId="0BC8DC12" w16cex:dateUtc="2024-07-02T15:58:00Z"/>
  <w16cex:commentExtensible w16cex:durableId="6358FBB1" w16cex:dateUtc="2024-07-02T15:59:00Z"/>
  <w16cex:commentExtensible w16cex:durableId="2F17B09B" w16cex:dateUtc="2024-07-02T16:01:00Z"/>
  <w16cex:commentExtensible w16cex:durableId="70CD9C16" w16cex:dateUtc="2024-07-02T16:05:00Z"/>
  <w16cex:commentExtensible w16cex:durableId="393F25B1" w16cex:dateUtc="2024-07-02T16:09:00Z"/>
  <w16cex:commentExtensible w16cex:durableId="70C31F1C" w16cex:dateUtc="2024-07-02T16:19:00Z"/>
  <w16cex:commentExtensible w16cex:durableId="07BC164C" w16cex:dateUtc="2024-07-02T16:20:00Z"/>
  <w16cex:commentExtensible w16cex:durableId="1640A125" w16cex:dateUtc="2024-07-02T16:22:00Z"/>
  <w16cex:commentExtensible w16cex:durableId="5D9B1CD9" w16cex:dateUtc="2024-07-02T16:25:00Z"/>
  <w16cex:commentExtensible w16cex:durableId="76F3542E" w16cex:dateUtc="2024-07-02T16:26:00Z"/>
  <w16cex:commentExtensible w16cex:durableId="29D198A6" w16cex:dateUtc="2024-07-02T16:27:00Z"/>
  <w16cex:commentExtensible w16cex:durableId="06D6975A" w16cex:dateUtc="2024-07-02T16:30:00Z"/>
  <w16cex:commentExtensible w16cex:durableId="1A08D6D7" w16cex:dateUtc="2024-07-02T16:37:00Z"/>
  <w16cex:commentExtensible w16cex:durableId="7587C38F" w16cex:dateUtc="2024-07-02T16:53:00Z"/>
  <w16cex:commentExtensible w16cex:durableId="62E121E3" w16cex:dateUtc="2024-07-02T16:54:00Z"/>
  <w16cex:commentExtensible w16cex:durableId="41BDE3D6" w16cex:dateUtc="2024-07-02T17:03:00Z"/>
  <w16cex:commentExtensible w16cex:durableId="7ADCF85C" w16cex:dateUtc="2024-07-02T17: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8AC875D" w16cid:durableId="63E8D70D"/>
  <w16cid:commentId w16cid:paraId="04786B64" w16cid:durableId="17232A46"/>
  <w16cid:commentId w16cid:paraId="123B18AF" w16cid:durableId="7EBADE1E"/>
  <w16cid:commentId w16cid:paraId="7FADDFA6" w16cid:durableId="1E4534DA"/>
  <w16cid:commentId w16cid:paraId="7534E7E8" w16cid:durableId="22DA43FD"/>
  <w16cid:commentId w16cid:paraId="6B7DC821" w16cid:durableId="0F32675D"/>
  <w16cid:commentId w16cid:paraId="1100BA85" w16cid:durableId="38B7CBDF"/>
  <w16cid:commentId w16cid:paraId="6141AF45" w16cid:durableId="2B483919"/>
  <w16cid:commentId w16cid:paraId="7E1E4EC8" w16cid:durableId="0676C132"/>
  <w16cid:commentId w16cid:paraId="49F60D1B" w16cid:durableId="78F4BD04"/>
  <w16cid:commentId w16cid:paraId="6B3B1A17" w16cid:durableId="6A2EBF80"/>
  <w16cid:commentId w16cid:paraId="5A5D9C82" w16cid:durableId="0BC8DC12"/>
  <w16cid:commentId w16cid:paraId="5003673D" w16cid:durableId="6358FBB1"/>
  <w16cid:commentId w16cid:paraId="29376E9D" w16cid:durableId="2F17B09B"/>
  <w16cid:commentId w16cid:paraId="5E4B3DBD" w16cid:durableId="70CD9C16"/>
  <w16cid:commentId w16cid:paraId="75553FFF" w16cid:durableId="393F25B1"/>
  <w16cid:commentId w16cid:paraId="2B7EB2DD" w16cid:durableId="70C31F1C"/>
  <w16cid:commentId w16cid:paraId="507EAF9D" w16cid:durableId="07BC164C"/>
  <w16cid:commentId w16cid:paraId="6D0E8350" w16cid:durableId="1640A125"/>
  <w16cid:commentId w16cid:paraId="1EA3794F" w16cid:durableId="5D9B1CD9"/>
  <w16cid:commentId w16cid:paraId="205B9ACE" w16cid:durableId="76F3542E"/>
  <w16cid:commentId w16cid:paraId="6CE02E72" w16cid:durableId="29D198A6"/>
  <w16cid:commentId w16cid:paraId="05790A97" w16cid:durableId="06D6975A"/>
  <w16cid:commentId w16cid:paraId="38D27938" w16cid:durableId="1A08D6D7"/>
  <w16cid:commentId w16cid:paraId="2DC6554E" w16cid:durableId="7587C38F"/>
  <w16cid:commentId w16cid:paraId="7CD150BF" w16cid:durableId="62E121E3"/>
  <w16cid:commentId w16cid:paraId="5FE06A7D" w16cid:durableId="41BDE3D6"/>
  <w16cid:commentId w16cid:paraId="22DCD3B5" w16cid:durableId="7ADCF8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43DC4A" w14:textId="77777777" w:rsidR="008D7186" w:rsidRDefault="008D7186" w:rsidP="007202CA">
      <w:pPr>
        <w:spacing w:after="0" w:line="240" w:lineRule="auto"/>
      </w:pPr>
      <w:r>
        <w:separator/>
      </w:r>
    </w:p>
  </w:endnote>
  <w:endnote w:type="continuationSeparator" w:id="0">
    <w:p w14:paraId="415EA6A4" w14:textId="77777777" w:rsidR="008D7186" w:rsidRDefault="008D7186" w:rsidP="00720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3315205"/>
      <w:docPartObj>
        <w:docPartGallery w:val="Page Numbers (Bottom of Page)"/>
        <w:docPartUnique/>
      </w:docPartObj>
    </w:sdtPr>
    <w:sdtEndPr>
      <w:rPr>
        <w:noProof/>
      </w:rPr>
    </w:sdtEndPr>
    <w:sdtContent>
      <w:p w14:paraId="537CDAF5" w14:textId="09CAD7C6" w:rsidR="002A3363" w:rsidRDefault="002A3363" w:rsidP="007202CA">
        <w:pPr>
          <w:pStyle w:val="Footer"/>
          <w:jc w:val="right"/>
        </w:pPr>
        <w:r>
          <w:fldChar w:fldCharType="begin"/>
        </w:r>
        <w:r>
          <w:instrText xml:space="preserve"> PAGE   \* MERGEFORMAT </w:instrText>
        </w:r>
        <w:r>
          <w:fldChar w:fldCharType="separate"/>
        </w:r>
        <w:r w:rsidR="00A52867">
          <w:rPr>
            <w:noProof/>
          </w:rPr>
          <w:t>23</w:t>
        </w:r>
        <w:r>
          <w:rPr>
            <w:noProof/>
          </w:rPr>
          <w:fldChar w:fldCharType="end"/>
        </w:r>
      </w:p>
    </w:sdtContent>
  </w:sdt>
  <w:p w14:paraId="2F068A3B" w14:textId="77777777" w:rsidR="002A3363" w:rsidRDefault="002A33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23D99A" w14:textId="77777777" w:rsidR="008D7186" w:rsidRDefault="008D7186" w:rsidP="007202CA">
      <w:pPr>
        <w:spacing w:after="0" w:line="240" w:lineRule="auto"/>
      </w:pPr>
      <w:r>
        <w:separator/>
      </w:r>
    </w:p>
  </w:footnote>
  <w:footnote w:type="continuationSeparator" w:id="0">
    <w:p w14:paraId="19EA04F7" w14:textId="77777777" w:rsidR="008D7186" w:rsidRDefault="008D7186" w:rsidP="007202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837112"/>
    <w:multiLevelType w:val="multilevel"/>
    <w:tmpl w:val="8C369268"/>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6FB55B3"/>
    <w:multiLevelType w:val="multilevel"/>
    <w:tmpl w:val="DB784D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124C9C"/>
    <w:multiLevelType w:val="multilevel"/>
    <w:tmpl w:val="8850CA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783129"/>
    <w:multiLevelType w:val="multilevel"/>
    <w:tmpl w:val="8850CA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89915662">
    <w:abstractNumId w:val="1"/>
  </w:num>
  <w:num w:numId="2" w16cid:durableId="473913212">
    <w:abstractNumId w:val="2"/>
  </w:num>
  <w:num w:numId="3" w16cid:durableId="2085255715">
    <w:abstractNumId w:val="0"/>
  </w:num>
  <w:num w:numId="4" w16cid:durableId="189997760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vadnevaite, Jurgita">
    <w15:presenceInfo w15:providerId="AD" w15:userId="S::0108702s@universityofgalway.ie::ab150415-b659-41ed-ab7b-dcb3fde43623"/>
  </w15:person>
  <w15:person w15:author="Lei, Lu">
    <w15:presenceInfo w15:providerId="AD" w15:userId="S::0128752S@universityofgalway.ie::7c7f549c-e0d3-4224-96c7-8678e1aeff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trackRevisions/>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92"/>
    <w:rsid w:val="00000AEC"/>
    <w:rsid w:val="0000120B"/>
    <w:rsid w:val="00001F6D"/>
    <w:rsid w:val="000035BC"/>
    <w:rsid w:val="00003C60"/>
    <w:rsid w:val="0000452F"/>
    <w:rsid w:val="00006E6E"/>
    <w:rsid w:val="000103F2"/>
    <w:rsid w:val="00010F78"/>
    <w:rsid w:val="00012564"/>
    <w:rsid w:val="000136E3"/>
    <w:rsid w:val="00015125"/>
    <w:rsid w:val="0001779B"/>
    <w:rsid w:val="000214DD"/>
    <w:rsid w:val="0002272C"/>
    <w:rsid w:val="000243C1"/>
    <w:rsid w:val="0002470C"/>
    <w:rsid w:val="00025EAB"/>
    <w:rsid w:val="00026221"/>
    <w:rsid w:val="000266FF"/>
    <w:rsid w:val="000270AC"/>
    <w:rsid w:val="00030467"/>
    <w:rsid w:val="00031963"/>
    <w:rsid w:val="00031CE7"/>
    <w:rsid w:val="00031EAA"/>
    <w:rsid w:val="000348EB"/>
    <w:rsid w:val="00036617"/>
    <w:rsid w:val="00036DC9"/>
    <w:rsid w:val="00042555"/>
    <w:rsid w:val="00042B2F"/>
    <w:rsid w:val="00043E01"/>
    <w:rsid w:val="0004563B"/>
    <w:rsid w:val="00045B47"/>
    <w:rsid w:val="00045DC1"/>
    <w:rsid w:val="00047259"/>
    <w:rsid w:val="00047739"/>
    <w:rsid w:val="000532B7"/>
    <w:rsid w:val="00053B65"/>
    <w:rsid w:val="0005465B"/>
    <w:rsid w:val="000553EE"/>
    <w:rsid w:val="0005705C"/>
    <w:rsid w:val="00057913"/>
    <w:rsid w:val="000621F0"/>
    <w:rsid w:val="00063EB7"/>
    <w:rsid w:val="00065F75"/>
    <w:rsid w:val="000660CB"/>
    <w:rsid w:val="00066602"/>
    <w:rsid w:val="00066F2A"/>
    <w:rsid w:val="000677A5"/>
    <w:rsid w:val="00070E6E"/>
    <w:rsid w:val="0007271A"/>
    <w:rsid w:val="00072E14"/>
    <w:rsid w:val="00074972"/>
    <w:rsid w:val="000765FE"/>
    <w:rsid w:val="00076E95"/>
    <w:rsid w:val="0008052A"/>
    <w:rsid w:val="000807D4"/>
    <w:rsid w:val="00082B40"/>
    <w:rsid w:val="000849FD"/>
    <w:rsid w:val="0008564F"/>
    <w:rsid w:val="00086989"/>
    <w:rsid w:val="000900F0"/>
    <w:rsid w:val="000908B5"/>
    <w:rsid w:val="000918AD"/>
    <w:rsid w:val="00093135"/>
    <w:rsid w:val="00093BE1"/>
    <w:rsid w:val="00093E8A"/>
    <w:rsid w:val="00094911"/>
    <w:rsid w:val="000962D8"/>
    <w:rsid w:val="000A0D92"/>
    <w:rsid w:val="000A16F4"/>
    <w:rsid w:val="000A1BC5"/>
    <w:rsid w:val="000A2149"/>
    <w:rsid w:val="000A2161"/>
    <w:rsid w:val="000A29C5"/>
    <w:rsid w:val="000A3815"/>
    <w:rsid w:val="000A3FA9"/>
    <w:rsid w:val="000B3E0A"/>
    <w:rsid w:val="000B45F8"/>
    <w:rsid w:val="000B5999"/>
    <w:rsid w:val="000B6E6F"/>
    <w:rsid w:val="000C0F1D"/>
    <w:rsid w:val="000C3AC7"/>
    <w:rsid w:val="000D15D9"/>
    <w:rsid w:val="000D1F74"/>
    <w:rsid w:val="000D3BD9"/>
    <w:rsid w:val="000D6489"/>
    <w:rsid w:val="000E2672"/>
    <w:rsid w:val="000E28D8"/>
    <w:rsid w:val="000E3169"/>
    <w:rsid w:val="000E7A34"/>
    <w:rsid w:val="000F0630"/>
    <w:rsid w:val="000F0986"/>
    <w:rsid w:val="000F0E73"/>
    <w:rsid w:val="000F2B0A"/>
    <w:rsid w:val="000F2D38"/>
    <w:rsid w:val="000F32F9"/>
    <w:rsid w:val="000F58C0"/>
    <w:rsid w:val="000F59FB"/>
    <w:rsid w:val="000F6654"/>
    <w:rsid w:val="000F7967"/>
    <w:rsid w:val="0010149C"/>
    <w:rsid w:val="00101AE1"/>
    <w:rsid w:val="00102DC7"/>
    <w:rsid w:val="001032D7"/>
    <w:rsid w:val="00103ADD"/>
    <w:rsid w:val="001074C7"/>
    <w:rsid w:val="00110189"/>
    <w:rsid w:val="001107F3"/>
    <w:rsid w:val="00110F93"/>
    <w:rsid w:val="00111DF1"/>
    <w:rsid w:val="00112886"/>
    <w:rsid w:val="00112FAF"/>
    <w:rsid w:val="001133B5"/>
    <w:rsid w:val="00113451"/>
    <w:rsid w:val="00114C1C"/>
    <w:rsid w:val="001165FF"/>
    <w:rsid w:val="001169AF"/>
    <w:rsid w:val="0011794E"/>
    <w:rsid w:val="00117A8C"/>
    <w:rsid w:val="00120B32"/>
    <w:rsid w:val="00121157"/>
    <w:rsid w:val="0012140C"/>
    <w:rsid w:val="00121523"/>
    <w:rsid w:val="00121659"/>
    <w:rsid w:val="00124CD4"/>
    <w:rsid w:val="00125821"/>
    <w:rsid w:val="0012640F"/>
    <w:rsid w:val="001275B6"/>
    <w:rsid w:val="001325FE"/>
    <w:rsid w:val="0013291C"/>
    <w:rsid w:val="00132A8B"/>
    <w:rsid w:val="00132F96"/>
    <w:rsid w:val="0013331E"/>
    <w:rsid w:val="001348E2"/>
    <w:rsid w:val="0013643B"/>
    <w:rsid w:val="00136C38"/>
    <w:rsid w:val="0014135C"/>
    <w:rsid w:val="001418D4"/>
    <w:rsid w:val="00143845"/>
    <w:rsid w:val="00143BFE"/>
    <w:rsid w:val="001457E3"/>
    <w:rsid w:val="00146203"/>
    <w:rsid w:val="0014685B"/>
    <w:rsid w:val="001505A0"/>
    <w:rsid w:val="00150B14"/>
    <w:rsid w:val="001510D4"/>
    <w:rsid w:val="00153877"/>
    <w:rsid w:val="001546EE"/>
    <w:rsid w:val="0015489E"/>
    <w:rsid w:val="001556C3"/>
    <w:rsid w:val="00155A4B"/>
    <w:rsid w:val="00161C03"/>
    <w:rsid w:val="001620BE"/>
    <w:rsid w:val="0016425F"/>
    <w:rsid w:val="00166731"/>
    <w:rsid w:val="00167B57"/>
    <w:rsid w:val="00171E03"/>
    <w:rsid w:val="00172172"/>
    <w:rsid w:val="00172416"/>
    <w:rsid w:val="0017270D"/>
    <w:rsid w:val="001731C3"/>
    <w:rsid w:val="00173CC9"/>
    <w:rsid w:val="00174168"/>
    <w:rsid w:val="00174202"/>
    <w:rsid w:val="001754A6"/>
    <w:rsid w:val="001760AC"/>
    <w:rsid w:val="001775F4"/>
    <w:rsid w:val="00177E7D"/>
    <w:rsid w:val="0018011A"/>
    <w:rsid w:val="00181DBF"/>
    <w:rsid w:val="00182217"/>
    <w:rsid w:val="001827FC"/>
    <w:rsid w:val="00183DAF"/>
    <w:rsid w:val="00184869"/>
    <w:rsid w:val="001849C2"/>
    <w:rsid w:val="00184C93"/>
    <w:rsid w:val="00184DD3"/>
    <w:rsid w:val="0018691B"/>
    <w:rsid w:val="00187020"/>
    <w:rsid w:val="001873C8"/>
    <w:rsid w:val="00195C99"/>
    <w:rsid w:val="001A13AE"/>
    <w:rsid w:val="001A197C"/>
    <w:rsid w:val="001A24E9"/>
    <w:rsid w:val="001A2F65"/>
    <w:rsid w:val="001A325D"/>
    <w:rsid w:val="001A38B5"/>
    <w:rsid w:val="001A3BEF"/>
    <w:rsid w:val="001A50EC"/>
    <w:rsid w:val="001A53C5"/>
    <w:rsid w:val="001A6F3D"/>
    <w:rsid w:val="001A7A5F"/>
    <w:rsid w:val="001B01FE"/>
    <w:rsid w:val="001B2BB8"/>
    <w:rsid w:val="001B4B0A"/>
    <w:rsid w:val="001B54DD"/>
    <w:rsid w:val="001B590C"/>
    <w:rsid w:val="001B596B"/>
    <w:rsid w:val="001B78C2"/>
    <w:rsid w:val="001C331D"/>
    <w:rsid w:val="001C7BA9"/>
    <w:rsid w:val="001C7C3B"/>
    <w:rsid w:val="001D13D2"/>
    <w:rsid w:val="001D2911"/>
    <w:rsid w:val="001D2DC6"/>
    <w:rsid w:val="001D5160"/>
    <w:rsid w:val="001D7E14"/>
    <w:rsid w:val="001E1E6C"/>
    <w:rsid w:val="001E3657"/>
    <w:rsid w:val="001E39DB"/>
    <w:rsid w:val="001E662A"/>
    <w:rsid w:val="001F2467"/>
    <w:rsid w:val="001F2717"/>
    <w:rsid w:val="001F3BFB"/>
    <w:rsid w:val="001F6AEF"/>
    <w:rsid w:val="001F6EDE"/>
    <w:rsid w:val="001F6F64"/>
    <w:rsid w:val="002007D3"/>
    <w:rsid w:val="002010DD"/>
    <w:rsid w:val="0020178C"/>
    <w:rsid w:val="00203F41"/>
    <w:rsid w:val="00205DAB"/>
    <w:rsid w:val="00206B49"/>
    <w:rsid w:val="00206C43"/>
    <w:rsid w:val="00210608"/>
    <w:rsid w:val="00211B35"/>
    <w:rsid w:val="00211C1E"/>
    <w:rsid w:val="00211C30"/>
    <w:rsid w:val="002127D0"/>
    <w:rsid w:val="00214801"/>
    <w:rsid w:val="002156DF"/>
    <w:rsid w:val="00216382"/>
    <w:rsid w:val="00217CCE"/>
    <w:rsid w:val="002211FF"/>
    <w:rsid w:val="002232B4"/>
    <w:rsid w:val="00224A37"/>
    <w:rsid w:val="002257AF"/>
    <w:rsid w:val="002271E0"/>
    <w:rsid w:val="002317AF"/>
    <w:rsid w:val="00232A4E"/>
    <w:rsid w:val="00233832"/>
    <w:rsid w:val="0023493A"/>
    <w:rsid w:val="002354A0"/>
    <w:rsid w:val="00235BBC"/>
    <w:rsid w:val="00236DF8"/>
    <w:rsid w:val="00237565"/>
    <w:rsid w:val="00240777"/>
    <w:rsid w:val="00241DA3"/>
    <w:rsid w:val="00243B0D"/>
    <w:rsid w:val="00244CFE"/>
    <w:rsid w:val="002457AE"/>
    <w:rsid w:val="00245C2B"/>
    <w:rsid w:val="002475F0"/>
    <w:rsid w:val="00247E19"/>
    <w:rsid w:val="002524B2"/>
    <w:rsid w:val="00252A13"/>
    <w:rsid w:val="00252ECD"/>
    <w:rsid w:val="00253907"/>
    <w:rsid w:val="0025603D"/>
    <w:rsid w:val="0025620B"/>
    <w:rsid w:val="00256D4C"/>
    <w:rsid w:val="002576E2"/>
    <w:rsid w:val="00261D56"/>
    <w:rsid w:val="0026253D"/>
    <w:rsid w:val="002634DE"/>
    <w:rsid w:val="002640E4"/>
    <w:rsid w:val="002672C7"/>
    <w:rsid w:val="002702FB"/>
    <w:rsid w:val="00271EDE"/>
    <w:rsid w:val="00272F7C"/>
    <w:rsid w:val="00273429"/>
    <w:rsid w:val="00273B83"/>
    <w:rsid w:val="00273F74"/>
    <w:rsid w:val="00276468"/>
    <w:rsid w:val="00276B54"/>
    <w:rsid w:val="00277E1B"/>
    <w:rsid w:val="00280127"/>
    <w:rsid w:val="00280AFC"/>
    <w:rsid w:val="00282277"/>
    <w:rsid w:val="002846C7"/>
    <w:rsid w:val="002847AD"/>
    <w:rsid w:val="00290A35"/>
    <w:rsid w:val="00290A94"/>
    <w:rsid w:val="0029414C"/>
    <w:rsid w:val="002944EA"/>
    <w:rsid w:val="00294D95"/>
    <w:rsid w:val="00296499"/>
    <w:rsid w:val="002A0150"/>
    <w:rsid w:val="002A01E0"/>
    <w:rsid w:val="002A3363"/>
    <w:rsid w:val="002A4096"/>
    <w:rsid w:val="002A5F66"/>
    <w:rsid w:val="002A7E90"/>
    <w:rsid w:val="002B07DC"/>
    <w:rsid w:val="002B1670"/>
    <w:rsid w:val="002B3911"/>
    <w:rsid w:val="002B7AA6"/>
    <w:rsid w:val="002B7BDE"/>
    <w:rsid w:val="002C100A"/>
    <w:rsid w:val="002C4416"/>
    <w:rsid w:val="002C576B"/>
    <w:rsid w:val="002C61DC"/>
    <w:rsid w:val="002C7067"/>
    <w:rsid w:val="002D02CF"/>
    <w:rsid w:val="002D1D80"/>
    <w:rsid w:val="002D293F"/>
    <w:rsid w:val="002D3024"/>
    <w:rsid w:val="002D43CB"/>
    <w:rsid w:val="002D5954"/>
    <w:rsid w:val="002D7365"/>
    <w:rsid w:val="002E0291"/>
    <w:rsid w:val="002E0350"/>
    <w:rsid w:val="002E2A89"/>
    <w:rsid w:val="002E2FD9"/>
    <w:rsid w:val="002E3E87"/>
    <w:rsid w:val="002E4EDC"/>
    <w:rsid w:val="002F09D9"/>
    <w:rsid w:val="002F0AF1"/>
    <w:rsid w:val="002F25A3"/>
    <w:rsid w:val="002F43FB"/>
    <w:rsid w:val="002F4714"/>
    <w:rsid w:val="002F5517"/>
    <w:rsid w:val="002F681B"/>
    <w:rsid w:val="002F782A"/>
    <w:rsid w:val="00300060"/>
    <w:rsid w:val="0030079D"/>
    <w:rsid w:val="00301A1F"/>
    <w:rsid w:val="00302E48"/>
    <w:rsid w:val="00304C14"/>
    <w:rsid w:val="003052DC"/>
    <w:rsid w:val="0030585F"/>
    <w:rsid w:val="003061BE"/>
    <w:rsid w:val="003063FE"/>
    <w:rsid w:val="00307028"/>
    <w:rsid w:val="00307A73"/>
    <w:rsid w:val="003133CF"/>
    <w:rsid w:val="0031343F"/>
    <w:rsid w:val="00313C1D"/>
    <w:rsid w:val="003140C5"/>
    <w:rsid w:val="0031464F"/>
    <w:rsid w:val="00314A1E"/>
    <w:rsid w:val="003153CD"/>
    <w:rsid w:val="003156D8"/>
    <w:rsid w:val="003171D0"/>
    <w:rsid w:val="003201EA"/>
    <w:rsid w:val="003204A1"/>
    <w:rsid w:val="00325C29"/>
    <w:rsid w:val="00326657"/>
    <w:rsid w:val="0032777B"/>
    <w:rsid w:val="003279AF"/>
    <w:rsid w:val="00330702"/>
    <w:rsid w:val="003331BB"/>
    <w:rsid w:val="00334204"/>
    <w:rsid w:val="003351BF"/>
    <w:rsid w:val="00335765"/>
    <w:rsid w:val="003360B9"/>
    <w:rsid w:val="003374F2"/>
    <w:rsid w:val="0034398A"/>
    <w:rsid w:val="0034477E"/>
    <w:rsid w:val="00346700"/>
    <w:rsid w:val="00347281"/>
    <w:rsid w:val="00347399"/>
    <w:rsid w:val="0035048E"/>
    <w:rsid w:val="00351816"/>
    <w:rsid w:val="003519D9"/>
    <w:rsid w:val="00352900"/>
    <w:rsid w:val="00353EBF"/>
    <w:rsid w:val="00355E79"/>
    <w:rsid w:val="00357C50"/>
    <w:rsid w:val="00360368"/>
    <w:rsid w:val="0036077A"/>
    <w:rsid w:val="00360E02"/>
    <w:rsid w:val="003623F2"/>
    <w:rsid w:val="00363FB4"/>
    <w:rsid w:val="0036533D"/>
    <w:rsid w:val="003662A8"/>
    <w:rsid w:val="003672CC"/>
    <w:rsid w:val="003674FD"/>
    <w:rsid w:val="00367703"/>
    <w:rsid w:val="00367F8F"/>
    <w:rsid w:val="00370341"/>
    <w:rsid w:val="00371318"/>
    <w:rsid w:val="00371C0E"/>
    <w:rsid w:val="00372855"/>
    <w:rsid w:val="00372968"/>
    <w:rsid w:val="00374C37"/>
    <w:rsid w:val="00374E47"/>
    <w:rsid w:val="0037684C"/>
    <w:rsid w:val="003779FE"/>
    <w:rsid w:val="00380969"/>
    <w:rsid w:val="00380CFC"/>
    <w:rsid w:val="0038135E"/>
    <w:rsid w:val="00383402"/>
    <w:rsid w:val="00385BD5"/>
    <w:rsid w:val="00385C9E"/>
    <w:rsid w:val="00386AC0"/>
    <w:rsid w:val="00386FD6"/>
    <w:rsid w:val="003902B7"/>
    <w:rsid w:val="003904CD"/>
    <w:rsid w:val="00392C7E"/>
    <w:rsid w:val="0039366E"/>
    <w:rsid w:val="00393CAF"/>
    <w:rsid w:val="003945CA"/>
    <w:rsid w:val="00395F1F"/>
    <w:rsid w:val="003964DF"/>
    <w:rsid w:val="00396E22"/>
    <w:rsid w:val="0039736B"/>
    <w:rsid w:val="003A2A01"/>
    <w:rsid w:val="003A3147"/>
    <w:rsid w:val="003A3FA9"/>
    <w:rsid w:val="003A40C4"/>
    <w:rsid w:val="003A4B9A"/>
    <w:rsid w:val="003A6347"/>
    <w:rsid w:val="003A798A"/>
    <w:rsid w:val="003B0306"/>
    <w:rsid w:val="003B2468"/>
    <w:rsid w:val="003B2DA8"/>
    <w:rsid w:val="003B405C"/>
    <w:rsid w:val="003B5225"/>
    <w:rsid w:val="003B523F"/>
    <w:rsid w:val="003B5C07"/>
    <w:rsid w:val="003B6C6F"/>
    <w:rsid w:val="003C10F9"/>
    <w:rsid w:val="003C1CED"/>
    <w:rsid w:val="003C24D5"/>
    <w:rsid w:val="003C2621"/>
    <w:rsid w:val="003C27E6"/>
    <w:rsid w:val="003C47AD"/>
    <w:rsid w:val="003C6310"/>
    <w:rsid w:val="003C6844"/>
    <w:rsid w:val="003D2FE2"/>
    <w:rsid w:val="003D317A"/>
    <w:rsid w:val="003D41BC"/>
    <w:rsid w:val="003D43BB"/>
    <w:rsid w:val="003D450A"/>
    <w:rsid w:val="003D4579"/>
    <w:rsid w:val="003D579D"/>
    <w:rsid w:val="003D5A53"/>
    <w:rsid w:val="003D7205"/>
    <w:rsid w:val="003D723C"/>
    <w:rsid w:val="003D766E"/>
    <w:rsid w:val="003E354E"/>
    <w:rsid w:val="003E54CB"/>
    <w:rsid w:val="003E5B04"/>
    <w:rsid w:val="003E7472"/>
    <w:rsid w:val="003F0F29"/>
    <w:rsid w:val="003F12B5"/>
    <w:rsid w:val="003F202E"/>
    <w:rsid w:val="003F37DA"/>
    <w:rsid w:val="003F51B0"/>
    <w:rsid w:val="003F6076"/>
    <w:rsid w:val="003F60A2"/>
    <w:rsid w:val="003F636C"/>
    <w:rsid w:val="00402AEF"/>
    <w:rsid w:val="00405803"/>
    <w:rsid w:val="00406427"/>
    <w:rsid w:val="00406459"/>
    <w:rsid w:val="00407C11"/>
    <w:rsid w:val="0041085A"/>
    <w:rsid w:val="00410E7D"/>
    <w:rsid w:val="00416CDC"/>
    <w:rsid w:val="00417285"/>
    <w:rsid w:val="00417EC9"/>
    <w:rsid w:val="00420890"/>
    <w:rsid w:val="004217C5"/>
    <w:rsid w:val="00422E33"/>
    <w:rsid w:val="00422EA8"/>
    <w:rsid w:val="00423F63"/>
    <w:rsid w:val="00426197"/>
    <w:rsid w:val="00431EE1"/>
    <w:rsid w:val="004321AA"/>
    <w:rsid w:val="00435814"/>
    <w:rsid w:val="00435BCA"/>
    <w:rsid w:val="00435F3B"/>
    <w:rsid w:val="00437622"/>
    <w:rsid w:val="00437A7A"/>
    <w:rsid w:val="00442418"/>
    <w:rsid w:val="00444BD5"/>
    <w:rsid w:val="004456FE"/>
    <w:rsid w:val="00446764"/>
    <w:rsid w:val="00450846"/>
    <w:rsid w:val="004511D1"/>
    <w:rsid w:val="00452A35"/>
    <w:rsid w:val="00453B46"/>
    <w:rsid w:val="00455658"/>
    <w:rsid w:val="004559C2"/>
    <w:rsid w:val="00455EAC"/>
    <w:rsid w:val="00455EEF"/>
    <w:rsid w:val="00456889"/>
    <w:rsid w:val="004609A4"/>
    <w:rsid w:val="00462102"/>
    <w:rsid w:val="0046270D"/>
    <w:rsid w:val="00463302"/>
    <w:rsid w:val="00472B99"/>
    <w:rsid w:val="00473E13"/>
    <w:rsid w:val="00473FF1"/>
    <w:rsid w:val="004741DF"/>
    <w:rsid w:val="00474287"/>
    <w:rsid w:val="0047479A"/>
    <w:rsid w:val="0047502B"/>
    <w:rsid w:val="004759C3"/>
    <w:rsid w:val="004771BD"/>
    <w:rsid w:val="00477F96"/>
    <w:rsid w:val="00480551"/>
    <w:rsid w:val="00481955"/>
    <w:rsid w:val="0048238A"/>
    <w:rsid w:val="00483B1B"/>
    <w:rsid w:val="004855B0"/>
    <w:rsid w:val="00487770"/>
    <w:rsid w:val="00491016"/>
    <w:rsid w:val="00491348"/>
    <w:rsid w:val="004918CC"/>
    <w:rsid w:val="00493125"/>
    <w:rsid w:val="0049625D"/>
    <w:rsid w:val="004A04E3"/>
    <w:rsid w:val="004A0836"/>
    <w:rsid w:val="004A2FEC"/>
    <w:rsid w:val="004A338B"/>
    <w:rsid w:val="004A39DE"/>
    <w:rsid w:val="004A3F77"/>
    <w:rsid w:val="004A42F1"/>
    <w:rsid w:val="004A5FC9"/>
    <w:rsid w:val="004A753B"/>
    <w:rsid w:val="004B2B3F"/>
    <w:rsid w:val="004B36E6"/>
    <w:rsid w:val="004B4064"/>
    <w:rsid w:val="004B4AEE"/>
    <w:rsid w:val="004B52F9"/>
    <w:rsid w:val="004B5398"/>
    <w:rsid w:val="004B59C3"/>
    <w:rsid w:val="004B7121"/>
    <w:rsid w:val="004C1095"/>
    <w:rsid w:val="004C27FB"/>
    <w:rsid w:val="004C2A2D"/>
    <w:rsid w:val="004C3B46"/>
    <w:rsid w:val="004C5513"/>
    <w:rsid w:val="004C7272"/>
    <w:rsid w:val="004C7FDC"/>
    <w:rsid w:val="004D3415"/>
    <w:rsid w:val="004E03C7"/>
    <w:rsid w:val="004E04C3"/>
    <w:rsid w:val="004E23F0"/>
    <w:rsid w:val="004E29BD"/>
    <w:rsid w:val="004E2BF5"/>
    <w:rsid w:val="004E3558"/>
    <w:rsid w:val="004E5B94"/>
    <w:rsid w:val="004F00F4"/>
    <w:rsid w:val="004F01DA"/>
    <w:rsid w:val="004F1977"/>
    <w:rsid w:val="004F1980"/>
    <w:rsid w:val="004F4D51"/>
    <w:rsid w:val="004F54F9"/>
    <w:rsid w:val="004F60D6"/>
    <w:rsid w:val="004F7DE4"/>
    <w:rsid w:val="0050010C"/>
    <w:rsid w:val="00500B5F"/>
    <w:rsid w:val="005025F2"/>
    <w:rsid w:val="00502752"/>
    <w:rsid w:val="00503BA5"/>
    <w:rsid w:val="00504B02"/>
    <w:rsid w:val="0050633B"/>
    <w:rsid w:val="00506DAA"/>
    <w:rsid w:val="00511C23"/>
    <w:rsid w:val="00511D19"/>
    <w:rsid w:val="00513400"/>
    <w:rsid w:val="00513D68"/>
    <w:rsid w:val="00514B3E"/>
    <w:rsid w:val="005178C7"/>
    <w:rsid w:val="00522F3C"/>
    <w:rsid w:val="0052308A"/>
    <w:rsid w:val="00524DD6"/>
    <w:rsid w:val="00525DCD"/>
    <w:rsid w:val="00525F7D"/>
    <w:rsid w:val="00526198"/>
    <w:rsid w:val="0053006E"/>
    <w:rsid w:val="005304FC"/>
    <w:rsid w:val="0053296D"/>
    <w:rsid w:val="005367C1"/>
    <w:rsid w:val="0053690D"/>
    <w:rsid w:val="00536BA8"/>
    <w:rsid w:val="00541228"/>
    <w:rsid w:val="00541B71"/>
    <w:rsid w:val="00543763"/>
    <w:rsid w:val="00544017"/>
    <w:rsid w:val="00547FEB"/>
    <w:rsid w:val="005505BA"/>
    <w:rsid w:val="00550FF9"/>
    <w:rsid w:val="00551771"/>
    <w:rsid w:val="00553355"/>
    <w:rsid w:val="00553624"/>
    <w:rsid w:val="00553C48"/>
    <w:rsid w:val="005550F7"/>
    <w:rsid w:val="00556A9B"/>
    <w:rsid w:val="00557D89"/>
    <w:rsid w:val="0056005C"/>
    <w:rsid w:val="005603D3"/>
    <w:rsid w:val="0056175C"/>
    <w:rsid w:val="00561A50"/>
    <w:rsid w:val="00561DA0"/>
    <w:rsid w:val="005635FA"/>
    <w:rsid w:val="00565507"/>
    <w:rsid w:val="00565EDD"/>
    <w:rsid w:val="005736AF"/>
    <w:rsid w:val="00573F2C"/>
    <w:rsid w:val="00576BFE"/>
    <w:rsid w:val="00577657"/>
    <w:rsid w:val="00577959"/>
    <w:rsid w:val="0057795A"/>
    <w:rsid w:val="005809D2"/>
    <w:rsid w:val="005818F9"/>
    <w:rsid w:val="00585604"/>
    <w:rsid w:val="0058570D"/>
    <w:rsid w:val="005916B3"/>
    <w:rsid w:val="00591B22"/>
    <w:rsid w:val="00595166"/>
    <w:rsid w:val="005958C0"/>
    <w:rsid w:val="00596090"/>
    <w:rsid w:val="00596557"/>
    <w:rsid w:val="00596E4D"/>
    <w:rsid w:val="00597B8E"/>
    <w:rsid w:val="005A0F84"/>
    <w:rsid w:val="005A1A3E"/>
    <w:rsid w:val="005A577B"/>
    <w:rsid w:val="005A63EF"/>
    <w:rsid w:val="005B10D2"/>
    <w:rsid w:val="005B1847"/>
    <w:rsid w:val="005B1BA9"/>
    <w:rsid w:val="005B1F87"/>
    <w:rsid w:val="005B49E0"/>
    <w:rsid w:val="005B5D8F"/>
    <w:rsid w:val="005C00B0"/>
    <w:rsid w:val="005C2131"/>
    <w:rsid w:val="005C308D"/>
    <w:rsid w:val="005C3DF7"/>
    <w:rsid w:val="005C458F"/>
    <w:rsid w:val="005C547D"/>
    <w:rsid w:val="005C63C7"/>
    <w:rsid w:val="005C6EE2"/>
    <w:rsid w:val="005C7969"/>
    <w:rsid w:val="005D0332"/>
    <w:rsid w:val="005D2729"/>
    <w:rsid w:val="005D3C35"/>
    <w:rsid w:val="005D3EE6"/>
    <w:rsid w:val="005D4571"/>
    <w:rsid w:val="005D4855"/>
    <w:rsid w:val="005D5F95"/>
    <w:rsid w:val="005D619D"/>
    <w:rsid w:val="005D6DFD"/>
    <w:rsid w:val="005E359D"/>
    <w:rsid w:val="005E4181"/>
    <w:rsid w:val="005E4392"/>
    <w:rsid w:val="005E5402"/>
    <w:rsid w:val="005E5B47"/>
    <w:rsid w:val="005E5E2C"/>
    <w:rsid w:val="005E7596"/>
    <w:rsid w:val="005F051C"/>
    <w:rsid w:val="005F1A43"/>
    <w:rsid w:val="005F1B18"/>
    <w:rsid w:val="005F1E59"/>
    <w:rsid w:val="005F24CF"/>
    <w:rsid w:val="005F362F"/>
    <w:rsid w:val="005F379B"/>
    <w:rsid w:val="005F515B"/>
    <w:rsid w:val="005F6DAE"/>
    <w:rsid w:val="005F7698"/>
    <w:rsid w:val="005F7C0A"/>
    <w:rsid w:val="00601698"/>
    <w:rsid w:val="006016A9"/>
    <w:rsid w:val="0060300F"/>
    <w:rsid w:val="00603FAD"/>
    <w:rsid w:val="00604129"/>
    <w:rsid w:val="0060441F"/>
    <w:rsid w:val="006044F1"/>
    <w:rsid w:val="00607A89"/>
    <w:rsid w:val="00607FDC"/>
    <w:rsid w:val="0061080C"/>
    <w:rsid w:val="00611140"/>
    <w:rsid w:val="00612B73"/>
    <w:rsid w:val="0061322D"/>
    <w:rsid w:val="006137E1"/>
    <w:rsid w:val="00615759"/>
    <w:rsid w:val="006203E4"/>
    <w:rsid w:val="00620427"/>
    <w:rsid w:val="0062188D"/>
    <w:rsid w:val="006218FD"/>
    <w:rsid w:val="006219DE"/>
    <w:rsid w:val="00621EBA"/>
    <w:rsid w:val="00623202"/>
    <w:rsid w:val="006245C6"/>
    <w:rsid w:val="0062567F"/>
    <w:rsid w:val="00630842"/>
    <w:rsid w:val="0063142C"/>
    <w:rsid w:val="00634D5B"/>
    <w:rsid w:val="006353EA"/>
    <w:rsid w:val="00641BE5"/>
    <w:rsid w:val="00644E24"/>
    <w:rsid w:val="006454CD"/>
    <w:rsid w:val="0064716B"/>
    <w:rsid w:val="00647B6F"/>
    <w:rsid w:val="00647C67"/>
    <w:rsid w:val="00652A93"/>
    <w:rsid w:val="006535A9"/>
    <w:rsid w:val="006560D3"/>
    <w:rsid w:val="006564A2"/>
    <w:rsid w:val="00656F0F"/>
    <w:rsid w:val="00657276"/>
    <w:rsid w:val="00657E55"/>
    <w:rsid w:val="00660134"/>
    <w:rsid w:val="00663A78"/>
    <w:rsid w:val="00663B6B"/>
    <w:rsid w:val="0066578C"/>
    <w:rsid w:val="00665913"/>
    <w:rsid w:val="0066730B"/>
    <w:rsid w:val="00667ED1"/>
    <w:rsid w:val="006705D7"/>
    <w:rsid w:val="006710C2"/>
    <w:rsid w:val="006711FB"/>
    <w:rsid w:val="00673806"/>
    <w:rsid w:val="006760EF"/>
    <w:rsid w:val="00676B3E"/>
    <w:rsid w:val="0068221C"/>
    <w:rsid w:val="0068247F"/>
    <w:rsid w:val="006827C1"/>
    <w:rsid w:val="00687F88"/>
    <w:rsid w:val="00690CC4"/>
    <w:rsid w:val="00691863"/>
    <w:rsid w:val="00694755"/>
    <w:rsid w:val="0069507F"/>
    <w:rsid w:val="006956E2"/>
    <w:rsid w:val="00695D64"/>
    <w:rsid w:val="00696482"/>
    <w:rsid w:val="006967BE"/>
    <w:rsid w:val="0069734E"/>
    <w:rsid w:val="006A03F8"/>
    <w:rsid w:val="006A05C5"/>
    <w:rsid w:val="006A0E98"/>
    <w:rsid w:val="006A142D"/>
    <w:rsid w:val="006A69A3"/>
    <w:rsid w:val="006B053E"/>
    <w:rsid w:val="006B11A1"/>
    <w:rsid w:val="006B1CD3"/>
    <w:rsid w:val="006B1E64"/>
    <w:rsid w:val="006B2791"/>
    <w:rsid w:val="006B4AD3"/>
    <w:rsid w:val="006B4E5C"/>
    <w:rsid w:val="006B567C"/>
    <w:rsid w:val="006B63C6"/>
    <w:rsid w:val="006B7E70"/>
    <w:rsid w:val="006C0667"/>
    <w:rsid w:val="006C18E4"/>
    <w:rsid w:val="006C2B6F"/>
    <w:rsid w:val="006C5914"/>
    <w:rsid w:val="006C7625"/>
    <w:rsid w:val="006C7D90"/>
    <w:rsid w:val="006D0178"/>
    <w:rsid w:val="006D0359"/>
    <w:rsid w:val="006D0972"/>
    <w:rsid w:val="006D0C0F"/>
    <w:rsid w:val="006D0F24"/>
    <w:rsid w:val="006D103F"/>
    <w:rsid w:val="006D2176"/>
    <w:rsid w:val="006D22EE"/>
    <w:rsid w:val="006D3BC6"/>
    <w:rsid w:val="006D3BEB"/>
    <w:rsid w:val="006D4A37"/>
    <w:rsid w:val="006D4C5F"/>
    <w:rsid w:val="006D63AB"/>
    <w:rsid w:val="006D7423"/>
    <w:rsid w:val="006D7623"/>
    <w:rsid w:val="006E1F99"/>
    <w:rsid w:val="006E253F"/>
    <w:rsid w:val="006F026E"/>
    <w:rsid w:val="006F1742"/>
    <w:rsid w:val="006F6BD6"/>
    <w:rsid w:val="007006CB"/>
    <w:rsid w:val="00700A51"/>
    <w:rsid w:val="00701F7A"/>
    <w:rsid w:val="00701F7F"/>
    <w:rsid w:val="0070590F"/>
    <w:rsid w:val="00707139"/>
    <w:rsid w:val="00707207"/>
    <w:rsid w:val="00707436"/>
    <w:rsid w:val="00710243"/>
    <w:rsid w:val="007107A1"/>
    <w:rsid w:val="00711BB5"/>
    <w:rsid w:val="00711D13"/>
    <w:rsid w:val="00713280"/>
    <w:rsid w:val="00714B1E"/>
    <w:rsid w:val="00715058"/>
    <w:rsid w:val="00715397"/>
    <w:rsid w:val="0071582B"/>
    <w:rsid w:val="00715F29"/>
    <w:rsid w:val="0071662F"/>
    <w:rsid w:val="00717EAE"/>
    <w:rsid w:val="007202CA"/>
    <w:rsid w:val="007224A7"/>
    <w:rsid w:val="00722A6F"/>
    <w:rsid w:val="0072314D"/>
    <w:rsid w:val="007231C0"/>
    <w:rsid w:val="00723471"/>
    <w:rsid w:val="00723F5F"/>
    <w:rsid w:val="00724CE1"/>
    <w:rsid w:val="007269DD"/>
    <w:rsid w:val="007306C2"/>
    <w:rsid w:val="00731F7F"/>
    <w:rsid w:val="00733D2A"/>
    <w:rsid w:val="00733E5E"/>
    <w:rsid w:val="00733F7E"/>
    <w:rsid w:val="00734629"/>
    <w:rsid w:val="007351EC"/>
    <w:rsid w:val="00735F71"/>
    <w:rsid w:val="00736292"/>
    <w:rsid w:val="0073674E"/>
    <w:rsid w:val="00736757"/>
    <w:rsid w:val="00736D04"/>
    <w:rsid w:val="00740447"/>
    <w:rsid w:val="00743BEF"/>
    <w:rsid w:val="0074603D"/>
    <w:rsid w:val="00746E21"/>
    <w:rsid w:val="00746E28"/>
    <w:rsid w:val="00747168"/>
    <w:rsid w:val="007520AE"/>
    <w:rsid w:val="007523B0"/>
    <w:rsid w:val="00752931"/>
    <w:rsid w:val="00752955"/>
    <w:rsid w:val="00752A50"/>
    <w:rsid w:val="00754027"/>
    <w:rsid w:val="007546FC"/>
    <w:rsid w:val="00755272"/>
    <w:rsid w:val="00757C6D"/>
    <w:rsid w:val="0076060B"/>
    <w:rsid w:val="00765A07"/>
    <w:rsid w:val="00765CC2"/>
    <w:rsid w:val="00766098"/>
    <w:rsid w:val="00770503"/>
    <w:rsid w:val="0077275A"/>
    <w:rsid w:val="007727BD"/>
    <w:rsid w:val="007729C3"/>
    <w:rsid w:val="00772C38"/>
    <w:rsid w:val="00772E65"/>
    <w:rsid w:val="00773144"/>
    <w:rsid w:val="0077585A"/>
    <w:rsid w:val="00777613"/>
    <w:rsid w:val="007820E2"/>
    <w:rsid w:val="00783402"/>
    <w:rsid w:val="00783BA1"/>
    <w:rsid w:val="00783FF7"/>
    <w:rsid w:val="00785B39"/>
    <w:rsid w:val="00786F85"/>
    <w:rsid w:val="00791551"/>
    <w:rsid w:val="00794E86"/>
    <w:rsid w:val="00795D3D"/>
    <w:rsid w:val="00795D5E"/>
    <w:rsid w:val="0079676E"/>
    <w:rsid w:val="007A3038"/>
    <w:rsid w:val="007A4163"/>
    <w:rsid w:val="007B22F8"/>
    <w:rsid w:val="007B3946"/>
    <w:rsid w:val="007B4E93"/>
    <w:rsid w:val="007B6775"/>
    <w:rsid w:val="007B726A"/>
    <w:rsid w:val="007B78E1"/>
    <w:rsid w:val="007C64DE"/>
    <w:rsid w:val="007C6839"/>
    <w:rsid w:val="007D0BEC"/>
    <w:rsid w:val="007D0CC1"/>
    <w:rsid w:val="007D22A6"/>
    <w:rsid w:val="007D3137"/>
    <w:rsid w:val="007D39B4"/>
    <w:rsid w:val="007D4AEC"/>
    <w:rsid w:val="007D6026"/>
    <w:rsid w:val="007D7A16"/>
    <w:rsid w:val="007D7A25"/>
    <w:rsid w:val="007E08B7"/>
    <w:rsid w:val="007E10AE"/>
    <w:rsid w:val="007E2659"/>
    <w:rsid w:val="007E27D0"/>
    <w:rsid w:val="007E4DB4"/>
    <w:rsid w:val="007E5F1C"/>
    <w:rsid w:val="007E6377"/>
    <w:rsid w:val="007E6DDD"/>
    <w:rsid w:val="007F2253"/>
    <w:rsid w:val="007F258A"/>
    <w:rsid w:val="007F5561"/>
    <w:rsid w:val="007F6F6C"/>
    <w:rsid w:val="007F7D35"/>
    <w:rsid w:val="008004D3"/>
    <w:rsid w:val="008017B4"/>
    <w:rsid w:val="00801F8E"/>
    <w:rsid w:val="0080229F"/>
    <w:rsid w:val="008025A4"/>
    <w:rsid w:val="008028A1"/>
    <w:rsid w:val="00803460"/>
    <w:rsid w:val="00805ED8"/>
    <w:rsid w:val="0080607E"/>
    <w:rsid w:val="00807D5A"/>
    <w:rsid w:val="008106ED"/>
    <w:rsid w:val="00810EC5"/>
    <w:rsid w:val="008131AC"/>
    <w:rsid w:val="0081351D"/>
    <w:rsid w:val="00815293"/>
    <w:rsid w:val="00815D5A"/>
    <w:rsid w:val="00816201"/>
    <w:rsid w:val="00816B75"/>
    <w:rsid w:val="00816D8D"/>
    <w:rsid w:val="00816DF0"/>
    <w:rsid w:val="008178E1"/>
    <w:rsid w:val="00817F5B"/>
    <w:rsid w:val="00821BFE"/>
    <w:rsid w:val="00822D0C"/>
    <w:rsid w:val="00830612"/>
    <w:rsid w:val="00832739"/>
    <w:rsid w:val="008363DE"/>
    <w:rsid w:val="00836410"/>
    <w:rsid w:val="00836612"/>
    <w:rsid w:val="0084161F"/>
    <w:rsid w:val="00841DA8"/>
    <w:rsid w:val="00842110"/>
    <w:rsid w:val="00842AA6"/>
    <w:rsid w:val="00842B3E"/>
    <w:rsid w:val="008449A3"/>
    <w:rsid w:val="00844F90"/>
    <w:rsid w:val="00845EE7"/>
    <w:rsid w:val="00847A4F"/>
    <w:rsid w:val="00851144"/>
    <w:rsid w:val="008523DD"/>
    <w:rsid w:val="00854CFC"/>
    <w:rsid w:val="00854F74"/>
    <w:rsid w:val="008553BA"/>
    <w:rsid w:val="00856A73"/>
    <w:rsid w:val="00857147"/>
    <w:rsid w:val="008575BA"/>
    <w:rsid w:val="00857C01"/>
    <w:rsid w:val="008601B0"/>
    <w:rsid w:val="008618AE"/>
    <w:rsid w:val="00863419"/>
    <w:rsid w:val="00863B17"/>
    <w:rsid w:val="00864890"/>
    <w:rsid w:val="00867D38"/>
    <w:rsid w:val="008703EE"/>
    <w:rsid w:val="008705D8"/>
    <w:rsid w:val="00871509"/>
    <w:rsid w:val="0087214F"/>
    <w:rsid w:val="00874439"/>
    <w:rsid w:val="008748C9"/>
    <w:rsid w:val="0088176E"/>
    <w:rsid w:val="008819F2"/>
    <w:rsid w:val="008847A7"/>
    <w:rsid w:val="00887459"/>
    <w:rsid w:val="0089221E"/>
    <w:rsid w:val="00892829"/>
    <w:rsid w:val="00892925"/>
    <w:rsid w:val="0089372B"/>
    <w:rsid w:val="008937C1"/>
    <w:rsid w:val="00895A02"/>
    <w:rsid w:val="00895A0C"/>
    <w:rsid w:val="008965BB"/>
    <w:rsid w:val="008A0AB2"/>
    <w:rsid w:val="008A20C5"/>
    <w:rsid w:val="008A26C4"/>
    <w:rsid w:val="008A3A83"/>
    <w:rsid w:val="008A5AE9"/>
    <w:rsid w:val="008A674C"/>
    <w:rsid w:val="008B09FE"/>
    <w:rsid w:val="008B1F62"/>
    <w:rsid w:val="008B44FC"/>
    <w:rsid w:val="008B522D"/>
    <w:rsid w:val="008B55F2"/>
    <w:rsid w:val="008B60CF"/>
    <w:rsid w:val="008B6698"/>
    <w:rsid w:val="008B6736"/>
    <w:rsid w:val="008B6AB4"/>
    <w:rsid w:val="008B7A18"/>
    <w:rsid w:val="008B7E9A"/>
    <w:rsid w:val="008B7EEC"/>
    <w:rsid w:val="008C1315"/>
    <w:rsid w:val="008C37D5"/>
    <w:rsid w:val="008C7896"/>
    <w:rsid w:val="008D10AF"/>
    <w:rsid w:val="008D128E"/>
    <w:rsid w:val="008D1596"/>
    <w:rsid w:val="008D3295"/>
    <w:rsid w:val="008D4AFE"/>
    <w:rsid w:val="008D7186"/>
    <w:rsid w:val="008E07B3"/>
    <w:rsid w:val="008E1E61"/>
    <w:rsid w:val="008E2244"/>
    <w:rsid w:val="008E236E"/>
    <w:rsid w:val="008E25CF"/>
    <w:rsid w:val="008E2749"/>
    <w:rsid w:val="008E30F6"/>
    <w:rsid w:val="008E3252"/>
    <w:rsid w:val="008E7FCC"/>
    <w:rsid w:val="008F0F0E"/>
    <w:rsid w:val="008F3D34"/>
    <w:rsid w:val="008F4CB1"/>
    <w:rsid w:val="008F50D1"/>
    <w:rsid w:val="008F727D"/>
    <w:rsid w:val="00903770"/>
    <w:rsid w:val="009038D5"/>
    <w:rsid w:val="0090474A"/>
    <w:rsid w:val="00906B3B"/>
    <w:rsid w:val="00907638"/>
    <w:rsid w:val="009078DC"/>
    <w:rsid w:val="00910A81"/>
    <w:rsid w:val="00913341"/>
    <w:rsid w:val="00913867"/>
    <w:rsid w:val="00913D5B"/>
    <w:rsid w:val="00916E34"/>
    <w:rsid w:val="00916F61"/>
    <w:rsid w:val="00917572"/>
    <w:rsid w:val="009213EC"/>
    <w:rsid w:val="00921E6F"/>
    <w:rsid w:val="009235A3"/>
    <w:rsid w:val="00924C19"/>
    <w:rsid w:val="009267F3"/>
    <w:rsid w:val="00926821"/>
    <w:rsid w:val="009276ED"/>
    <w:rsid w:val="00927B2F"/>
    <w:rsid w:val="00931B56"/>
    <w:rsid w:val="00931B93"/>
    <w:rsid w:val="00931F27"/>
    <w:rsid w:val="00932267"/>
    <w:rsid w:val="009327D1"/>
    <w:rsid w:val="00934136"/>
    <w:rsid w:val="00936320"/>
    <w:rsid w:val="0093725A"/>
    <w:rsid w:val="00940476"/>
    <w:rsid w:val="00940540"/>
    <w:rsid w:val="00942C68"/>
    <w:rsid w:val="00942E74"/>
    <w:rsid w:val="00944CF5"/>
    <w:rsid w:val="0094648F"/>
    <w:rsid w:val="00946ECE"/>
    <w:rsid w:val="00947ECD"/>
    <w:rsid w:val="0095077F"/>
    <w:rsid w:val="00951498"/>
    <w:rsid w:val="0095189D"/>
    <w:rsid w:val="00952152"/>
    <w:rsid w:val="00953AAC"/>
    <w:rsid w:val="00955434"/>
    <w:rsid w:val="00957943"/>
    <w:rsid w:val="00960BF8"/>
    <w:rsid w:val="00961C7B"/>
    <w:rsid w:val="00963E50"/>
    <w:rsid w:val="00963E66"/>
    <w:rsid w:val="00965AF6"/>
    <w:rsid w:val="00966053"/>
    <w:rsid w:val="009667A5"/>
    <w:rsid w:val="00970290"/>
    <w:rsid w:val="00971DBB"/>
    <w:rsid w:val="00972C1A"/>
    <w:rsid w:val="009768BF"/>
    <w:rsid w:val="00980F2F"/>
    <w:rsid w:val="00981B89"/>
    <w:rsid w:val="00982117"/>
    <w:rsid w:val="009822B8"/>
    <w:rsid w:val="0098273F"/>
    <w:rsid w:val="00984CE1"/>
    <w:rsid w:val="00992B08"/>
    <w:rsid w:val="00993752"/>
    <w:rsid w:val="00993BB7"/>
    <w:rsid w:val="00995CA5"/>
    <w:rsid w:val="009968C6"/>
    <w:rsid w:val="009978BD"/>
    <w:rsid w:val="00997EEA"/>
    <w:rsid w:val="009A0741"/>
    <w:rsid w:val="009A097D"/>
    <w:rsid w:val="009A0FAB"/>
    <w:rsid w:val="009A1845"/>
    <w:rsid w:val="009A1A79"/>
    <w:rsid w:val="009A6643"/>
    <w:rsid w:val="009A6A0B"/>
    <w:rsid w:val="009A6CC3"/>
    <w:rsid w:val="009A7436"/>
    <w:rsid w:val="009A7E94"/>
    <w:rsid w:val="009B1E9B"/>
    <w:rsid w:val="009B2A3A"/>
    <w:rsid w:val="009B3D8C"/>
    <w:rsid w:val="009B70BD"/>
    <w:rsid w:val="009C0EB9"/>
    <w:rsid w:val="009C257D"/>
    <w:rsid w:val="009C6920"/>
    <w:rsid w:val="009C75C5"/>
    <w:rsid w:val="009D3927"/>
    <w:rsid w:val="009D3D96"/>
    <w:rsid w:val="009D6B4F"/>
    <w:rsid w:val="009E077A"/>
    <w:rsid w:val="009E1316"/>
    <w:rsid w:val="009E3A8D"/>
    <w:rsid w:val="009E4652"/>
    <w:rsid w:val="009E4C77"/>
    <w:rsid w:val="009E5E8C"/>
    <w:rsid w:val="009E7AA1"/>
    <w:rsid w:val="009E7E11"/>
    <w:rsid w:val="009F0E4D"/>
    <w:rsid w:val="009F1389"/>
    <w:rsid w:val="009F3CD5"/>
    <w:rsid w:val="009F434D"/>
    <w:rsid w:val="009F55DE"/>
    <w:rsid w:val="009F593F"/>
    <w:rsid w:val="009F6CE8"/>
    <w:rsid w:val="00A03216"/>
    <w:rsid w:val="00A06092"/>
    <w:rsid w:val="00A063A4"/>
    <w:rsid w:val="00A06F3B"/>
    <w:rsid w:val="00A106A1"/>
    <w:rsid w:val="00A11112"/>
    <w:rsid w:val="00A11382"/>
    <w:rsid w:val="00A1143A"/>
    <w:rsid w:val="00A12240"/>
    <w:rsid w:val="00A12793"/>
    <w:rsid w:val="00A12D07"/>
    <w:rsid w:val="00A14764"/>
    <w:rsid w:val="00A14D11"/>
    <w:rsid w:val="00A15AFF"/>
    <w:rsid w:val="00A15B71"/>
    <w:rsid w:val="00A17DDC"/>
    <w:rsid w:val="00A205F5"/>
    <w:rsid w:val="00A30216"/>
    <w:rsid w:val="00A31546"/>
    <w:rsid w:val="00A33323"/>
    <w:rsid w:val="00A333E1"/>
    <w:rsid w:val="00A33ED9"/>
    <w:rsid w:val="00A36529"/>
    <w:rsid w:val="00A369DB"/>
    <w:rsid w:val="00A41527"/>
    <w:rsid w:val="00A420E2"/>
    <w:rsid w:val="00A439F1"/>
    <w:rsid w:val="00A478D3"/>
    <w:rsid w:val="00A47BA6"/>
    <w:rsid w:val="00A500A1"/>
    <w:rsid w:val="00A51B5D"/>
    <w:rsid w:val="00A52867"/>
    <w:rsid w:val="00A55042"/>
    <w:rsid w:val="00A55252"/>
    <w:rsid w:val="00A5604D"/>
    <w:rsid w:val="00A6407F"/>
    <w:rsid w:val="00A66178"/>
    <w:rsid w:val="00A66F64"/>
    <w:rsid w:val="00A679FF"/>
    <w:rsid w:val="00A67ECC"/>
    <w:rsid w:val="00A70584"/>
    <w:rsid w:val="00A709FA"/>
    <w:rsid w:val="00A71F8E"/>
    <w:rsid w:val="00A72BC3"/>
    <w:rsid w:val="00A74B33"/>
    <w:rsid w:val="00A755E5"/>
    <w:rsid w:val="00A75736"/>
    <w:rsid w:val="00A759A7"/>
    <w:rsid w:val="00A771D2"/>
    <w:rsid w:val="00A81530"/>
    <w:rsid w:val="00A8256B"/>
    <w:rsid w:val="00A839D5"/>
    <w:rsid w:val="00A874E7"/>
    <w:rsid w:val="00A911C7"/>
    <w:rsid w:val="00A916FA"/>
    <w:rsid w:val="00A92443"/>
    <w:rsid w:val="00A9248B"/>
    <w:rsid w:val="00A96063"/>
    <w:rsid w:val="00A96B49"/>
    <w:rsid w:val="00A97460"/>
    <w:rsid w:val="00A97890"/>
    <w:rsid w:val="00AA0F8C"/>
    <w:rsid w:val="00AA392F"/>
    <w:rsid w:val="00AA42B4"/>
    <w:rsid w:val="00AA55D0"/>
    <w:rsid w:val="00AA5757"/>
    <w:rsid w:val="00AA6F89"/>
    <w:rsid w:val="00AB0530"/>
    <w:rsid w:val="00AB509F"/>
    <w:rsid w:val="00AB577B"/>
    <w:rsid w:val="00AB6578"/>
    <w:rsid w:val="00AC07D9"/>
    <w:rsid w:val="00AC083B"/>
    <w:rsid w:val="00AC2D7E"/>
    <w:rsid w:val="00AC45BB"/>
    <w:rsid w:val="00AC5BA8"/>
    <w:rsid w:val="00AC5F66"/>
    <w:rsid w:val="00AC60E2"/>
    <w:rsid w:val="00AC61E9"/>
    <w:rsid w:val="00AD00DD"/>
    <w:rsid w:val="00AD21EA"/>
    <w:rsid w:val="00AD3ACE"/>
    <w:rsid w:val="00AD426C"/>
    <w:rsid w:val="00AD5762"/>
    <w:rsid w:val="00AE2BC6"/>
    <w:rsid w:val="00AE3159"/>
    <w:rsid w:val="00AE4E24"/>
    <w:rsid w:val="00AE736B"/>
    <w:rsid w:val="00AE7C1F"/>
    <w:rsid w:val="00AF26E2"/>
    <w:rsid w:val="00AF45FF"/>
    <w:rsid w:val="00AF5ADE"/>
    <w:rsid w:val="00AF5D46"/>
    <w:rsid w:val="00AF6568"/>
    <w:rsid w:val="00AF6A68"/>
    <w:rsid w:val="00AF6F77"/>
    <w:rsid w:val="00AF7FD4"/>
    <w:rsid w:val="00B00BDF"/>
    <w:rsid w:val="00B02928"/>
    <w:rsid w:val="00B0327D"/>
    <w:rsid w:val="00B048EA"/>
    <w:rsid w:val="00B052CE"/>
    <w:rsid w:val="00B05980"/>
    <w:rsid w:val="00B1013C"/>
    <w:rsid w:val="00B11697"/>
    <w:rsid w:val="00B120DE"/>
    <w:rsid w:val="00B13EEF"/>
    <w:rsid w:val="00B155B9"/>
    <w:rsid w:val="00B17191"/>
    <w:rsid w:val="00B21A1A"/>
    <w:rsid w:val="00B21F19"/>
    <w:rsid w:val="00B22D1C"/>
    <w:rsid w:val="00B241AF"/>
    <w:rsid w:val="00B25BD9"/>
    <w:rsid w:val="00B263BF"/>
    <w:rsid w:val="00B2779C"/>
    <w:rsid w:val="00B31850"/>
    <w:rsid w:val="00B31D3B"/>
    <w:rsid w:val="00B37112"/>
    <w:rsid w:val="00B410BB"/>
    <w:rsid w:val="00B4180E"/>
    <w:rsid w:val="00B430AF"/>
    <w:rsid w:val="00B50498"/>
    <w:rsid w:val="00B52829"/>
    <w:rsid w:val="00B56DFF"/>
    <w:rsid w:val="00B602DF"/>
    <w:rsid w:val="00B60EEE"/>
    <w:rsid w:val="00B61D56"/>
    <w:rsid w:val="00B61EF6"/>
    <w:rsid w:val="00B61F4C"/>
    <w:rsid w:val="00B64463"/>
    <w:rsid w:val="00B64F3C"/>
    <w:rsid w:val="00B71EAF"/>
    <w:rsid w:val="00B74A26"/>
    <w:rsid w:val="00B766C2"/>
    <w:rsid w:val="00B76B80"/>
    <w:rsid w:val="00B76D2D"/>
    <w:rsid w:val="00B77159"/>
    <w:rsid w:val="00B776A2"/>
    <w:rsid w:val="00B804D9"/>
    <w:rsid w:val="00B80C26"/>
    <w:rsid w:val="00B81539"/>
    <w:rsid w:val="00B81D39"/>
    <w:rsid w:val="00B8215E"/>
    <w:rsid w:val="00B8223A"/>
    <w:rsid w:val="00B8228A"/>
    <w:rsid w:val="00B82CDF"/>
    <w:rsid w:val="00B83204"/>
    <w:rsid w:val="00B83FD2"/>
    <w:rsid w:val="00B84BD2"/>
    <w:rsid w:val="00B95B33"/>
    <w:rsid w:val="00BA2133"/>
    <w:rsid w:val="00BA6165"/>
    <w:rsid w:val="00BA6A64"/>
    <w:rsid w:val="00BA7CE4"/>
    <w:rsid w:val="00BA7EE2"/>
    <w:rsid w:val="00BB0EBE"/>
    <w:rsid w:val="00BB0FF3"/>
    <w:rsid w:val="00BB18F3"/>
    <w:rsid w:val="00BB2A37"/>
    <w:rsid w:val="00BB561D"/>
    <w:rsid w:val="00BB6766"/>
    <w:rsid w:val="00BB7DAA"/>
    <w:rsid w:val="00BC08FE"/>
    <w:rsid w:val="00BC147E"/>
    <w:rsid w:val="00BC1595"/>
    <w:rsid w:val="00BC2046"/>
    <w:rsid w:val="00BC2B73"/>
    <w:rsid w:val="00BC2DEA"/>
    <w:rsid w:val="00BC70B7"/>
    <w:rsid w:val="00BD125C"/>
    <w:rsid w:val="00BD1398"/>
    <w:rsid w:val="00BD20C7"/>
    <w:rsid w:val="00BD226E"/>
    <w:rsid w:val="00BD2BB9"/>
    <w:rsid w:val="00BD52ED"/>
    <w:rsid w:val="00BE070E"/>
    <w:rsid w:val="00BE12FE"/>
    <w:rsid w:val="00BE1892"/>
    <w:rsid w:val="00BE1C80"/>
    <w:rsid w:val="00BE1FD2"/>
    <w:rsid w:val="00BE368A"/>
    <w:rsid w:val="00BE43F4"/>
    <w:rsid w:val="00BE7996"/>
    <w:rsid w:val="00BE7BB4"/>
    <w:rsid w:val="00BF0FAC"/>
    <w:rsid w:val="00BF413B"/>
    <w:rsid w:val="00BF41E0"/>
    <w:rsid w:val="00BF550A"/>
    <w:rsid w:val="00BF57A7"/>
    <w:rsid w:val="00BF5C46"/>
    <w:rsid w:val="00BF6CBD"/>
    <w:rsid w:val="00BF7128"/>
    <w:rsid w:val="00BF7C7A"/>
    <w:rsid w:val="00C030C3"/>
    <w:rsid w:val="00C03C18"/>
    <w:rsid w:val="00C06262"/>
    <w:rsid w:val="00C0711D"/>
    <w:rsid w:val="00C07C3C"/>
    <w:rsid w:val="00C07E98"/>
    <w:rsid w:val="00C10363"/>
    <w:rsid w:val="00C1056C"/>
    <w:rsid w:val="00C107E9"/>
    <w:rsid w:val="00C10D90"/>
    <w:rsid w:val="00C114C0"/>
    <w:rsid w:val="00C12EA5"/>
    <w:rsid w:val="00C13237"/>
    <w:rsid w:val="00C13563"/>
    <w:rsid w:val="00C20B18"/>
    <w:rsid w:val="00C20CE4"/>
    <w:rsid w:val="00C21970"/>
    <w:rsid w:val="00C23FE7"/>
    <w:rsid w:val="00C243DB"/>
    <w:rsid w:val="00C25785"/>
    <w:rsid w:val="00C25ED6"/>
    <w:rsid w:val="00C2697C"/>
    <w:rsid w:val="00C273A7"/>
    <w:rsid w:val="00C27DF9"/>
    <w:rsid w:val="00C30505"/>
    <w:rsid w:val="00C30EC6"/>
    <w:rsid w:val="00C3197C"/>
    <w:rsid w:val="00C32C18"/>
    <w:rsid w:val="00C33A8D"/>
    <w:rsid w:val="00C33C13"/>
    <w:rsid w:val="00C34620"/>
    <w:rsid w:val="00C35830"/>
    <w:rsid w:val="00C35A6E"/>
    <w:rsid w:val="00C37E5E"/>
    <w:rsid w:val="00C43FA8"/>
    <w:rsid w:val="00C44D65"/>
    <w:rsid w:val="00C4720E"/>
    <w:rsid w:val="00C47939"/>
    <w:rsid w:val="00C51052"/>
    <w:rsid w:val="00C51630"/>
    <w:rsid w:val="00C519FF"/>
    <w:rsid w:val="00C52C63"/>
    <w:rsid w:val="00C52E21"/>
    <w:rsid w:val="00C52E8E"/>
    <w:rsid w:val="00C52FA7"/>
    <w:rsid w:val="00C5381B"/>
    <w:rsid w:val="00C53E6E"/>
    <w:rsid w:val="00C54990"/>
    <w:rsid w:val="00C54F79"/>
    <w:rsid w:val="00C55673"/>
    <w:rsid w:val="00C57375"/>
    <w:rsid w:val="00C609B1"/>
    <w:rsid w:val="00C621D9"/>
    <w:rsid w:val="00C65EA5"/>
    <w:rsid w:val="00C6661F"/>
    <w:rsid w:val="00C71BDA"/>
    <w:rsid w:val="00C73E2F"/>
    <w:rsid w:val="00C75191"/>
    <w:rsid w:val="00C75AA4"/>
    <w:rsid w:val="00C766B8"/>
    <w:rsid w:val="00C7701C"/>
    <w:rsid w:val="00C81CF2"/>
    <w:rsid w:val="00C83556"/>
    <w:rsid w:val="00C84D27"/>
    <w:rsid w:val="00C86CBD"/>
    <w:rsid w:val="00C91D23"/>
    <w:rsid w:val="00C91F75"/>
    <w:rsid w:val="00C9446C"/>
    <w:rsid w:val="00C947F6"/>
    <w:rsid w:val="00C96F53"/>
    <w:rsid w:val="00CA06FF"/>
    <w:rsid w:val="00CA1872"/>
    <w:rsid w:val="00CA3A2A"/>
    <w:rsid w:val="00CA3B81"/>
    <w:rsid w:val="00CA47FE"/>
    <w:rsid w:val="00CA4B43"/>
    <w:rsid w:val="00CA4D6A"/>
    <w:rsid w:val="00CA5361"/>
    <w:rsid w:val="00CA5E31"/>
    <w:rsid w:val="00CA7EC4"/>
    <w:rsid w:val="00CB0CA9"/>
    <w:rsid w:val="00CB3935"/>
    <w:rsid w:val="00CB7F1D"/>
    <w:rsid w:val="00CC0EAD"/>
    <w:rsid w:val="00CC1463"/>
    <w:rsid w:val="00CC2CA5"/>
    <w:rsid w:val="00CC3870"/>
    <w:rsid w:val="00CC5A9E"/>
    <w:rsid w:val="00CC5C64"/>
    <w:rsid w:val="00CC675B"/>
    <w:rsid w:val="00CC7379"/>
    <w:rsid w:val="00CD15A7"/>
    <w:rsid w:val="00CD1632"/>
    <w:rsid w:val="00CD33A8"/>
    <w:rsid w:val="00CD7419"/>
    <w:rsid w:val="00CD7D7D"/>
    <w:rsid w:val="00CE15E2"/>
    <w:rsid w:val="00CE26E9"/>
    <w:rsid w:val="00CE4EDF"/>
    <w:rsid w:val="00CE614E"/>
    <w:rsid w:val="00CF0878"/>
    <w:rsid w:val="00CF2A99"/>
    <w:rsid w:val="00CF3215"/>
    <w:rsid w:val="00CF3337"/>
    <w:rsid w:val="00CF394B"/>
    <w:rsid w:val="00CF3E75"/>
    <w:rsid w:val="00CF46F4"/>
    <w:rsid w:val="00CF59A2"/>
    <w:rsid w:val="00CF7C36"/>
    <w:rsid w:val="00D0253F"/>
    <w:rsid w:val="00D031AF"/>
    <w:rsid w:val="00D042C4"/>
    <w:rsid w:val="00D04D6B"/>
    <w:rsid w:val="00D061B2"/>
    <w:rsid w:val="00D06EB3"/>
    <w:rsid w:val="00D10BC9"/>
    <w:rsid w:val="00D10EAE"/>
    <w:rsid w:val="00D11105"/>
    <w:rsid w:val="00D11199"/>
    <w:rsid w:val="00D11846"/>
    <w:rsid w:val="00D11BF6"/>
    <w:rsid w:val="00D11CA9"/>
    <w:rsid w:val="00D15AB5"/>
    <w:rsid w:val="00D16126"/>
    <w:rsid w:val="00D16788"/>
    <w:rsid w:val="00D17316"/>
    <w:rsid w:val="00D17565"/>
    <w:rsid w:val="00D20209"/>
    <w:rsid w:val="00D20820"/>
    <w:rsid w:val="00D21B6C"/>
    <w:rsid w:val="00D224B4"/>
    <w:rsid w:val="00D233E0"/>
    <w:rsid w:val="00D24654"/>
    <w:rsid w:val="00D25066"/>
    <w:rsid w:val="00D260F9"/>
    <w:rsid w:val="00D270E9"/>
    <w:rsid w:val="00D317DE"/>
    <w:rsid w:val="00D31AEF"/>
    <w:rsid w:val="00D338B6"/>
    <w:rsid w:val="00D34947"/>
    <w:rsid w:val="00D3570C"/>
    <w:rsid w:val="00D35967"/>
    <w:rsid w:val="00D362C2"/>
    <w:rsid w:val="00D4001F"/>
    <w:rsid w:val="00D42C36"/>
    <w:rsid w:val="00D44AB1"/>
    <w:rsid w:val="00D46177"/>
    <w:rsid w:val="00D51586"/>
    <w:rsid w:val="00D523FB"/>
    <w:rsid w:val="00D52841"/>
    <w:rsid w:val="00D546E8"/>
    <w:rsid w:val="00D567B3"/>
    <w:rsid w:val="00D56CCC"/>
    <w:rsid w:val="00D60E74"/>
    <w:rsid w:val="00D62653"/>
    <w:rsid w:val="00D62F73"/>
    <w:rsid w:val="00D641B5"/>
    <w:rsid w:val="00D65126"/>
    <w:rsid w:val="00D655C0"/>
    <w:rsid w:val="00D66C09"/>
    <w:rsid w:val="00D67C19"/>
    <w:rsid w:val="00D67C5D"/>
    <w:rsid w:val="00D70E09"/>
    <w:rsid w:val="00D75300"/>
    <w:rsid w:val="00D75CB9"/>
    <w:rsid w:val="00D80034"/>
    <w:rsid w:val="00D80F50"/>
    <w:rsid w:val="00D829BC"/>
    <w:rsid w:val="00D82FDE"/>
    <w:rsid w:val="00D830DC"/>
    <w:rsid w:val="00D839BF"/>
    <w:rsid w:val="00D87164"/>
    <w:rsid w:val="00D87D7C"/>
    <w:rsid w:val="00D926EF"/>
    <w:rsid w:val="00D92AFD"/>
    <w:rsid w:val="00D92DE3"/>
    <w:rsid w:val="00D94DE5"/>
    <w:rsid w:val="00D978F3"/>
    <w:rsid w:val="00D97BAD"/>
    <w:rsid w:val="00D97EB3"/>
    <w:rsid w:val="00DA069E"/>
    <w:rsid w:val="00DA0BE8"/>
    <w:rsid w:val="00DA1D6D"/>
    <w:rsid w:val="00DA4AF8"/>
    <w:rsid w:val="00DB039F"/>
    <w:rsid w:val="00DB1C8C"/>
    <w:rsid w:val="00DB2B65"/>
    <w:rsid w:val="00DB2D76"/>
    <w:rsid w:val="00DB4E41"/>
    <w:rsid w:val="00DB55AF"/>
    <w:rsid w:val="00DB6560"/>
    <w:rsid w:val="00DB667D"/>
    <w:rsid w:val="00DB70C0"/>
    <w:rsid w:val="00DB7D58"/>
    <w:rsid w:val="00DC2E9D"/>
    <w:rsid w:val="00DC3AB9"/>
    <w:rsid w:val="00DC3B8A"/>
    <w:rsid w:val="00DC5B6A"/>
    <w:rsid w:val="00DC7AE6"/>
    <w:rsid w:val="00DD186F"/>
    <w:rsid w:val="00DD253F"/>
    <w:rsid w:val="00DD3424"/>
    <w:rsid w:val="00DD3515"/>
    <w:rsid w:val="00DD3ACD"/>
    <w:rsid w:val="00DD3DDC"/>
    <w:rsid w:val="00DD5DBC"/>
    <w:rsid w:val="00DD672B"/>
    <w:rsid w:val="00DE00C7"/>
    <w:rsid w:val="00DE058F"/>
    <w:rsid w:val="00DE0766"/>
    <w:rsid w:val="00DF2320"/>
    <w:rsid w:val="00DF2F60"/>
    <w:rsid w:val="00DF30B7"/>
    <w:rsid w:val="00DF3E1D"/>
    <w:rsid w:val="00E00ABE"/>
    <w:rsid w:val="00E01709"/>
    <w:rsid w:val="00E02420"/>
    <w:rsid w:val="00E02F9C"/>
    <w:rsid w:val="00E03137"/>
    <w:rsid w:val="00E035C5"/>
    <w:rsid w:val="00E05797"/>
    <w:rsid w:val="00E0746D"/>
    <w:rsid w:val="00E07FAF"/>
    <w:rsid w:val="00E104EE"/>
    <w:rsid w:val="00E129ED"/>
    <w:rsid w:val="00E13499"/>
    <w:rsid w:val="00E146E3"/>
    <w:rsid w:val="00E14A11"/>
    <w:rsid w:val="00E14C7D"/>
    <w:rsid w:val="00E1540F"/>
    <w:rsid w:val="00E15993"/>
    <w:rsid w:val="00E15BD7"/>
    <w:rsid w:val="00E207A5"/>
    <w:rsid w:val="00E2176E"/>
    <w:rsid w:val="00E23300"/>
    <w:rsid w:val="00E23C79"/>
    <w:rsid w:val="00E2540F"/>
    <w:rsid w:val="00E27A52"/>
    <w:rsid w:val="00E27BE1"/>
    <w:rsid w:val="00E30E5E"/>
    <w:rsid w:val="00E30E97"/>
    <w:rsid w:val="00E35B2A"/>
    <w:rsid w:val="00E37302"/>
    <w:rsid w:val="00E37919"/>
    <w:rsid w:val="00E4055F"/>
    <w:rsid w:val="00E418FC"/>
    <w:rsid w:val="00E4308D"/>
    <w:rsid w:val="00E43D99"/>
    <w:rsid w:val="00E4761B"/>
    <w:rsid w:val="00E525B7"/>
    <w:rsid w:val="00E52912"/>
    <w:rsid w:val="00E52FCF"/>
    <w:rsid w:val="00E536D3"/>
    <w:rsid w:val="00E558FF"/>
    <w:rsid w:val="00E55B36"/>
    <w:rsid w:val="00E574A2"/>
    <w:rsid w:val="00E60700"/>
    <w:rsid w:val="00E60D95"/>
    <w:rsid w:val="00E619C7"/>
    <w:rsid w:val="00E634CE"/>
    <w:rsid w:val="00E63D6E"/>
    <w:rsid w:val="00E65520"/>
    <w:rsid w:val="00E6582E"/>
    <w:rsid w:val="00E66C84"/>
    <w:rsid w:val="00E71310"/>
    <w:rsid w:val="00E72AC3"/>
    <w:rsid w:val="00E72FF2"/>
    <w:rsid w:val="00E73758"/>
    <w:rsid w:val="00E7468E"/>
    <w:rsid w:val="00E81876"/>
    <w:rsid w:val="00E8202A"/>
    <w:rsid w:val="00E82705"/>
    <w:rsid w:val="00E844C1"/>
    <w:rsid w:val="00E84BAB"/>
    <w:rsid w:val="00E8701C"/>
    <w:rsid w:val="00E87848"/>
    <w:rsid w:val="00E87C64"/>
    <w:rsid w:val="00E94726"/>
    <w:rsid w:val="00E9632B"/>
    <w:rsid w:val="00E964F0"/>
    <w:rsid w:val="00E97481"/>
    <w:rsid w:val="00EA00CD"/>
    <w:rsid w:val="00EA288B"/>
    <w:rsid w:val="00EA30D5"/>
    <w:rsid w:val="00EA4AC4"/>
    <w:rsid w:val="00EA5543"/>
    <w:rsid w:val="00EA6FEA"/>
    <w:rsid w:val="00EA7614"/>
    <w:rsid w:val="00EA7B56"/>
    <w:rsid w:val="00EB0DBB"/>
    <w:rsid w:val="00EB1E0B"/>
    <w:rsid w:val="00EB2A50"/>
    <w:rsid w:val="00EB3DF8"/>
    <w:rsid w:val="00EB5058"/>
    <w:rsid w:val="00EB5674"/>
    <w:rsid w:val="00EB7C5E"/>
    <w:rsid w:val="00EC0971"/>
    <w:rsid w:val="00EC25E8"/>
    <w:rsid w:val="00EC2E1A"/>
    <w:rsid w:val="00EC4C64"/>
    <w:rsid w:val="00EC4FFC"/>
    <w:rsid w:val="00EC6082"/>
    <w:rsid w:val="00ED19FB"/>
    <w:rsid w:val="00ED221F"/>
    <w:rsid w:val="00ED2B42"/>
    <w:rsid w:val="00ED2C62"/>
    <w:rsid w:val="00ED33BD"/>
    <w:rsid w:val="00ED45CC"/>
    <w:rsid w:val="00ED5AAA"/>
    <w:rsid w:val="00ED6492"/>
    <w:rsid w:val="00ED66CF"/>
    <w:rsid w:val="00EE05E1"/>
    <w:rsid w:val="00EE23D3"/>
    <w:rsid w:val="00EE2B05"/>
    <w:rsid w:val="00EE32FB"/>
    <w:rsid w:val="00EE4714"/>
    <w:rsid w:val="00EE642B"/>
    <w:rsid w:val="00EE7BE0"/>
    <w:rsid w:val="00EF04E2"/>
    <w:rsid w:val="00EF0C6F"/>
    <w:rsid w:val="00EF22E7"/>
    <w:rsid w:val="00EF4522"/>
    <w:rsid w:val="00EF606A"/>
    <w:rsid w:val="00EF6D29"/>
    <w:rsid w:val="00EF7202"/>
    <w:rsid w:val="00EF7F6B"/>
    <w:rsid w:val="00F00C0F"/>
    <w:rsid w:val="00F02022"/>
    <w:rsid w:val="00F024B7"/>
    <w:rsid w:val="00F04955"/>
    <w:rsid w:val="00F05CA0"/>
    <w:rsid w:val="00F065F7"/>
    <w:rsid w:val="00F11857"/>
    <w:rsid w:val="00F127C5"/>
    <w:rsid w:val="00F13BEC"/>
    <w:rsid w:val="00F1609E"/>
    <w:rsid w:val="00F164A1"/>
    <w:rsid w:val="00F16DAE"/>
    <w:rsid w:val="00F17EBF"/>
    <w:rsid w:val="00F2113B"/>
    <w:rsid w:val="00F212F1"/>
    <w:rsid w:val="00F22446"/>
    <w:rsid w:val="00F2257D"/>
    <w:rsid w:val="00F22FDE"/>
    <w:rsid w:val="00F269FB"/>
    <w:rsid w:val="00F27095"/>
    <w:rsid w:val="00F300EF"/>
    <w:rsid w:val="00F33C7E"/>
    <w:rsid w:val="00F345F3"/>
    <w:rsid w:val="00F367E5"/>
    <w:rsid w:val="00F36BC7"/>
    <w:rsid w:val="00F37862"/>
    <w:rsid w:val="00F37B50"/>
    <w:rsid w:val="00F41C32"/>
    <w:rsid w:val="00F46A89"/>
    <w:rsid w:val="00F51174"/>
    <w:rsid w:val="00F52338"/>
    <w:rsid w:val="00F52B8B"/>
    <w:rsid w:val="00F54BCE"/>
    <w:rsid w:val="00F54D27"/>
    <w:rsid w:val="00F54F68"/>
    <w:rsid w:val="00F56294"/>
    <w:rsid w:val="00F5776A"/>
    <w:rsid w:val="00F620B4"/>
    <w:rsid w:val="00F62E6B"/>
    <w:rsid w:val="00F639F9"/>
    <w:rsid w:val="00F659B4"/>
    <w:rsid w:val="00F65C1F"/>
    <w:rsid w:val="00F669D4"/>
    <w:rsid w:val="00F66FE8"/>
    <w:rsid w:val="00F6709B"/>
    <w:rsid w:val="00F6748E"/>
    <w:rsid w:val="00F70192"/>
    <w:rsid w:val="00F70476"/>
    <w:rsid w:val="00F708EB"/>
    <w:rsid w:val="00F70C25"/>
    <w:rsid w:val="00F71254"/>
    <w:rsid w:val="00F726A2"/>
    <w:rsid w:val="00F739A5"/>
    <w:rsid w:val="00F74A07"/>
    <w:rsid w:val="00F759F8"/>
    <w:rsid w:val="00F759F9"/>
    <w:rsid w:val="00F75A2C"/>
    <w:rsid w:val="00F75CDF"/>
    <w:rsid w:val="00F7690A"/>
    <w:rsid w:val="00F82128"/>
    <w:rsid w:val="00F8373D"/>
    <w:rsid w:val="00F861F6"/>
    <w:rsid w:val="00F86D9C"/>
    <w:rsid w:val="00F87385"/>
    <w:rsid w:val="00F8757A"/>
    <w:rsid w:val="00F87D49"/>
    <w:rsid w:val="00F9046D"/>
    <w:rsid w:val="00F915E5"/>
    <w:rsid w:val="00F9175C"/>
    <w:rsid w:val="00F934A1"/>
    <w:rsid w:val="00F937C9"/>
    <w:rsid w:val="00F97538"/>
    <w:rsid w:val="00FA1F0A"/>
    <w:rsid w:val="00FA36C7"/>
    <w:rsid w:val="00FA44A7"/>
    <w:rsid w:val="00FA47A6"/>
    <w:rsid w:val="00FA5B9C"/>
    <w:rsid w:val="00FA6C15"/>
    <w:rsid w:val="00FA7853"/>
    <w:rsid w:val="00FB1F9F"/>
    <w:rsid w:val="00FB2DC1"/>
    <w:rsid w:val="00FB7FF1"/>
    <w:rsid w:val="00FC1063"/>
    <w:rsid w:val="00FC1756"/>
    <w:rsid w:val="00FC17D2"/>
    <w:rsid w:val="00FC3086"/>
    <w:rsid w:val="00FC4120"/>
    <w:rsid w:val="00FC56DB"/>
    <w:rsid w:val="00FC5F4E"/>
    <w:rsid w:val="00FC769F"/>
    <w:rsid w:val="00FD3E02"/>
    <w:rsid w:val="00FD4E60"/>
    <w:rsid w:val="00FD5E5A"/>
    <w:rsid w:val="00FD7D2D"/>
    <w:rsid w:val="00FE01AA"/>
    <w:rsid w:val="00FE0D57"/>
    <w:rsid w:val="00FE1F8B"/>
    <w:rsid w:val="00FE2B08"/>
    <w:rsid w:val="00FE424C"/>
    <w:rsid w:val="00FE4344"/>
    <w:rsid w:val="00FE4F30"/>
    <w:rsid w:val="00FF0C95"/>
    <w:rsid w:val="00FF17B0"/>
    <w:rsid w:val="00FF1AE3"/>
    <w:rsid w:val="00FF3CAD"/>
    <w:rsid w:val="00FF436A"/>
    <w:rsid w:val="00FF64C9"/>
    <w:rsid w:val="00FF6BD7"/>
    <w:rsid w:val="00FF7A11"/>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13849"/>
  <w15:docId w15:val="{1CED9975-6B47-4EAF-B6B9-DEFA79ECA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3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5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04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06092"/>
    <w:pPr>
      <w:spacing w:after="0" w:line="240" w:lineRule="auto"/>
      <w:contextualSpacing/>
      <w:jc w:val="center"/>
    </w:pPr>
    <w:rPr>
      <w:rFonts w:ascii="Times New Roman" w:eastAsiaTheme="majorEastAsia" w:hAnsi="Times New Roman" w:cstheme="majorBidi"/>
      <w:b/>
      <w:spacing w:val="-10"/>
      <w:sz w:val="28"/>
      <w:szCs w:val="56"/>
      <w:lang w:val="en-US" w:eastAsia="en-GB"/>
    </w:rPr>
  </w:style>
  <w:style w:type="character" w:customStyle="1" w:styleId="TitleChar">
    <w:name w:val="Title Char"/>
    <w:basedOn w:val="DefaultParagraphFont"/>
    <w:link w:val="Title"/>
    <w:uiPriority w:val="10"/>
    <w:rsid w:val="00A06092"/>
    <w:rPr>
      <w:rFonts w:ascii="Times New Roman" w:eastAsiaTheme="majorEastAsia" w:hAnsi="Times New Roman" w:cstheme="majorBidi"/>
      <w:b/>
      <w:spacing w:val="-10"/>
      <w:sz w:val="28"/>
      <w:szCs w:val="56"/>
      <w:lang w:val="en-US" w:eastAsia="en-GB"/>
    </w:rPr>
  </w:style>
  <w:style w:type="character" w:styleId="Hyperlink">
    <w:name w:val="Hyperlink"/>
    <w:basedOn w:val="DefaultParagraphFont"/>
    <w:uiPriority w:val="99"/>
    <w:unhideWhenUsed/>
    <w:rsid w:val="00A06092"/>
    <w:rPr>
      <w:color w:val="0563C1" w:themeColor="hyperlink"/>
      <w:u w:val="single"/>
    </w:rPr>
  </w:style>
  <w:style w:type="character" w:customStyle="1" w:styleId="UnresolvedMention1">
    <w:name w:val="Unresolved Mention1"/>
    <w:basedOn w:val="DefaultParagraphFont"/>
    <w:uiPriority w:val="99"/>
    <w:semiHidden/>
    <w:unhideWhenUsed/>
    <w:rsid w:val="00A06092"/>
    <w:rPr>
      <w:color w:val="605E5C"/>
      <w:shd w:val="clear" w:color="auto" w:fill="E1DFDD"/>
    </w:rPr>
  </w:style>
  <w:style w:type="character" w:styleId="LineNumber">
    <w:name w:val="line number"/>
    <w:basedOn w:val="DefaultParagraphFont"/>
    <w:uiPriority w:val="99"/>
    <w:semiHidden/>
    <w:unhideWhenUsed/>
    <w:rsid w:val="007202CA"/>
  </w:style>
  <w:style w:type="character" w:styleId="CommentReference">
    <w:name w:val="annotation reference"/>
    <w:basedOn w:val="DefaultParagraphFont"/>
    <w:uiPriority w:val="99"/>
    <w:semiHidden/>
    <w:unhideWhenUsed/>
    <w:qFormat/>
    <w:rsid w:val="007202CA"/>
    <w:rPr>
      <w:sz w:val="16"/>
      <w:szCs w:val="16"/>
    </w:rPr>
  </w:style>
  <w:style w:type="paragraph" w:styleId="CommentText">
    <w:name w:val="annotation text"/>
    <w:basedOn w:val="Normal"/>
    <w:link w:val="CommentTextChar"/>
    <w:uiPriority w:val="99"/>
    <w:unhideWhenUsed/>
    <w:rsid w:val="007202CA"/>
    <w:pPr>
      <w:spacing w:line="240" w:lineRule="auto"/>
    </w:pPr>
    <w:rPr>
      <w:rFonts w:ascii="Calibri" w:eastAsia="Calibri" w:hAnsi="Calibri" w:cs="Calibri"/>
      <w:sz w:val="20"/>
      <w:szCs w:val="20"/>
      <w:lang w:eastAsia="en-GB"/>
    </w:rPr>
  </w:style>
  <w:style w:type="character" w:customStyle="1" w:styleId="CommentTextChar">
    <w:name w:val="Comment Text Char"/>
    <w:basedOn w:val="DefaultParagraphFont"/>
    <w:link w:val="CommentText"/>
    <w:uiPriority w:val="99"/>
    <w:rsid w:val="007202CA"/>
    <w:rPr>
      <w:rFonts w:ascii="Calibri" w:eastAsia="Calibri" w:hAnsi="Calibri" w:cs="Calibri"/>
      <w:sz w:val="20"/>
      <w:szCs w:val="20"/>
      <w:lang w:eastAsia="en-GB"/>
    </w:rPr>
  </w:style>
  <w:style w:type="paragraph" w:styleId="Header">
    <w:name w:val="header"/>
    <w:basedOn w:val="Normal"/>
    <w:link w:val="HeaderChar"/>
    <w:uiPriority w:val="99"/>
    <w:unhideWhenUsed/>
    <w:rsid w:val="007202CA"/>
    <w:pPr>
      <w:tabs>
        <w:tab w:val="center" w:pos="4536"/>
        <w:tab w:val="right" w:pos="9072"/>
      </w:tabs>
      <w:spacing w:after="0" w:line="240" w:lineRule="auto"/>
    </w:pPr>
  </w:style>
  <w:style w:type="character" w:customStyle="1" w:styleId="HeaderChar">
    <w:name w:val="Header Char"/>
    <w:basedOn w:val="DefaultParagraphFont"/>
    <w:link w:val="Header"/>
    <w:uiPriority w:val="99"/>
    <w:rsid w:val="007202CA"/>
  </w:style>
  <w:style w:type="paragraph" w:styleId="Footer">
    <w:name w:val="footer"/>
    <w:basedOn w:val="Normal"/>
    <w:link w:val="FooterChar"/>
    <w:uiPriority w:val="99"/>
    <w:unhideWhenUsed/>
    <w:rsid w:val="007202CA"/>
    <w:pPr>
      <w:tabs>
        <w:tab w:val="center" w:pos="4536"/>
        <w:tab w:val="right" w:pos="9072"/>
      </w:tabs>
      <w:spacing w:after="0" w:line="240" w:lineRule="auto"/>
    </w:pPr>
  </w:style>
  <w:style w:type="character" w:customStyle="1" w:styleId="FooterChar">
    <w:name w:val="Footer Char"/>
    <w:basedOn w:val="DefaultParagraphFont"/>
    <w:link w:val="Footer"/>
    <w:uiPriority w:val="99"/>
    <w:rsid w:val="007202CA"/>
  </w:style>
  <w:style w:type="paragraph" w:styleId="ListParagraph">
    <w:name w:val="List Paragraph"/>
    <w:basedOn w:val="Normal"/>
    <w:uiPriority w:val="34"/>
    <w:qFormat/>
    <w:rsid w:val="00C30505"/>
    <w:pPr>
      <w:ind w:left="720"/>
      <w:contextualSpacing/>
    </w:pPr>
  </w:style>
  <w:style w:type="character" w:styleId="PlaceholderText">
    <w:name w:val="Placeholder Text"/>
    <w:basedOn w:val="DefaultParagraphFont"/>
    <w:uiPriority w:val="99"/>
    <w:semiHidden/>
    <w:rsid w:val="0062567F"/>
    <w:rPr>
      <w:color w:val="808080"/>
    </w:rPr>
  </w:style>
  <w:style w:type="paragraph" w:styleId="CommentSubject">
    <w:name w:val="annotation subject"/>
    <w:basedOn w:val="CommentText"/>
    <w:next w:val="CommentText"/>
    <w:link w:val="CommentSubjectChar"/>
    <w:uiPriority w:val="99"/>
    <w:semiHidden/>
    <w:unhideWhenUsed/>
    <w:rsid w:val="008028A1"/>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8028A1"/>
    <w:rPr>
      <w:rFonts w:ascii="Calibri" w:eastAsia="Calibri" w:hAnsi="Calibri" w:cs="Calibri"/>
      <w:b/>
      <w:bCs/>
      <w:sz w:val="20"/>
      <w:szCs w:val="20"/>
      <w:lang w:eastAsia="en-GB"/>
    </w:rPr>
  </w:style>
  <w:style w:type="character" w:customStyle="1" w:styleId="paranumber">
    <w:name w:val="paranumber"/>
    <w:basedOn w:val="DefaultParagraphFont"/>
    <w:rsid w:val="003279AF"/>
  </w:style>
  <w:style w:type="character" w:customStyle="1" w:styleId="muitypography-root">
    <w:name w:val="muitypography-root"/>
    <w:basedOn w:val="DefaultParagraphFont"/>
    <w:rsid w:val="00736292"/>
  </w:style>
  <w:style w:type="character" w:styleId="FollowedHyperlink">
    <w:name w:val="FollowedHyperlink"/>
    <w:basedOn w:val="DefaultParagraphFont"/>
    <w:uiPriority w:val="99"/>
    <w:semiHidden/>
    <w:unhideWhenUsed/>
    <w:rsid w:val="003C2621"/>
    <w:rPr>
      <w:color w:val="954F72" w:themeColor="followedHyperlink"/>
      <w:u w:val="single"/>
    </w:rPr>
  </w:style>
  <w:style w:type="character" w:customStyle="1" w:styleId="UnresolvedMention2">
    <w:name w:val="Unresolved Mention2"/>
    <w:basedOn w:val="DefaultParagraphFont"/>
    <w:uiPriority w:val="99"/>
    <w:semiHidden/>
    <w:unhideWhenUsed/>
    <w:rsid w:val="00AD3ACE"/>
    <w:rPr>
      <w:color w:val="605E5C"/>
      <w:shd w:val="clear" w:color="auto" w:fill="E1DFDD"/>
    </w:rPr>
  </w:style>
  <w:style w:type="paragraph" w:styleId="NormalWeb">
    <w:name w:val="Normal (Web)"/>
    <w:basedOn w:val="Normal"/>
    <w:uiPriority w:val="99"/>
    <w:semiHidden/>
    <w:unhideWhenUsed/>
    <w:rsid w:val="006D4C5F"/>
    <w:rPr>
      <w:rFonts w:ascii="Times New Roman" w:hAnsi="Times New Roman" w:cs="Times New Roman"/>
      <w:sz w:val="24"/>
      <w:szCs w:val="24"/>
    </w:rPr>
  </w:style>
  <w:style w:type="character" w:customStyle="1" w:styleId="Heading1Char">
    <w:name w:val="Heading 1 Char"/>
    <w:basedOn w:val="DefaultParagraphFont"/>
    <w:link w:val="Heading1"/>
    <w:uiPriority w:val="9"/>
    <w:rsid w:val="0071539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539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04E2"/>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EB7C5E"/>
  </w:style>
  <w:style w:type="character" w:styleId="Strong">
    <w:name w:val="Strong"/>
    <w:basedOn w:val="DefaultParagraphFont"/>
    <w:uiPriority w:val="22"/>
    <w:qFormat/>
    <w:rsid w:val="00EA7B56"/>
    <w:rPr>
      <w:b/>
      <w:bCs/>
    </w:rPr>
  </w:style>
  <w:style w:type="paragraph" w:styleId="BalloonText">
    <w:name w:val="Balloon Text"/>
    <w:basedOn w:val="Normal"/>
    <w:link w:val="BalloonTextChar"/>
    <w:uiPriority w:val="99"/>
    <w:semiHidden/>
    <w:unhideWhenUsed/>
    <w:rsid w:val="006F6B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6BD6"/>
    <w:rPr>
      <w:rFonts w:ascii="Segoe UI" w:hAnsi="Segoe UI" w:cs="Segoe UI"/>
      <w:sz w:val="18"/>
      <w:szCs w:val="18"/>
    </w:rPr>
  </w:style>
  <w:style w:type="paragraph" w:styleId="Revision">
    <w:name w:val="Revision"/>
    <w:hidden/>
    <w:uiPriority w:val="99"/>
    <w:semiHidden/>
    <w:rsid w:val="00EC6082"/>
    <w:pPr>
      <w:spacing w:after="0" w:line="240" w:lineRule="auto"/>
    </w:pPr>
  </w:style>
  <w:style w:type="paragraph" w:styleId="BodyText">
    <w:name w:val="Body Text"/>
    <w:basedOn w:val="Normal"/>
    <w:link w:val="BodyTextChar"/>
    <w:uiPriority w:val="1"/>
    <w:semiHidden/>
    <w:unhideWhenUsed/>
    <w:qFormat/>
    <w:rsid w:val="00EE32FB"/>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semiHidden/>
    <w:rsid w:val="00EE32FB"/>
    <w:rPr>
      <w:rFonts w:ascii="Times New Roman" w:eastAsia="Times New Roman" w:hAnsi="Times New Roman" w:cs="Times New Roman"/>
      <w:sz w:val="20"/>
      <w:szCs w:val="20"/>
      <w:lang w:val="en-US"/>
    </w:rPr>
  </w:style>
  <w:style w:type="paragraph" w:customStyle="1" w:styleId="TableParagraph">
    <w:name w:val="Table Paragraph"/>
    <w:basedOn w:val="Normal"/>
    <w:uiPriority w:val="1"/>
    <w:qFormat/>
    <w:rsid w:val="00EE32FB"/>
    <w:pPr>
      <w:widowControl w:val="0"/>
      <w:autoSpaceDE w:val="0"/>
      <w:autoSpaceDN w:val="0"/>
      <w:spacing w:before="2" w:after="0" w:line="164" w:lineRule="exact"/>
      <w:ind w:left="101"/>
    </w:pPr>
    <w:rPr>
      <w:rFonts w:ascii="Times New Roman" w:eastAsia="Times New Roman" w:hAnsi="Times New Roman" w:cs="Times New Roman"/>
      <w:lang w:val="en-US"/>
    </w:rPr>
  </w:style>
  <w:style w:type="character" w:styleId="UnresolvedMention">
    <w:name w:val="Unresolved Mention"/>
    <w:basedOn w:val="DefaultParagraphFont"/>
    <w:uiPriority w:val="99"/>
    <w:semiHidden/>
    <w:unhideWhenUsed/>
    <w:rsid w:val="007B6775"/>
    <w:rPr>
      <w:color w:val="605E5C"/>
      <w:shd w:val="clear" w:color="auto" w:fill="E1DFDD"/>
    </w:rPr>
  </w:style>
  <w:style w:type="paragraph" w:styleId="HTMLPreformatted">
    <w:name w:val="HTML Preformatted"/>
    <w:basedOn w:val="Normal"/>
    <w:link w:val="HTMLPreformattedChar"/>
    <w:uiPriority w:val="99"/>
    <w:semiHidden/>
    <w:unhideWhenUsed/>
    <w:rsid w:val="00161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61C03"/>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71190">
      <w:bodyDiv w:val="1"/>
      <w:marLeft w:val="0"/>
      <w:marRight w:val="0"/>
      <w:marTop w:val="0"/>
      <w:marBottom w:val="0"/>
      <w:divBdr>
        <w:top w:val="none" w:sz="0" w:space="0" w:color="auto"/>
        <w:left w:val="none" w:sz="0" w:space="0" w:color="auto"/>
        <w:bottom w:val="none" w:sz="0" w:space="0" w:color="auto"/>
        <w:right w:val="none" w:sz="0" w:space="0" w:color="auto"/>
      </w:divBdr>
    </w:div>
    <w:div w:id="43793353">
      <w:bodyDiv w:val="1"/>
      <w:marLeft w:val="0"/>
      <w:marRight w:val="0"/>
      <w:marTop w:val="0"/>
      <w:marBottom w:val="0"/>
      <w:divBdr>
        <w:top w:val="none" w:sz="0" w:space="0" w:color="auto"/>
        <w:left w:val="none" w:sz="0" w:space="0" w:color="auto"/>
        <w:bottom w:val="none" w:sz="0" w:space="0" w:color="auto"/>
        <w:right w:val="none" w:sz="0" w:space="0" w:color="auto"/>
      </w:divBdr>
    </w:div>
    <w:div w:id="58091378">
      <w:bodyDiv w:val="1"/>
      <w:marLeft w:val="0"/>
      <w:marRight w:val="0"/>
      <w:marTop w:val="0"/>
      <w:marBottom w:val="0"/>
      <w:divBdr>
        <w:top w:val="none" w:sz="0" w:space="0" w:color="auto"/>
        <w:left w:val="none" w:sz="0" w:space="0" w:color="auto"/>
        <w:bottom w:val="none" w:sz="0" w:space="0" w:color="auto"/>
        <w:right w:val="none" w:sz="0" w:space="0" w:color="auto"/>
      </w:divBdr>
    </w:div>
    <w:div w:id="71317632">
      <w:bodyDiv w:val="1"/>
      <w:marLeft w:val="0"/>
      <w:marRight w:val="0"/>
      <w:marTop w:val="0"/>
      <w:marBottom w:val="0"/>
      <w:divBdr>
        <w:top w:val="none" w:sz="0" w:space="0" w:color="auto"/>
        <w:left w:val="none" w:sz="0" w:space="0" w:color="auto"/>
        <w:bottom w:val="none" w:sz="0" w:space="0" w:color="auto"/>
        <w:right w:val="none" w:sz="0" w:space="0" w:color="auto"/>
      </w:divBdr>
    </w:div>
    <w:div w:id="190460172">
      <w:bodyDiv w:val="1"/>
      <w:marLeft w:val="0"/>
      <w:marRight w:val="0"/>
      <w:marTop w:val="0"/>
      <w:marBottom w:val="0"/>
      <w:divBdr>
        <w:top w:val="none" w:sz="0" w:space="0" w:color="auto"/>
        <w:left w:val="none" w:sz="0" w:space="0" w:color="auto"/>
        <w:bottom w:val="none" w:sz="0" w:space="0" w:color="auto"/>
        <w:right w:val="none" w:sz="0" w:space="0" w:color="auto"/>
      </w:divBdr>
    </w:div>
    <w:div w:id="215363696">
      <w:bodyDiv w:val="1"/>
      <w:marLeft w:val="0"/>
      <w:marRight w:val="0"/>
      <w:marTop w:val="0"/>
      <w:marBottom w:val="0"/>
      <w:divBdr>
        <w:top w:val="none" w:sz="0" w:space="0" w:color="auto"/>
        <w:left w:val="none" w:sz="0" w:space="0" w:color="auto"/>
        <w:bottom w:val="none" w:sz="0" w:space="0" w:color="auto"/>
        <w:right w:val="none" w:sz="0" w:space="0" w:color="auto"/>
      </w:divBdr>
    </w:div>
    <w:div w:id="318701862">
      <w:bodyDiv w:val="1"/>
      <w:marLeft w:val="0"/>
      <w:marRight w:val="0"/>
      <w:marTop w:val="0"/>
      <w:marBottom w:val="0"/>
      <w:divBdr>
        <w:top w:val="none" w:sz="0" w:space="0" w:color="auto"/>
        <w:left w:val="none" w:sz="0" w:space="0" w:color="auto"/>
        <w:bottom w:val="none" w:sz="0" w:space="0" w:color="auto"/>
        <w:right w:val="none" w:sz="0" w:space="0" w:color="auto"/>
      </w:divBdr>
    </w:div>
    <w:div w:id="344868771">
      <w:bodyDiv w:val="1"/>
      <w:marLeft w:val="0"/>
      <w:marRight w:val="0"/>
      <w:marTop w:val="0"/>
      <w:marBottom w:val="0"/>
      <w:divBdr>
        <w:top w:val="none" w:sz="0" w:space="0" w:color="auto"/>
        <w:left w:val="none" w:sz="0" w:space="0" w:color="auto"/>
        <w:bottom w:val="none" w:sz="0" w:space="0" w:color="auto"/>
        <w:right w:val="none" w:sz="0" w:space="0" w:color="auto"/>
      </w:divBdr>
    </w:div>
    <w:div w:id="372965410">
      <w:bodyDiv w:val="1"/>
      <w:marLeft w:val="0"/>
      <w:marRight w:val="0"/>
      <w:marTop w:val="0"/>
      <w:marBottom w:val="0"/>
      <w:divBdr>
        <w:top w:val="none" w:sz="0" w:space="0" w:color="auto"/>
        <w:left w:val="none" w:sz="0" w:space="0" w:color="auto"/>
        <w:bottom w:val="none" w:sz="0" w:space="0" w:color="auto"/>
        <w:right w:val="none" w:sz="0" w:space="0" w:color="auto"/>
      </w:divBdr>
    </w:div>
    <w:div w:id="402338316">
      <w:bodyDiv w:val="1"/>
      <w:marLeft w:val="0"/>
      <w:marRight w:val="0"/>
      <w:marTop w:val="0"/>
      <w:marBottom w:val="0"/>
      <w:divBdr>
        <w:top w:val="none" w:sz="0" w:space="0" w:color="auto"/>
        <w:left w:val="none" w:sz="0" w:space="0" w:color="auto"/>
        <w:bottom w:val="none" w:sz="0" w:space="0" w:color="auto"/>
        <w:right w:val="none" w:sz="0" w:space="0" w:color="auto"/>
      </w:divBdr>
    </w:div>
    <w:div w:id="443115446">
      <w:bodyDiv w:val="1"/>
      <w:marLeft w:val="0"/>
      <w:marRight w:val="0"/>
      <w:marTop w:val="0"/>
      <w:marBottom w:val="0"/>
      <w:divBdr>
        <w:top w:val="none" w:sz="0" w:space="0" w:color="auto"/>
        <w:left w:val="none" w:sz="0" w:space="0" w:color="auto"/>
        <w:bottom w:val="none" w:sz="0" w:space="0" w:color="auto"/>
        <w:right w:val="none" w:sz="0" w:space="0" w:color="auto"/>
      </w:divBdr>
    </w:div>
    <w:div w:id="463430677">
      <w:bodyDiv w:val="1"/>
      <w:marLeft w:val="0"/>
      <w:marRight w:val="0"/>
      <w:marTop w:val="0"/>
      <w:marBottom w:val="0"/>
      <w:divBdr>
        <w:top w:val="none" w:sz="0" w:space="0" w:color="auto"/>
        <w:left w:val="none" w:sz="0" w:space="0" w:color="auto"/>
        <w:bottom w:val="none" w:sz="0" w:space="0" w:color="auto"/>
        <w:right w:val="none" w:sz="0" w:space="0" w:color="auto"/>
      </w:divBdr>
    </w:div>
    <w:div w:id="464156032">
      <w:bodyDiv w:val="1"/>
      <w:marLeft w:val="0"/>
      <w:marRight w:val="0"/>
      <w:marTop w:val="0"/>
      <w:marBottom w:val="0"/>
      <w:divBdr>
        <w:top w:val="none" w:sz="0" w:space="0" w:color="auto"/>
        <w:left w:val="none" w:sz="0" w:space="0" w:color="auto"/>
        <w:bottom w:val="none" w:sz="0" w:space="0" w:color="auto"/>
        <w:right w:val="none" w:sz="0" w:space="0" w:color="auto"/>
      </w:divBdr>
    </w:div>
    <w:div w:id="586305388">
      <w:bodyDiv w:val="1"/>
      <w:marLeft w:val="0"/>
      <w:marRight w:val="0"/>
      <w:marTop w:val="0"/>
      <w:marBottom w:val="0"/>
      <w:divBdr>
        <w:top w:val="none" w:sz="0" w:space="0" w:color="auto"/>
        <w:left w:val="none" w:sz="0" w:space="0" w:color="auto"/>
        <w:bottom w:val="none" w:sz="0" w:space="0" w:color="auto"/>
        <w:right w:val="none" w:sz="0" w:space="0" w:color="auto"/>
      </w:divBdr>
    </w:div>
    <w:div w:id="756513556">
      <w:bodyDiv w:val="1"/>
      <w:marLeft w:val="0"/>
      <w:marRight w:val="0"/>
      <w:marTop w:val="0"/>
      <w:marBottom w:val="0"/>
      <w:divBdr>
        <w:top w:val="none" w:sz="0" w:space="0" w:color="auto"/>
        <w:left w:val="none" w:sz="0" w:space="0" w:color="auto"/>
        <w:bottom w:val="none" w:sz="0" w:space="0" w:color="auto"/>
        <w:right w:val="none" w:sz="0" w:space="0" w:color="auto"/>
      </w:divBdr>
    </w:div>
    <w:div w:id="870580758">
      <w:bodyDiv w:val="1"/>
      <w:marLeft w:val="0"/>
      <w:marRight w:val="0"/>
      <w:marTop w:val="0"/>
      <w:marBottom w:val="0"/>
      <w:divBdr>
        <w:top w:val="none" w:sz="0" w:space="0" w:color="auto"/>
        <w:left w:val="none" w:sz="0" w:space="0" w:color="auto"/>
        <w:bottom w:val="none" w:sz="0" w:space="0" w:color="auto"/>
        <w:right w:val="none" w:sz="0" w:space="0" w:color="auto"/>
      </w:divBdr>
    </w:div>
    <w:div w:id="919174243">
      <w:bodyDiv w:val="1"/>
      <w:marLeft w:val="0"/>
      <w:marRight w:val="0"/>
      <w:marTop w:val="0"/>
      <w:marBottom w:val="0"/>
      <w:divBdr>
        <w:top w:val="none" w:sz="0" w:space="0" w:color="auto"/>
        <w:left w:val="none" w:sz="0" w:space="0" w:color="auto"/>
        <w:bottom w:val="none" w:sz="0" w:space="0" w:color="auto"/>
        <w:right w:val="none" w:sz="0" w:space="0" w:color="auto"/>
      </w:divBdr>
    </w:div>
    <w:div w:id="999846731">
      <w:bodyDiv w:val="1"/>
      <w:marLeft w:val="0"/>
      <w:marRight w:val="0"/>
      <w:marTop w:val="0"/>
      <w:marBottom w:val="0"/>
      <w:divBdr>
        <w:top w:val="none" w:sz="0" w:space="0" w:color="auto"/>
        <w:left w:val="none" w:sz="0" w:space="0" w:color="auto"/>
        <w:bottom w:val="none" w:sz="0" w:space="0" w:color="auto"/>
        <w:right w:val="none" w:sz="0" w:space="0" w:color="auto"/>
      </w:divBdr>
    </w:div>
    <w:div w:id="1017542169">
      <w:bodyDiv w:val="1"/>
      <w:marLeft w:val="0"/>
      <w:marRight w:val="0"/>
      <w:marTop w:val="0"/>
      <w:marBottom w:val="0"/>
      <w:divBdr>
        <w:top w:val="none" w:sz="0" w:space="0" w:color="auto"/>
        <w:left w:val="none" w:sz="0" w:space="0" w:color="auto"/>
        <w:bottom w:val="none" w:sz="0" w:space="0" w:color="auto"/>
        <w:right w:val="none" w:sz="0" w:space="0" w:color="auto"/>
      </w:divBdr>
    </w:div>
    <w:div w:id="1062290478">
      <w:bodyDiv w:val="1"/>
      <w:marLeft w:val="0"/>
      <w:marRight w:val="0"/>
      <w:marTop w:val="0"/>
      <w:marBottom w:val="0"/>
      <w:divBdr>
        <w:top w:val="none" w:sz="0" w:space="0" w:color="auto"/>
        <w:left w:val="none" w:sz="0" w:space="0" w:color="auto"/>
        <w:bottom w:val="none" w:sz="0" w:space="0" w:color="auto"/>
        <w:right w:val="none" w:sz="0" w:space="0" w:color="auto"/>
      </w:divBdr>
    </w:div>
    <w:div w:id="1080827751">
      <w:bodyDiv w:val="1"/>
      <w:marLeft w:val="0"/>
      <w:marRight w:val="0"/>
      <w:marTop w:val="0"/>
      <w:marBottom w:val="0"/>
      <w:divBdr>
        <w:top w:val="none" w:sz="0" w:space="0" w:color="auto"/>
        <w:left w:val="none" w:sz="0" w:space="0" w:color="auto"/>
        <w:bottom w:val="none" w:sz="0" w:space="0" w:color="auto"/>
        <w:right w:val="none" w:sz="0" w:space="0" w:color="auto"/>
      </w:divBdr>
    </w:div>
    <w:div w:id="1298952873">
      <w:bodyDiv w:val="1"/>
      <w:marLeft w:val="0"/>
      <w:marRight w:val="0"/>
      <w:marTop w:val="0"/>
      <w:marBottom w:val="0"/>
      <w:divBdr>
        <w:top w:val="none" w:sz="0" w:space="0" w:color="auto"/>
        <w:left w:val="none" w:sz="0" w:space="0" w:color="auto"/>
        <w:bottom w:val="none" w:sz="0" w:space="0" w:color="auto"/>
        <w:right w:val="none" w:sz="0" w:space="0" w:color="auto"/>
      </w:divBdr>
    </w:div>
    <w:div w:id="1381782228">
      <w:bodyDiv w:val="1"/>
      <w:marLeft w:val="0"/>
      <w:marRight w:val="0"/>
      <w:marTop w:val="0"/>
      <w:marBottom w:val="0"/>
      <w:divBdr>
        <w:top w:val="none" w:sz="0" w:space="0" w:color="auto"/>
        <w:left w:val="none" w:sz="0" w:space="0" w:color="auto"/>
        <w:bottom w:val="none" w:sz="0" w:space="0" w:color="auto"/>
        <w:right w:val="none" w:sz="0" w:space="0" w:color="auto"/>
      </w:divBdr>
    </w:div>
    <w:div w:id="1509903489">
      <w:bodyDiv w:val="1"/>
      <w:marLeft w:val="0"/>
      <w:marRight w:val="0"/>
      <w:marTop w:val="0"/>
      <w:marBottom w:val="0"/>
      <w:divBdr>
        <w:top w:val="none" w:sz="0" w:space="0" w:color="auto"/>
        <w:left w:val="none" w:sz="0" w:space="0" w:color="auto"/>
        <w:bottom w:val="none" w:sz="0" w:space="0" w:color="auto"/>
        <w:right w:val="none" w:sz="0" w:space="0" w:color="auto"/>
      </w:divBdr>
      <w:divsChild>
        <w:div w:id="1811512259">
          <w:marLeft w:val="0"/>
          <w:marRight w:val="0"/>
          <w:marTop w:val="0"/>
          <w:marBottom w:val="0"/>
          <w:divBdr>
            <w:top w:val="none" w:sz="0" w:space="0" w:color="auto"/>
            <w:left w:val="none" w:sz="0" w:space="0" w:color="auto"/>
            <w:bottom w:val="none" w:sz="0" w:space="0" w:color="auto"/>
            <w:right w:val="none" w:sz="0" w:space="0" w:color="auto"/>
          </w:divBdr>
        </w:div>
      </w:divsChild>
    </w:div>
    <w:div w:id="1528790812">
      <w:bodyDiv w:val="1"/>
      <w:marLeft w:val="0"/>
      <w:marRight w:val="0"/>
      <w:marTop w:val="0"/>
      <w:marBottom w:val="0"/>
      <w:divBdr>
        <w:top w:val="none" w:sz="0" w:space="0" w:color="auto"/>
        <w:left w:val="none" w:sz="0" w:space="0" w:color="auto"/>
        <w:bottom w:val="none" w:sz="0" w:space="0" w:color="auto"/>
        <w:right w:val="none" w:sz="0" w:space="0" w:color="auto"/>
      </w:divBdr>
    </w:div>
    <w:div w:id="1535461891">
      <w:bodyDiv w:val="1"/>
      <w:marLeft w:val="0"/>
      <w:marRight w:val="0"/>
      <w:marTop w:val="0"/>
      <w:marBottom w:val="0"/>
      <w:divBdr>
        <w:top w:val="none" w:sz="0" w:space="0" w:color="auto"/>
        <w:left w:val="none" w:sz="0" w:space="0" w:color="auto"/>
        <w:bottom w:val="none" w:sz="0" w:space="0" w:color="auto"/>
        <w:right w:val="none" w:sz="0" w:space="0" w:color="auto"/>
      </w:divBdr>
    </w:div>
    <w:div w:id="1617977975">
      <w:bodyDiv w:val="1"/>
      <w:marLeft w:val="0"/>
      <w:marRight w:val="0"/>
      <w:marTop w:val="0"/>
      <w:marBottom w:val="0"/>
      <w:divBdr>
        <w:top w:val="none" w:sz="0" w:space="0" w:color="auto"/>
        <w:left w:val="none" w:sz="0" w:space="0" w:color="auto"/>
        <w:bottom w:val="none" w:sz="0" w:space="0" w:color="auto"/>
        <w:right w:val="none" w:sz="0" w:space="0" w:color="auto"/>
      </w:divBdr>
    </w:div>
    <w:div w:id="1902985777">
      <w:bodyDiv w:val="1"/>
      <w:marLeft w:val="0"/>
      <w:marRight w:val="0"/>
      <w:marTop w:val="0"/>
      <w:marBottom w:val="0"/>
      <w:divBdr>
        <w:top w:val="none" w:sz="0" w:space="0" w:color="auto"/>
        <w:left w:val="none" w:sz="0" w:space="0" w:color="auto"/>
        <w:bottom w:val="none" w:sz="0" w:space="0" w:color="auto"/>
        <w:right w:val="none" w:sz="0" w:space="0" w:color="auto"/>
      </w:divBdr>
    </w:div>
    <w:div w:id="2142455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C4709-C037-48B8-84D9-F7CF64440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26</Pages>
  <Words>52880</Words>
  <Characters>301419</Characters>
  <Application>Microsoft Office Word</Application>
  <DocSecurity>0</DocSecurity>
  <Lines>2511</Lines>
  <Paragraphs>707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Chevassus</dc:creator>
  <cp:keywords/>
  <dc:description/>
  <cp:lastModifiedBy>Ovadnevaite, Jurgita</cp:lastModifiedBy>
  <cp:revision>14</cp:revision>
  <cp:lastPrinted>2023-09-28T16:40:00Z</cp:lastPrinted>
  <dcterms:created xsi:type="dcterms:W3CDTF">2024-07-02T15:27:00Z</dcterms:created>
  <dcterms:modified xsi:type="dcterms:W3CDTF">2024-07-02T17:08:00Z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id="U0pyxUYu"/&gt;&lt;style id="http://www.zotero.org/styles/chicago-author-date" locale="en-GB" hasBibliography="1" bibliographyStyleHasBeenSet="1"/&gt;&lt;prefs&gt;&lt;pref name="fieldType" value="Field"/&gt;&lt;/prefs&gt;&lt;/</vt:lpwstr>
  </property>
  <property fmtid="{D5CDD505-2E9C-101B-9397-08002B2CF9AE}" pid="3" name="ZOTERO_PREF_2">
    <vt:lpwstr>data&gt;</vt:lpwstr>
  </property>
</Properties>
</file>