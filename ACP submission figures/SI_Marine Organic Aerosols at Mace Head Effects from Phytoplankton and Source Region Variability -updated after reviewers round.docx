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78EEA4" w14:textId="77777777" w:rsidR="00EF1E73" w:rsidRDefault="00000000">
      <w:pPr>
        <w:pStyle w:val="Title"/>
      </w:pPr>
      <w:r>
        <w:t>Supplementary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rPr>
          <w:spacing w:val="-5"/>
        </w:rPr>
        <w:t>of</w:t>
      </w:r>
    </w:p>
    <w:p w14:paraId="7167E091" w14:textId="77777777" w:rsidR="00EF1E73" w:rsidRDefault="00000000">
      <w:pPr>
        <w:pStyle w:val="Title"/>
        <w:spacing w:before="161" w:line="256" w:lineRule="auto"/>
      </w:pPr>
      <w:r>
        <w:rPr>
          <w:spacing w:val="-10"/>
        </w:rPr>
        <w:t>Marine</w:t>
      </w:r>
      <w:r>
        <w:rPr>
          <w:spacing w:val="-12"/>
        </w:rPr>
        <w:t xml:space="preserve"> </w:t>
      </w:r>
      <w:r>
        <w:rPr>
          <w:spacing w:val="-10"/>
        </w:rPr>
        <w:t>Organic</w:t>
      </w:r>
      <w:r>
        <w:rPr>
          <w:spacing w:val="-14"/>
        </w:rPr>
        <w:t xml:space="preserve"> </w:t>
      </w:r>
      <w:r>
        <w:rPr>
          <w:spacing w:val="-10"/>
        </w:rPr>
        <w:t>Aerosols</w:t>
      </w:r>
      <w:r>
        <w:rPr>
          <w:spacing w:val="-14"/>
        </w:rPr>
        <w:t xml:space="preserve"> </w:t>
      </w:r>
      <w:r>
        <w:rPr>
          <w:spacing w:val="-10"/>
        </w:rPr>
        <w:t>at</w:t>
      </w:r>
      <w:r>
        <w:rPr>
          <w:spacing w:val="-14"/>
        </w:rPr>
        <w:t xml:space="preserve"> </w:t>
      </w:r>
      <w:r>
        <w:rPr>
          <w:spacing w:val="-10"/>
        </w:rPr>
        <w:t>Mace</w:t>
      </w:r>
      <w:r>
        <w:rPr>
          <w:spacing w:val="-16"/>
        </w:rPr>
        <w:t xml:space="preserve"> </w:t>
      </w:r>
      <w:r>
        <w:rPr>
          <w:spacing w:val="-10"/>
        </w:rPr>
        <w:t>Head:</w:t>
      </w:r>
      <w:r>
        <w:rPr>
          <w:spacing w:val="-14"/>
        </w:rPr>
        <w:t xml:space="preserve"> </w:t>
      </w:r>
      <w:r>
        <w:rPr>
          <w:spacing w:val="-10"/>
        </w:rPr>
        <w:t>Effects</w:t>
      </w:r>
      <w:r>
        <w:rPr>
          <w:spacing w:val="-14"/>
        </w:rPr>
        <w:t xml:space="preserve"> </w:t>
      </w:r>
      <w:r>
        <w:rPr>
          <w:spacing w:val="-10"/>
        </w:rPr>
        <w:t xml:space="preserve">from </w:t>
      </w:r>
      <w:r>
        <w:rPr>
          <w:spacing w:val="-6"/>
        </w:rPr>
        <w:t>Phytoplankton</w:t>
      </w:r>
      <w:r>
        <w:rPr>
          <w:spacing w:val="-10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Source</w:t>
      </w:r>
      <w:r>
        <w:rPr>
          <w:spacing w:val="-13"/>
        </w:rPr>
        <w:t xml:space="preserve"> </w:t>
      </w:r>
      <w:r>
        <w:rPr>
          <w:spacing w:val="-6"/>
        </w:rPr>
        <w:t>Region</w:t>
      </w:r>
      <w:r>
        <w:rPr>
          <w:spacing w:val="-13"/>
        </w:rPr>
        <w:t xml:space="preserve"> </w:t>
      </w:r>
      <w:r>
        <w:rPr>
          <w:spacing w:val="-6"/>
        </w:rPr>
        <w:t>Variability</w:t>
      </w:r>
    </w:p>
    <w:p w14:paraId="391F1675" w14:textId="574905FC" w:rsidR="00EF1E73" w:rsidRDefault="00000000">
      <w:pPr>
        <w:spacing w:before="166" w:line="259" w:lineRule="auto"/>
        <w:ind w:left="141"/>
        <w:rPr>
          <w:sz w:val="24"/>
        </w:rPr>
      </w:pPr>
      <w:r>
        <w:rPr>
          <w:sz w:val="24"/>
        </w:rPr>
        <w:t>Emmanuel</w:t>
      </w:r>
      <w:r>
        <w:rPr>
          <w:spacing w:val="-5"/>
          <w:sz w:val="24"/>
        </w:rPr>
        <w:t xml:space="preserve"> </w:t>
      </w:r>
      <w:r>
        <w:rPr>
          <w:sz w:val="24"/>
        </w:rPr>
        <w:t>Chevassus</w:t>
      </w:r>
      <w:r>
        <w:rPr>
          <w:sz w:val="24"/>
          <w:vertAlign w:val="superscript"/>
        </w:rPr>
        <w:t>1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Kirsten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3"/>
          <w:sz w:val="24"/>
        </w:rPr>
        <w:t xml:space="preserve"> </w:t>
      </w:r>
      <w:r>
        <w:rPr>
          <w:sz w:val="24"/>
        </w:rPr>
        <w:t>Fossum</w:t>
      </w:r>
      <w:r>
        <w:rPr>
          <w:sz w:val="24"/>
          <w:vertAlign w:val="superscript"/>
        </w:rPr>
        <w:t>1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Darius</w:t>
      </w:r>
      <w:r>
        <w:rPr>
          <w:spacing w:val="-3"/>
          <w:sz w:val="24"/>
        </w:rPr>
        <w:t xml:space="preserve"> </w:t>
      </w:r>
      <w:r>
        <w:rPr>
          <w:sz w:val="24"/>
        </w:rPr>
        <w:t>Ceburnis</w:t>
      </w:r>
      <w:r>
        <w:rPr>
          <w:sz w:val="24"/>
          <w:vertAlign w:val="superscript"/>
        </w:rPr>
        <w:t>1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Lu</w:t>
      </w:r>
      <w:r>
        <w:rPr>
          <w:spacing w:val="-4"/>
          <w:sz w:val="24"/>
        </w:rPr>
        <w:t xml:space="preserve"> </w:t>
      </w:r>
      <w:r>
        <w:rPr>
          <w:sz w:val="24"/>
        </w:rPr>
        <w:t>Lei</w:t>
      </w:r>
      <w:r>
        <w:rPr>
          <w:sz w:val="24"/>
          <w:vertAlign w:val="superscript"/>
        </w:rPr>
        <w:t>1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Chunshui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Lin</w:t>
      </w:r>
      <w:r>
        <w:rPr>
          <w:spacing w:val="-3"/>
          <w:sz w:val="24"/>
        </w:rPr>
        <w:t xml:space="preserve"> </w:t>
      </w:r>
      <w:r>
        <w:rPr>
          <w:sz w:val="24"/>
          <w:vertAlign w:val="superscript"/>
        </w:rPr>
        <w:t>2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Wei Xu</w:t>
      </w:r>
      <w:r>
        <w:rPr>
          <w:sz w:val="24"/>
          <w:vertAlign w:val="superscript"/>
        </w:rPr>
        <w:t>1a</w:t>
      </w:r>
      <w:r>
        <w:rPr>
          <w:sz w:val="24"/>
        </w:rPr>
        <w:t>, Colin</w:t>
      </w:r>
      <w:ins w:id="0" w:author="CHEVASSUS, Emmanuel" w:date="2025-01-20T18:05:00Z" w16du:dateUtc="2025-01-20T18:05:00Z">
        <w:r w:rsidR="0077583A">
          <w:rPr>
            <w:sz w:val="24"/>
          </w:rPr>
          <w:t xml:space="preserve"> </w:t>
        </w:r>
      </w:ins>
      <w:del w:id="1" w:author="CHEVASSUS, Emmanuel" w:date="2025-01-20T18:05:00Z" w16du:dateUtc="2025-01-20T18:05:00Z">
        <w:r w:rsidDel="0077583A">
          <w:rPr>
            <w:sz w:val="24"/>
          </w:rPr>
          <w:delText xml:space="preserve"> D. </w:delText>
        </w:r>
      </w:del>
      <w:r>
        <w:rPr>
          <w:sz w:val="24"/>
        </w:rPr>
        <w:t>O’ Dowd</w:t>
      </w:r>
      <w:r>
        <w:rPr>
          <w:sz w:val="24"/>
          <w:vertAlign w:val="superscript"/>
        </w:rPr>
        <w:t>1</w:t>
      </w:r>
      <w:r>
        <w:rPr>
          <w:sz w:val="24"/>
        </w:rPr>
        <w:t>, Jurgita Ovadnevaite</w:t>
      </w:r>
      <w:r>
        <w:rPr>
          <w:sz w:val="24"/>
          <w:vertAlign w:val="superscript"/>
        </w:rPr>
        <w:t>1</w:t>
      </w:r>
    </w:p>
    <w:p w14:paraId="78AD630A" w14:textId="77777777" w:rsidR="00EF1E73" w:rsidRDefault="00000000">
      <w:pPr>
        <w:pStyle w:val="BodyText"/>
        <w:spacing w:before="162" w:line="256" w:lineRule="auto"/>
        <w:ind w:left="141" w:right="214"/>
      </w:pPr>
      <w:r>
        <w:rPr>
          <w:vertAlign w:val="superscript"/>
        </w:rPr>
        <w:t>1</w:t>
      </w:r>
      <w:r>
        <w:rPr>
          <w:spacing w:val="-17"/>
        </w:rPr>
        <w:t xml:space="preserve"> </w:t>
      </w:r>
      <w:r>
        <w:t>School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Sciences,</w:t>
      </w:r>
      <w:r>
        <w:rPr>
          <w:spacing w:val="-5"/>
        </w:rPr>
        <w:t xml:space="preserve"> </w:t>
      </w:r>
      <w:r>
        <w:t>Ryan</w:t>
      </w:r>
      <w:r>
        <w:rPr>
          <w:spacing w:val="-3"/>
        </w:rPr>
        <w:t xml:space="preserve"> </w:t>
      </w:r>
      <w:r>
        <w:t>Institute's</w:t>
      </w:r>
      <w:r>
        <w:rPr>
          <w:spacing w:val="-2"/>
        </w:rPr>
        <w:t xml:space="preserve"> </w:t>
      </w:r>
      <w:r>
        <w:t>Centre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Climate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Pollution</w:t>
      </w:r>
      <w:r>
        <w:rPr>
          <w:spacing w:val="-4"/>
        </w:rPr>
        <w:t xml:space="preserve"> </w:t>
      </w:r>
      <w:r>
        <w:t>Studies,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of Galway, Galway, Ireland</w:t>
      </w:r>
    </w:p>
    <w:p w14:paraId="2EBD5CFC" w14:textId="77777777" w:rsidR="00EF1E73" w:rsidRDefault="00000000">
      <w:pPr>
        <w:pStyle w:val="BodyText"/>
        <w:spacing w:before="163"/>
        <w:ind w:left="141"/>
      </w:pPr>
      <w:r>
        <w:rPr>
          <w:vertAlign w:val="superscript"/>
        </w:rPr>
        <w:t>a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at:</w:t>
      </w:r>
      <w:r>
        <w:rPr>
          <w:spacing w:val="-5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Urban</w:t>
      </w:r>
      <w:r>
        <w:rPr>
          <w:spacing w:val="-4"/>
        </w:rPr>
        <w:t xml:space="preserve"> </w:t>
      </w:r>
      <w:r>
        <w:t>Environment,</w:t>
      </w:r>
      <w:r>
        <w:rPr>
          <w:spacing w:val="-5"/>
        </w:rPr>
        <w:t xml:space="preserve"> </w:t>
      </w:r>
      <w:r>
        <w:t>Chinese</w:t>
      </w:r>
      <w:r>
        <w:rPr>
          <w:spacing w:val="-5"/>
        </w:rPr>
        <w:t xml:space="preserve"> </w:t>
      </w:r>
      <w:r>
        <w:t>Academy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Sciences,</w:t>
      </w:r>
      <w:r>
        <w:rPr>
          <w:spacing w:val="-5"/>
        </w:rPr>
        <w:t xml:space="preserve"> </w:t>
      </w:r>
      <w:r>
        <w:t>Xiamen</w:t>
      </w:r>
      <w:r>
        <w:rPr>
          <w:spacing w:val="-6"/>
        </w:rPr>
        <w:t xml:space="preserve"> </w:t>
      </w:r>
      <w:r>
        <w:rPr>
          <w:spacing w:val="-2"/>
        </w:rPr>
        <w:t>361021</w:t>
      </w:r>
    </w:p>
    <w:p w14:paraId="31A50E2F" w14:textId="77777777" w:rsidR="00EF1E73" w:rsidRDefault="00000000">
      <w:pPr>
        <w:pStyle w:val="BodyText"/>
        <w:spacing w:before="178" w:line="259" w:lineRule="auto"/>
        <w:ind w:left="141" w:right="665"/>
        <w:jc w:val="both"/>
      </w:pPr>
      <w:r>
        <w:rPr>
          <w:vertAlign w:val="superscript"/>
        </w:rPr>
        <w:t>2</w:t>
      </w:r>
      <w:r>
        <w:rPr>
          <w:spacing w:val="-13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Loess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Quaternary</w:t>
      </w:r>
      <w:r>
        <w:rPr>
          <w:spacing w:val="-3"/>
        </w:rPr>
        <w:t xml:space="preserve"> </w:t>
      </w:r>
      <w:r>
        <w:t>Geology</w:t>
      </w:r>
      <w:r>
        <w:rPr>
          <w:spacing w:val="-5"/>
        </w:rPr>
        <w:t xml:space="preserve"> </w:t>
      </w:r>
      <w:r>
        <w:t>(SKLLQG), Centre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Excellence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Quaternary Science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Change,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Environment,</w:t>
      </w:r>
      <w:r>
        <w:rPr>
          <w:spacing w:val="-5"/>
        </w:rPr>
        <w:t xml:space="preserve"> </w:t>
      </w:r>
      <w:r>
        <w:t>Chinese</w:t>
      </w:r>
      <w:r>
        <w:rPr>
          <w:spacing w:val="-3"/>
        </w:rPr>
        <w:t xml:space="preserve"> </w:t>
      </w:r>
      <w:r>
        <w:t>Academy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Sciences,</w:t>
      </w:r>
      <w:r>
        <w:rPr>
          <w:spacing w:val="-3"/>
        </w:rPr>
        <w:t xml:space="preserve"> </w:t>
      </w:r>
      <w:r>
        <w:t>Xi’an</w:t>
      </w:r>
      <w:r>
        <w:rPr>
          <w:spacing w:val="-2"/>
        </w:rPr>
        <w:t xml:space="preserve"> </w:t>
      </w:r>
      <w:r>
        <w:t xml:space="preserve">710061, </w:t>
      </w:r>
      <w:r>
        <w:rPr>
          <w:spacing w:val="-2"/>
        </w:rPr>
        <w:t>China</w:t>
      </w:r>
    </w:p>
    <w:p w14:paraId="241DE45D" w14:textId="77777777" w:rsidR="00EF1E73" w:rsidRDefault="00EF1E73">
      <w:pPr>
        <w:rPr>
          <w:sz w:val="20"/>
        </w:rPr>
      </w:pPr>
    </w:p>
    <w:p w14:paraId="29CE7B9C" w14:textId="77777777" w:rsidR="00EF1E73" w:rsidRDefault="00EF1E73">
      <w:pPr>
        <w:spacing w:before="108"/>
        <w:rPr>
          <w:sz w:val="20"/>
        </w:rPr>
      </w:pPr>
    </w:p>
    <w:p w14:paraId="7168CF82" w14:textId="77777777" w:rsidR="00EF1E73" w:rsidRDefault="00000000">
      <w:pPr>
        <w:ind w:left="141"/>
        <w:jc w:val="both"/>
        <w:rPr>
          <w:sz w:val="20"/>
        </w:rPr>
      </w:pPr>
      <w:r>
        <w:rPr>
          <w:i/>
          <w:sz w:val="20"/>
        </w:rPr>
        <w:t>Correspondence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to: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Jurgita</w:t>
      </w:r>
      <w:r>
        <w:rPr>
          <w:spacing w:val="-7"/>
          <w:sz w:val="20"/>
        </w:rPr>
        <w:t xml:space="preserve"> </w:t>
      </w:r>
      <w:r>
        <w:rPr>
          <w:sz w:val="20"/>
        </w:rPr>
        <w:t>Ovadnevaite</w:t>
      </w:r>
      <w:r>
        <w:rPr>
          <w:spacing w:val="-6"/>
          <w:sz w:val="20"/>
        </w:rPr>
        <w:t xml:space="preserve"> </w:t>
      </w:r>
      <w:hyperlink r:id="rId4">
        <w:r w:rsidR="00EF1E73">
          <w:rPr>
            <w:spacing w:val="-2"/>
            <w:sz w:val="20"/>
          </w:rPr>
          <w:t>(jurgita.ovadnevaite@universityofgalway.ie)</w:t>
        </w:r>
      </w:hyperlink>
    </w:p>
    <w:p w14:paraId="5CEDA523" w14:textId="77777777" w:rsidR="00EF1E73" w:rsidRDefault="00EF1E73">
      <w:pPr>
        <w:jc w:val="both"/>
        <w:rPr>
          <w:sz w:val="20"/>
        </w:rPr>
        <w:sectPr w:rsidR="00EF1E73">
          <w:type w:val="continuous"/>
          <w:pgSz w:w="11910" w:h="16840"/>
          <w:pgMar w:top="1880" w:right="1275" w:bottom="280" w:left="1275" w:header="720" w:footer="720" w:gutter="0"/>
          <w:cols w:space="720"/>
        </w:sectPr>
      </w:pPr>
    </w:p>
    <w:p w14:paraId="23E513BF" w14:textId="77777777" w:rsidR="00EF1E73" w:rsidRDefault="00000000">
      <w:pPr>
        <w:ind w:left="11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5BA47" wp14:editId="3A77CA81">
            <wp:extent cx="4426188" cy="4058888"/>
            <wp:effectExtent l="0" t="0" r="0" b="0"/>
            <wp:docPr id="1" name="Image 1" descr="A graph of different color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graph of different colors  Description automatically generated with medium confidenc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188" cy="40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CAC" w14:textId="77777777" w:rsidR="00EF1E73" w:rsidRDefault="00EF1E73">
      <w:pPr>
        <w:spacing w:before="129"/>
      </w:pPr>
    </w:p>
    <w:p w14:paraId="19112480" w14:textId="77777777" w:rsidR="00EF1E73" w:rsidRDefault="00000000">
      <w:pPr>
        <w:spacing w:before="1" w:line="360" w:lineRule="auto"/>
        <w:ind w:left="861" w:right="192"/>
        <w:rPr>
          <w:b/>
        </w:rPr>
      </w:pPr>
      <w:r>
        <w:rPr>
          <w:b/>
        </w:rPr>
        <w:t xml:space="preserve">Figure S1. Elemental bulk ratios (H:C, O:C, N:C, S:C, and </w:t>
      </w:r>
      <w:proofErr w:type="gramStart"/>
      <w:r>
        <w:rPr>
          <w:b/>
        </w:rPr>
        <w:t>OM:OC</w:t>
      </w:r>
      <w:proofErr w:type="gramEnd"/>
      <w:r>
        <w:rPr>
          <w:b/>
        </w:rPr>
        <w:t>) time series. The five panels show the hourly variations of A) Hydrogen-to-carbon (H:C) B) Oxygen-to- carbon</w:t>
      </w:r>
      <w:r>
        <w:rPr>
          <w:b/>
          <w:spacing w:val="-6"/>
        </w:rPr>
        <w:t xml:space="preserve"> </w:t>
      </w:r>
      <w:r>
        <w:rPr>
          <w:b/>
        </w:rPr>
        <w:t>(O:C)</w:t>
      </w:r>
      <w:r>
        <w:rPr>
          <w:b/>
          <w:spacing w:val="-2"/>
        </w:rPr>
        <w:t xml:space="preserve"> </w:t>
      </w:r>
      <w:r>
        <w:rPr>
          <w:b/>
        </w:rPr>
        <w:t>C)</w:t>
      </w:r>
      <w:r>
        <w:rPr>
          <w:b/>
          <w:spacing w:val="-2"/>
        </w:rPr>
        <w:t xml:space="preserve"> </w:t>
      </w:r>
      <w:r>
        <w:rPr>
          <w:b/>
        </w:rPr>
        <w:t>Nitrogen-to-carbon</w:t>
      </w:r>
      <w:r>
        <w:rPr>
          <w:b/>
          <w:spacing w:val="-3"/>
        </w:rPr>
        <w:t xml:space="preserve"> </w:t>
      </w:r>
      <w:r>
        <w:rPr>
          <w:b/>
        </w:rPr>
        <w:t>(N:C),</w:t>
      </w:r>
      <w:r>
        <w:rPr>
          <w:b/>
          <w:spacing w:val="-3"/>
        </w:rPr>
        <w:t xml:space="preserve"> </w:t>
      </w:r>
      <w:r>
        <w:rPr>
          <w:b/>
        </w:rPr>
        <w:t>D)</w:t>
      </w:r>
      <w:r>
        <w:rPr>
          <w:b/>
          <w:spacing w:val="-2"/>
        </w:rPr>
        <w:t xml:space="preserve"> </w:t>
      </w:r>
      <w:r>
        <w:rPr>
          <w:b/>
        </w:rPr>
        <w:t>Sulphur-to-carbon</w:t>
      </w:r>
      <w:r>
        <w:rPr>
          <w:b/>
          <w:spacing w:val="-3"/>
        </w:rPr>
        <w:t xml:space="preserve"> </w:t>
      </w:r>
      <w:r>
        <w:rPr>
          <w:b/>
        </w:rPr>
        <w:t>(S:C),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E)</w:t>
      </w:r>
      <w:r>
        <w:rPr>
          <w:b/>
          <w:spacing w:val="-2"/>
        </w:rPr>
        <w:t xml:space="preserve"> </w:t>
      </w:r>
      <w:r>
        <w:rPr>
          <w:b/>
        </w:rPr>
        <w:t>Organic matter-to-organic carbon (OM/OC) ratios, respectively.</w:t>
      </w:r>
    </w:p>
    <w:p w14:paraId="41B1F6F3" w14:textId="77777777" w:rsidR="00EF1E73" w:rsidRDefault="00000000">
      <w:pPr>
        <w:spacing w:before="7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87840" behindDoc="1" locked="0" layoutInCell="1" allowOverlap="1" wp14:anchorId="298AB0B7" wp14:editId="292B252A">
            <wp:simplePos x="0" y="0"/>
            <wp:positionH relativeFrom="page">
              <wp:posOffset>1758950</wp:posOffset>
            </wp:positionH>
            <wp:positionV relativeFrom="paragraph">
              <wp:posOffset>142240</wp:posOffset>
            </wp:positionV>
            <wp:extent cx="4696460" cy="2126615"/>
            <wp:effectExtent l="0" t="0" r="8890" b="6985"/>
            <wp:wrapTopAndBottom/>
            <wp:docPr id="2" name="Image 2" descr="A graph showing the number of ph level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graph showing the number of ph levels  Description automatically generated with medium confidenc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BA7CF" w14:textId="77777777" w:rsidR="00EF1E73" w:rsidRDefault="00EF1E73">
      <w:pPr>
        <w:spacing w:before="137"/>
        <w:rPr>
          <w:b/>
        </w:rPr>
      </w:pPr>
    </w:p>
    <w:p w14:paraId="4E41A0BE" w14:textId="7A95718C" w:rsidR="00EF1E73" w:rsidRDefault="00000000">
      <w:pPr>
        <w:ind w:left="141" w:right="219"/>
        <w:rPr>
          <w:b/>
        </w:rPr>
      </w:pP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S2.</w:t>
      </w:r>
      <w:r>
        <w:rPr>
          <w:b/>
          <w:spacing w:val="-1"/>
        </w:rPr>
        <w:t xml:space="preserve"> </w:t>
      </w:r>
      <w:r>
        <w:rPr>
          <w:b/>
        </w:rPr>
        <w:t>OA</w:t>
      </w:r>
      <w:r>
        <w:rPr>
          <w:b/>
          <w:spacing w:val="-5"/>
        </w:rPr>
        <w:t xml:space="preserve"> </w:t>
      </w:r>
      <w:r>
        <w:rPr>
          <w:b/>
        </w:rPr>
        <w:t>(green)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eBC</w:t>
      </w:r>
      <w:r>
        <w:rPr>
          <w:b/>
          <w:spacing w:val="-2"/>
        </w:rPr>
        <w:t xml:space="preserve"> </w:t>
      </w:r>
      <w:r>
        <w:rPr>
          <w:b/>
        </w:rPr>
        <w:t>(black)</w:t>
      </w:r>
      <w:r>
        <w:rPr>
          <w:b/>
          <w:spacing w:val="-3"/>
        </w:rPr>
        <w:t xml:space="preserve"> </w:t>
      </w: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</w:rPr>
        <w:t>series</w:t>
      </w:r>
      <w:r>
        <w:rPr>
          <w:b/>
          <w:spacing w:val="-2"/>
        </w:rPr>
        <w:t xml:space="preserve"> </w:t>
      </w:r>
      <w:r>
        <w:rPr>
          <w:b/>
        </w:rPr>
        <w:t>plotted</w:t>
      </w:r>
      <w:r>
        <w:rPr>
          <w:b/>
          <w:spacing w:val="-1"/>
        </w:rPr>
        <w:t xml:space="preserve"> </w:t>
      </w:r>
      <w:r>
        <w:rPr>
          <w:b/>
        </w:rPr>
        <w:t>alongside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fractional</w:t>
      </w:r>
      <w:r>
        <w:rPr>
          <w:b/>
          <w:spacing w:val="-2"/>
        </w:rPr>
        <w:t xml:space="preserve"> </w:t>
      </w:r>
      <w:r>
        <w:rPr>
          <w:b/>
        </w:rPr>
        <w:t>contribution of marine free troposphere (MFT), marine boundary layer (MBL) and planetary boundary layer (PBL). Many OA plumes happen in the MBL while a mixed episode ‘Plume 3’ had some PBL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MFT</w:t>
      </w:r>
      <w:r>
        <w:rPr>
          <w:b/>
          <w:spacing w:val="-3"/>
        </w:rPr>
        <w:t xml:space="preserve"> </w:t>
      </w:r>
      <w:r>
        <w:rPr>
          <w:b/>
        </w:rPr>
        <w:t>influence.</w:t>
      </w:r>
      <w:r>
        <w:rPr>
          <w:b/>
          <w:spacing w:val="-5"/>
        </w:rPr>
        <w:t xml:space="preserve"> </w:t>
      </w:r>
      <w:r>
        <w:rPr>
          <w:b/>
        </w:rPr>
        <w:t>Most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these</w:t>
      </w:r>
      <w:r>
        <w:rPr>
          <w:b/>
          <w:spacing w:val="-2"/>
        </w:rPr>
        <w:t xml:space="preserve"> </w:t>
      </w:r>
      <w:r>
        <w:rPr>
          <w:b/>
        </w:rPr>
        <w:t>OA</w:t>
      </w:r>
      <w:r>
        <w:rPr>
          <w:b/>
          <w:spacing w:val="-3"/>
        </w:rPr>
        <w:t xml:space="preserve"> </w:t>
      </w:r>
      <w:r>
        <w:rPr>
          <w:b/>
        </w:rPr>
        <w:t>plumes</w:t>
      </w:r>
      <w:r>
        <w:rPr>
          <w:b/>
          <w:spacing w:val="-4"/>
        </w:rPr>
        <w:t xml:space="preserve"> </w:t>
      </w:r>
      <w:r>
        <w:rPr>
          <w:b/>
        </w:rPr>
        <w:t>cover</w:t>
      </w:r>
      <w:r>
        <w:rPr>
          <w:b/>
          <w:spacing w:val="-4"/>
        </w:rPr>
        <w:t xml:space="preserve"> </w:t>
      </w:r>
      <w:r>
        <w:rPr>
          <w:b/>
        </w:rPr>
        <w:t>various</w:t>
      </w:r>
      <w:r>
        <w:rPr>
          <w:b/>
          <w:spacing w:val="-2"/>
        </w:rPr>
        <w:t xml:space="preserve"> </w:t>
      </w:r>
      <w:r>
        <w:rPr>
          <w:b/>
        </w:rPr>
        <w:t>regions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West</w:t>
      </w:r>
      <w:r>
        <w:rPr>
          <w:b/>
          <w:spacing w:val="-2"/>
        </w:rPr>
        <w:t xml:space="preserve"> </w:t>
      </w:r>
      <w:r>
        <w:rPr>
          <w:b/>
        </w:rPr>
        <w:t>European Basin while ‘Plume 4’ specifically originate</w:t>
      </w:r>
      <w:ins w:id="2" w:author="CHEVASSUS, Emmanuel" w:date="2025-01-24T14:29:00Z" w16du:dateUtc="2025-01-24T14:29:00Z">
        <w:r w:rsidR="001F6447">
          <w:rPr>
            <w:b/>
          </w:rPr>
          <w:t>s</w:t>
        </w:r>
      </w:ins>
      <w:r>
        <w:rPr>
          <w:b/>
        </w:rPr>
        <w:t xml:space="preserve"> from Polar Air Masses.</w:t>
      </w:r>
    </w:p>
    <w:p w14:paraId="46C06C1E" w14:textId="77777777" w:rsidR="00EF1E73" w:rsidRDefault="00EF1E73">
      <w:pPr>
        <w:rPr>
          <w:b/>
        </w:rPr>
      </w:pPr>
    </w:p>
    <w:p w14:paraId="5F00A598" w14:textId="77777777" w:rsidR="00EF1E73" w:rsidRDefault="00EF1E73">
      <w:pPr>
        <w:spacing w:before="69"/>
        <w:rPr>
          <w:b/>
        </w:rPr>
      </w:pPr>
    </w:p>
    <w:p w14:paraId="7F3D48E9" w14:textId="77777777" w:rsidR="00EF1E73" w:rsidRDefault="00EF1E73">
      <w:pPr>
        <w:pStyle w:val="BodyText"/>
        <w:sectPr w:rsidR="00EF1E73">
          <w:pgSz w:w="11910" w:h="16840"/>
          <w:pgMar w:top="1400" w:right="1275" w:bottom="280" w:left="1275" w:header="720" w:footer="720" w:gutter="0"/>
          <w:cols w:space="720"/>
        </w:sectPr>
      </w:pPr>
    </w:p>
    <w:p w14:paraId="61927716" w14:textId="5DA1AEB2" w:rsidR="001F6447" w:rsidRPr="001F6447" w:rsidRDefault="001F6447" w:rsidP="001F6447">
      <w:pPr>
        <w:spacing w:before="1"/>
        <w:ind w:left="141"/>
        <w:rPr>
          <w:b/>
          <w:sz w:val="20"/>
        </w:rPr>
      </w:pPr>
      <w:r>
        <w:rPr>
          <w:b/>
          <w:sz w:val="20"/>
        </w:rPr>
        <w:lastRenderedPageBreak/>
        <w:t>Text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S1.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Positive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Matrix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Factorization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(PMF)</w:t>
      </w:r>
      <w:r>
        <w:rPr>
          <w:b/>
          <w:spacing w:val="-6"/>
          <w:sz w:val="20"/>
        </w:rPr>
        <w:t xml:space="preserve"> </w:t>
      </w:r>
      <w:r>
        <w:rPr>
          <w:b/>
          <w:spacing w:val="-2"/>
          <w:sz w:val="20"/>
        </w:rPr>
        <w:t>Model.</w:t>
      </w:r>
    </w:p>
    <w:p w14:paraId="52E56BB7" w14:textId="3008EDAB" w:rsidR="001F6447" w:rsidRDefault="001F6447" w:rsidP="001F6447">
      <w:pPr>
        <w:pStyle w:val="BodyText"/>
        <w:spacing w:before="115"/>
        <w:ind w:left="141"/>
      </w:pPr>
      <w:r>
        <w:t>Organic</w:t>
      </w:r>
      <w:r>
        <w:rPr>
          <w:spacing w:val="-6"/>
        </w:rPr>
        <w:t xml:space="preserve"> </w:t>
      </w:r>
      <w:r>
        <w:t>mass</w:t>
      </w:r>
      <w:r>
        <w:rPr>
          <w:spacing w:val="-6"/>
        </w:rPr>
        <w:t xml:space="preserve"> </w:t>
      </w:r>
      <w:proofErr w:type="gramStart"/>
      <w:r>
        <w:t>spectra</w:t>
      </w:r>
      <w:r>
        <w:rPr>
          <w:spacing w:val="-5"/>
        </w:rPr>
        <w:t xml:space="preserve"> </w:t>
      </w:r>
      <w:r>
        <w:t>were</w:t>
      </w:r>
      <w:proofErr w:type="gramEnd"/>
      <w:r>
        <w:rPr>
          <w:spacing w:val="-5"/>
        </w:rPr>
        <w:t xml:space="preserve"> </w:t>
      </w:r>
      <w:r>
        <w:t>processed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Factorization</w:t>
      </w:r>
      <w:r>
        <w:rPr>
          <w:spacing w:val="-5"/>
        </w:rPr>
        <w:t xml:space="preserve"> </w:t>
      </w:r>
      <w:r>
        <w:t>(PMF)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Toolkit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rPr>
          <w:spacing w:val="-2"/>
        </w:rPr>
        <w:t>Finder</w:t>
      </w:r>
    </w:p>
    <w:p w14:paraId="6D231218" w14:textId="09A32595" w:rsidR="00EF1E73" w:rsidRDefault="00000000">
      <w:pPr>
        <w:pStyle w:val="BodyText"/>
        <w:spacing w:before="78" w:line="357" w:lineRule="auto"/>
        <w:ind w:left="141" w:right="214"/>
      </w:pPr>
      <w:r>
        <w:t xml:space="preserve">(SoFi) code in Igor </w:t>
      </w:r>
      <w:proofErr w:type="spellStart"/>
      <w:r>
        <w:t>Wavemetrics</w:t>
      </w:r>
      <w:proofErr w:type="spellEnd"/>
      <w:r>
        <w:t>. Due to the low m/z values for large ions, only ions with m/z less than 130.07 were</w:t>
      </w:r>
      <w:r>
        <w:rPr>
          <w:spacing w:val="-3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study.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unconstrained</w:t>
      </w:r>
      <w:r>
        <w:rPr>
          <w:spacing w:val="-2"/>
        </w:rPr>
        <w:t xml:space="preserve"> </w:t>
      </w:r>
      <w:r>
        <w:t>PMF</w:t>
      </w:r>
      <w:r>
        <w:rPr>
          <w:spacing w:val="-4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 xml:space="preserve">1 to 11 factors. Reasonable results were obtained for factor numbers N=4 based on the resolved profiles (Figure </w:t>
      </w:r>
      <w:r>
        <w:rPr>
          <w:position w:val="2"/>
        </w:rPr>
        <w:t>S13). For N=4, MO-OOA was resolved according to oxidation state, O</w:t>
      </w:r>
      <w:r>
        <w:rPr>
          <w:sz w:val="13"/>
        </w:rPr>
        <w:t>3</w:t>
      </w:r>
      <w:r>
        <w:rPr>
          <w:position w:val="2"/>
        </w:rPr>
        <w:t>, O:C ratio, time series, mass spectral properties compared with previous studies.</w:t>
      </w:r>
      <w:r>
        <w:rPr>
          <w:spacing w:val="40"/>
          <w:position w:val="2"/>
        </w:rPr>
        <w:t xml:space="preserve"> </w:t>
      </w:r>
      <w:r>
        <w:rPr>
          <w:position w:val="2"/>
        </w:rPr>
        <w:t>MSA-OA was resolved according to reconstructed MSA, SO</w:t>
      </w:r>
      <w:r>
        <w:rPr>
          <w:sz w:val="13"/>
        </w:rPr>
        <w:t>4</w:t>
      </w:r>
      <w:r>
        <w:rPr>
          <w:spacing w:val="26"/>
          <w:sz w:val="13"/>
        </w:rPr>
        <w:t xml:space="preserve"> </w:t>
      </w:r>
      <w:r>
        <w:rPr>
          <w:position w:val="2"/>
        </w:rPr>
        <w:t xml:space="preserve">and </w:t>
      </w:r>
      <w:r>
        <w:t>mass spectral properties. PMOA was resolved according to reference mass spectra. Finally, Peat-OA was resolved according to eBC and mass spectral properties.</w:t>
      </w:r>
    </w:p>
    <w:p w14:paraId="757A21DE" w14:textId="77777777" w:rsidR="00EF1E73" w:rsidRDefault="00000000">
      <w:pPr>
        <w:pStyle w:val="BodyText"/>
        <w:spacing w:before="167" w:line="360" w:lineRule="auto"/>
        <w:ind w:left="141" w:firstLine="50"/>
      </w:pPr>
      <w:r>
        <w:t>Compared to</w:t>
      </w:r>
      <w:r>
        <w:rPr>
          <w:spacing w:val="-1"/>
        </w:rPr>
        <w:t xml:space="preserve"> </w:t>
      </w:r>
      <w:r>
        <w:t>the N=4 solution, in the N=5 solution (Q/Qexp ratio=1.38),</w:t>
      </w:r>
      <w:r>
        <w:rPr>
          <w:spacing w:val="-1"/>
        </w:rPr>
        <w:t xml:space="preserve"> </w:t>
      </w:r>
      <w:r>
        <w:t>MO-OOA was further splatted into</w:t>
      </w:r>
      <w:r>
        <w:rPr>
          <w:spacing w:val="-1"/>
        </w:rPr>
        <w:t xml:space="preserve"> </w:t>
      </w:r>
      <w:r>
        <w:t>2 factors (Figure S3) which appeared less meaningful compared to N=4 for which factors were more clearly identified.</w:t>
      </w:r>
      <w:r>
        <w:rPr>
          <w:spacing w:val="-1"/>
        </w:rPr>
        <w:t xml:space="preserve"> </w:t>
      </w:r>
      <w:r>
        <w:t>Furthermore,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Peat-OA</w:t>
      </w:r>
      <w:r>
        <w:rPr>
          <w:spacing w:val="-3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factors,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 xml:space="preserve">being </w:t>
      </w:r>
      <w:proofErr w:type="gramStart"/>
      <w:r>
        <w:t>insignificant</w:t>
      </w:r>
      <w:proofErr w:type="gramEnd"/>
      <w:r>
        <w:t xml:space="preserve"> bearing no additional physical interpretation. Therefore, we reasoned that the N=4 solution was the most </w:t>
      </w:r>
      <w:r>
        <w:rPr>
          <w:spacing w:val="-2"/>
        </w:rPr>
        <w:t>reasonable.</w:t>
      </w:r>
    </w:p>
    <w:p w14:paraId="69724B4A" w14:textId="77777777" w:rsidR="00EF1E73" w:rsidRDefault="00000000">
      <w:pPr>
        <w:pStyle w:val="BodyText"/>
        <w:spacing w:before="162" w:line="360" w:lineRule="auto"/>
        <w:ind w:left="141" w:right="219"/>
      </w:pPr>
      <w:r>
        <w:t>To further refine the solution and mitigate the rotational uncertainty, fpeak analysis was performed on the four- factor solution. The Q/Qexp ratio remained stable without any notable increases or decreases across an fpeak range of -1 to 1, as depicted in Figure S2. This suggests that the solution remains consistent across different fpeak values. Consequently, the solution with fpeak=0 was considered optimal. Additionally, the errors were found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acceptable,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5%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falling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acceptable ranges (Figure S1)</w:t>
      </w:r>
    </w:p>
    <w:p w14:paraId="60BF49A5" w14:textId="77777777" w:rsidR="00EF1E73" w:rsidRDefault="00EF1E73">
      <w:pPr>
        <w:rPr>
          <w:sz w:val="20"/>
        </w:rPr>
      </w:pPr>
    </w:p>
    <w:p w14:paraId="25793122" w14:textId="77777777" w:rsidR="00EF1E73" w:rsidRDefault="00000000">
      <w:pPr>
        <w:spacing w:before="19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41D67D49" wp14:editId="6D61340D">
            <wp:simplePos x="0" y="0"/>
            <wp:positionH relativeFrom="page">
              <wp:posOffset>955675</wp:posOffset>
            </wp:positionH>
            <wp:positionV relativeFrom="paragraph">
              <wp:posOffset>280670</wp:posOffset>
            </wp:positionV>
            <wp:extent cx="5631815" cy="3920490"/>
            <wp:effectExtent l="0" t="0" r="6985" b="381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EB84C" w14:textId="77777777" w:rsidR="00EF1E73" w:rsidRDefault="00EF1E73">
      <w:pPr>
        <w:spacing w:before="168"/>
        <w:rPr>
          <w:sz w:val="20"/>
        </w:rPr>
      </w:pPr>
    </w:p>
    <w:p w14:paraId="0DD11860" w14:textId="77777777" w:rsidR="00EF1E73" w:rsidRDefault="00000000">
      <w:pPr>
        <w:spacing w:before="1" w:line="256" w:lineRule="auto"/>
        <w:ind w:left="141" w:right="214"/>
        <w:rPr>
          <w:b/>
        </w:rPr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S3:</w:t>
      </w:r>
      <w:r>
        <w:rPr>
          <w:b/>
          <w:spacing w:val="-1"/>
        </w:rPr>
        <w:t xml:space="preserve"> </w:t>
      </w:r>
      <w:r>
        <w:rPr>
          <w:b/>
        </w:rPr>
        <w:t>PMF</w:t>
      </w:r>
      <w:r>
        <w:rPr>
          <w:b/>
          <w:spacing w:val="-2"/>
        </w:rPr>
        <w:t xml:space="preserve"> </w:t>
      </w:r>
      <w:r>
        <w:rPr>
          <w:b/>
        </w:rPr>
        <w:t>metrics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5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factors</w:t>
      </w:r>
      <w:r>
        <w:rPr>
          <w:b/>
          <w:spacing w:val="-2"/>
        </w:rPr>
        <w:t xml:space="preserve"> </w:t>
      </w:r>
      <w:r>
        <w:rPr>
          <w:b/>
        </w:rPr>
        <w:t>solution</w:t>
      </w:r>
      <w:r>
        <w:rPr>
          <w:b/>
          <w:spacing w:val="-2"/>
        </w:rPr>
        <w:t xml:space="preserve"> </w:t>
      </w:r>
      <w:r>
        <w:rPr>
          <w:b/>
        </w:rPr>
        <w:t>A)</w:t>
      </w:r>
      <w:r>
        <w:rPr>
          <w:b/>
          <w:spacing w:val="-2"/>
        </w:rPr>
        <w:t xml:space="preserve"> </w:t>
      </w:r>
      <w:r>
        <w:rPr>
          <w:b/>
        </w:rPr>
        <w:t>Times</w:t>
      </w:r>
      <w:r>
        <w:rPr>
          <w:b/>
          <w:spacing w:val="-2"/>
        </w:rPr>
        <w:t xml:space="preserve"> </w:t>
      </w:r>
      <w:r>
        <w:rPr>
          <w:b/>
        </w:rPr>
        <w:t>Series</w:t>
      </w:r>
      <w:r>
        <w:rPr>
          <w:b/>
          <w:spacing w:val="-2"/>
        </w:rPr>
        <w:t xml:space="preserve"> </w:t>
      </w:r>
      <w:r>
        <w:rPr>
          <w:b/>
        </w:rPr>
        <w:t>B)</w:t>
      </w:r>
      <w:r>
        <w:rPr>
          <w:b/>
          <w:spacing w:val="-2"/>
        </w:rPr>
        <w:t xml:space="preserve"> </w:t>
      </w:r>
      <w:r>
        <w:rPr>
          <w:b/>
        </w:rPr>
        <w:t>PMF</w:t>
      </w:r>
      <w:r>
        <w:rPr>
          <w:b/>
          <w:spacing w:val="-5"/>
        </w:rPr>
        <w:t xml:space="preserve"> </w:t>
      </w:r>
      <w:r>
        <w:rPr>
          <w:b/>
        </w:rPr>
        <w:t>Mass</w:t>
      </w:r>
      <w:r>
        <w:rPr>
          <w:b/>
          <w:spacing w:val="-1"/>
        </w:rPr>
        <w:t xml:space="preserve"> </w:t>
      </w:r>
      <w:r>
        <w:rPr>
          <w:b/>
        </w:rPr>
        <w:t>spectra</w:t>
      </w:r>
      <w:r>
        <w:rPr>
          <w:b/>
          <w:spacing w:val="-2"/>
        </w:rPr>
        <w:t xml:space="preserve"> </w:t>
      </w:r>
      <w:r>
        <w:rPr>
          <w:b/>
        </w:rPr>
        <w:t>C) Correlations with reference mass spectra.</w:t>
      </w:r>
    </w:p>
    <w:p w14:paraId="29A0C968" w14:textId="77777777" w:rsidR="00EF1E73" w:rsidRDefault="00EF1E73">
      <w:pPr>
        <w:spacing w:line="256" w:lineRule="auto"/>
        <w:rPr>
          <w:b/>
        </w:rPr>
        <w:sectPr w:rsidR="00EF1E73">
          <w:pgSz w:w="11910" w:h="16840"/>
          <w:pgMar w:top="1320" w:right="1275" w:bottom="280" w:left="1275" w:header="720" w:footer="720" w:gutter="0"/>
          <w:cols w:space="720"/>
        </w:sectPr>
      </w:pPr>
    </w:p>
    <w:p w14:paraId="185B6CE8" w14:textId="446AF3AD" w:rsidR="00EF1E73" w:rsidRDefault="00EF1E73">
      <w:pPr>
        <w:ind w:left="896"/>
        <w:rPr>
          <w:sz w:val="20"/>
        </w:rPr>
      </w:pPr>
    </w:p>
    <w:p w14:paraId="066DB6C2" w14:textId="009565A6" w:rsidR="00EF1E73" w:rsidRDefault="0077583A" w:rsidP="0077583A">
      <w:pPr>
        <w:spacing w:before="186"/>
        <w:jc w:val="center"/>
        <w:rPr>
          <w:ins w:id="3" w:author="CHEVASSUS, Emmanuel" w:date="2025-01-20T18:02:00Z" w16du:dateUtc="2025-01-20T18:02:00Z"/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E694DFE" wp14:editId="6E7EF8FF">
            <wp:extent cx="5053827" cy="2764971"/>
            <wp:effectExtent l="0" t="0" r="0" b="0"/>
            <wp:docPr id="1889349898" name="Picture 2" descr="A diagram of different colore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49898" name="Picture 2" descr="A diagram of different colored circle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804" cy="27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E5FA" w14:textId="77777777" w:rsidR="00EF1E73" w:rsidRDefault="00000000" w:rsidP="0077583A">
      <w:pPr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S4.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Circular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bar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plot,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comparison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literature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O:C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H:C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ratios values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MO-OOA (green), MSA-OA (red) and PMOA (blue).</w:t>
      </w:r>
    </w:p>
    <w:p w14:paraId="026B75D3" w14:textId="77777777" w:rsidR="00EF1E73" w:rsidRDefault="00000000">
      <w:pPr>
        <w:spacing w:before="2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88864" behindDoc="1" locked="0" layoutInCell="1" allowOverlap="1" wp14:anchorId="09EA11D7" wp14:editId="73BB0B77">
            <wp:simplePos x="0" y="0"/>
            <wp:positionH relativeFrom="page">
              <wp:posOffset>940913</wp:posOffset>
            </wp:positionH>
            <wp:positionV relativeFrom="paragraph">
              <wp:posOffset>126148</wp:posOffset>
            </wp:positionV>
            <wp:extent cx="5050632" cy="3562445"/>
            <wp:effectExtent l="0" t="0" r="0" b="0"/>
            <wp:wrapTopAndBottom/>
            <wp:docPr id="5" name="Image 5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screen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632" cy="35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3D67F" w14:textId="77777777" w:rsidR="00EF1E73" w:rsidRDefault="00EF1E73">
      <w:pPr>
        <w:spacing w:before="134"/>
        <w:rPr>
          <w:b/>
          <w:sz w:val="20"/>
        </w:rPr>
      </w:pPr>
    </w:p>
    <w:p w14:paraId="1598C4D9" w14:textId="1725EF2D" w:rsidR="00EF1E73" w:rsidRDefault="00000000">
      <w:pPr>
        <w:ind w:left="141"/>
        <w:rPr>
          <w:b/>
        </w:rPr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S5.</w:t>
      </w:r>
      <w:r>
        <w:rPr>
          <w:b/>
          <w:spacing w:val="-3"/>
        </w:rPr>
        <w:t xml:space="preserve"> </w:t>
      </w:r>
      <w:r>
        <w:rPr>
          <w:b/>
        </w:rPr>
        <w:t>PMF</w:t>
      </w:r>
      <w:r>
        <w:rPr>
          <w:b/>
          <w:spacing w:val="-6"/>
        </w:rPr>
        <w:t xml:space="preserve"> </w:t>
      </w:r>
      <w:r>
        <w:rPr>
          <w:b/>
        </w:rPr>
        <w:t>factors</w:t>
      </w:r>
      <w:r>
        <w:rPr>
          <w:b/>
          <w:spacing w:val="-3"/>
        </w:rPr>
        <w:t xml:space="preserve"> </w:t>
      </w:r>
      <w:r>
        <w:rPr>
          <w:b/>
        </w:rPr>
        <w:t>HR</w:t>
      </w:r>
      <w:r>
        <w:rPr>
          <w:b/>
          <w:spacing w:val="-4"/>
        </w:rPr>
        <w:t xml:space="preserve"> </w:t>
      </w:r>
      <w:r>
        <w:rPr>
          <w:b/>
        </w:rPr>
        <w:t>families</w:t>
      </w:r>
      <w:r>
        <w:rPr>
          <w:b/>
          <w:spacing w:val="-5"/>
        </w:rPr>
        <w:t xml:space="preserve"> </w:t>
      </w:r>
      <w:r>
        <w:rPr>
          <w:b/>
        </w:rPr>
        <w:t>(Canagaratna</w:t>
      </w:r>
      <w:r>
        <w:rPr>
          <w:b/>
          <w:spacing w:val="-1"/>
        </w:rPr>
        <w:t xml:space="preserve"> </w:t>
      </w:r>
      <w:r>
        <w:rPr>
          <w:b/>
        </w:rPr>
        <w:t>-</w:t>
      </w:r>
      <w:ins w:id="4" w:author="CHEVASSUS, Emmanuel" w:date="2025-01-15T11:42:00Z" w16du:dateUtc="2025-01-15T11:42:00Z">
        <w:r w:rsidR="003A5D32">
          <w:rPr>
            <w:b/>
          </w:rPr>
          <w:t xml:space="preserve"> </w:t>
        </w:r>
      </w:ins>
      <w:r>
        <w:rPr>
          <w:b/>
        </w:rPr>
        <w:t>ambient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method).</w:t>
      </w:r>
    </w:p>
    <w:p w14:paraId="20C462DE" w14:textId="77777777" w:rsidR="00EF1E73" w:rsidRDefault="00EF1E73">
      <w:pPr>
        <w:rPr>
          <w:b/>
        </w:rPr>
        <w:sectPr w:rsidR="00EF1E73">
          <w:pgSz w:w="11910" w:h="16840"/>
          <w:pgMar w:top="1520" w:right="1275" w:bottom="280" w:left="1275" w:header="720" w:footer="720" w:gutter="0"/>
          <w:cols w:space="720"/>
        </w:sectPr>
      </w:pPr>
    </w:p>
    <w:p w14:paraId="2911B4AB" w14:textId="77777777" w:rsidR="00EF1E73" w:rsidRDefault="00000000">
      <w:pPr>
        <w:ind w:left="2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B3D46E" wp14:editId="32E97812">
            <wp:extent cx="5670739" cy="3520440"/>
            <wp:effectExtent l="0" t="0" r="0" b="0"/>
            <wp:docPr id="6" name="Image 6" descr="A group of red and blue square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group of red and blue squares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3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CBAE" w14:textId="77777777" w:rsidR="00EF1E73" w:rsidRDefault="00EF1E73">
      <w:pPr>
        <w:spacing w:before="95"/>
        <w:rPr>
          <w:b/>
          <w:sz w:val="20"/>
        </w:rPr>
      </w:pPr>
    </w:p>
    <w:p w14:paraId="482E9798" w14:textId="77777777" w:rsidR="00EF1E73" w:rsidRDefault="00000000">
      <w:pPr>
        <w:ind w:left="141" w:right="118"/>
        <w:rPr>
          <w:b/>
          <w:sz w:val="20"/>
        </w:rPr>
      </w:pPr>
      <w:r>
        <w:rPr>
          <w:b/>
          <w:sz w:val="20"/>
        </w:rPr>
        <w:t>Figure S6. Pearson’s correlation heatmaps of A) correlation between PMF mass spectra and reference mass spectra, B) correlation between PMF time series and external tracers time series, C) correlations between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PMF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series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bulk elemental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ratios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series,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D)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shows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correlations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between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PMF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times series and bulk OA families.</w:t>
      </w:r>
    </w:p>
    <w:p w14:paraId="3FF135BE" w14:textId="2BC71E83" w:rsidR="00EF1E73" w:rsidRDefault="00A51A2E">
      <w:pPr>
        <w:spacing w:before="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41B02AE6" wp14:editId="46BBC020">
            <wp:simplePos x="0" y="0"/>
            <wp:positionH relativeFrom="page">
              <wp:posOffset>999547</wp:posOffset>
            </wp:positionH>
            <wp:positionV relativeFrom="paragraph">
              <wp:posOffset>172406</wp:posOffset>
            </wp:positionV>
            <wp:extent cx="5499893" cy="3084576"/>
            <wp:effectExtent l="0" t="0" r="1905" b="571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893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FBCD8" w14:textId="77777777" w:rsidR="001F6447" w:rsidRDefault="00000000" w:rsidP="001F6447">
      <w:pPr>
        <w:spacing w:before="78" w:line="360" w:lineRule="auto"/>
        <w:ind w:left="141" w:right="214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S7.</w:t>
      </w:r>
      <w:r>
        <w:rPr>
          <w:b/>
          <w:spacing w:val="-3"/>
        </w:rPr>
        <w:t xml:space="preserve"> </w:t>
      </w:r>
      <w:r>
        <w:rPr>
          <w:b/>
        </w:rPr>
        <w:t>eBC</w:t>
      </w:r>
      <w:r>
        <w:rPr>
          <w:b/>
          <w:spacing w:val="-4"/>
        </w:rPr>
        <w:t xml:space="preserve"> </w:t>
      </w:r>
      <w:r>
        <w:rPr>
          <w:b/>
        </w:rPr>
        <w:t>mass</w:t>
      </w:r>
      <w:r>
        <w:rPr>
          <w:b/>
          <w:spacing w:val="-5"/>
        </w:rPr>
        <w:t xml:space="preserve"> </w:t>
      </w:r>
      <w:r>
        <w:rPr>
          <w:b/>
        </w:rPr>
        <w:t>concentrations</w:t>
      </w:r>
      <w:r>
        <w:rPr>
          <w:b/>
          <w:spacing w:val="-3"/>
        </w:rPr>
        <w:t xml:space="preserve"> </w:t>
      </w: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</w:rPr>
        <w:t>series,</w:t>
      </w:r>
      <w:r>
        <w:rPr>
          <w:b/>
          <w:spacing w:val="-3"/>
        </w:rPr>
        <w:t xml:space="preserve"> </w:t>
      </w:r>
      <w:r>
        <w:rPr>
          <w:b/>
        </w:rPr>
        <w:t>orange</w:t>
      </w:r>
      <w:r>
        <w:rPr>
          <w:b/>
          <w:spacing w:val="-3"/>
        </w:rPr>
        <w:t xml:space="preserve"> </w:t>
      </w:r>
      <w:r>
        <w:rPr>
          <w:b/>
        </w:rPr>
        <w:t>shaded</w:t>
      </w:r>
      <w:r>
        <w:rPr>
          <w:b/>
          <w:spacing w:val="-6"/>
        </w:rPr>
        <w:t xml:space="preserve"> </w:t>
      </w:r>
      <w:r>
        <w:rPr>
          <w:b/>
        </w:rPr>
        <w:t>areas</w:t>
      </w:r>
      <w:r>
        <w:rPr>
          <w:b/>
          <w:spacing w:val="-3"/>
        </w:rPr>
        <w:t xml:space="preserve"> </w:t>
      </w:r>
      <w:r>
        <w:rPr>
          <w:b/>
        </w:rPr>
        <w:t>represent</w:t>
      </w:r>
      <w:r>
        <w:rPr>
          <w:b/>
          <w:spacing w:val="1"/>
        </w:rPr>
        <w:t xml:space="preserve"> </w:t>
      </w:r>
      <w:r>
        <w:rPr>
          <w:b/>
        </w:rPr>
        <w:t>eBC</w:t>
      </w:r>
      <w:r>
        <w:rPr>
          <w:b/>
          <w:spacing w:val="-4"/>
        </w:rPr>
        <w:t xml:space="preserve"> mass</w:t>
      </w:r>
      <w:r w:rsidR="001F6447">
        <w:rPr>
          <w:b/>
        </w:rPr>
        <w:t xml:space="preserve"> </w:t>
      </w:r>
      <w:r w:rsidR="001F6447">
        <w:rPr>
          <w:b/>
        </w:rPr>
        <w:t>concentrations &gt;50μg m</w:t>
      </w:r>
      <w:r w:rsidR="001F6447">
        <w:rPr>
          <w:b/>
          <w:vertAlign w:val="superscript"/>
        </w:rPr>
        <w:t>-3</w:t>
      </w:r>
      <w:r w:rsidR="001F6447">
        <w:rPr>
          <w:b/>
        </w:rPr>
        <w:t xml:space="preserve"> B) CO mixing ratio (ppb) C) Wind Direction, blue shaded areas represent</w:t>
      </w:r>
      <w:r w:rsidR="001F6447">
        <w:rPr>
          <w:b/>
          <w:spacing w:val="-3"/>
        </w:rPr>
        <w:t xml:space="preserve"> </w:t>
      </w:r>
      <w:r w:rsidR="001F6447">
        <w:rPr>
          <w:b/>
        </w:rPr>
        <w:t>marine</w:t>
      </w:r>
      <w:r w:rsidR="001F6447">
        <w:rPr>
          <w:b/>
          <w:spacing w:val="-3"/>
        </w:rPr>
        <w:t xml:space="preserve"> </w:t>
      </w:r>
      <w:r w:rsidR="001F6447">
        <w:rPr>
          <w:b/>
        </w:rPr>
        <w:t>sector</w:t>
      </w:r>
      <w:r w:rsidR="001F6447">
        <w:rPr>
          <w:b/>
          <w:spacing w:val="-3"/>
        </w:rPr>
        <w:t xml:space="preserve"> </w:t>
      </w:r>
      <w:r w:rsidR="001F6447">
        <w:rPr>
          <w:b/>
        </w:rPr>
        <w:t>(190-300°)</w:t>
      </w:r>
      <w:r w:rsidR="001F6447">
        <w:rPr>
          <w:b/>
          <w:spacing w:val="-1"/>
        </w:rPr>
        <w:t xml:space="preserve"> </w:t>
      </w:r>
      <w:r w:rsidR="001F6447">
        <w:rPr>
          <w:b/>
        </w:rPr>
        <w:t>D)</w:t>
      </w:r>
      <w:r w:rsidR="001F6447">
        <w:rPr>
          <w:b/>
          <w:spacing w:val="-2"/>
        </w:rPr>
        <w:t xml:space="preserve"> </w:t>
      </w:r>
      <w:r w:rsidR="001F6447">
        <w:rPr>
          <w:b/>
        </w:rPr>
        <w:t>Wind</w:t>
      </w:r>
      <w:r w:rsidR="001F6447">
        <w:rPr>
          <w:b/>
          <w:spacing w:val="-2"/>
        </w:rPr>
        <w:t xml:space="preserve"> </w:t>
      </w:r>
      <w:r w:rsidR="001F6447">
        <w:rPr>
          <w:b/>
        </w:rPr>
        <w:t>speed</w:t>
      </w:r>
      <w:r w:rsidR="001F6447">
        <w:rPr>
          <w:b/>
          <w:spacing w:val="-4"/>
        </w:rPr>
        <w:t xml:space="preserve"> </w:t>
      </w:r>
      <w:r w:rsidR="001F6447">
        <w:rPr>
          <w:b/>
        </w:rPr>
        <w:t>(m/s)</w:t>
      </w:r>
      <w:r w:rsidR="001F6447">
        <w:rPr>
          <w:b/>
          <w:spacing w:val="-2"/>
        </w:rPr>
        <w:t xml:space="preserve"> </w:t>
      </w:r>
      <w:r w:rsidR="001F6447">
        <w:rPr>
          <w:b/>
        </w:rPr>
        <w:t>I)</w:t>
      </w:r>
      <w:r w:rsidR="001F6447">
        <w:rPr>
          <w:b/>
          <w:spacing w:val="-3"/>
        </w:rPr>
        <w:t xml:space="preserve"> </w:t>
      </w:r>
      <w:r w:rsidR="001F6447">
        <w:rPr>
          <w:b/>
        </w:rPr>
        <w:t>eBC</w:t>
      </w:r>
      <w:r w:rsidR="001F6447">
        <w:rPr>
          <w:b/>
          <w:spacing w:val="-3"/>
        </w:rPr>
        <w:t xml:space="preserve"> </w:t>
      </w:r>
      <w:r w:rsidR="001F6447">
        <w:rPr>
          <w:b/>
        </w:rPr>
        <w:t>pollution</w:t>
      </w:r>
      <w:r w:rsidR="001F6447">
        <w:rPr>
          <w:b/>
          <w:spacing w:val="-4"/>
        </w:rPr>
        <w:t xml:space="preserve"> </w:t>
      </w:r>
      <w:r w:rsidR="001F6447">
        <w:rPr>
          <w:b/>
        </w:rPr>
        <w:t>wind</w:t>
      </w:r>
      <w:r w:rsidR="001F6447">
        <w:rPr>
          <w:b/>
          <w:spacing w:val="-2"/>
        </w:rPr>
        <w:t xml:space="preserve"> </w:t>
      </w:r>
      <w:r w:rsidR="001F6447">
        <w:rPr>
          <w:b/>
        </w:rPr>
        <w:t>rose J)</w:t>
      </w:r>
      <w:r w:rsidR="001F6447">
        <w:rPr>
          <w:b/>
          <w:spacing w:val="-2"/>
        </w:rPr>
        <w:t xml:space="preserve"> </w:t>
      </w:r>
      <w:r w:rsidR="001F6447">
        <w:rPr>
          <w:b/>
        </w:rPr>
        <w:t xml:space="preserve">Peat-OA pollution wind rose. Histograms associated </w:t>
      </w:r>
      <w:proofErr w:type="gramStart"/>
      <w:r w:rsidR="001F6447">
        <w:rPr>
          <w:b/>
        </w:rPr>
        <w:t>to</w:t>
      </w:r>
      <w:proofErr w:type="gramEnd"/>
      <w:r w:rsidR="001F6447">
        <w:rPr>
          <w:b/>
        </w:rPr>
        <w:t xml:space="preserve"> each time series are represented in the middle </w:t>
      </w:r>
      <w:r w:rsidR="001F6447">
        <w:rPr>
          <w:b/>
          <w:spacing w:val="-2"/>
        </w:rPr>
        <w:t>panel.</w:t>
      </w:r>
    </w:p>
    <w:p w14:paraId="6FA6AE08" w14:textId="799C849B" w:rsidR="00EF1E73" w:rsidRDefault="00EF1E73" w:rsidP="001F6447">
      <w:pPr>
        <w:spacing w:before="212"/>
        <w:ind w:left="141"/>
        <w:rPr>
          <w:b/>
        </w:rPr>
        <w:sectPr w:rsidR="00EF1E73">
          <w:pgSz w:w="11910" w:h="16840"/>
          <w:pgMar w:top="1460" w:right="1275" w:bottom="280" w:left="1275" w:header="720" w:footer="720" w:gutter="0"/>
          <w:cols w:space="720"/>
        </w:sectPr>
      </w:pPr>
    </w:p>
    <w:p w14:paraId="12B0650F" w14:textId="77777777" w:rsidR="00EF1E73" w:rsidRDefault="00000000">
      <w:pPr>
        <w:spacing w:before="31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487589888" behindDoc="1" locked="0" layoutInCell="1" allowOverlap="1" wp14:anchorId="7749B685" wp14:editId="61EBFB22">
            <wp:simplePos x="0" y="0"/>
            <wp:positionH relativeFrom="page">
              <wp:posOffset>1507596</wp:posOffset>
            </wp:positionH>
            <wp:positionV relativeFrom="paragraph">
              <wp:posOffset>181569</wp:posOffset>
            </wp:positionV>
            <wp:extent cx="4441578" cy="3981450"/>
            <wp:effectExtent l="0" t="0" r="0" b="0"/>
            <wp:wrapTopAndBottom/>
            <wp:docPr id="8" name="Image 8" descr="A diagram of different colored object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diagram of different colored objects  Description automatically generated with medium confidenc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578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1BD54" w14:textId="77777777" w:rsidR="00EF1E73" w:rsidRDefault="00000000">
      <w:pPr>
        <w:spacing w:before="177" w:line="360" w:lineRule="auto"/>
        <w:ind w:left="141" w:right="137"/>
        <w:jc w:val="both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S8.</w:t>
      </w:r>
      <w:r>
        <w:rPr>
          <w:b/>
          <w:spacing w:val="-2"/>
        </w:rPr>
        <w:t xml:space="preserve"> </w:t>
      </w:r>
      <w:r>
        <w:rPr>
          <w:b/>
        </w:rPr>
        <w:t>Relationship</w:t>
      </w:r>
      <w:r>
        <w:rPr>
          <w:b/>
          <w:spacing w:val="-2"/>
        </w:rPr>
        <w:t xml:space="preserve"> </w:t>
      </w:r>
      <w:r>
        <w:rPr>
          <w:b/>
        </w:rPr>
        <w:t>between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ToF-AMS</w:t>
      </w:r>
      <w:r>
        <w:rPr>
          <w:b/>
          <w:spacing w:val="-5"/>
        </w:rPr>
        <w:t xml:space="preserve"> </w:t>
      </w:r>
      <w:r>
        <w:rPr>
          <w:b/>
        </w:rPr>
        <w:t>estimated</w:t>
      </w:r>
      <w:r>
        <w:rPr>
          <w:b/>
          <w:spacing w:val="-2"/>
        </w:rPr>
        <w:t xml:space="preserve"> </w:t>
      </w:r>
      <w:r>
        <w:rPr>
          <w:b/>
        </w:rPr>
        <w:t>oxygen-to-carbon</w:t>
      </w:r>
      <w:r>
        <w:rPr>
          <w:b/>
          <w:spacing w:val="-5"/>
        </w:rPr>
        <w:t xml:space="preserve"> </w:t>
      </w:r>
      <w:r>
        <w:rPr>
          <w:b/>
        </w:rPr>
        <w:t>(O/C)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hydrogen- to-carbon</w:t>
      </w:r>
      <w:r>
        <w:rPr>
          <w:b/>
          <w:spacing w:val="-12"/>
        </w:rPr>
        <w:t xml:space="preserve"> </w:t>
      </w:r>
      <w:r>
        <w:rPr>
          <w:b/>
        </w:rPr>
        <w:t>(H/C)</w:t>
      </w:r>
      <w:r>
        <w:rPr>
          <w:b/>
          <w:spacing w:val="-11"/>
        </w:rPr>
        <w:t xml:space="preserve"> </w:t>
      </w:r>
      <w:r>
        <w:rPr>
          <w:b/>
        </w:rPr>
        <w:t>ratios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13"/>
        </w:rPr>
        <w:t xml:space="preserve"> </w:t>
      </w:r>
      <w:r>
        <w:rPr>
          <w:b/>
        </w:rPr>
        <w:t>organic</w:t>
      </w:r>
      <w:r>
        <w:rPr>
          <w:b/>
          <w:spacing w:val="-9"/>
        </w:rPr>
        <w:t xml:space="preserve"> </w:t>
      </w:r>
      <w:r>
        <w:rPr>
          <w:b/>
        </w:rPr>
        <w:t>species</w:t>
      </w:r>
      <w:r>
        <w:rPr>
          <w:b/>
          <w:spacing w:val="-11"/>
        </w:rPr>
        <w:t xml:space="preserve"> </w:t>
      </w:r>
      <w:r>
        <w:rPr>
          <w:b/>
        </w:rPr>
        <w:t>[Canagaratna</w:t>
      </w:r>
      <w:r>
        <w:rPr>
          <w:b/>
          <w:spacing w:val="-7"/>
        </w:rPr>
        <w:t xml:space="preserve"> </w:t>
      </w:r>
      <w:r>
        <w:rPr>
          <w:b/>
          <w:i/>
        </w:rPr>
        <w:t>et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al</w:t>
      </w:r>
      <w:r>
        <w:rPr>
          <w:b/>
        </w:rPr>
        <w:t>.,</w:t>
      </w:r>
      <w:r>
        <w:rPr>
          <w:b/>
          <w:spacing w:val="-10"/>
        </w:rPr>
        <w:t xml:space="preserve"> </w:t>
      </w:r>
      <w:r>
        <w:rPr>
          <w:b/>
        </w:rPr>
        <w:t>2015]</w:t>
      </w:r>
      <w:r>
        <w:rPr>
          <w:b/>
          <w:spacing w:val="-11"/>
        </w:rPr>
        <w:t xml:space="preserve"> </w:t>
      </w:r>
      <w:r>
        <w:rPr>
          <w:b/>
        </w:rPr>
        <w:t>colored</w:t>
      </w:r>
      <w:r>
        <w:rPr>
          <w:b/>
          <w:spacing w:val="-12"/>
        </w:rPr>
        <w:t xml:space="preserve"> </w:t>
      </w:r>
      <w:r>
        <w:rPr>
          <w:b/>
        </w:rPr>
        <w:t>by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12"/>
        </w:rPr>
        <w:t xml:space="preserve"> </w:t>
      </w:r>
      <w:r>
        <w:rPr>
          <w:b/>
        </w:rPr>
        <w:t>MSA-to-sulfate ratio,</w:t>
      </w:r>
      <w:r>
        <w:rPr>
          <w:b/>
          <w:spacing w:val="-10"/>
        </w:rPr>
        <w:t xml:space="preserve"> </w:t>
      </w:r>
      <w:r>
        <w:rPr>
          <w:b/>
        </w:rPr>
        <w:t>all</w:t>
      </w:r>
      <w:r>
        <w:rPr>
          <w:b/>
          <w:spacing w:val="-11"/>
        </w:rPr>
        <w:t xml:space="preserve"> </w:t>
      </w:r>
      <w:r>
        <w:rPr>
          <w:b/>
        </w:rPr>
        <w:t>observations</w:t>
      </w:r>
      <w:r>
        <w:rPr>
          <w:b/>
          <w:spacing w:val="-12"/>
        </w:rPr>
        <w:t xml:space="preserve"> </w:t>
      </w:r>
      <w:r>
        <w:rPr>
          <w:b/>
        </w:rPr>
        <w:t>above</w:t>
      </w:r>
      <w:r>
        <w:rPr>
          <w:b/>
          <w:spacing w:val="-9"/>
        </w:rPr>
        <w:t xml:space="preserve"> </w:t>
      </w:r>
      <w:r>
        <w:rPr>
          <w:b/>
        </w:rPr>
        <w:t>ToF-AMS</w:t>
      </w:r>
      <w:r>
        <w:rPr>
          <w:b/>
          <w:spacing w:val="-12"/>
        </w:rPr>
        <w:t xml:space="preserve"> </w:t>
      </w:r>
      <w:r>
        <w:rPr>
          <w:b/>
        </w:rPr>
        <w:t>detection</w:t>
      </w:r>
      <w:r>
        <w:rPr>
          <w:b/>
          <w:spacing w:val="-12"/>
        </w:rPr>
        <w:t xml:space="preserve"> </w:t>
      </w:r>
      <w:r>
        <w:rPr>
          <w:b/>
        </w:rPr>
        <w:t>limits</w:t>
      </w:r>
      <w:r>
        <w:rPr>
          <w:b/>
          <w:spacing w:val="-9"/>
        </w:rPr>
        <w:t xml:space="preserve"> </w:t>
      </w:r>
      <w:r>
        <w:rPr>
          <w:b/>
        </w:rPr>
        <w:t>are</w:t>
      </w:r>
      <w:r>
        <w:rPr>
          <w:b/>
          <w:spacing w:val="-11"/>
        </w:rPr>
        <w:t xml:space="preserve"> </w:t>
      </w:r>
      <w:r>
        <w:rPr>
          <w:b/>
        </w:rPr>
        <w:t>shown</w:t>
      </w:r>
      <w:r>
        <w:rPr>
          <w:b/>
          <w:spacing w:val="-10"/>
        </w:rPr>
        <w:t xml:space="preserve"> </w:t>
      </w:r>
      <w:r>
        <w:rPr>
          <w:b/>
        </w:rPr>
        <w:t>for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9"/>
        </w:rPr>
        <w:t xml:space="preserve"> </w:t>
      </w:r>
      <w:r>
        <w:rPr>
          <w:b/>
        </w:rPr>
        <w:t>entire</w:t>
      </w:r>
      <w:r>
        <w:rPr>
          <w:b/>
          <w:spacing w:val="-9"/>
        </w:rPr>
        <w:t xml:space="preserve"> </w:t>
      </w:r>
      <w:r>
        <w:rPr>
          <w:b/>
        </w:rPr>
        <w:t>period.</w:t>
      </w:r>
      <w:r>
        <w:rPr>
          <w:b/>
          <w:spacing w:val="-8"/>
        </w:rPr>
        <w:t xml:space="preserve"> </w:t>
      </w:r>
      <w:r>
        <w:rPr>
          <w:b/>
        </w:rPr>
        <w:t>Grey</w:t>
      </w:r>
      <w:r>
        <w:rPr>
          <w:b/>
          <w:spacing w:val="-10"/>
        </w:rPr>
        <w:t xml:space="preserve"> </w:t>
      </w:r>
      <w:r>
        <w:rPr>
          <w:b/>
        </w:rPr>
        <w:t xml:space="preserve">lines represent the ambient range of O/C and H/C observed by Ng </w:t>
      </w:r>
      <w:r>
        <w:rPr>
          <w:b/>
          <w:i/>
        </w:rPr>
        <w:t>et al</w:t>
      </w:r>
      <w:r>
        <w:rPr>
          <w:b/>
        </w:rPr>
        <w:t xml:space="preserve">. [2011] while dashed line </w:t>
      </w:r>
      <w:proofErr w:type="gramStart"/>
      <w:r>
        <w:rPr>
          <w:b/>
        </w:rPr>
        <w:t>represent</w:t>
      </w:r>
      <w:proofErr w:type="gramEnd"/>
      <w:r>
        <w:rPr>
          <w:b/>
        </w:rPr>
        <w:t xml:space="preserve"> the average carbon oxidation state (OSc ≈ 2 × </w:t>
      </w:r>
      <w:proofErr w:type="gramStart"/>
      <w:r>
        <w:rPr>
          <w:b/>
        </w:rPr>
        <w:t>O :</w:t>
      </w:r>
      <w:proofErr w:type="gramEnd"/>
      <w:r>
        <w:rPr>
          <w:b/>
        </w:rPr>
        <w:t xml:space="preserve"> C − H : C) (2011) superimposed on the Van Krevelen diagram (Ng </w:t>
      </w:r>
      <w:r>
        <w:rPr>
          <w:b/>
          <w:i/>
        </w:rPr>
        <w:t>et al</w:t>
      </w:r>
      <w:r>
        <w:rPr>
          <w:b/>
        </w:rPr>
        <w:t xml:space="preserve">. 2011, Kroll </w:t>
      </w:r>
      <w:r>
        <w:rPr>
          <w:b/>
          <w:i/>
        </w:rPr>
        <w:t>et al</w:t>
      </w:r>
      <w:r>
        <w:rPr>
          <w:b/>
        </w:rPr>
        <w:t>., 2011). Elemental composition of C8–C30 saturated alcohols, C8–C32 saturated acids, C2 –C11 saturated diacids, C4 unsaturated diacid (maleic and</w:t>
      </w:r>
      <w:r>
        <w:rPr>
          <w:b/>
          <w:spacing w:val="-1"/>
        </w:rPr>
        <w:t xml:space="preserve"> </w:t>
      </w:r>
      <w:r>
        <w:rPr>
          <w:b/>
        </w:rPr>
        <w:t>fumaric acid), C4 –C12 carbohydrates</w:t>
      </w:r>
      <w:r>
        <w:rPr>
          <w:b/>
          <w:spacing w:val="-2"/>
        </w:rPr>
        <w:t xml:space="preserve"> </w:t>
      </w:r>
      <w:r>
        <w:rPr>
          <w:b/>
        </w:rPr>
        <w:t>(e.g., trehalose, erythritol,</w:t>
      </w:r>
      <w:r>
        <w:rPr>
          <w:b/>
          <w:spacing w:val="-3"/>
        </w:rPr>
        <w:t xml:space="preserve"> </w:t>
      </w:r>
      <w:r>
        <w:rPr>
          <w:b/>
        </w:rPr>
        <w:t>arabitol,</w:t>
      </w:r>
      <w:r>
        <w:rPr>
          <w:b/>
          <w:spacing w:val="-2"/>
        </w:rPr>
        <w:t xml:space="preserve"> </w:t>
      </w:r>
      <w:r>
        <w:rPr>
          <w:b/>
        </w:rPr>
        <w:t xml:space="preserve">mannitol, sucrose, galactose, glucose, and fructose), and C5 and C10 ketoacids (levulinic and pinonic acid, respectively) are shown for reference (Willis </w:t>
      </w:r>
      <w:r>
        <w:rPr>
          <w:b/>
          <w:i/>
        </w:rPr>
        <w:t>et al</w:t>
      </w:r>
      <w:r>
        <w:rPr>
          <w:b/>
        </w:rPr>
        <w:t>. 2017).</w:t>
      </w:r>
    </w:p>
    <w:p w14:paraId="6D6900ED" w14:textId="77777777" w:rsidR="00EF1E73" w:rsidRDefault="00EF1E73">
      <w:pPr>
        <w:spacing w:line="360" w:lineRule="auto"/>
        <w:jc w:val="both"/>
        <w:rPr>
          <w:b/>
        </w:rPr>
        <w:sectPr w:rsidR="00EF1E73">
          <w:pgSz w:w="11910" w:h="16840"/>
          <w:pgMar w:top="1320" w:right="1275" w:bottom="280" w:left="1275" w:header="720" w:footer="720" w:gutter="0"/>
          <w:cols w:space="720"/>
        </w:sectPr>
      </w:pPr>
    </w:p>
    <w:p w14:paraId="705573E3" w14:textId="77777777" w:rsidR="00EF1E73" w:rsidRDefault="00000000">
      <w:pPr>
        <w:ind w:left="14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0E3A11" wp14:editId="7DD67B88">
            <wp:extent cx="4182068" cy="2682049"/>
            <wp:effectExtent l="0" t="0" r="0" b="0"/>
            <wp:docPr id="9" name="Image 9" descr="A map of the north po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map of the north pole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068" cy="2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CBF8" w14:textId="77777777" w:rsidR="00EF1E73" w:rsidRDefault="00EF1E73">
      <w:pPr>
        <w:spacing w:before="5"/>
        <w:rPr>
          <w:b/>
        </w:rPr>
      </w:pPr>
    </w:p>
    <w:p w14:paraId="0BDCB05B" w14:textId="77777777" w:rsidR="00EF1E73" w:rsidRDefault="00000000">
      <w:pPr>
        <w:spacing w:before="1" w:line="256" w:lineRule="auto"/>
        <w:ind w:left="141" w:right="214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S9.</w:t>
      </w:r>
      <w:r>
        <w:rPr>
          <w:b/>
          <w:spacing w:val="-3"/>
        </w:rPr>
        <w:t xml:space="preserve"> </w:t>
      </w:r>
      <w:r>
        <w:rPr>
          <w:b/>
        </w:rPr>
        <w:t>Descriptive</w:t>
      </w:r>
      <w:r>
        <w:rPr>
          <w:b/>
          <w:spacing w:val="-3"/>
        </w:rPr>
        <w:t xml:space="preserve"> </w:t>
      </w:r>
      <w:r>
        <w:rPr>
          <w:b/>
        </w:rPr>
        <w:t>toponymy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Ocean</w:t>
      </w:r>
      <w:r>
        <w:rPr>
          <w:b/>
          <w:spacing w:val="-5"/>
        </w:rPr>
        <w:t xml:space="preserve"> </w:t>
      </w:r>
      <w:r>
        <w:rPr>
          <w:b/>
        </w:rPr>
        <w:t>areas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interest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landmarks. Background</w:t>
      </w:r>
      <w:r>
        <w:rPr>
          <w:b/>
          <w:spacing w:val="-5"/>
        </w:rPr>
        <w:t xml:space="preserve"> </w:t>
      </w:r>
      <w:r>
        <w:rPr>
          <w:b/>
        </w:rPr>
        <w:t>Map from © OpenStreetMap contributors.</w:t>
      </w:r>
    </w:p>
    <w:p w14:paraId="2C663C92" w14:textId="77777777" w:rsidR="00EF1E73" w:rsidRDefault="00EF1E73">
      <w:pPr>
        <w:rPr>
          <w:b/>
          <w:sz w:val="20"/>
        </w:rPr>
      </w:pPr>
    </w:p>
    <w:p w14:paraId="692E78A4" w14:textId="77777777" w:rsidR="00EF1E73" w:rsidRDefault="00000000">
      <w:pPr>
        <w:spacing w:before="8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284E1D0C" wp14:editId="57BD2CF3">
            <wp:simplePos x="0" y="0"/>
            <wp:positionH relativeFrom="page">
              <wp:posOffset>1756664</wp:posOffset>
            </wp:positionH>
            <wp:positionV relativeFrom="paragraph">
              <wp:posOffset>215942</wp:posOffset>
            </wp:positionV>
            <wp:extent cx="4381536" cy="2523744"/>
            <wp:effectExtent l="0" t="0" r="0" b="0"/>
            <wp:wrapTopAndBottom/>
            <wp:docPr id="10" name="Image 10" descr="A map of the weathe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map of the weather  Description automatically generated with medium confidenc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36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70FFC" w14:textId="77777777" w:rsidR="00EF1E73" w:rsidRDefault="00EF1E73">
      <w:pPr>
        <w:spacing w:before="137"/>
        <w:rPr>
          <w:b/>
        </w:rPr>
      </w:pPr>
    </w:p>
    <w:p w14:paraId="738CF94E" w14:textId="4D9C46DF" w:rsidR="00EF1E73" w:rsidRDefault="00000000">
      <w:pPr>
        <w:spacing w:line="357" w:lineRule="auto"/>
        <w:ind w:left="141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S10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-</w:t>
      </w:r>
      <w:ins w:id="5" w:author="CHEVASSUS, Emmanuel" w:date="2025-01-15T11:42:00Z" w16du:dateUtc="2025-01-15T11:42:00Z">
        <w:r w:rsidR="003A5D32">
          <w:rPr>
            <w:b/>
            <w:sz w:val="20"/>
          </w:rPr>
          <w:t xml:space="preserve"> </w:t>
        </w:r>
      </w:ins>
      <w:r>
        <w:rPr>
          <w:b/>
          <w:sz w:val="20"/>
        </w:rPr>
        <w:t>500hPa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geopotential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height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anomalies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(in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gpm)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highlighting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anticyclonic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blocking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(in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 xml:space="preserve">red) calculated from ERA5 (Hersbach </w:t>
      </w:r>
      <w:r>
        <w:rPr>
          <w:b/>
          <w:i/>
          <w:sz w:val="20"/>
        </w:rPr>
        <w:t>et al</w:t>
      </w:r>
      <w:r>
        <w:rPr>
          <w:b/>
          <w:sz w:val="20"/>
        </w:rPr>
        <w:t>. 2020).</w:t>
      </w:r>
    </w:p>
    <w:p w14:paraId="02451F79" w14:textId="77777777" w:rsidR="00EF1E73" w:rsidRDefault="00000000">
      <w:pPr>
        <w:spacing w:before="204"/>
        <w:ind w:left="141"/>
        <w:rPr>
          <w:b/>
          <w:sz w:val="20"/>
        </w:rPr>
      </w:pPr>
      <w:r>
        <w:rPr>
          <w:b/>
          <w:spacing w:val="-2"/>
          <w:sz w:val="20"/>
        </w:rPr>
        <w:t>References</w:t>
      </w:r>
    </w:p>
    <w:p w14:paraId="30D51B6E" w14:textId="77777777" w:rsidR="00EF1E73" w:rsidRDefault="00EF1E73">
      <w:pPr>
        <w:spacing w:before="46"/>
        <w:rPr>
          <w:b/>
          <w:sz w:val="20"/>
        </w:rPr>
      </w:pPr>
    </w:p>
    <w:p w14:paraId="7A8A26D2" w14:textId="77777777" w:rsidR="00EF1E73" w:rsidRDefault="00000000">
      <w:pPr>
        <w:ind w:left="861" w:hanging="720"/>
        <w:rPr>
          <w:sz w:val="20"/>
        </w:rPr>
      </w:pPr>
      <w:r>
        <w:rPr>
          <w:sz w:val="20"/>
        </w:rPr>
        <w:t>Hersbach, Hans, Bill Bell, Paul Berrisford, Shoji Hirahara, András Horányi, Joaquín Muñoz‐Sabater, Julien Nicolas,</w:t>
      </w:r>
      <w:r>
        <w:rPr>
          <w:spacing w:val="-3"/>
          <w:sz w:val="20"/>
        </w:rPr>
        <w:t xml:space="preserve"> </w:t>
      </w:r>
      <w:r>
        <w:rPr>
          <w:sz w:val="20"/>
        </w:rPr>
        <w:t>et</w:t>
      </w:r>
      <w:r>
        <w:rPr>
          <w:spacing w:val="-3"/>
          <w:sz w:val="20"/>
        </w:rPr>
        <w:t xml:space="preserve"> </w:t>
      </w:r>
      <w:r>
        <w:rPr>
          <w:sz w:val="20"/>
        </w:rPr>
        <w:t>al.</w:t>
      </w:r>
      <w:r>
        <w:rPr>
          <w:spacing w:val="-3"/>
          <w:sz w:val="20"/>
        </w:rPr>
        <w:t xml:space="preserve"> </w:t>
      </w:r>
      <w:r>
        <w:rPr>
          <w:sz w:val="20"/>
        </w:rPr>
        <w:t>2020.</w:t>
      </w:r>
      <w:r>
        <w:rPr>
          <w:spacing w:val="-5"/>
          <w:sz w:val="20"/>
        </w:rPr>
        <w:t xml:space="preserve"> </w:t>
      </w:r>
      <w:r>
        <w:rPr>
          <w:sz w:val="20"/>
        </w:rPr>
        <w:t>‘The</w:t>
      </w:r>
      <w:r>
        <w:rPr>
          <w:spacing w:val="-5"/>
          <w:sz w:val="20"/>
        </w:rPr>
        <w:t xml:space="preserve"> </w:t>
      </w:r>
      <w:r>
        <w:rPr>
          <w:sz w:val="20"/>
        </w:rPr>
        <w:t>ERA5</w:t>
      </w:r>
      <w:r>
        <w:rPr>
          <w:spacing w:val="-2"/>
          <w:sz w:val="20"/>
        </w:rPr>
        <w:t xml:space="preserve"> </w:t>
      </w:r>
      <w:r>
        <w:rPr>
          <w:sz w:val="20"/>
        </w:rPr>
        <w:t>Global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Reanalysis’. </w:t>
      </w:r>
      <w:r>
        <w:rPr>
          <w:i/>
          <w:sz w:val="20"/>
        </w:rPr>
        <w:t>Quarterly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Royal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 xml:space="preserve">Meteorological Society </w:t>
      </w:r>
      <w:r>
        <w:rPr>
          <w:sz w:val="20"/>
        </w:rPr>
        <w:t>146 (730): 1999–2049. https://doi.org/10.1002/qj.3803.</w:t>
      </w:r>
    </w:p>
    <w:p w14:paraId="210051A8" w14:textId="77777777" w:rsidR="00EF1E73" w:rsidRPr="003A5D32" w:rsidRDefault="00000000">
      <w:pPr>
        <w:pStyle w:val="BodyText"/>
        <w:spacing w:line="229" w:lineRule="exact"/>
        <w:ind w:left="141"/>
        <w:rPr>
          <w:lang w:val="de-DE"/>
        </w:rPr>
      </w:pPr>
      <w:r w:rsidRPr="003A5D32">
        <w:rPr>
          <w:lang w:val="de-DE"/>
        </w:rPr>
        <w:t>Willis,</w:t>
      </w:r>
      <w:r w:rsidRPr="003A5D32">
        <w:rPr>
          <w:spacing w:val="-6"/>
          <w:lang w:val="de-DE"/>
        </w:rPr>
        <w:t xml:space="preserve"> </w:t>
      </w:r>
      <w:r w:rsidRPr="003A5D32">
        <w:rPr>
          <w:lang w:val="de-DE"/>
        </w:rPr>
        <w:t>Megan</w:t>
      </w:r>
      <w:r w:rsidRPr="003A5D32">
        <w:rPr>
          <w:spacing w:val="-4"/>
          <w:lang w:val="de-DE"/>
        </w:rPr>
        <w:t xml:space="preserve"> </w:t>
      </w:r>
      <w:r w:rsidRPr="003A5D32">
        <w:rPr>
          <w:lang w:val="de-DE"/>
        </w:rPr>
        <w:t>D.,</w:t>
      </w:r>
      <w:r w:rsidRPr="003A5D32">
        <w:rPr>
          <w:spacing w:val="-5"/>
          <w:lang w:val="de-DE"/>
        </w:rPr>
        <w:t xml:space="preserve"> </w:t>
      </w:r>
      <w:r w:rsidRPr="003A5D32">
        <w:rPr>
          <w:lang w:val="de-DE"/>
        </w:rPr>
        <w:t>Franziska</w:t>
      </w:r>
      <w:r w:rsidRPr="003A5D32">
        <w:rPr>
          <w:spacing w:val="-8"/>
          <w:lang w:val="de-DE"/>
        </w:rPr>
        <w:t xml:space="preserve"> </w:t>
      </w:r>
      <w:r w:rsidRPr="003A5D32">
        <w:rPr>
          <w:lang w:val="de-DE"/>
        </w:rPr>
        <w:t>Köllner,</w:t>
      </w:r>
      <w:r w:rsidRPr="003A5D32">
        <w:rPr>
          <w:spacing w:val="-5"/>
          <w:lang w:val="de-DE"/>
        </w:rPr>
        <w:t xml:space="preserve"> </w:t>
      </w:r>
      <w:r w:rsidRPr="003A5D32">
        <w:rPr>
          <w:lang w:val="de-DE"/>
        </w:rPr>
        <w:t>Julia</w:t>
      </w:r>
      <w:r w:rsidRPr="003A5D32">
        <w:rPr>
          <w:spacing w:val="-5"/>
          <w:lang w:val="de-DE"/>
        </w:rPr>
        <w:t xml:space="preserve"> </w:t>
      </w:r>
      <w:r w:rsidRPr="003A5D32">
        <w:rPr>
          <w:lang w:val="de-DE"/>
        </w:rPr>
        <w:t>Burkart,</w:t>
      </w:r>
      <w:r w:rsidRPr="003A5D32">
        <w:rPr>
          <w:spacing w:val="-5"/>
          <w:lang w:val="de-DE"/>
        </w:rPr>
        <w:t xml:space="preserve"> </w:t>
      </w:r>
      <w:r w:rsidRPr="003A5D32">
        <w:rPr>
          <w:lang w:val="de-DE"/>
        </w:rPr>
        <w:t>Heiko</w:t>
      </w:r>
      <w:r w:rsidRPr="003A5D32">
        <w:rPr>
          <w:spacing w:val="-7"/>
          <w:lang w:val="de-DE"/>
        </w:rPr>
        <w:t xml:space="preserve"> </w:t>
      </w:r>
      <w:r w:rsidRPr="003A5D32">
        <w:rPr>
          <w:lang w:val="de-DE"/>
        </w:rPr>
        <w:t>Bozem,</w:t>
      </w:r>
      <w:r w:rsidRPr="003A5D32">
        <w:rPr>
          <w:spacing w:val="-5"/>
          <w:lang w:val="de-DE"/>
        </w:rPr>
        <w:t xml:space="preserve"> </w:t>
      </w:r>
      <w:r w:rsidRPr="003A5D32">
        <w:rPr>
          <w:lang w:val="de-DE"/>
        </w:rPr>
        <w:t>Jennie</w:t>
      </w:r>
      <w:r w:rsidRPr="003A5D32">
        <w:rPr>
          <w:spacing w:val="-5"/>
          <w:lang w:val="de-DE"/>
        </w:rPr>
        <w:t xml:space="preserve"> </w:t>
      </w:r>
      <w:r w:rsidRPr="003A5D32">
        <w:rPr>
          <w:lang w:val="de-DE"/>
        </w:rPr>
        <w:t>L.</w:t>
      </w:r>
      <w:r w:rsidRPr="003A5D32">
        <w:rPr>
          <w:spacing w:val="-6"/>
          <w:lang w:val="de-DE"/>
        </w:rPr>
        <w:t xml:space="preserve"> </w:t>
      </w:r>
      <w:r w:rsidRPr="003A5D32">
        <w:rPr>
          <w:lang w:val="de-DE"/>
        </w:rPr>
        <w:t>Thomas,</w:t>
      </w:r>
      <w:r w:rsidRPr="003A5D32">
        <w:rPr>
          <w:spacing w:val="-5"/>
          <w:lang w:val="de-DE"/>
        </w:rPr>
        <w:t xml:space="preserve"> </w:t>
      </w:r>
      <w:r w:rsidRPr="003A5D32">
        <w:rPr>
          <w:lang w:val="de-DE"/>
        </w:rPr>
        <w:t>Johannes</w:t>
      </w:r>
      <w:r w:rsidRPr="003A5D32">
        <w:rPr>
          <w:spacing w:val="-6"/>
          <w:lang w:val="de-DE"/>
        </w:rPr>
        <w:t xml:space="preserve"> </w:t>
      </w:r>
      <w:r w:rsidRPr="003A5D32">
        <w:rPr>
          <w:lang w:val="de-DE"/>
        </w:rPr>
        <w:t>Schneider,</w:t>
      </w:r>
      <w:r w:rsidRPr="003A5D32">
        <w:rPr>
          <w:spacing w:val="-5"/>
          <w:lang w:val="de-DE"/>
        </w:rPr>
        <w:t xml:space="preserve"> </w:t>
      </w:r>
      <w:r w:rsidRPr="003A5D32">
        <w:rPr>
          <w:spacing w:val="-4"/>
          <w:lang w:val="de-DE"/>
        </w:rPr>
        <w:t>Amir</w:t>
      </w:r>
    </w:p>
    <w:p w14:paraId="24496E2E" w14:textId="77777777" w:rsidR="00EF1E73" w:rsidRDefault="00000000">
      <w:pPr>
        <w:pStyle w:val="BodyText"/>
        <w:spacing w:before="1"/>
        <w:ind w:left="861"/>
      </w:pPr>
      <w:r>
        <w:t>A.</w:t>
      </w:r>
      <w:r>
        <w:rPr>
          <w:spacing w:val="-5"/>
        </w:rPr>
        <w:t xml:space="preserve"> </w:t>
      </w:r>
      <w:r>
        <w:t>Aliabadi,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</w:t>
      </w:r>
      <w:r>
        <w:rPr>
          <w:spacing w:val="-5"/>
        </w:rPr>
        <w:t xml:space="preserve"> </w:t>
      </w:r>
      <w:r>
        <w:t>2017.</w:t>
      </w:r>
      <w:r>
        <w:rPr>
          <w:spacing w:val="-3"/>
        </w:rPr>
        <w:t xml:space="preserve"> </w:t>
      </w:r>
      <w:r>
        <w:t>‘Evidence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Marine</w:t>
      </w:r>
      <w:r>
        <w:rPr>
          <w:spacing w:val="-4"/>
        </w:rPr>
        <w:t xml:space="preserve"> </w:t>
      </w:r>
      <w:r>
        <w:t>Biogenic</w:t>
      </w:r>
      <w:r>
        <w:rPr>
          <w:spacing w:val="-7"/>
        </w:rPr>
        <w:t xml:space="preserve"> </w:t>
      </w:r>
      <w:r>
        <w:t>Influence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Summertime</w:t>
      </w:r>
      <w:r>
        <w:rPr>
          <w:spacing w:val="-4"/>
        </w:rPr>
        <w:t xml:space="preserve"> </w:t>
      </w:r>
      <w:r>
        <w:t>Arctic</w:t>
      </w:r>
      <w:r>
        <w:rPr>
          <w:spacing w:val="-7"/>
        </w:rPr>
        <w:t xml:space="preserve"> </w:t>
      </w:r>
      <w:r>
        <w:rPr>
          <w:spacing w:val="-2"/>
        </w:rPr>
        <w:t>Aerosol’.</w:t>
      </w:r>
    </w:p>
    <w:p w14:paraId="30148D83" w14:textId="77777777" w:rsidR="00EF1E73" w:rsidRDefault="00000000">
      <w:pPr>
        <w:ind w:left="861"/>
        <w:rPr>
          <w:sz w:val="20"/>
        </w:rPr>
      </w:pPr>
      <w:r>
        <w:rPr>
          <w:i/>
          <w:sz w:val="20"/>
        </w:rPr>
        <w:t>Geophysical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Letters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44</w:t>
      </w:r>
      <w:r>
        <w:rPr>
          <w:spacing w:val="-4"/>
          <w:sz w:val="20"/>
        </w:rPr>
        <w:t xml:space="preserve"> </w:t>
      </w:r>
      <w:r>
        <w:rPr>
          <w:sz w:val="20"/>
        </w:rPr>
        <w:t>(12):</w:t>
      </w:r>
      <w:r>
        <w:rPr>
          <w:spacing w:val="-6"/>
          <w:sz w:val="20"/>
        </w:rPr>
        <w:t xml:space="preserve"> </w:t>
      </w:r>
      <w:r>
        <w:rPr>
          <w:sz w:val="20"/>
        </w:rPr>
        <w:t>6460–70.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https://doi.org/10.1002/2017GL073359.</w:t>
      </w:r>
    </w:p>
    <w:sectPr w:rsidR="00EF1E73">
      <w:pgSz w:w="11910" w:h="16840"/>
      <w:pgMar w:top="1400" w:right="127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HEVASSUS, Emmanuel">
    <w15:presenceInfo w15:providerId="AD" w15:userId="S::E.CHEVASSUS1@universityofgalway.ie::1543e1cf-0d9c-44fc-a70f-318b48dc43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73"/>
    <w:rsid w:val="001F6447"/>
    <w:rsid w:val="002A404B"/>
    <w:rsid w:val="003A5D32"/>
    <w:rsid w:val="0077583A"/>
    <w:rsid w:val="00A22569"/>
    <w:rsid w:val="00A51A2E"/>
    <w:rsid w:val="00EF1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69983"/>
  <w15:docId w15:val="{2A75AFEF-16E3-493F-AA2A-3D99FF528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9"/>
      <w:ind w:left="141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Revision">
    <w:name w:val="Revision"/>
    <w:hidden/>
    <w:uiPriority w:val="99"/>
    <w:semiHidden/>
    <w:rsid w:val="003A5D32"/>
    <w:pPr>
      <w:widowControl/>
      <w:autoSpaceDE/>
      <w:autoSpaceDN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mailto:(jurgita.ovadnevaite@universityofgalway.i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934</Words>
  <Characters>5327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Chevassus</dc:creator>
  <cp:lastModifiedBy>CHEVASSUS, Emmanuel</cp:lastModifiedBy>
  <cp:revision>3</cp:revision>
  <dcterms:created xsi:type="dcterms:W3CDTF">2025-01-20T18:06:00Z</dcterms:created>
  <dcterms:modified xsi:type="dcterms:W3CDTF">2025-01-24T14:32:00Z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2025-01-15T00:00:00Z</vt:filetime>
  </property>
  <property fmtid="{D5CDD505-2E9C-101B-9397-08002B2CF9AE}" pid="5" name="Producer">
    <vt:lpwstr>Microsoft® Word for Microsoft 365</vt:lpwstr>
  </property>
</Properties>
</file>