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F041C" w14:textId="77777777" w:rsidR="008619DE" w:rsidRDefault="008619DE">
      <w:pPr>
        <w:rPr>
          <w:rFonts w:ascii="Times New Roman" w:eastAsiaTheme="majorEastAsia" w:hAnsi="Times New Roman" w:cstheme="majorBidi"/>
          <w:b/>
          <w:spacing w:val="-10"/>
          <w:sz w:val="34"/>
          <w:szCs w:val="34"/>
          <w:lang w:eastAsia="en-GB"/>
        </w:rPr>
      </w:pPr>
      <w:bookmarkStart w:id="0" w:name="_Hlk145604116"/>
      <w:r w:rsidRPr="008619DE">
        <w:rPr>
          <w:rFonts w:ascii="Times New Roman" w:eastAsiaTheme="majorEastAsia" w:hAnsi="Times New Roman" w:cstheme="majorBidi"/>
          <w:b/>
          <w:spacing w:val="-10"/>
          <w:sz w:val="34"/>
          <w:szCs w:val="34"/>
          <w:lang w:eastAsia="en-GB"/>
        </w:rPr>
        <w:t>Marine Organic Aerosols at Mace Head: Effects from Phytoplankton and Source Region Variability</w:t>
      </w:r>
    </w:p>
    <w:p w14:paraId="73847DA4" w14:textId="02AFA0D7" w:rsidR="000103F2" w:rsidRPr="004758A9" w:rsidRDefault="00A06092">
      <w:pPr>
        <w:rPr>
          <w:rFonts w:ascii="Times New Roman" w:eastAsia="Times New Roman" w:hAnsi="Times New Roman" w:cs="Times New Roman"/>
          <w:sz w:val="24"/>
          <w:szCs w:val="24"/>
        </w:rPr>
      </w:pPr>
      <w:r w:rsidRPr="004758A9">
        <w:rPr>
          <w:rFonts w:ascii="Times New Roman" w:eastAsia="Times New Roman" w:hAnsi="Times New Roman" w:cs="Times New Roman"/>
          <w:sz w:val="24"/>
          <w:szCs w:val="24"/>
        </w:rPr>
        <w:t>Emmanuel Chevassus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Kirsten N. Fossum</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Darius Ceburnis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Lei Lu</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w:t>
      </w:r>
      <w:r w:rsidR="00127DB5" w:rsidRPr="004758A9">
        <w:rPr>
          <w:rFonts w:ascii="Times New Roman" w:eastAsia="Times New Roman" w:hAnsi="Times New Roman" w:cs="Times New Roman"/>
          <w:sz w:val="24"/>
          <w:szCs w:val="24"/>
        </w:rPr>
        <w:t xml:space="preserve"> </w:t>
      </w:r>
      <w:r w:rsidR="00B21A1A" w:rsidRPr="004758A9">
        <w:rPr>
          <w:rFonts w:ascii="Times New Roman" w:eastAsia="Times New Roman" w:hAnsi="Times New Roman" w:cs="Times New Roman"/>
          <w:sz w:val="24"/>
          <w:szCs w:val="24"/>
        </w:rPr>
        <w:t>Lin</w:t>
      </w:r>
      <w:r w:rsidR="00127DB5" w:rsidRPr="004758A9">
        <w:rPr>
          <w:rFonts w:ascii="Times New Roman" w:eastAsia="Times New Roman" w:hAnsi="Times New Roman" w:cs="Times New Roman"/>
          <w:sz w:val="24"/>
          <w:szCs w:val="24"/>
        </w:rPr>
        <w:t xml:space="preserve"> Chunshui </w:t>
      </w:r>
      <w:r w:rsidR="00D21B6C" w:rsidRPr="004758A9">
        <w:rPr>
          <w:rFonts w:ascii="Times New Roman" w:eastAsia="Times New Roman" w:hAnsi="Times New Roman" w:cs="Times New Roman"/>
          <w:sz w:val="24"/>
          <w:szCs w:val="24"/>
          <w:vertAlign w:val="superscript"/>
        </w:rPr>
        <w:t>1</w:t>
      </w:r>
      <w:r w:rsidR="004A298B" w:rsidRPr="004758A9">
        <w:rPr>
          <w:rFonts w:ascii="Times New Roman" w:eastAsia="Times New Roman" w:hAnsi="Times New Roman" w:cs="Times New Roman"/>
          <w:sz w:val="24"/>
          <w:szCs w:val="24"/>
          <w:vertAlign w:val="superscript"/>
        </w:rPr>
        <w:t>,</w:t>
      </w:r>
      <w:r w:rsidR="00A03216" w:rsidRPr="004758A9">
        <w:rPr>
          <w:rFonts w:ascii="Times New Roman" w:eastAsia="Times New Roman" w:hAnsi="Times New Roman" w:cs="Times New Roman"/>
          <w:sz w:val="24"/>
          <w:szCs w:val="24"/>
          <w:vertAlign w:val="superscript"/>
        </w:rPr>
        <w:t>2</w:t>
      </w:r>
      <w:r w:rsidR="00B21A1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Wei Xu</w:t>
      </w:r>
      <w:r w:rsidRPr="004758A9">
        <w:rPr>
          <w:rFonts w:ascii="Times New Roman" w:eastAsia="Times New Roman" w:hAnsi="Times New Roman" w:cs="Times New Roman"/>
          <w:sz w:val="24"/>
          <w:szCs w:val="24"/>
          <w:vertAlign w:val="superscript"/>
        </w:rPr>
        <w:t>1</w:t>
      </w:r>
      <w:r w:rsidR="008619DE">
        <w:rPr>
          <w:rFonts w:ascii="Times New Roman" w:eastAsia="Times New Roman" w:hAnsi="Times New Roman" w:cs="Times New Roman"/>
          <w:sz w:val="24"/>
          <w:szCs w:val="24"/>
          <w:vertAlign w:val="superscript"/>
        </w:rPr>
        <w:t>a</w:t>
      </w:r>
      <w:r w:rsidR="00C10363"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Colin</w:t>
      </w:r>
      <w:del w:id="1" w:author="CHEVASSUS, Emmanuel" w:date="2024-12-11T21:25:00Z">
        <w:r w:rsidR="00DC7B25" w:rsidDel="00DC7B25">
          <w:rPr>
            <w:rFonts w:ascii="Times New Roman" w:eastAsia="Times New Roman" w:hAnsi="Times New Roman" w:cs="Times New Roman"/>
            <w:sz w:val="24"/>
            <w:szCs w:val="24"/>
          </w:rPr>
          <w:delText xml:space="preserve"> D</w:delText>
        </w:r>
      </w:del>
      <w:r w:rsidR="00DC7B25">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O’ Dowd</w:t>
      </w:r>
      <w:r w:rsidRPr="004758A9">
        <w:rPr>
          <w:rFonts w:ascii="Times New Roman" w:eastAsia="Times New Roman" w:hAnsi="Times New Roman" w:cs="Times New Roman"/>
          <w:sz w:val="24"/>
          <w:szCs w:val="24"/>
          <w:vertAlign w:val="superscript"/>
        </w:rPr>
        <w:t>1</w:t>
      </w:r>
      <w:r w:rsidR="00AB577B" w:rsidRPr="004758A9">
        <w:rPr>
          <w:rFonts w:ascii="Times New Roman" w:eastAsia="Times New Roman" w:hAnsi="Times New Roman" w:cs="Times New Roman"/>
          <w:sz w:val="24"/>
          <w:szCs w:val="24"/>
        </w:rPr>
        <w:t>,</w:t>
      </w:r>
      <w:r w:rsidR="007202C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Jurgita Ovadnevaite</w:t>
      </w:r>
      <w:r w:rsidRPr="004758A9">
        <w:rPr>
          <w:rFonts w:ascii="Times New Roman" w:eastAsia="Times New Roman" w:hAnsi="Times New Roman" w:cs="Times New Roman"/>
          <w:sz w:val="24"/>
          <w:szCs w:val="24"/>
          <w:vertAlign w:val="superscript"/>
        </w:rPr>
        <w:t>1</w:t>
      </w:r>
    </w:p>
    <w:p w14:paraId="705C61DA" w14:textId="3CBCB5AE" w:rsidR="002B3911" w:rsidRPr="004758A9" w:rsidRDefault="007202CA" w:rsidP="002B3911">
      <w:pPr>
        <w:rPr>
          <w:rFonts w:ascii="Times New Roman" w:eastAsia="Times New Roman" w:hAnsi="Times New Roman" w:cs="Times New Roman"/>
          <w:color w:val="000000"/>
          <w:sz w:val="20"/>
          <w:szCs w:val="20"/>
        </w:rPr>
      </w:pPr>
      <w:r w:rsidRPr="004758A9">
        <w:rPr>
          <w:rFonts w:ascii="Times New Roman" w:eastAsia="Times New Roman" w:hAnsi="Times New Roman" w:cs="Times New Roman"/>
          <w:color w:val="000000"/>
          <w:sz w:val="20"/>
          <w:szCs w:val="20"/>
          <w:vertAlign w:val="superscript"/>
        </w:rPr>
        <w:t xml:space="preserve">1 </w:t>
      </w:r>
      <w:r w:rsidR="002B3911" w:rsidRPr="004758A9">
        <w:rPr>
          <w:rFonts w:ascii="Times New Roman" w:eastAsia="Times New Roman" w:hAnsi="Times New Roman" w:cs="Times New Roman"/>
          <w:color w:val="000000"/>
          <w:sz w:val="20"/>
          <w:szCs w:val="20"/>
        </w:rPr>
        <w:t xml:space="preserve">School of </w:t>
      </w:r>
      <w:r w:rsidR="00335765" w:rsidRPr="004758A9">
        <w:rPr>
          <w:rFonts w:ascii="Times New Roman" w:eastAsia="Times New Roman" w:hAnsi="Times New Roman" w:cs="Times New Roman"/>
          <w:color w:val="000000"/>
          <w:sz w:val="20"/>
          <w:szCs w:val="20"/>
        </w:rPr>
        <w:t>Natural Sciences</w:t>
      </w:r>
      <w:r w:rsidR="002B3911" w:rsidRPr="004758A9">
        <w:rPr>
          <w:rFonts w:ascii="Times New Roman" w:eastAsia="Times New Roman" w:hAnsi="Times New Roman" w:cs="Times New Roman"/>
          <w:color w:val="000000"/>
          <w:sz w:val="20"/>
          <w:szCs w:val="20"/>
        </w:rPr>
        <w:t xml:space="preserve">, Ryan Institute's Centre for Climate and Air Pollution Studies, University </w:t>
      </w:r>
      <w:r w:rsidR="000D6489" w:rsidRPr="004758A9">
        <w:rPr>
          <w:rFonts w:ascii="Times New Roman" w:eastAsia="Times New Roman" w:hAnsi="Times New Roman" w:cs="Times New Roman"/>
          <w:color w:val="000000"/>
          <w:sz w:val="20"/>
          <w:szCs w:val="20"/>
        </w:rPr>
        <w:t>of</w:t>
      </w:r>
      <w:r w:rsidR="002B3911" w:rsidRPr="004758A9">
        <w:rPr>
          <w:rFonts w:ascii="Times New Roman" w:eastAsia="Times New Roman" w:hAnsi="Times New Roman" w:cs="Times New Roman"/>
          <w:color w:val="000000"/>
          <w:sz w:val="20"/>
          <w:szCs w:val="20"/>
        </w:rPr>
        <w:t xml:space="preserve"> Galway, Galway, Ireland</w:t>
      </w:r>
    </w:p>
    <w:p w14:paraId="059B57AA" w14:textId="76B31C05" w:rsidR="00A06092"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2</w:t>
      </w:r>
      <w:r w:rsidR="007202CA" w:rsidRPr="004758A9">
        <w:rPr>
          <w:rFonts w:ascii="Times New Roman" w:eastAsia="Times New Roman" w:hAnsi="Times New Roman" w:cs="Times New Roman"/>
          <w:color w:val="000000"/>
          <w:sz w:val="20"/>
          <w:szCs w:val="20"/>
        </w:rPr>
        <w:t xml:space="preserve"> </w:t>
      </w:r>
      <w:r w:rsidR="00D260F9" w:rsidRPr="004758A9">
        <w:rPr>
          <w:rFonts w:ascii="Times New Roman" w:eastAsia="Times New Roman" w:hAnsi="Times New Roman" w:cs="Times New Roman"/>
          <w:color w:val="000000"/>
          <w:sz w:val="20"/>
          <w:szCs w:val="20"/>
        </w:rPr>
        <w:t>Institute of Urban Environment, Chinese Academy of Sciences, Xiamen 361021</w:t>
      </w:r>
    </w:p>
    <w:p w14:paraId="4A323E1E" w14:textId="18923A1D" w:rsidR="00C10363"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 xml:space="preserve">a </w:t>
      </w:r>
      <w:r w:rsidR="00B21A1A" w:rsidRPr="004758A9">
        <w:rPr>
          <w:rFonts w:ascii="Times New Roman" w:eastAsia="Times New Roman" w:hAnsi="Times New Roman" w:cs="Times New Roman"/>
          <w:color w:val="000000"/>
          <w:sz w:val="20"/>
          <w:szCs w:val="20"/>
          <w:vertAlign w:val="superscript"/>
        </w:rPr>
        <w:t xml:space="preserve"> </w:t>
      </w:r>
      <w:r>
        <w:rPr>
          <w:rFonts w:ascii="Times New Roman" w:eastAsia="Times New Roman" w:hAnsi="Times New Roman" w:cs="Times New Roman"/>
          <w:color w:val="000000"/>
          <w:sz w:val="20"/>
          <w:szCs w:val="20"/>
        </w:rPr>
        <w:t>Now at: S</w:t>
      </w:r>
      <w:r w:rsidR="00B21A1A" w:rsidRPr="004758A9">
        <w:rPr>
          <w:rFonts w:ascii="Times New Roman" w:eastAsia="Times New Roman" w:hAnsi="Times New Roman" w:cs="Times New Roman"/>
          <w:color w:val="000000"/>
          <w:sz w:val="20"/>
          <w:szCs w:val="20"/>
        </w:rPr>
        <w:t>tate Key Laboratory of Loess and Quaternary Geology (SKLLQG), Center for Excellence in Quaternary Science and Global Change, Institute of Earth Environment, Chinese Academy of Sciences, Xi’an 710061, China</w:t>
      </w:r>
    </w:p>
    <w:p w14:paraId="396C5BFF" w14:textId="36799678" w:rsidR="007202CA" w:rsidRPr="004758A9" w:rsidRDefault="00307A73" w:rsidP="000D3BD9">
      <w:pPr>
        <w:pBdr>
          <w:top w:val="nil"/>
          <w:left w:val="nil"/>
          <w:bottom w:val="nil"/>
          <w:right w:val="nil"/>
          <w:between w:val="nil"/>
        </w:pBdr>
        <w:spacing w:before="120" w:after="0" w:line="240" w:lineRule="auto"/>
        <w:jc w:val="both"/>
        <w:rPr>
          <w:rFonts w:ascii="Times New Roman" w:eastAsia="Times New Roman" w:hAnsi="Times New Roman" w:cs="Times New Roman"/>
          <w:color w:val="000000"/>
          <w:sz w:val="20"/>
          <w:szCs w:val="20"/>
        </w:rPr>
      </w:pPr>
      <w:r w:rsidRPr="004758A9">
        <w:rPr>
          <w:rFonts w:ascii="Times New Roman" w:eastAsia="Times New Roman" w:hAnsi="Times New Roman" w:cs="Times New Roman"/>
          <w:i/>
          <w:iCs/>
          <w:color w:val="000000"/>
          <w:sz w:val="20"/>
          <w:szCs w:val="20"/>
        </w:rPr>
        <w:t>Correspondence to:</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eastAsia="Times New Roman" w:hAnsi="Times New Roman" w:cs="Times New Roman"/>
          <w:color w:val="000000"/>
          <w:sz w:val="20"/>
          <w:szCs w:val="20"/>
        </w:rPr>
        <w:t>Jurgita Ovadnevaite</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hAnsi="Times New Roman" w:cs="Times New Roman"/>
          <w:sz w:val="20"/>
          <w:szCs w:val="20"/>
        </w:rPr>
        <w:t>jurgita.ovadnevaite@universityofgalway.ie</w:t>
      </w:r>
      <w:r w:rsidR="00A06092" w:rsidRPr="004758A9">
        <w:rPr>
          <w:rFonts w:ascii="Times New Roman" w:eastAsia="Times New Roman" w:hAnsi="Times New Roman" w:cs="Times New Roman"/>
          <w:color w:val="000000"/>
          <w:sz w:val="20"/>
          <w:szCs w:val="20"/>
        </w:rPr>
        <w:t>)</w:t>
      </w:r>
      <w:bookmarkEnd w:id="0"/>
    </w:p>
    <w:p w14:paraId="1E4010AA" w14:textId="52072725"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2. Abstract</w:t>
      </w:r>
    </w:p>
    <w:p w14:paraId="325E1D14" w14:textId="4F7B927A" w:rsidR="00957943" w:rsidRPr="004758A9" w:rsidRDefault="007B44CC" w:rsidP="000C21E3">
      <w:pPr>
        <w:rPr>
          <w:rFonts w:ascii="Times New Roman" w:eastAsia="Times New Roman" w:hAnsi="Times New Roman" w:cs="Times New Roman"/>
          <w:sz w:val="20"/>
          <w:szCs w:val="20"/>
        </w:rPr>
      </w:pPr>
      <w:r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630842" w:rsidRPr="004758A9">
        <w:rPr>
          <w:rFonts w:ascii="Times New Roman" w:hAnsi="Times New Roman" w:cs="Times New Roman"/>
          <w:sz w:val="20"/>
          <w:szCs w:val="20"/>
          <w:lang w:eastAsia="zh-CN"/>
        </w:rPr>
        <w:t>a</w:t>
      </w:r>
      <w:r w:rsidR="00630842" w:rsidRPr="004758A9">
        <w:rPr>
          <w:rFonts w:ascii="Times New Roman" w:eastAsia="Times New Roman" w:hAnsi="Times New Roman" w:cs="Times New Roman"/>
          <w:sz w:val="20"/>
          <w:szCs w:val="20"/>
        </w:rPr>
        <w:t>erosols (OA) are recogni</w:t>
      </w:r>
      <w:r w:rsidR="00DB10EC" w:rsidRPr="004758A9">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as a significant component of </w:t>
      </w:r>
      <w:r w:rsidRPr="004758A9">
        <w:rPr>
          <w:rFonts w:ascii="Times New Roman" w:eastAsia="Times New Roman" w:hAnsi="Times New Roman" w:cs="Times New Roman"/>
          <w:sz w:val="20"/>
          <w:szCs w:val="20"/>
        </w:rPr>
        <w:t>particulate matter (PM)</w:t>
      </w:r>
      <w:r w:rsidR="00630842" w:rsidRPr="004758A9">
        <w:rPr>
          <w:rFonts w:ascii="Times New Roman" w:eastAsia="Times New Roman" w:hAnsi="Times New Roman" w:cs="Times New Roman"/>
          <w:sz w:val="20"/>
          <w:szCs w:val="20"/>
        </w:rPr>
        <w:t xml:space="preserve">, yet, their </w:t>
      </w:r>
      <w:r w:rsidRPr="004758A9">
        <w:rPr>
          <w:rFonts w:ascii="Times New Roman" w:eastAsia="Times New Roman" w:hAnsi="Times New Roman" w:cs="Times New Roman"/>
          <w:sz w:val="20"/>
          <w:szCs w:val="20"/>
        </w:rPr>
        <w:t xml:space="preserve">specific </w:t>
      </w:r>
      <w:r w:rsidR="00630842" w:rsidRPr="004758A9">
        <w:rPr>
          <w:rFonts w:ascii="Times New Roman" w:eastAsia="Times New Roman" w:hAnsi="Times New Roman" w:cs="Times New Roman"/>
          <w:sz w:val="20"/>
          <w:szCs w:val="20"/>
        </w:rPr>
        <w:t>composition</w:t>
      </w:r>
      <w:r w:rsidR="008619DE">
        <w:rPr>
          <w:rFonts w:ascii="Times New Roman" w:eastAsia="Times New Roman" w:hAnsi="Times New Roman" w:cs="Times New Roman"/>
          <w:sz w:val="20"/>
          <w:szCs w:val="20"/>
        </w:rPr>
        <w:t xml:space="preserve"> and sources</w:t>
      </w:r>
      <w:r w:rsidR="00630842" w:rsidRPr="004758A9">
        <w:rPr>
          <w:rFonts w:ascii="Times New Roman" w:eastAsia="Times New Roman" w:hAnsi="Times New Roman" w:cs="Times New Roman"/>
          <w:sz w:val="20"/>
          <w:szCs w:val="20"/>
        </w:rPr>
        <w:t>, especially</w:t>
      </w:r>
      <w:r w:rsidR="0026389C" w:rsidRPr="004758A9">
        <w:rPr>
          <w:rFonts w:ascii="Times New Roman" w:eastAsia="Times New Roman" w:hAnsi="Times New Roman" w:cs="Times New Roman"/>
          <w:sz w:val="20"/>
          <w:szCs w:val="20"/>
        </w:rPr>
        <w:t xml:space="preserve"> over </w:t>
      </w:r>
      <w:r w:rsidRPr="004758A9">
        <w:rPr>
          <w:rFonts w:ascii="Times New Roman" w:eastAsia="Times New Roman" w:hAnsi="Times New Roman" w:cs="Times New Roman"/>
          <w:sz w:val="20"/>
          <w:szCs w:val="20"/>
        </w:rPr>
        <w:t xml:space="preserve">remote </w:t>
      </w:r>
      <w:r w:rsidR="0026389C" w:rsidRPr="004758A9">
        <w:rPr>
          <w:rFonts w:ascii="Times New Roman" w:eastAsia="Times New Roman" w:hAnsi="Times New Roman" w:cs="Times New Roman"/>
          <w:sz w:val="20"/>
          <w:szCs w:val="20"/>
        </w:rPr>
        <w:t>areas</w:t>
      </w:r>
      <w:r w:rsidR="00DB10EC"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remain elusive due to the overall </w:t>
      </w:r>
      <w:r w:rsidR="00AC5F66" w:rsidRPr="004758A9">
        <w:rPr>
          <w:rFonts w:ascii="Times New Roman" w:eastAsia="Times New Roman" w:hAnsi="Times New Roman" w:cs="Times New Roman"/>
          <w:sz w:val="20"/>
          <w:szCs w:val="20"/>
        </w:rPr>
        <w:t>scarcity</w:t>
      </w:r>
      <w:r w:rsidR="00630842" w:rsidRPr="004758A9">
        <w:rPr>
          <w:rFonts w:ascii="Times New Roman" w:eastAsia="Times New Roman" w:hAnsi="Times New Roman" w:cs="Times New Roman"/>
          <w:sz w:val="20"/>
          <w:szCs w:val="20"/>
        </w:rPr>
        <w:t xml:space="preserve"> of high-resolution online data. </w:t>
      </w:r>
      <w:r w:rsidR="00420890" w:rsidRPr="004758A9">
        <w:rPr>
          <w:rFonts w:ascii="Times New Roman" w:eastAsia="Times New Roman" w:hAnsi="Times New Roman" w:cs="Times New Roman"/>
          <w:sz w:val="20"/>
          <w:szCs w:val="20"/>
        </w:rPr>
        <w:t xml:space="preserve">In this study, </w:t>
      </w:r>
      <w:r w:rsidR="00630842" w:rsidRPr="004758A9">
        <w:rPr>
          <w:rFonts w:ascii="Times New Roman" w:eastAsia="Times New Roman" w:hAnsi="Times New Roman" w:cs="Times New Roman"/>
          <w:sz w:val="20"/>
          <w:szCs w:val="20"/>
        </w:rPr>
        <w:t>positive matrix factori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ation</w:t>
      </w:r>
      <w:r w:rsidR="0026389C" w:rsidRPr="004758A9">
        <w:rPr>
          <w:rFonts w:ascii="Times New Roman" w:hAnsi="Times New Roman" w:cs="Times New Roman"/>
          <w:sz w:val="20"/>
          <w:szCs w:val="20"/>
          <w:lang w:eastAsia="zh-CN"/>
        </w:rPr>
        <w:t xml:space="preserve"> </w:t>
      </w:r>
      <w:r w:rsidR="00630842" w:rsidRPr="004758A9">
        <w:rPr>
          <w:rFonts w:ascii="Times New Roman" w:hAnsi="Times New Roman" w:cs="Times New Roman"/>
          <w:sz w:val="20"/>
          <w:szCs w:val="20"/>
          <w:lang w:eastAsia="zh-CN"/>
        </w:rPr>
        <w:t xml:space="preserve">was performed </w:t>
      </w:r>
      <w:r w:rsidR="00D70E09" w:rsidRPr="004758A9">
        <w:rPr>
          <w:rFonts w:ascii="Times New Roman" w:eastAsia="Times New Roman" w:hAnsi="Times New Roman" w:cs="Times New Roman"/>
          <w:sz w:val="20"/>
          <w:szCs w:val="20"/>
        </w:rPr>
        <w:t>on</w:t>
      </w:r>
      <w:r w:rsidR="00372968" w:rsidRPr="004758A9">
        <w:rPr>
          <w:rFonts w:ascii="Times New Roman" w:eastAsia="Times New Roman" w:hAnsi="Times New Roman" w:cs="Times New Roman"/>
          <w:sz w:val="20"/>
          <w:szCs w:val="20"/>
        </w:rPr>
        <w:t xml:space="preserve"> </w:t>
      </w:r>
      <w:r w:rsidR="0026389C" w:rsidRPr="004758A9">
        <w:rPr>
          <w:rFonts w:ascii="Times New Roman" w:eastAsia="Times New Roman" w:hAnsi="Times New Roman" w:cs="Times New Roman"/>
          <w:sz w:val="20"/>
          <w:szCs w:val="20"/>
        </w:rPr>
        <w:t>organic aerosols</w:t>
      </w:r>
      <w:r w:rsidR="00072E14"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mass spectra </w:t>
      </w:r>
      <w:r w:rsidR="00E4761B" w:rsidRPr="004758A9">
        <w:rPr>
          <w:rFonts w:ascii="Times New Roman" w:hAnsi="Times New Roman" w:cs="Times New Roman"/>
          <w:sz w:val="20"/>
          <w:szCs w:val="20"/>
          <w:lang w:eastAsia="zh-CN"/>
        </w:rPr>
        <w:t>obtained from high-resolution time-of-flight aerosol mass spectrometer (HR-ToF-AMS) measurements</w:t>
      </w:r>
      <w:r w:rsidRPr="004758A9">
        <w:rPr>
          <w:rFonts w:ascii="Times New Roman" w:hAnsi="Times New Roman" w:cs="Times New Roman"/>
          <w:sz w:val="20"/>
          <w:szCs w:val="20"/>
          <w:lang w:eastAsia="zh-CN"/>
        </w:rPr>
        <w:t xml:space="preserve"> to resolve sources contributing to</w:t>
      </w:r>
      <w:del w:id="2" w:author="CHEVASSUS, Emmanuel" w:date="2024-12-11T22:02:00Z">
        <w:r w:rsidR="0051141D" w:rsidDel="0051141D">
          <w:rPr>
            <w:rFonts w:ascii="Times New Roman" w:hAnsi="Times New Roman" w:cs="Times New Roman"/>
            <w:sz w:val="20"/>
            <w:szCs w:val="20"/>
            <w:lang w:eastAsia="zh-CN"/>
          </w:rPr>
          <w:delText xml:space="preserve"> the</w:delText>
        </w:r>
        <w:r w:rsidR="008619DE" w:rsidDel="0051141D">
          <w:rPr>
            <w:rFonts w:ascii="Times New Roman" w:hAnsi="Times New Roman" w:cs="Times New Roman"/>
            <w:sz w:val="20"/>
            <w:szCs w:val="20"/>
            <w:lang w:eastAsia="zh-CN"/>
          </w:rPr>
          <w:delText xml:space="preserve"> </w:delText>
        </w:r>
      </w:del>
      <w:ins w:id="3" w:author="CHEVASSUS, Emmanuel" w:date="2025-01-24T12:04:00Z" w16du:dateUtc="2025-01-24T12:04:00Z">
        <w:r w:rsidR="00561CDC">
          <w:rPr>
            <w:rFonts w:ascii="Times New Roman" w:hAnsi="Times New Roman" w:cs="Times New Roman"/>
            <w:sz w:val="20"/>
            <w:szCs w:val="20"/>
            <w:lang w:eastAsia="zh-CN"/>
          </w:rPr>
          <w:t xml:space="preserve"> </w:t>
        </w:r>
      </w:ins>
      <w:r w:rsidRPr="004758A9">
        <w:rPr>
          <w:rFonts w:ascii="Times New Roman" w:hAnsi="Times New Roman" w:cs="Times New Roman"/>
          <w:sz w:val="20"/>
          <w:szCs w:val="20"/>
          <w:lang w:eastAsia="zh-CN"/>
        </w:rPr>
        <w:t>coastal PM</w:t>
      </w:r>
      <w:r w:rsidR="00C13563" w:rsidRPr="004758A9">
        <w:rPr>
          <w:rFonts w:ascii="Times New Roman" w:hAnsi="Times New Roman" w:cs="Times New Roman"/>
          <w:sz w:val="20"/>
          <w:szCs w:val="20"/>
          <w:lang w:eastAsia="zh-CN"/>
        </w:rPr>
        <w:t xml:space="preserve">. The focus was on a summertime period marked by enhanced biological productivity </w:t>
      </w:r>
      <w:r w:rsidRPr="004758A9">
        <w:rPr>
          <w:rFonts w:ascii="Times New Roman" w:hAnsi="Times New Roman" w:cs="Times New Roman"/>
          <w:sz w:val="20"/>
          <w:szCs w:val="20"/>
          <w:lang w:eastAsia="zh-CN"/>
        </w:rPr>
        <w:t xml:space="preserve">with prevailing </w:t>
      </w:r>
      <w:r w:rsidR="00CF394B" w:rsidRPr="004758A9">
        <w:rPr>
          <w:rFonts w:ascii="Times New Roman" w:hAnsi="Times New Roman" w:cs="Times New Roman"/>
          <w:sz w:val="20"/>
          <w:szCs w:val="20"/>
          <w:lang w:eastAsia="zh-CN"/>
        </w:rPr>
        <w:t xml:space="preserve">pristine </w:t>
      </w:r>
      <w:r w:rsidRPr="004758A9">
        <w:rPr>
          <w:rFonts w:ascii="Times New Roman" w:hAnsi="Times New Roman" w:cs="Times New Roman"/>
          <w:sz w:val="20"/>
          <w:szCs w:val="20"/>
          <w:lang w:eastAsia="zh-CN"/>
        </w:rPr>
        <w:t xml:space="preserve">maritime </w:t>
      </w:r>
      <w:r w:rsidR="00CF394B" w:rsidRPr="004758A9">
        <w:rPr>
          <w:rFonts w:ascii="Times New Roman" w:hAnsi="Times New Roman" w:cs="Times New Roman"/>
          <w:sz w:val="20"/>
          <w:szCs w:val="20"/>
          <w:lang w:eastAsia="zh-CN"/>
        </w:rPr>
        <w:t>conditions</w:t>
      </w:r>
      <w:r w:rsidR="00CF7C36" w:rsidRPr="004758A9">
        <w:rPr>
          <w:rFonts w:ascii="Times New Roman" w:hAnsi="Times New Roman" w:cs="Times New Roman"/>
          <w:sz w:val="20"/>
          <w:szCs w:val="20"/>
          <w:lang w:eastAsia="zh-CN"/>
        </w:rPr>
        <w:t xml:space="preserve">. </w:t>
      </w:r>
      <w:r w:rsidR="00E4761B" w:rsidRPr="004758A9">
        <w:rPr>
          <w:rFonts w:ascii="Times New Roman" w:hAnsi="Times New Roman" w:cs="Times New Roman"/>
          <w:sz w:val="20"/>
          <w:szCs w:val="20"/>
          <w:lang w:eastAsia="zh-CN"/>
        </w:rPr>
        <w:t>Four</w:t>
      </w:r>
      <w:r w:rsidR="00630842" w:rsidRPr="004758A9">
        <w:rPr>
          <w:rFonts w:ascii="Times New Roman" w:hAnsi="Times New Roman" w:cs="Times New Roman"/>
          <w:sz w:val="20"/>
          <w:szCs w:val="20"/>
          <w:lang w:eastAsia="zh-CN"/>
        </w:rPr>
        <w:t xml:space="preserve"> OA factors </w:t>
      </w:r>
      <w:r w:rsidR="00B76B80" w:rsidRPr="004758A9">
        <w:rPr>
          <w:rFonts w:ascii="Times New Roman" w:hAnsi="Times New Roman" w:cs="Times New Roman"/>
          <w:sz w:val="20"/>
          <w:szCs w:val="20"/>
          <w:lang w:eastAsia="zh-CN"/>
        </w:rPr>
        <w:t xml:space="preserve">were </w:t>
      </w:r>
      <w:r w:rsidR="00630842" w:rsidRPr="004758A9">
        <w:rPr>
          <w:rFonts w:ascii="Times New Roman" w:hAnsi="Times New Roman" w:cs="Times New Roman"/>
          <w:sz w:val="20"/>
          <w:szCs w:val="20"/>
          <w:lang w:eastAsia="zh-CN"/>
        </w:rPr>
        <w:t xml:space="preserve">deconvolved by the source apportionment model. </w:t>
      </w:r>
      <w:r w:rsidR="00420890" w:rsidRPr="004758A9">
        <w:rPr>
          <w:rFonts w:ascii="Times New Roman" w:eastAsia="Times New Roman" w:hAnsi="Times New Roman" w:cs="Times New Roman"/>
          <w:sz w:val="20"/>
          <w:szCs w:val="20"/>
        </w:rPr>
        <w:t xml:space="preserve">The analysis revealed </w:t>
      </w:r>
      <w:r w:rsidR="00B76B80" w:rsidRPr="004758A9">
        <w:rPr>
          <w:rFonts w:ascii="Times New Roman" w:eastAsia="Times New Roman" w:hAnsi="Times New Roman" w:cs="Times New Roman"/>
          <w:sz w:val="20"/>
          <w:szCs w:val="20"/>
        </w:rPr>
        <w:t>p</w:t>
      </w:r>
      <w:r w:rsidR="00A420E2" w:rsidRPr="004758A9">
        <w:rPr>
          <w:rFonts w:ascii="Times New Roman" w:eastAsia="Times New Roman" w:hAnsi="Times New Roman" w:cs="Times New Roman"/>
          <w:sz w:val="20"/>
          <w:szCs w:val="20"/>
        </w:rPr>
        <w:t xml:space="preserve">rimary </w:t>
      </w:r>
      <w:r w:rsidR="00B76B80" w:rsidRPr="004758A9">
        <w:rPr>
          <w:rFonts w:ascii="Times New Roman" w:eastAsia="Times New Roman" w:hAnsi="Times New Roman" w:cs="Times New Roman"/>
          <w:sz w:val="20"/>
          <w:szCs w:val="20"/>
        </w:rPr>
        <w:t>m</w:t>
      </w:r>
      <w:r w:rsidR="00420890" w:rsidRPr="004758A9">
        <w:rPr>
          <w:rFonts w:ascii="Times New Roman" w:eastAsia="Times New Roman" w:hAnsi="Times New Roman" w:cs="Times New Roman"/>
          <w:sz w:val="20"/>
          <w:szCs w:val="20"/>
        </w:rPr>
        <w:t xml:space="preserve">arine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9968C6" w:rsidRPr="004758A9">
        <w:rPr>
          <w:rFonts w:ascii="Times New Roman" w:eastAsia="Times New Roman" w:hAnsi="Times New Roman" w:cs="Times New Roman"/>
          <w:sz w:val="20"/>
          <w:szCs w:val="20"/>
        </w:rPr>
        <w:t xml:space="preserve"> (PMOA)</w:t>
      </w:r>
      <w:r w:rsidR="00420890" w:rsidRPr="004758A9">
        <w:rPr>
          <w:rFonts w:ascii="Times New Roman" w:eastAsia="Times New Roman" w:hAnsi="Times New Roman" w:cs="Times New Roman"/>
          <w:sz w:val="20"/>
          <w:szCs w:val="20"/>
        </w:rPr>
        <w:t xml:space="preserve"> as the predominant submicron OA</w:t>
      </w:r>
      <w:r w:rsidR="00630842" w:rsidRPr="004758A9">
        <w:rPr>
          <w:rFonts w:ascii="Times New Roman" w:hAnsi="Times New Roman" w:cs="Times New Roman"/>
          <w:sz w:val="20"/>
          <w:szCs w:val="20"/>
          <w:lang w:eastAsia="zh-CN"/>
        </w:rPr>
        <w:t xml:space="preserve"> at Mace Head</w:t>
      </w:r>
      <w:r w:rsidR="00E80A2E" w:rsidRPr="004758A9">
        <w:rPr>
          <w:rFonts w:ascii="Times New Roman" w:hAnsi="Times New Roman" w:cs="Times New Roman" w:hint="eastAsia"/>
          <w:sz w:val="20"/>
          <w:szCs w:val="20"/>
          <w:lang w:eastAsia="zh-CN"/>
        </w:rPr>
        <w:t xml:space="preserve"> during </w:t>
      </w:r>
      <w:r w:rsidR="007D0181" w:rsidRPr="004758A9">
        <w:rPr>
          <w:rFonts w:ascii="Times New Roman" w:hAnsi="Times New Roman" w:cs="Times New Roman"/>
          <w:sz w:val="20"/>
          <w:szCs w:val="20"/>
          <w:lang w:eastAsia="zh-CN"/>
        </w:rPr>
        <w:t>summertime</w:t>
      </w:r>
      <w:r w:rsidR="0026389C" w:rsidRPr="004758A9">
        <w:rPr>
          <w:rFonts w:ascii="Times New Roman" w:hAnsi="Times New Roman" w:cs="Times New Roman"/>
          <w:sz w:val="20"/>
          <w:szCs w:val="20"/>
          <w:lang w:eastAsia="zh-CN"/>
        </w:rPr>
        <w:t>,</w:t>
      </w:r>
      <w:r w:rsidR="00420890" w:rsidRPr="004758A9">
        <w:rPr>
          <w:rFonts w:ascii="Times New Roman" w:eastAsia="Times New Roman" w:hAnsi="Times New Roman" w:cs="Times New Roman"/>
          <w:sz w:val="20"/>
          <w:szCs w:val="20"/>
        </w:rPr>
        <w:t xml:space="preserve"> accounting for 42%</w:t>
      </w:r>
      <w:r w:rsidR="008A20C5" w:rsidRPr="004758A9">
        <w:rPr>
          <w:rFonts w:ascii="Times New Roman" w:eastAsia="Times New Roman" w:hAnsi="Times New Roman" w:cs="Times New Roman"/>
          <w:sz w:val="20"/>
          <w:szCs w:val="20"/>
        </w:rPr>
        <w:t xml:space="preserve"> of the total resolved mass</w:t>
      </w:r>
      <w:r w:rsidR="00420890" w:rsidRPr="004758A9">
        <w:rPr>
          <w:rFonts w:ascii="Times New Roman" w:eastAsia="Times New Roman" w:hAnsi="Times New Roman" w:cs="Times New Roman"/>
          <w:sz w:val="20"/>
          <w:szCs w:val="20"/>
        </w:rPr>
        <w:t>. This was trailed b</w:t>
      </w:r>
      <w:r w:rsidR="00B76B80" w:rsidRPr="004758A9">
        <w:rPr>
          <w:rFonts w:ascii="Times New Roman" w:eastAsia="Times New Roman" w:hAnsi="Times New Roman" w:cs="Times New Roman"/>
          <w:sz w:val="20"/>
          <w:szCs w:val="20"/>
        </w:rPr>
        <w:t xml:space="preserve">y </w:t>
      </w:r>
      <w:r w:rsidR="00B76B80" w:rsidRPr="004758A9">
        <w:rPr>
          <w:rFonts w:ascii="Times New Roman" w:hAnsi="Times New Roman" w:cs="Times New Roman"/>
          <w:sz w:val="20"/>
          <w:szCs w:val="20"/>
          <w:lang w:eastAsia="zh-CN"/>
        </w:rPr>
        <w:t>m</w:t>
      </w:r>
      <w:r w:rsidR="00630842" w:rsidRPr="004758A9">
        <w:rPr>
          <w:rFonts w:ascii="Times New Roman" w:eastAsia="Times New Roman" w:hAnsi="Times New Roman" w:cs="Times New Roman"/>
          <w:sz w:val="20"/>
          <w:szCs w:val="20"/>
        </w:rPr>
        <w:t xml:space="preserve">ore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xidi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xygenated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(MO-OOA)</w:t>
      </w:r>
      <w:r w:rsidR="00420890" w:rsidRPr="004758A9">
        <w:rPr>
          <w:rFonts w:ascii="Times New Roman" w:eastAsia="Times New Roman" w:hAnsi="Times New Roman" w:cs="Times New Roman"/>
          <w:sz w:val="20"/>
          <w:szCs w:val="20"/>
        </w:rPr>
        <w:t xml:space="preserve"> at 3</w:t>
      </w:r>
      <w:r w:rsidR="00F97538" w:rsidRPr="004758A9">
        <w:rPr>
          <w:rFonts w:ascii="Times New Roman" w:eastAsia="Times New Roman" w:hAnsi="Times New Roman" w:cs="Times New Roman"/>
          <w:sz w:val="20"/>
          <w:szCs w:val="20"/>
        </w:rPr>
        <w:t>2</w:t>
      </w:r>
      <w:r w:rsidR="00420890" w:rsidRPr="004758A9">
        <w:rPr>
          <w:rFonts w:ascii="Times New Roman" w:eastAsia="Times New Roman" w:hAnsi="Times New Roman" w:cs="Times New Roman"/>
          <w:sz w:val="20"/>
          <w:szCs w:val="20"/>
        </w:rPr>
        <w:t>%,</w:t>
      </w:r>
      <w:r w:rsidR="00B76B80" w:rsidRPr="004758A9">
        <w:rPr>
          <w:rFonts w:ascii="Times New Roman" w:eastAsia="Times New Roman" w:hAnsi="Times New Roman" w:cs="Times New Roman"/>
          <w:sz w:val="20"/>
          <w:szCs w:val="20"/>
        </w:rPr>
        <w:t xml:space="preserve"> m</w:t>
      </w:r>
      <w:r w:rsidR="00420890" w:rsidRPr="004758A9">
        <w:rPr>
          <w:rFonts w:ascii="Times New Roman" w:eastAsia="Times New Roman" w:hAnsi="Times New Roman" w:cs="Times New Roman"/>
          <w:sz w:val="20"/>
          <w:szCs w:val="20"/>
        </w:rPr>
        <w:t>ethanesul</w:t>
      </w:r>
      <w:r w:rsidR="00B25BD9" w:rsidRPr="004758A9">
        <w:rPr>
          <w:rFonts w:ascii="Times New Roman" w:eastAsia="Times New Roman" w:hAnsi="Times New Roman" w:cs="Times New Roman"/>
          <w:sz w:val="20"/>
          <w:szCs w:val="20"/>
        </w:rPr>
        <w:t>ph</w:t>
      </w:r>
      <w:r w:rsidR="00420890" w:rsidRPr="004758A9">
        <w:rPr>
          <w:rFonts w:ascii="Times New Roman" w:eastAsia="Times New Roman" w:hAnsi="Times New Roman" w:cs="Times New Roman"/>
          <w:sz w:val="20"/>
          <w:szCs w:val="20"/>
        </w:rPr>
        <w:t xml:space="preserve">onic </w:t>
      </w:r>
      <w:r w:rsidR="00717EAE"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 xml:space="preserve">cid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(MSA-OA)</w:t>
      </w:r>
      <w:r w:rsidR="00420890" w:rsidRPr="004758A9">
        <w:rPr>
          <w:rFonts w:ascii="Times New Roman" w:eastAsia="Times New Roman" w:hAnsi="Times New Roman" w:cs="Times New Roman"/>
          <w:sz w:val="20"/>
          <w:szCs w:val="20"/>
        </w:rPr>
        <w:t xml:space="preserve"> at 17%, and </w:t>
      </w:r>
      <w:r w:rsidR="00CC2CA5" w:rsidRPr="004758A9">
        <w:rPr>
          <w:rFonts w:ascii="Times New Roman" w:eastAsia="Times New Roman" w:hAnsi="Times New Roman" w:cs="Times New Roman"/>
          <w:sz w:val="20"/>
          <w:szCs w:val="20"/>
        </w:rPr>
        <w:t>locally emitted</w:t>
      </w:r>
      <w:r w:rsidR="0007271A" w:rsidRPr="004758A9">
        <w:rPr>
          <w:rFonts w:ascii="Times New Roman" w:eastAsia="Times New Roman" w:hAnsi="Times New Roman" w:cs="Times New Roman"/>
          <w:sz w:val="20"/>
          <w:szCs w:val="20"/>
        </w:rPr>
        <w:t xml:space="preserve"> </w:t>
      </w:r>
      <w:r w:rsidR="00B76B80" w:rsidRPr="004758A9">
        <w:rPr>
          <w:rFonts w:ascii="Times New Roman" w:eastAsia="Times New Roman" w:hAnsi="Times New Roman" w:cs="Times New Roman"/>
          <w:sz w:val="20"/>
          <w:szCs w:val="20"/>
        </w:rPr>
        <w:t>p</w:t>
      </w:r>
      <w:r w:rsidR="00420890" w:rsidRPr="004758A9">
        <w:rPr>
          <w:rFonts w:ascii="Times New Roman" w:eastAsia="Times New Roman" w:hAnsi="Times New Roman" w:cs="Times New Roman"/>
          <w:sz w:val="20"/>
          <w:szCs w:val="20"/>
        </w:rPr>
        <w:t>eat-</w:t>
      </w:r>
      <w:r w:rsidR="00B76B80" w:rsidRPr="004758A9">
        <w:rPr>
          <w:rFonts w:ascii="Times New Roman" w:eastAsia="Times New Roman" w:hAnsi="Times New Roman" w:cs="Times New Roman"/>
          <w:sz w:val="20"/>
          <w:szCs w:val="20"/>
        </w:rPr>
        <w:t>d</w:t>
      </w:r>
      <w:r w:rsidR="00420890" w:rsidRPr="004758A9">
        <w:rPr>
          <w:rFonts w:ascii="Times New Roman" w:eastAsia="Times New Roman" w:hAnsi="Times New Roman" w:cs="Times New Roman"/>
          <w:sz w:val="20"/>
          <w:szCs w:val="20"/>
        </w:rPr>
        <w:t xml:space="preserve">erived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07271A" w:rsidRPr="004758A9">
        <w:rPr>
          <w:rFonts w:ascii="Times New Roman" w:eastAsia="Times New Roman" w:hAnsi="Times New Roman" w:cs="Times New Roman"/>
          <w:sz w:val="20"/>
          <w:szCs w:val="20"/>
        </w:rPr>
        <w:t xml:space="preserve"> (Peat-OA) </w:t>
      </w:r>
      <w:r w:rsidR="00420890" w:rsidRPr="004758A9">
        <w:rPr>
          <w:rFonts w:ascii="Times New Roman" w:eastAsia="Times New Roman" w:hAnsi="Times New Roman" w:cs="Times New Roman"/>
          <w:sz w:val="20"/>
          <w:szCs w:val="20"/>
        </w:rPr>
        <w:t xml:space="preserve">at </w:t>
      </w:r>
      <w:r w:rsidR="00F97538" w:rsidRPr="004758A9">
        <w:rPr>
          <w:rFonts w:ascii="Times New Roman" w:eastAsia="Times New Roman" w:hAnsi="Times New Roman" w:cs="Times New Roman"/>
          <w:sz w:val="20"/>
          <w:szCs w:val="20"/>
        </w:rPr>
        <w:t>9%</w:t>
      </w:r>
      <w:r w:rsidR="00420890" w:rsidRPr="004758A9">
        <w:rPr>
          <w:rFonts w:ascii="Times New Roman" w:eastAsia="Times New Roman" w:hAnsi="Times New Roman" w:cs="Times New Roman"/>
          <w:sz w:val="20"/>
          <w:szCs w:val="20"/>
        </w:rPr>
        <w:t xml:space="preserve"> of the </w:t>
      </w:r>
      <w:r w:rsidRPr="004758A9">
        <w:rPr>
          <w:rFonts w:ascii="Times New Roman" w:eastAsia="Times New Roman" w:hAnsi="Times New Roman" w:cs="Times New Roman"/>
          <w:sz w:val="20"/>
          <w:szCs w:val="20"/>
        </w:rPr>
        <w:t xml:space="preserve">total </w:t>
      </w:r>
      <w:r w:rsidR="00420890" w:rsidRPr="004758A9">
        <w:rPr>
          <w:rFonts w:ascii="Times New Roman" w:eastAsia="Times New Roman" w:hAnsi="Times New Roman" w:cs="Times New Roman"/>
          <w:sz w:val="20"/>
          <w:szCs w:val="20"/>
        </w:rPr>
        <w:t>OA mass</w:t>
      </w:r>
      <w:r w:rsidR="00C93043">
        <w:rPr>
          <w:rFonts w:ascii="Times New Roman" w:eastAsia="Times New Roman" w:hAnsi="Times New Roman" w:cs="Times New Roman"/>
          <w:sz w:val="20"/>
          <w:szCs w:val="20"/>
        </w:rPr>
        <w:t>.</w:t>
      </w:r>
      <w:r w:rsidR="001F351A">
        <w:rPr>
          <w:rFonts w:ascii="Times New Roman" w:eastAsia="Times New Roman" w:hAnsi="Times New Roman" w:cs="Times New Roman"/>
          <w:sz w:val="20"/>
          <w:szCs w:val="20"/>
        </w:rPr>
        <w:t xml:space="preserve"> </w:t>
      </w:r>
      <w:ins w:id="4" w:author="CHEVASSUS, Emmanuel" w:date="2024-12-12T10:59:00Z">
        <w:r w:rsidR="001F351A">
          <w:rPr>
            <w:rFonts w:ascii="Times New Roman" w:eastAsia="Times New Roman" w:hAnsi="Times New Roman" w:cs="Times New Roman"/>
            <w:sz w:val="20"/>
            <w:szCs w:val="20"/>
          </w:rPr>
          <w:t>Elemental ratios (O:C-H:C) were derived for each of these factors: PMOA (0.66-1.16), MO-OOA (0.78-1.39), MSA-OA (0.66-1.39) and Peat-OA (0.43-1.34). The specific O:C-H:C range for MO-OOA hints at aliphatic and lignin-like compounds</w:t>
        </w:r>
        <w:r w:rsidR="001F351A" w:rsidRPr="00C93043">
          <w:rPr>
            <w:rFonts w:ascii="Times New Roman" w:eastAsia="Times New Roman" w:hAnsi="Times New Roman" w:cs="Times New Roman"/>
            <w:sz w:val="20"/>
            <w:szCs w:val="20"/>
          </w:rPr>
          <w:t xml:space="preserve"> </w:t>
        </w:r>
        <w:r w:rsidR="001F351A">
          <w:rPr>
            <w:rFonts w:ascii="Times New Roman" w:eastAsia="Times New Roman" w:hAnsi="Times New Roman" w:cs="Times New Roman"/>
            <w:sz w:val="20"/>
            <w:szCs w:val="20"/>
          </w:rPr>
          <w:t>contributing to more oxidised organic aerosol formation</w:t>
        </w:r>
      </w:ins>
      <w:r w:rsidR="001F351A">
        <w:rPr>
          <w:rFonts w:ascii="Times New Roman" w:eastAsia="Times New Roman" w:hAnsi="Times New Roman" w:cs="Times New Roman"/>
          <w:sz w:val="20"/>
          <w:szCs w:val="20"/>
        </w:rPr>
        <w:t>.</w:t>
      </w:r>
      <w:r w:rsidR="001F351A" w:rsidRPr="004758A9">
        <w:rPr>
          <w:rFonts w:ascii="Times New Roman" w:eastAsia="Times New Roman" w:hAnsi="Times New Roman" w:cs="Times New Roman"/>
          <w:sz w:val="20"/>
          <w:szCs w:val="20"/>
        </w:rPr>
        <w:t xml:space="preserve"> The</w:t>
      </w:r>
      <w:r w:rsidR="008D1596" w:rsidRPr="004758A9">
        <w:rPr>
          <w:rFonts w:ascii="Times New Roman" w:eastAsia="Times New Roman" w:hAnsi="Times New Roman" w:cs="Times New Roman"/>
          <w:sz w:val="20"/>
          <w:szCs w:val="20"/>
        </w:rPr>
        <w:t xml:space="preserve"> </w:t>
      </w:r>
      <w:r w:rsidR="00174202" w:rsidRPr="004758A9">
        <w:rPr>
          <w:rFonts w:ascii="Times New Roman" w:eastAsia="Times New Roman" w:hAnsi="Times New Roman" w:cs="Times New Roman"/>
          <w:sz w:val="20"/>
          <w:szCs w:val="20"/>
        </w:rPr>
        <w:t>total mass concentrations of</w:t>
      </w:r>
      <w:r w:rsidR="00131E9E" w:rsidRPr="004758A9">
        <w:rPr>
          <w:rFonts w:ascii="Times New Roman" w:eastAsia="Times New Roman" w:hAnsi="Times New Roman" w:cs="Times New Roman"/>
          <w:sz w:val="20"/>
          <w:szCs w:val="20"/>
        </w:rPr>
        <w:t xml:space="preserve"> primary organic aerosols</w:t>
      </w:r>
      <w:r w:rsidR="00174202" w:rsidRPr="004758A9">
        <w:rPr>
          <w:rFonts w:ascii="Times New Roman" w:eastAsia="Times New Roman" w:hAnsi="Times New Roman" w:cs="Times New Roman"/>
          <w:sz w:val="20"/>
          <w:szCs w:val="20"/>
        </w:rPr>
        <w:t xml:space="preserve"> and </w:t>
      </w:r>
      <w:r w:rsidR="00406ABB" w:rsidRPr="004758A9">
        <w:rPr>
          <w:rFonts w:ascii="Times New Roman" w:eastAsia="Times New Roman" w:hAnsi="Times New Roman" w:cs="Times New Roman"/>
          <w:sz w:val="20"/>
          <w:szCs w:val="20"/>
        </w:rPr>
        <w:t>secondary organic aerosols</w:t>
      </w:r>
      <w:r w:rsidR="00174202" w:rsidRPr="004758A9">
        <w:rPr>
          <w:rFonts w:ascii="Times New Roman" w:eastAsia="Times New Roman" w:hAnsi="Times New Roman" w:cs="Times New Roman"/>
          <w:sz w:val="20"/>
          <w:szCs w:val="20"/>
        </w:rPr>
        <w:t xml:space="preserve"> were overall equal</w:t>
      </w:r>
      <w:r w:rsidR="000C21E3" w:rsidRPr="004758A9">
        <w:rPr>
          <w:rFonts w:ascii="Times New Roman" w:eastAsia="Times New Roman" w:hAnsi="Times New Roman" w:cs="Times New Roman"/>
          <w:sz w:val="20"/>
          <w:szCs w:val="20"/>
        </w:rPr>
        <w:t xml:space="preserve"> and almost exclusively present </w:t>
      </w:r>
      <w:r w:rsidR="000F58C0" w:rsidRPr="004758A9">
        <w:rPr>
          <w:rFonts w:ascii="Times New Roman" w:eastAsia="Times New Roman" w:hAnsi="Times New Roman" w:cs="Times New Roman"/>
          <w:sz w:val="20"/>
          <w:szCs w:val="20"/>
        </w:rPr>
        <w:t>in the marine boundary layer</w:t>
      </w:r>
      <w:ins w:id="5" w:author="Fossum, Kirsten" w:date="2025-01-07T17:10:00Z">
        <w:r w:rsidR="00CB3971">
          <w:rPr>
            <w:rFonts w:ascii="Times New Roman" w:eastAsia="Times New Roman" w:hAnsi="Times New Roman" w:cs="Times New Roman"/>
            <w:sz w:val="20"/>
            <w:szCs w:val="20"/>
          </w:rPr>
          <w:t>,</w:t>
        </w:r>
      </w:ins>
      <w:ins w:id="6" w:author="CHEVASSUS, Emmanuel" w:date="2025-01-15T12:24:00Z" w16du:dateUtc="2025-01-15T12:24:00Z">
        <w:r w:rsidR="00BA0741">
          <w:rPr>
            <w:rFonts w:ascii="Times New Roman" w:eastAsia="Times New Roman" w:hAnsi="Times New Roman" w:cs="Times New Roman"/>
            <w:sz w:val="20"/>
            <w:szCs w:val="20"/>
          </w:rPr>
          <w:t xml:space="preserve"> in agreement</w:t>
        </w:r>
      </w:ins>
      <w:ins w:id="7" w:author="CHEVASSUS, Emmanuel" w:date="2025-01-24T12:04:00Z" w16du:dateUtc="2025-01-24T12:04:00Z">
        <w:r w:rsidR="00561CDC">
          <w:rPr>
            <w:rFonts w:ascii="Times New Roman" w:eastAsia="Times New Roman" w:hAnsi="Times New Roman" w:cs="Times New Roman"/>
            <w:sz w:val="20"/>
            <w:szCs w:val="20"/>
          </w:rPr>
          <w:t xml:space="preserve"> </w:t>
        </w:r>
      </w:ins>
      <w:del w:id="8" w:author="CHEVASSUS, Emmanuel" w:date="2025-01-15T12:24:00Z" w16du:dateUtc="2025-01-15T12:24:00Z">
        <w:r w:rsidR="000F58C0" w:rsidRPr="004758A9" w:rsidDel="00BA0741">
          <w:rPr>
            <w:rFonts w:ascii="Times New Roman" w:eastAsia="Times New Roman" w:hAnsi="Times New Roman" w:cs="Times New Roman"/>
            <w:sz w:val="20"/>
            <w:szCs w:val="20"/>
          </w:rPr>
          <w:delText xml:space="preserve"> consistently </w:delText>
        </w:r>
      </w:del>
      <w:r w:rsidR="000F58C0" w:rsidRPr="004758A9">
        <w:rPr>
          <w:rFonts w:ascii="Times New Roman" w:eastAsia="Times New Roman" w:hAnsi="Times New Roman" w:cs="Times New Roman"/>
          <w:sz w:val="20"/>
          <w:szCs w:val="20"/>
        </w:rPr>
        <w:t>with previous findings</w:t>
      </w:r>
      <w:r w:rsidR="00FF17B0" w:rsidRPr="004758A9">
        <w:rPr>
          <w:rFonts w:ascii="Times New Roman" w:eastAsia="Times New Roman" w:hAnsi="Times New Roman" w:cs="Times New Roman"/>
          <w:sz w:val="20"/>
          <w:szCs w:val="20"/>
        </w:rPr>
        <w:t>.</w:t>
      </w:r>
      <w:r w:rsidR="00DB10EC" w:rsidRPr="004758A9">
        <w:rPr>
          <w:rFonts w:ascii="Times New Roman" w:eastAsia="Times New Roman" w:hAnsi="Times New Roman" w:cs="Times New Roman"/>
          <w:sz w:val="20"/>
          <w:szCs w:val="20"/>
        </w:rPr>
        <w:t xml:space="preserve"> This study reveal</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that OA not only reflect</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atmospheric chemistry and meteorology – as evidenced by the significant aging of summertime polar air masses over the North Atlantic, driven by ozonolysis under</w:t>
      </w:r>
      <w:r w:rsidR="00EE4646" w:rsidRPr="004758A9">
        <w:rPr>
          <w:rFonts w:ascii="Times New Roman" w:eastAsia="Times New Roman" w:hAnsi="Times New Roman" w:cs="Times New Roman"/>
          <w:sz w:val="20"/>
          <w:szCs w:val="20"/>
        </w:rPr>
        <w:t xml:space="preserve"> Greenland</w:t>
      </w:r>
      <w:r w:rsidR="00DB10EC" w:rsidRPr="004758A9">
        <w:rPr>
          <w:rFonts w:ascii="Times New Roman" w:eastAsia="Times New Roman" w:hAnsi="Times New Roman" w:cs="Times New Roman"/>
          <w:sz w:val="20"/>
          <w:szCs w:val="20"/>
        </w:rPr>
        <w:t xml:space="preserve"> anticyclonic conditions - but also serve as indicators of marine ecosystems. This is </w:t>
      </w:r>
      <w:r w:rsidR="004758A9">
        <w:rPr>
          <w:rFonts w:ascii="Times New Roman" w:eastAsia="Times New Roman" w:hAnsi="Times New Roman" w:cs="Times New Roman"/>
          <w:sz w:val="20"/>
          <w:szCs w:val="20"/>
        </w:rPr>
        <w:t>evident from</w:t>
      </w:r>
      <w:r w:rsidR="00DB10EC" w:rsidRPr="004758A9">
        <w:rPr>
          <w:rFonts w:ascii="Times New Roman" w:eastAsia="Times New Roman" w:hAnsi="Times New Roman" w:cs="Times New Roman"/>
          <w:sz w:val="20"/>
          <w:szCs w:val="20"/>
        </w:rPr>
        <w:t xml:space="preserve"> MSA-OA </w:t>
      </w:r>
      <w:r w:rsidR="004758A9">
        <w:rPr>
          <w:rFonts w:ascii="Times New Roman" w:eastAsia="Times New Roman" w:hAnsi="Times New Roman" w:cs="Times New Roman"/>
          <w:sz w:val="20"/>
          <w:szCs w:val="20"/>
        </w:rPr>
        <w:t xml:space="preserve">being </w:t>
      </w:r>
      <w:r w:rsidR="00DB10EC" w:rsidRPr="004758A9">
        <w:rPr>
          <w:rFonts w:ascii="Times New Roman" w:eastAsia="Times New Roman" w:hAnsi="Times New Roman" w:cs="Times New Roman"/>
          <w:sz w:val="20"/>
          <w:szCs w:val="20"/>
        </w:rPr>
        <w:t xml:space="preserve">notably </w:t>
      </w:r>
      <w:r w:rsidR="004758A9">
        <w:rPr>
          <w:rFonts w:ascii="Times New Roman" w:eastAsia="Times New Roman" w:hAnsi="Times New Roman" w:cs="Times New Roman"/>
          <w:sz w:val="20"/>
          <w:szCs w:val="20"/>
        </w:rPr>
        <w:t>associated</w:t>
      </w:r>
      <w:r w:rsidR="004758A9" w:rsidRPr="004758A9">
        <w:rPr>
          <w:rFonts w:ascii="Times New Roman" w:eastAsia="Times New Roman" w:hAnsi="Times New Roman" w:cs="Times New Roman"/>
          <w:sz w:val="20"/>
          <w:szCs w:val="20"/>
        </w:rPr>
        <w:t xml:space="preserve"> </w:t>
      </w:r>
      <w:r w:rsidR="004758A9">
        <w:rPr>
          <w:rFonts w:ascii="Times New Roman" w:eastAsia="Times New Roman" w:hAnsi="Times New Roman" w:cs="Times New Roman"/>
          <w:sz w:val="20"/>
          <w:szCs w:val="20"/>
        </w:rPr>
        <w:t>with</w:t>
      </w:r>
      <w:r w:rsidR="004758A9" w:rsidRPr="004758A9">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stress enzyme markers and PMOA showing the typical makeup of </w:t>
      </w:r>
      <w:r w:rsidR="00AF4967">
        <w:rPr>
          <w:rFonts w:ascii="Times New Roman" w:eastAsia="Times New Roman" w:hAnsi="Times New Roman" w:cs="Times New Roman"/>
          <w:sz w:val="20"/>
          <w:szCs w:val="20"/>
        </w:rPr>
        <w:t xml:space="preserve">largely </w:t>
      </w:r>
      <w:r w:rsidR="00DB10EC" w:rsidRPr="004758A9">
        <w:rPr>
          <w:rFonts w:ascii="Times New Roman" w:eastAsia="Times New Roman" w:hAnsi="Times New Roman" w:cs="Times New Roman"/>
          <w:sz w:val="20"/>
          <w:szCs w:val="20"/>
        </w:rPr>
        <w:t>abacterial phytoplankton extracellular metabolic processes</w:t>
      </w:r>
      <w:r w:rsidR="003F4457">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This study also </w:t>
      </w:r>
      <w:r w:rsidR="00EE4646" w:rsidRPr="004758A9">
        <w:rPr>
          <w:rFonts w:ascii="Times New Roman" w:eastAsia="Times New Roman" w:hAnsi="Times New Roman" w:cs="Times New Roman"/>
          <w:sz w:val="20"/>
          <w:szCs w:val="20"/>
        </w:rPr>
        <w:t>reveals</w:t>
      </w:r>
      <w:r w:rsidR="008D1596" w:rsidRPr="004758A9">
        <w:rPr>
          <w:rFonts w:ascii="Times New Roman" w:eastAsia="Times New Roman" w:hAnsi="Times New Roman" w:cs="Times New Roman"/>
          <w:sz w:val="20"/>
          <w:szCs w:val="20"/>
        </w:rPr>
        <w:t xml:space="preserve"> distinct</w:t>
      </w:r>
      <w:del w:id="9" w:author="Fossum, Kirsten" w:date="2025-01-07T17:11:00Z">
        <w:r w:rsidR="008D1596" w:rsidRPr="004758A9" w:rsidDel="00CB3971">
          <w:rPr>
            <w:rFonts w:ascii="Times New Roman" w:eastAsia="Times New Roman" w:hAnsi="Times New Roman" w:cs="Times New Roman"/>
            <w:sz w:val="20"/>
            <w:szCs w:val="20"/>
          </w:rPr>
          <w:delText>ive</w:delText>
        </w:r>
      </w:del>
      <w:r w:rsidR="004771BD" w:rsidRPr="004758A9">
        <w:rPr>
          <w:rFonts w:ascii="Times New Roman" w:eastAsia="Times New Roman" w:hAnsi="Times New Roman" w:cs="Times New Roman"/>
          <w:sz w:val="20"/>
          <w:szCs w:val="20"/>
        </w:rPr>
        <w:t xml:space="preserve"> </w:t>
      </w:r>
      <w:r w:rsidR="008D1596" w:rsidRPr="004758A9">
        <w:rPr>
          <w:rFonts w:ascii="Times New Roman" w:eastAsia="Times New Roman" w:hAnsi="Times New Roman" w:cs="Times New Roman"/>
          <w:sz w:val="20"/>
          <w:szCs w:val="20"/>
        </w:rPr>
        <w:t>source</w:t>
      </w:r>
      <w:r w:rsidR="00842C38" w:rsidRPr="004758A9">
        <w:rPr>
          <w:rFonts w:ascii="Times New Roman" w:eastAsia="Times New Roman" w:hAnsi="Times New Roman" w:cs="Times New Roman"/>
          <w:sz w:val="20"/>
          <w:szCs w:val="20"/>
        </w:rPr>
        <w:t xml:space="preserve"> regions</w:t>
      </w:r>
      <w:r w:rsidR="008D1596"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within</w:t>
      </w:r>
      <w:r w:rsidR="008D1596" w:rsidRPr="004758A9">
        <w:rPr>
          <w:rFonts w:ascii="Times New Roman" w:eastAsia="Times New Roman" w:hAnsi="Times New Roman" w:cs="Times New Roman"/>
          <w:sz w:val="20"/>
          <w:szCs w:val="20"/>
        </w:rPr>
        <w:t xml:space="preserve"> the North Atlantic Ocean</w:t>
      </w:r>
      <w:r w:rsidR="00842C38" w:rsidRPr="004758A9">
        <w:rPr>
          <w:rFonts w:ascii="Times New Roman" w:eastAsia="Times New Roman" w:hAnsi="Times New Roman" w:cs="Times New Roman"/>
          <w:sz w:val="20"/>
          <w:szCs w:val="20"/>
        </w:rPr>
        <w:t xml:space="preserve"> for</w:t>
      </w:r>
      <w:r w:rsidR="00DB10EC"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OA factors</w:t>
      </w:r>
      <w:r w:rsidR="00EE4646" w:rsidRPr="004758A9">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MSA-OA </w:t>
      </w:r>
      <w:r w:rsidR="00EE4646" w:rsidRPr="004758A9">
        <w:rPr>
          <w:rFonts w:ascii="Times New Roman" w:eastAsia="Times New Roman" w:hAnsi="Times New Roman" w:cs="Times New Roman"/>
          <w:sz w:val="20"/>
          <w:szCs w:val="20"/>
        </w:rPr>
        <w:t xml:space="preserve">is </w:t>
      </w:r>
      <w:r w:rsidR="00DB10EC" w:rsidRPr="004758A9">
        <w:rPr>
          <w:rFonts w:ascii="Times New Roman" w:eastAsia="Times New Roman" w:hAnsi="Times New Roman" w:cs="Times New Roman"/>
          <w:sz w:val="20"/>
          <w:szCs w:val="20"/>
        </w:rPr>
        <w:t>primarily associated with the Iceland Basin, with rapid production following coccolithophore blooms (lag of 1-2 days), while diatoms contribute to a slower formation process (lag of 9 days), reflecting distinct oceanic biological processes.</w:t>
      </w:r>
      <w:r w:rsidR="00786C50">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In contrast, PMOA is sourced from more vari</w:t>
      </w:r>
      <w:r w:rsidR="004758A9">
        <w:rPr>
          <w:rFonts w:ascii="Times New Roman" w:eastAsia="Times New Roman" w:hAnsi="Times New Roman" w:cs="Times New Roman"/>
          <w:sz w:val="20"/>
          <w:szCs w:val="20"/>
        </w:rPr>
        <w:t>able</w:t>
      </w:r>
      <w:r w:rsidR="00DB10EC" w:rsidRPr="004758A9">
        <w:rPr>
          <w:rFonts w:ascii="Times New Roman" w:eastAsia="Times New Roman" w:hAnsi="Times New Roman" w:cs="Times New Roman"/>
          <w:sz w:val="20"/>
          <w:szCs w:val="20"/>
        </w:rPr>
        <w:t xml:space="preserve"> ecoregions, including the Southern Celtic Sea, West European Basin, and Newfoundland Basin, with additional contributions from chlorophytes and cyanobacteria</w:t>
      </w:r>
      <w:r w:rsidR="00127DB5" w:rsidRPr="004758A9">
        <w:rPr>
          <w:rFonts w:ascii="Times New Roman" w:eastAsia="Times New Roman" w:hAnsi="Times New Roman" w:cs="Times New Roman"/>
          <w:sz w:val="20"/>
          <w:szCs w:val="20"/>
        </w:rPr>
        <w:t xml:space="preserve"> at more southerly latitudes</w:t>
      </w:r>
      <w:r w:rsidR="00DB10EC" w:rsidRPr="004758A9">
        <w:rPr>
          <w:rFonts w:ascii="Times New Roman" w:eastAsia="Times New Roman" w:hAnsi="Times New Roman" w:cs="Times New Roman"/>
          <w:sz w:val="20"/>
          <w:szCs w:val="20"/>
        </w:rPr>
        <w:t>.</w:t>
      </w:r>
      <w:r w:rsidR="00EE4646" w:rsidRPr="004758A9">
        <w:rPr>
          <w:rFonts w:ascii="Times New Roman" w:eastAsia="Times New Roman" w:hAnsi="Times New Roman" w:cs="Times New Roman"/>
          <w:sz w:val="20"/>
          <w:szCs w:val="20"/>
        </w:rPr>
        <w:t xml:space="preserve"> Overall, these findings emphasise the need for </w:t>
      </w:r>
      <w:del w:id="10" w:author="Fossum, Kirsten" w:date="2025-01-07T17:13:00Z">
        <w:r w:rsidR="00EE4646" w:rsidRPr="004758A9" w:rsidDel="00CB3971">
          <w:rPr>
            <w:rFonts w:ascii="Times New Roman" w:eastAsia="Times New Roman" w:hAnsi="Times New Roman" w:cs="Times New Roman"/>
            <w:sz w:val="20"/>
            <w:szCs w:val="20"/>
          </w:rPr>
          <w:delText xml:space="preserve">further </w:delText>
        </w:r>
      </w:del>
      <w:r w:rsidR="00EE4646" w:rsidRPr="004758A9">
        <w:rPr>
          <w:rFonts w:ascii="Times New Roman" w:eastAsia="Times New Roman" w:hAnsi="Times New Roman" w:cs="Times New Roman"/>
          <w:sz w:val="20"/>
          <w:szCs w:val="20"/>
        </w:rPr>
        <w:t>long</w:t>
      </w:r>
      <w:ins w:id="11" w:author="Fossum, Kirsten" w:date="2025-01-07T17:13:00Z">
        <w:r w:rsidR="00CB3971">
          <w:rPr>
            <w:rFonts w:ascii="Times New Roman" w:eastAsia="Times New Roman" w:hAnsi="Times New Roman" w:cs="Times New Roman"/>
            <w:sz w:val="20"/>
            <w:szCs w:val="20"/>
          </w:rPr>
          <w:t>er</w:t>
        </w:r>
      </w:ins>
      <w:r w:rsidR="00EE4646" w:rsidRPr="004758A9">
        <w:rPr>
          <w:rFonts w:ascii="Times New Roman" w:eastAsia="Times New Roman" w:hAnsi="Times New Roman" w:cs="Times New Roman"/>
          <w:sz w:val="20"/>
          <w:szCs w:val="20"/>
        </w:rPr>
        <w:t>-term investigation</w:t>
      </w:r>
      <w:ins w:id="12" w:author="Fossum, Kirsten" w:date="2025-01-07T17:13:00Z">
        <w:r w:rsidR="00CB3971">
          <w:rPr>
            <w:rFonts w:ascii="Times New Roman" w:eastAsia="Times New Roman" w:hAnsi="Times New Roman" w:cs="Times New Roman"/>
            <w:sz w:val="20"/>
            <w:szCs w:val="20"/>
          </w:rPr>
          <w:t>s</w:t>
        </w:r>
      </w:ins>
      <w:r w:rsidR="00EE4646" w:rsidRPr="004758A9">
        <w:rPr>
          <w:rFonts w:ascii="Times New Roman" w:eastAsia="Times New Roman" w:hAnsi="Times New Roman" w:cs="Times New Roman"/>
          <w:sz w:val="20"/>
          <w:szCs w:val="20"/>
        </w:rPr>
        <w:t xml:space="preserve"> to </w:t>
      </w:r>
      <w:del w:id="13" w:author="Fossum, Kirsten" w:date="2025-01-07T17:15:00Z">
        <w:r w:rsidR="00EE4646" w:rsidRPr="004758A9" w:rsidDel="00CB3971">
          <w:rPr>
            <w:rFonts w:ascii="Times New Roman" w:eastAsia="Times New Roman" w:hAnsi="Times New Roman" w:cs="Times New Roman"/>
            <w:sz w:val="20"/>
            <w:szCs w:val="20"/>
          </w:rPr>
          <w:delText>fully account for</w:delText>
        </w:r>
      </w:del>
      <w:ins w:id="14" w:author="Fossum, Kirsten" w:date="2025-01-07T17:15:00Z">
        <w:r w:rsidR="00CB3971">
          <w:rPr>
            <w:rFonts w:ascii="Times New Roman" w:eastAsia="Times New Roman" w:hAnsi="Times New Roman" w:cs="Times New Roman"/>
            <w:sz w:val="20"/>
            <w:szCs w:val="20"/>
          </w:rPr>
          <w:t>further map</w:t>
        </w:r>
      </w:ins>
      <w:r w:rsidR="00EE4646" w:rsidRPr="004758A9">
        <w:rPr>
          <w:rFonts w:ascii="Times New Roman" w:eastAsia="Times New Roman" w:hAnsi="Times New Roman" w:cs="Times New Roman"/>
          <w:sz w:val="20"/>
          <w:szCs w:val="20"/>
        </w:rPr>
        <w:t xml:space="preserve"> </w:t>
      </w:r>
      <w:ins w:id="15" w:author="Fossum, Kirsten" w:date="2025-01-07T17:13:00Z">
        <w:r w:rsidR="00CB3971">
          <w:rPr>
            <w:rFonts w:ascii="Times New Roman" w:eastAsia="Times New Roman" w:hAnsi="Times New Roman" w:cs="Times New Roman"/>
            <w:sz w:val="20"/>
            <w:szCs w:val="20"/>
          </w:rPr>
          <w:t xml:space="preserve">the influence of </w:t>
        </w:r>
      </w:ins>
      <w:r w:rsidR="00EE4646" w:rsidRPr="004758A9">
        <w:rPr>
          <w:rFonts w:ascii="Times New Roman" w:eastAsia="Times New Roman" w:hAnsi="Times New Roman" w:cs="Times New Roman"/>
          <w:sz w:val="20"/>
          <w:szCs w:val="20"/>
        </w:rPr>
        <w:t>phytoplankton</w:t>
      </w:r>
      <w:ins w:id="16" w:author="Fossum, Kirsten" w:date="2025-01-07T17:13:00Z">
        <w:r w:rsidR="00CB3971">
          <w:rPr>
            <w:rFonts w:ascii="Times New Roman" w:eastAsia="Times New Roman" w:hAnsi="Times New Roman" w:cs="Times New Roman"/>
            <w:sz w:val="20"/>
            <w:szCs w:val="20"/>
          </w:rPr>
          <w:t xml:space="preserve"> </w:t>
        </w:r>
      </w:ins>
      <w:del w:id="17" w:author="Fossum, Kirsten" w:date="2025-01-07T17:13:00Z">
        <w:r w:rsidR="00EE4646" w:rsidRPr="004758A9" w:rsidDel="00CB3971">
          <w:rPr>
            <w:rFonts w:ascii="Times New Roman" w:eastAsia="Times New Roman" w:hAnsi="Times New Roman" w:cs="Times New Roman"/>
            <w:sz w:val="20"/>
            <w:szCs w:val="20"/>
          </w:rPr>
          <w:delText xml:space="preserve">’s </w:delText>
        </w:r>
      </w:del>
      <w:r w:rsidR="00EE4646" w:rsidRPr="004758A9">
        <w:rPr>
          <w:rFonts w:ascii="Times New Roman" w:eastAsia="Times New Roman" w:hAnsi="Times New Roman" w:cs="Times New Roman"/>
          <w:sz w:val="20"/>
          <w:szCs w:val="20"/>
        </w:rPr>
        <w:t xml:space="preserve">taxa variability </w:t>
      </w:r>
      <w:del w:id="18" w:author="Fossum, Kirsten" w:date="2025-01-08T13:44:00Z">
        <w:r w:rsidR="00EE4646" w:rsidRPr="004758A9" w:rsidDel="00272A78">
          <w:rPr>
            <w:rFonts w:ascii="Times New Roman" w:eastAsia="Times New Roman" w:hAnsi="Times New Roman" w:cs="Times New Roman"/>
            <w:sz w:val="20"/>
            <w:szCs w:val="20"/>
          </w:rPr>
          <w:delText>i</w:delText>
        </w:r>
      </w:del>
      <w:del w:id="19" w:author="Fossum, Kirsten" w:date="2025-01-07T17:13:00Z">
        <w:r w:rsidR="00EE4646" w:rsidRPr="004758A9" w:rsidDel="00CB3971">
          <w:rPr>
            <w:rFonts w:ascii="Times New Roman" w:eastAsia="Times New Roman" w:hAnsi="Times New Roman" w:cs="Times New Roman"/>
            <w:sz w:val="20"/>
            <w:szCs w:val="20"/>
          </w:rPr>
          <w:delText xml:space="preserve">nfluence </w:delText>
        </w:r>
      </w:del>
      <w:r w:rsidR="00EE4646" w:rsidRPr="004758A9">
        <w:rPr>
          <w:rFonts w:ascii="Times New Roman" w:eastAsia="Times New Roman" w:hAnsi="Times New Roman" w:cs="Times New Roman"/>
          <w:sz w:val="20"/>
          <w:szCs w:val="20"/>
        </w:rPr>
        <w:t>on aerosol composition</w:t>
      </w:r>
      <w:ins w:id="20" w:author="Fossum, Kirsten" w:date="2025-01-07T17:16:00Z">
        <w:r w:rsidR="00CB3971">
          <w:rPr>
            <w:rFonts w:ascii="Times New Roman" w:eastAsia="Times New Roman" w:hAnsi="Times New Roman" w:cs="Times New Roman"/>
            <w:sz w:val="20"/>
            <w:szCs w:val="20"/>
          </w:rPr>
          <w:t>,</w:t>
        </w:r>
      </w:ins>
      <w:r w:rsidR="00EE4646" w:rsidRPr="004758A9">
        <w:rPr>
          <w:rFonts w:ascii="Times New Roman" w:eastAsia="Times New Roman" w:hAnsi="Times New Roman" w:cs="Times New Roman"/>
          <w:sz w:val="20"/>
          <w:szCs w:val="20"/>
        </w:rPr>
        <w:t xml:space="preserve"> and the</w:t>
      </w:r>
      <w:del w:id="21" w:author="Fossum, Kirsten" w:date="2025-01-07T17:15:00Z">
        <w:r w:rsidR="00EE4646" w:rsidRPr="004758A9" w:rsidDel="00CB3971">
          <w:rPr>
            <w:rFonts w:ascii="Times New Roman" w:eastAsia="Times New Roman" w:hAnsi="Times New Roman" w:cs="Times New Roman"/>
            <w:sz w:val="20"/>
            <w:szCs w:val="20"/>
          </w:rPr>
          <w:delText>ir</w:delText>
        </w:r>
      </w:del>
      <w:r w:rsidR="00EE4646" w:rsidRPr="004758A9">
        <w:rPr>
          <w:rFonts w:ascii="Times New Roman" w:eastAsia="Times New Roman" w:hAnsi="Times New Roman" w:cs="Times New Roman"/>
          <w:sz w:val="20"/>
          <w:szCs w:val="20"/>
        </w:rPr>
        <w:t xml:space="preserve"> broader impacts on aerosol-climate interactions.</w:t>
      </w:r>
    </w:p>
    <w:p w14:paraId="654FC5CD" w14:textId="1F773DBD" w:rsidR="00420890" w:rsidRPr="004758A9" w:rsidRDefault="007202CA" w:rsidP="007202CA">
      <w:pPr>
        <w:spacing w:line="360" w:lineRule="auto"/>
        <w:jc w:val="both"/>
        <w:rPr>
          <w:rFonts w:ascii="Times New Roman" w:eastAsia="Times New Roman" w:hAnsi="Times New Roman" w:cs="Times New Roman"/>
          <w:sz w:val="20"/>
          <w:szCs w:val="20"/>
        </w:rPr>
      </w:pPr>
      <w:r w:rsidRPr="004758A9">
        <w:rPr>
          <w:rFonts w:ascii="Times New Roman" w:eastAsia="Times New Roman" w:hAnsi="Times New Roman" w:cs="Times New Roman"/>
          <w:b/>
          <w:sz w:val="20"/>
          <w:szCs w:val="20"/>
        </w:rPr>
        <w:t>Keywords:</w:t>
      </w:r>
      <w:r w:rsidRPr="004758A9">
        <w:rPr>
          <w:rFonts w:ascii="Times New Roman" w:eastAsia="Times New Roman" w:hAnsi="Times New Roman" w:cs="Times New Roman"/>
          <w:sz w:val="20"/>
          <w:szCs w:val="20"/>
        </w:rPr>
        <w:t xml:space="preserve"> </w:t>
      </w:r>
      <w:r w:rsidR="004217C5" w:rsidRPr="004758A9">
        <w:rPr>
          <w:rFonts w:ascii="Times New Roman" w:eastAsia="Times New Roman" w:hAnsi="Times New Roman" w:cs="Times New Roman"/>
          <w:sz w:val="20"/>
          <w:szCs w:val="20"/>
        </w:rPr>
        <w:t xml:space="preserve">Submicron </w:t>
      </w:r>
      <w:r w:rsidR="00810EC5" w:rsidRPr="004758A9">
        <w:rPr>
          <w:rFonts w:ascii="Times New Roman" w:hAnsi="Times New Roman" w:cs="Times New Roman"/>
          <w:sz w:val="20"/>
          <w:szCs w:val="20"/>
          <w:lang w:eastAsia="zh-CN"/>
        </w:rPr>
        <w:t>M</w:t>
      </w:r>
      <w:r w:rsidR="00810EC5" w:rsidRPr="004758A9">
        <w:rPr>
          <w:rFonts w:ascii="Times New Roman" w:eastAsia="Times New Roman" w:hAnsi="Times New Roman" w:cs="Times New Roman"/>
          <w:sz w:val="20"/>
          <w:szCs w:val="20"/>
        </w:rPr>
        <w:t xml:space="preserve">arine </w:t>
      </w:r>
      <w:r w:rsidR="004217C5" w:rsidRPr="004758A9">
        <w:rPr>
          <w:rFonts w:ascii="Times New Roman" w:eastAsia="Times New Roman" w:hAnsi="Times New Roman" w:cs="Times New Roman"/>
          <w:sz w:val="20"/>
          <w:szCs w:val="20"/>
        </w:rPr>
        <w:t xml:space="preserve">Aerosols, </w:t>
      </w:r>
      <w:r w:rsidRPr="004758A9">
        <w:rPr>
          <w:rFonts w:ascii="Times New Roman" w:eastAsia="Times New Roman" w:hAnsi="Times New Roman" w:cs="Times New Roman"/>
          <w:sz w:val="20"/>
          <w:szCs w:val="20"/>
        </w:rPr>
        <w:t xml:space="preserve">Secondary </w:t>
      </w:r>
      <w:r w:rsidR="004217C5" w:rsidRPr="004758A9">
        <w:rPr>
          <w:rFonts w:ascii="Times New Roman" w:eastAsia="Times New Roman" w:hAnsi="Times New Roman" w:cs="Times New Roman"/>
          <w:sz w:val="20"/>
          <w:szCs w:val="20"/>
        </w:rPr>
        <w:t>O</w:t>
      </w:r>
      <w:r w:rsidRPr="004758A9">
        <w:rPr>
          <w:rFonts w:ascii="Times New Roman" w:eastAsia="Times New Roman" w:hAnsi="Times New Roman" w:cs="Times New Roman"/>
          <w:sz w:val="20"/>
          <w:szCs w:val="20"/>
        </w:rPr>
        <w:t xml:space="preserve">rganic </w:t>
      </w:r>
      <w:r w:rsidR="004217C5" w:rsidRPr="004758A9">
        <w:rPr>
          <w:rFonts w:ascii="Times New Roman" w:eastAsia="Times New Roman" w:hAnsi="Times New Roman" w:cs="Times New Roman"/>
          <w:sz w:val="20"/>
          <w:szCs w:val="20"/>
        </w:rPr>
        <w:t>A</w:t>
      </w:r>
      <w:r w:rsidRPr="004758A9">
        <w:rPr>
          <w:rFonts w:ascii="Times New Roman" w:eastAsia="Times New Roman" w:hAnsi="Times New Roman" w:cs="Times New Roman"/>
          <w:sz w:val="20"/>
          <w:szCs w:val="20"/>
        </w:rPr>
        <w:t>erosols</w:t>
      </w:r>
      <w:r w:rsidR="004217C5" w:rsidRPr="004758A9">
        <w:rPr>
          <w:rFonts w:ascii="Times New Roman" w:eastAsia="Times New Roman" w:hAnsi="Times New Roman" w:cs="Times New Roman"/>
          <w:sz w:val="20"/>
          <w:szCs w:val="20"/>
        </w:rPr>
        <w:t>,</w:t>
      </w:r>
      <w:r w:rsidRPr="004758A9">
        <w:rPr>
          <w:rFonts w:ascii="Times New Roman" w:eastAsia="Times New Roman" w:hAnsi="Times New Roman" w:cs="Times New Roman"/>
          <w:sz w:val="20"/>
          <w:szCs w:val="20"/>
        </w:rPr>
        <w:t xml:space="preserve"> </w:t>
      </w:r>
      <w:r w:rsidR="00D75300" w:rsidRPr="004758A9">
        <w:rPr>
          <w:rFonts w:ascii="Times New Roman" w:eastAsia="Times New Roman" w:hAnsi="Times New Roman" w:cs="Times New Roman"/>
          <w:sz w:val="20"/>
          <w:szCs w:val="20"/>
        </w:rPr>
        <w:t>HR-ToF-AMS</w:t>
      </w:r>
      <w:r w:rsidRPr="004758A9">
        <w:rPr>
          <w:rFonts w:ascii="Times New Roman" w:eastAsia="Times New Roman" w:hAnsi="Times New Roman" w:cs="Times New Roman"/>
          <w:sz w:val="20"/>
          <w:szCs w:val="20"/>
        </w:rPr>
        <w:t>, Positive Matrix Factori</w:t>
      </w:r>
      <w:r w:rsidR="00063756">
        <w:rPr>
          <w:rFonts w:ascii="Times New Roman" w:eastAsia="Times New Roman" w:hAnsi="Times New Roman" w:cs="Times New Roman"/>
          <w:sz w:val="20"/>
          <w:szCs w:val="20"/>
        </w:rPr>
        <w:t>s</w:t>
      </w:r>
      <w:r w:rsidRPr="004758A9">
        <w:rPr>
          <w:rFonts w:ascii="Times New Roman" w:eastAsia="Times New Roman" w:hAnsi="Times New Roman" w:cs="Times New Roman"/>
          <w:sz w:val="20"/>
          <w:szCs w:val="20"/>
        </w:rPr>
        <w:t>ation</w:t>
      </w:r>
      <w:r w:rsidR="0084318F">
        <w:rPr>
          <w:rFonts w:ascii="Times New Roman" w:eastAsia="Times New Roman" w:hAnsi="Times New Roman" w:cs="Times New Roman"/>
          <w:sz w:val="20"/>
          <w:szCs w:val="20"/>
        </w:rPr>
        <w:t>, phytoplankton</w:t>
      </w:r>
    </w:p>
    <w:p w14:paraId="704900F0" w14:textId="2E732AA1" w:rsidR="006B2791" w:rsidRPr="004758A9" w:rsidRDefault="006B2791" w:rsidP="007202CA">
      <w:pPr>
        <w:spacing w:line="360" w:lineRule="auto"/>
        <w:jc w:val="both"/>
        <w:rPr>
          <w:rFonts w:ascii="Times New Roman" w:eastAsia="Times New Roman" w:hAnsi="Times New Roman" w:cs="Times New Roman"/>
        </w:rPr>
      </w:pPr>
    </w:p>
    <w:p w14:paraId="133734D6" w14:textId="075E3A61" w:rsidR="006B2791" w:rsidRPr="004758A9" w:rsidRDefault="006B2791" w:rsidP="007202CA">
      <w:pPr>
        <w:spacing w:line="360" w:lineRule="auto"/>
        <w:jc w:val="both"/>
        <w:rPr>
          <w:rFonts w:ascii="Times New Roman" w:eastAsia="Times New Roman" w:hAnsi="Times New Roman" w:cs="Times New Roman"/>
        </w:rPr>
      </w:pPr>
    </w:p>
    <w:p w14:paraId="16E6676A" w14:textId="77777777" w:rsidR="006535A9" w:rsidRPr="004758A9" w:rsidRDefault="006535A9" w:rsidP="007202CA">
      <w:pPr>
        <w:spacing w:line="360" w:lineRule="auto"/>
        <w:jc w:val="both"/>
        <w:rPr>
          <w:rFonts w:ascii="Times New Roman" w:eastAsia="Times New Roman" w:hAnsi="Times New Roman" w:cs="Times New Roman"/>
        </w:rPr>
      </w:pPr>
    </w:p>
    <w:p w14:paraId="0903B509" w14:textId="77777777" w:rsidR="006535A9" w:rsidRPr="004758A9" w:rsidRDefault="006535A9" w:rsidP="007202CA">
      <w:pPr>
        <w:spacing w:line="360" w:lineRule="auto"/>
        <w:jc w:val="both"/>
        <w:rPr>
          <w:rFonts w:ascii="Times New Roman" w:eastAsia="Times New Roman" w:hAnsi="Times New Roman" w:cs="Times New Roman"/>
        </w:rPr>
      </w:pPr>
    </w:p>
    <w:p w14:paraId="0542ED4E" w14:textId="77777777" w:rsidR="006535A9" w:rsidRPr="004758A9" w:rsidRDefault="006535A9" w:rsidP="00307A73">
      <w:pPr>
        <w:spacing w:line="360" w:lineRule="auto"/>
        <w:rPr>
          <w:rFonts w:ascii="Times New Roman" w:hAnsi="Times New Roman" w:cs="Times New Roman"/>
        </w:rPr>
      </w:pPr>
      <w:bookmarkStart w:id="22" w:name="_Hlk160095935"/>
      <w:bookmarkStart w:id="23" w:name="_Hlk130849731"/>
    </w:p>
    <w:p w14:paraId="56360DC0" w14:textId="7E960704"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1 Introduction</w:t>
      </w:r>
    </w:p>
    <w:bookmarkEnd w:id="22"/>
    <w:p w14:paraId="55767C75" w14:textId="6452133C" w:rsidR="00A018B4" w:rsidRDefault="001620BE" w:rsidP="00A018B4">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marine environment plays a critical role in </w:t>
      </w:r>
      <w:r w:rsidR="003A795A">
        <w:rPr>
          <w:rFonts w:ascii="Times New Roman" w:hAnsi="Times New Roman" w:cs="Times New Roman"/>
          <w:sz w:val="20"/>
          <w:szCs w:val="20"/>
        </w:rPr>
        <w:t>C</w:t>
      </w:r>
      <w:r w:rsidRPr="004758A9">
        <w:rPr>
          <w:rFonts w:ascii="Times New Roman" w:hAnsi="Times New Roman" w:cs="Times New Roman"/>
          <w:sz w:val="20"/>
          <w:szCs w:val="20"/>
        </w:rPr>
        <w:t>limate</w:t>
      </w:r>
      <w:r w:rsidR="003A795A">
        <w:rPr>
          <w:rFonts w:ascii="Times New Roman" w:hAnsi="Times New Roman" w:cs="Times New Roman"/>
          <w:sz w:val="20"/>
          <w:szCs w:val="20"/>
        </w:rPr>
        <w:t xml:space="preserve"> regulation</w:t>
      </w:r>
      <w:r w:rsidR="00CC4C0E" w:rsidRPr="004758A9">
        <w:rPr>
          <w:rFonts w:ascii="Times New Roman" w:hAnsi="Times New Roman" w:cs="Times New Roman"/>
          <w:sz w:val="20"/>
          <w:szCs w:val="20"/>
        </w:rPr>
        <w:t xml:space="preserve"> through sea spray and gas-phase emissions </w:t>
      </w:r>
      <w:r w:rsidR="007B3869">
        <w:rPr>
          <w:rFonts w:ascii="Times New Roman" w:hAnsi="Times New Roman" w:cs="Times New Roman"/>
          <w:sz w:val="20"/>
          <w:szCs w:val="20"/>
        </w:rPr>
        <w:t xml:space="preserve">from the </w:t>
      </w:r>
      <w:r w:rsidR="00304B65">
        <w:rPr>
          <w:rFonts w:ascii="Times New Roman" w:hAnsi="Times New Roman" w:cs="Times New Roman"/>
          <w:sz w:val="20"/>
          <w:szCs w:val="20"/>
        </w:rPr>
        <w:t>o</w:t>
      </w:r>
      <w:r w:rsidR="007B3869">
        <w:rPr>
          <w:rFonts w:ascii="Times New Roman" w:hAnsi="Times New Roman" w:cs="Times New Roman"/>
          <w:sz w:val="20"/>
          <w:szCs w:val="20"/>
        </w:rPr>
        <w:t>ceans, via</w:t>
      </w:r>
      <w:r w:rsidR="00CC4C0E" w:rsidRPr="004758A9">
        <w:rPr>
          <w:rFonts w:ascii="Times New Roman" w:hAnsi="Times New Roman" w:cs="Times New Roman"/>
          <w:sz w:val="20"/>
          <w:szCs w:val="20"/>
        </w:rPr>
        <w:t xml:space="preserve"> direct and indirect solar radiation effects </w:t>
      </w:r>
      <w:r w:rsidR="007B3869">
        <w:rPr>
          <w:rFonts w:ascii="Times New Roman" w:hAnsi="Times New Roman" w:cs="Times New Roman"/>
          <w:sz w:val="20"/>
          <w:szCs w:val="20"/>
        </w:rPr>
        <w:t>and</w:t>
      </w:r>
      <w:r w:rsidR="008619DE">
        <w:rPr>
          <w:rFonts w:ascii="Times New Roman" w:hAnsi="Times New Roman" w:cs="Times New Roman"/>
          <w:sz w:val="20"/>
          <w:szCs w:val="20"/>
        </w:rPr>
        <w:t xml:space="preserve"> </w:t>
      </w:r>
      <w:r w:rsidR="00355341">
        <w:rPr>
          <w:rFonts w:ascii="Times New Roman" w:hAnsi="Times New Roman" w:cs="Times New Roman"/>
          <w:sz w:val="20"/>
          <w:szCs w:val="20"/>
        </w:rPr>
        <w:t>aerosol-</w:t>
      </w:r>
      <w:r w:rsidR="00CC4C0E" w:rsidRPr="004758A9">
        <w:rPr>
          <w:rFonts w:ascii="Times New Roman" w:hAnsi="Times New Roman" w:cs="Times New Roman"/>
          <w:sz w:val="20"/>
          <w:szCs w:val="20"/>
        </w:rPr>
        <w:t>cloud</w:t>
      </w:r>
      <w:r w:rsidR="008619DE">
        <w:rPr>
          <w:rFonts w:ascii="Times New Roman" w:hAnsi="Times New Roman" w:cs="Times New Roman"/>
          <w:sz w:val="20"/>
          <w:szCs w:val="20"/>
        </w:rPr>
        <w:t xml:space="preserve"> interactions </w:t>
      </w:r>
      <w:r w:rsidR="00CC4C0E" w:rsidRPr="004758A9">
        <w:rPr>
          <w:rFonts w:ascii="Times New Roman" w:hAnsi="Times New Roman" w:cs="Times New Roman"/>
          <w:sz w:val="20"/>
          <w:szCs w:val="20"/>
        </w:rPr>
        <w:t xml:space="preserve">governed by </w:t>
      </w:r>
      <w:r w:rsidR="00CB3971">
        <w:rPr>
          <w:rFonts w:ascii="Times New Roman" w:hAnsi="Times New Roman" w:cs="Times New Roman"/>
          <w:sz w:val="20"/>
          <w:szCs w:val="20"/>
        </w:rPr>
        <w:t>o</w:t>
      </w:r>
      <w:r w:rsidR="003F4457">
        <w:rPr>
          <w:rFonts w:ascii="Times New Roman" w:hAnsi="Times New Roman" w:cs="Times New Roman"/>
          <w:sz w:val="20"/>
          <w:szCs w:val="20"/>
        </w:rPr>
        <w:t>cean</w:t>
      </w:r>
      <w:r w:rsidR="00272A78">
        <w:rPr>
          <w:rFonts w:ascii="Times New Roman" w:hAnsi="Times New Roman" w:cs="Times New Roman"/>
          <w:sz w:val="20"/>
          <w:szCs w:val="20"/>
        </w:rPr>
        <w:t xml:space="preserve"> </w:t>
      </w:r>
      <w:r w:rsidR="00CC4C0E" w:rsidRPr="004758A9">
        <w:rPr>
          <w:rFonts w:ascii="Times New Roman" w:hAnsi="Times New Roman" w:cs="Times New Roman"/>
          <w:sz w:val="20"/>
          <w:szCs w:val="20"/>
        </w:rPr>
        <w:t xml:space="preserve">biology, sea spray physicochemical </w:t>
      </w:r>
      <w:r w:rsidR="007B3869">
        <w:rPr>
          <w:rFonts w:ascii="Times New Roman" w:hAnsi="Times New Roman" w:cs="Times New Roman"/>
          <w:sz w:val="20"/>
          <w:szCs w:val="20"/>
        </w:rPr>
        <w:t>properties</w:t>
      </w:r>
      <w:r w:rsidR="007B3869" w:rsidRPr="004758A9">
        <w:rPr>
          <w:rFonts w:ascii="Times New Roman" w:hAnsi="Times New Roman" w:cs="Times New Roman"/>
          <w:sz w:val="20"/>
          <w:szCs w:val="20"/>
        </w:rPr>
        <w:t xml:space="preserve"> </w:t>
      </w:r>
      <w:r w:rsidR="00CC4C0E" w:rsidRPr="004758A9">
        <w:rPr>
          <w:rFonts w:ascii="Times New Roman" w:hAnsi="Times New Roman" w:cs="Times New Roman"/>
          <w:sz w:val="20"/>
          <w:szCs w:val="20"/>
        </w:rPr>
        <w:t>and secondary reactions</w:t>
      </w:r>
      <w:r w:rsidR="00474BA9" w:rsidRPr="004758A9">
        <w:rPr>
          <w:rFonts w:ascii="Times New Roman" w:hAnsi="Times New Roman" w:cs="Times New Roman"/>
          <w:sz w:val="20"/>
          <w:szCs w:val="20"/>
        </w:rPr>
        <w:t xml:space="preserve">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{"citationID":"pM2i9Tcs","properties":{"formattedCitation":"(Cochran et al., 2017)","plainCitation":"(Cochran et al., 2017)","noteIndex":0},"citationItems":[{"id":1394,"uris":["http://zotero.org/groups/3856298/items/R32328U3"],"itemData":{"id":1394,"type":"article-journal","container-title":"Chem","DOI":"10.1016/j.chempr.2017.03.007","ISSN":"24519294","issue":"5","journalAbbreviation":"Chem","language":"en","page":"655-667","source":"DOI.org (Crossref)","title":"Molecular Diversity of Sea Spray Aerosol Particles: Impact of Ocean Biology on Particle Composition and Hygroscopicity","title-short":"Molecular Diversity of Sea Spray Aerosol Particles","volume":"2","author":[{"family":"Cochran","given":"Richard E."},{"family":"Laskina","given":"Olga"},{"family":"Trueblood","given":"Jonathan V."},{"family":"Estillore","given":"Armando D."},{"family":"Morris","given":"Holly S."},{"family":"Jayarathne","given":"Thilina"},{"family":"Sultana","given":"Camille M."},{"family":"Lee","given":"Christopher"},{"family":"Lin","given":"Peng"},{"family":"Laskin","given":"Julia"},{"family":"Laskin","given":"Alexander"},{"family":"Dowling","given":"Jacqueline A."},{"family":"Qin","given":"Zhen"},{"family":"Cappa","given":"Christopher D."},{"family":"Bertram","given":"Timothy H."},{"family":"Tivanski","given":"Alexei V."},{"family":"Stone","given":"Elizabeth A."},{"family":"Prather","given":"Kimberly A."},{"family":"Grassian","given":"Vicki H."}],"issued":{"date-parts":[["2017",5]]},"citation-key":"cochranMolecularDiversitySea2017"}}],"schema":"https://github.com/citation-style-language/schema/raw/master/csl-citation.json"}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(Cochran et al., 2017)</w:t>
      </w:r>
      <w:r w:rsidRPr="004758A9">
        <w:rPr>
          <w:rFonts w:ascii="Times New Roman" w:hAnsi="Times New Roman" w:cs="Times New Roman"/>
          <w:sz w:val="20"/>
          <w:szCs w:val="20"/>
        </w:rPr>
        <w:fldChar w:fldCharType="end"/>
      </w:r>
      <w:r w:rsidR="008619DE">
        <w:rPr>
          <w:rFonts w:ascii="Times New Roman" w:hAnsi="Times New Roman" w:cs="Times New Roman"/>
          <w:sz w:val="20"/>
          <w:szCs w:val="20"/>
        </w:rPr>
        <w:t xml:space="preserve">. </w:t>
      </w:r>
      <w:del w:id="24" w:author="CHEVASSUS, Emmanuel" w:date="2024-12-11T21:32:00Z">
        <w:r w:rsidR="003F4457" w:rsidDel="003F4457">
          <w:rPr>
            <w:rFonts w:ascii="Times New Roman" w:hAnsi="Times New Roman" w:cs="Times New Roman"/>
            <w:sz w:val="20"/>
            <w:szCs w:val="20"/>
          </w:rPr>
          <w:delText>However, a</w:delText>
        </w:r>
      </w:del>
      <w:ins w:id="25" w:author="CHEVASSUS, Emmanuel" w:date="2024-12-11T21:32:00Z">
        <w:r w:rsidR="003F4457">
          <w:rPr>
            <w:rFonts w:ascii="Times New Roman" w:hAnsi="Times New Roman" w:cs="Times New Roman"/>
            <w:sz w:val="20"/>
            <w:szCs w:val="20"/>
          </w:rPr>
          <w:t>A</w:t>
        </w:r>
      </w:ins>
      <w:r w:rsidRPr="004758A9">
        <w:rPr>
          <w:rFonts w:ascii="Times New Roman" w:hAnsi="Times New Roman" w:cs="Times New Roman"/>
          <w:sz w:val="20"/>
          <w:szCs w:val="20"/>
        </w:rPr>
        <w:t>erosols in the atmospheric marine boundary layer (MBL) remain a significant source of uncertainty in radiative forcing estimates</w:t>
      </w:r>
      <w:r w:rsidR="0093572C">
        <w:rPr>
          <w:rFonts w:ascii="Times New Roman" w:hAnsi="Times New Roman" w:cs="Times New Roman"/>
          <w:sz w:val="20"/>
          <w:szCs w:val="20"/>
        </w:rPr>
        <w:t xml:space="preserve"> </w:t>
      </w:r>
      <w:r w:rsidR="0093572C">
        <w:rPr>
          <w:rFonts w:ascii="Times New Roman" w:hAnsi="Times New Roman" w:cs="Times New Roman"/>
          <w:sz w:val="20"/>
          <w:szCs w:val="20"/>
        </w:rPr>
        <w:fldChar w:fldCharType="begin"/>
      </w:r>
      <w:r w:rsidR="003D372C">
        <w:rPr>
          <w:rFonts w:ascii="Times New Roman" w:hAnsi="Times New Roman" w:cs="Times New Roman"/>
          <w:sz w:val="20"/>
          <w:szCs w:val="20"/>
        </w:rPr>
        <w:instrText xml:space="preserve"> ADDIN ZOTERO_ITEM CSL_CITATION {"citationID":"kUGX5X5e","properties":{"formattedCitation":"(Gryspeerdt et al., 2023; Rosenfeld et al., 2019; Wang et al., 2020)","plainCitation":"(Gryspeerdt et al., 2023; Rosenfeld et al., 2019; Wang et al., 2020)","dontUpdate":true,"noteIndex":0},"citationItems":[{"id":5585,"uris":["http://zotero.org/groups/3856298/items/DA4M952R"],"itemData":{"id":5585,"type":"article-journal","abstract":"Abstract. Atmospheric aerosols and their impact on cloud properties remain the\nlargest uncertainty in the human forcing of the climate system. By\nincreasing the concentration of cloud droplets (Nd), aerosols\nreduce droplet size and increase the reflectivity of clouds (a\nnegative radiative forcing). Central to this climate impact is the\nsusceptibility of cloud droplet number to aerosol (β), the\ndiversity of which explains much of the variation in the radiative\nforcing from aerosol–cloud interactions (RFaci) in global climate\nmodels. This has made measuring β a key target for developing\nobservational constraints of the aerosol forcing. While the aerosol burden of the clean, pre-industrial atmosphere has\nbeen demonstrated as a key uncertainty for the aerosol forcing, here\nwe show that the behaviour of clouds under these clean conditions is\nof equal importance for understanding the spread in radiative\nforcing estimates between models and observations. This means that\nthe uncertainty in the aerosol impact on clouds is,\ncounterintuitively, driven by situations with little\naerosol. Discarding clean conditions produces a close agreement\nbetween different model and observational estimates of the cloud\nresponse to aerosol but does not provide a strong constraint on the\nRFaci. This makes constraining aerosol behaviour in clean conditions\nan important goal for future observational studies.","container-title":"Atmospheric Chemistry and Physics","DOI":"10.5194/acp-23-4115-2023","ISSN":"1680-7324","issue":"7","journalAbbreviation":"Atmos. Chem. Phys.","language":"en","license":"https://creativecommons.org/licenses/by/4.0/","page":"4115-4122","source":"DOI.org (Crossref)","title":"Uncertainty in aerosol–cloud radiative forcing is driven by clean conditions","volume":"23","author":[{"family":"Gryspeerdt","given":"Edward"},{"family":"Povey","given":"Adam C."},{"family":"Grainger","given":"Roy G."},{"family":"Hasekamp","given":"Otto"},{"family":"Hsu","given":"N. Christina"},{"family":"Mulcahy","given":"Jane P."},{"family":"Sayer","given":"Andrew M."},{"family":"Sorooshian","given":"Armin"}],"issued":{"date-parts":[["2023",4,5]]},"citation-key":"gryspeerdtUncertaintyAerosolCloud2023"}},{"id":1220,"uris":["http://zotero.org/groups/3856298/items/T78XP83E"],"itemData":{"id":1220,"type":"article-journal","abstract":"Reflections on cloud effects\n            \n              How much impact does the abundance of cloud condensation nuclei (CCN) aerosols above the oceans have on global temperatures? Rosenfeld\n              et al.\n              analyzed how CCN affect the properties of marine stratocumulus clouds, which reflect much of the solar radiation received by Earth back to space (see the Perspective by Sato and Suzuki). The CCN abundance explained most of the variability in the radiative cooling. Thus, the magnitude of radiative forcing provided by these clouds is much more sensitive to the presence of CCN than current models indicate, which suggests the existence of other compensating warming effects.\n            \n            \n              Science\n              , this issue p.\n              eaav0566\n              ; see also p.\n              580\n            \n          , \n            Marine stratocumulus clouds are more sensitive to cloud condensation nuclei than was thought.\n          , \n            \n              INTRODUCTION\n              Human-made emissions of particulate air pollution can offset part of the warming induced by emissions of greenhouse gases, by enhancing low-level clouds that reflect more solar radiation back to space. The aerosol particles have this effect because cloud droplets must condense on preexisting tiny particles in the same way as dew forms on cold objects; more aerosol particles from human-made emissions lead to larger numbers of smaller cloud droplets. One major pathway for low-level cloud enhancement is through the suppression of rain by reducing cloud droplet sizes. This leaves more water in the cloud for a longer time, thus increasing the cloud cover and water content and thereby reflecting more solar heat to space. This effect is strongest over the oceans, where moisture for sustaining low-level clouds over vast areas is abundant. Predicting global warming requires a quantitative understanding of how cloud cover and water content are affected by human-made aerosols.\n            \n            \n              RATIONALE\n              Quantifying the aerosol cloud–mediated radiative effects has been a major challenge and has driven the uncertainty in climate predictions. It has been difficult to measure cloud-active aerosols from satellites and to isolate their effects on clouds from meteorological data. The development of novel methodologies to retrieve cloud droplet concentrations and vertical winds from satellites represents a breakthrough that made this quantification possible. The methodologies were applied to the world’s oceans between the equator and 40°S. Aerosol and meteorological variables explained 95% of the variability in the cloud radiative effects.\n            \n            \n              RESULTS\n              The measured aerosol cloud–mediated cooling effect was much larger than the present estimates, especially via the effect of aerosols on the suppression of precipitation, which makes the clouds retain more water, persist longer, and have a larger fractional coverage. This goes against most previous observations and simulations, which reported that vertically integrated cloud water may even decrease with additional aerosols, especially in precipitating clouds. The major reason for this apparent discrepancy is because deeper clouds have more water and produce rainfall more easily, thus scavenging the aerosols more efficiently. The outcome is that clouds with fewer aerosols have more water, but it has nothing to do with aerosol effects on clouds. This fallacy is overcome when assessing the effects for clouds with a given fixed geometrical thickness.\n              The large aerosol sensitivity of the water content and coverage of shallow marine clouds dispels another belief that the effects of added aerosols are mostly buffered by adjustment of the cloud properties, which counteracts the initial aerosol effect. For example, adding aerosols suppresses rain, so the clouds respond by deepening just enough to restore the rain amount that was suppressed. But the time scale required for the completion of this adjustment process is substantially longer than the life cycle of the cloud systems, which is mostly under 12 hours. Therefore, most of the marine shallow clouds are not buffered for the aerosol effects, which are inducing cooling to a much greater extent than previously believed.\n            \n            \n              CONCLUSION\n              Aerosols explain three-fourths of the variability in the cooling effects of low-level marine clouds for a given geometrical thickness. Doubling the cloud droplet concentration nearly doubles the cooling. This reveals a much greater sensitivity to aerosols than previously reported, meaning too much cooling if incorporated into present climate models. This argument has been used to dismiss such large sensitivities. To avoid that, the aerosol effects in some of the models were tuned down. Accepting the large sensitivity revealed in this study implies that aerosols have another large positive forcing, possibly through the deep clouds, which is not accounted for in current models. This reveals additional uncertainty that must be accounted for and requires a major revision in calculating Earth’s energy budget and climate predictions. Paradoxically, this advancement in our knowledge increases the uncertainty in aerosol cloud–mediated radiative forcing. But it paves the way to eventual substantial reduction of this uncertainty.\n              \n                \n                  \n                    Coverage and droplet concentrations (\n                    N\n                    d\n                    ) of shallow marine clouds over the northeast Pacific.\n                  \n                  \n                    Smoke particles emitted from ship smokestacks form cloud droplets and elevate\n                    N\n                    d\n                    . The smoke-free clouds (\n                    N\n                    d\n                    &lt; ~30 cm\n                    −3\n                    ) precipitate and break up. The fraction of cloud cover increases with more\n                    N\n                    d\n                    that suppresses precipitation. The solid cloud cover is maintained by smoke that was spread from old ship tracks, crossed by newer ones.\n                  \n                \n                \n              \n            \n          , \n            A lack of reliable estimates of cloud condensation nuclei (CCN) aerosols over oceans has severely limited our ability to quantify their effects on cloud properties and extent of cooling by reflecting solar radiation—a key uncertainty in anthropogenic climate forcing. We introduce a methodology for ascribing cloud properties to CCN and isolating the aerosol effects from meteorological effects. Its application showed that for a given meteorology, CCN explains three-fourths of the variability in the radiative cooling effect of clouds, mainly through affecting shallow cloud cover and water path. This reveals a much greater sensitivity of cloud radiative forcing to CCN than previously reported, which means too much cooling if incorporated into present climate models. This suggests the existence of compensating aerosol warming effects yet to be discovered, possibly through deep clouds.","container-title":"Science","DOI":"10.1126/science.aav0566","ISSN":"0036-8075, 1095-9203","issue":"6427","journalAbbreviation":"Science","language":"en","page":"eaav0566","source":"DOI.org (Crossref)","title":"Aerosol-driven droplet concentrations dominate coverage and water of oceanic low-level clouds","volume":"363","author":[{"family":"Rosenfeld","given":"Daniel"},{"family":"Zhu","given":"Yannian"},{"family":"Wang","given":"Minghuai"},{"family":"Zheng","given":"Youtong"},{"family":"Goren","given":"Tom"},{"family":"Yu","given":"Shaocai"}],"issued":{"date-parts":[["2019",2,8]]},"citation-key":"rosenfeldAerosoldrivenDropletConcentrations2019"}},{"id":5587,"uris":["http://zotero.org/groups/3856298/items/TWBURYDD"],"itemData":{"id":5587,"type":"article-journal","abstract":"Abstract. Vertical profiles of aerosols are inadequately observed and poorly represented in climate models, contributing to the current large uncertainty associated with aerosol–cloud interactions. The US Department of Energy (DOE) Atmospheric Radiation Measurement (ARM) Aerosol and Cloud Experiments in the Eastern North Atlantic (ACE-ENA) aircraft field campaign near the Azores islands provided ample observations of vertical distributions of aerosol and cloud properties. Here we utilize the in situ aircraft measurements from the ACE-ENA and ground-based remote-sensing data along with an aerosol-aware Weather Research and Forecast (WRF) model to characterize the aerosols due to long-range transport over a remote region and to assess their possible influence on marine-boundary-layer (MBL) clouds. The vertical profiles of aerosol and cloud properties measured via aircraft during the ACE-ENA campaign provide detailed information revealing the physical contact between transported aerosols and MBL clouds. The European Centre for Medium-Range Weather Forecasts Copernicus Atmosphere Monitoring Service (ECMWF-CAMS) aerosol reanalysis data can reproduce the key features of aerosol vertical profiles in the remote region. The cloud-resolving WRF sensitivity experiments with distinctive aerosol profiles suggest that the transported aerosols and MBL cloud interactions (ACIs) require not only aerosol plumes to get close to the marine-boundary-layer top but also large cloud top height variations. Based on those criteria, the observations show that the occurrence of ACIs involving the transport of aerosol over the eastern North Atlantic (ENA) is about 62 % in summer. For the case with noticeable long-range-transport aerosol effects on MBL clouds, the susceptibilities of droplet effective radius and liquid water content are −0.11 and +0.14, respectively. When varying by a similar magnitude, aerosols originating from the boundary layer exert larger microphysical influence on MBL clouds than those entrained from the free troposphere.","container-title":"Atmospheric Chemistry and Physics","DOI":"10.5194/acp-20-14741-2020","ISSN":"1680-7324","issue":"23","journalAbbreviation":"Atmos. Chem. Phys.","language":"en","license":"https://creativecommons.org/licenses/by/4.0/","page":"14741-14755","source":"DOI.org (Crossref)","title":"Impacts of long-range transport of aerosols on marine-boundary-layer clouds in the eastern North Atlantic","volume":"20","author":[{"family":"Wang","given":"Yuan"},{"family":"Zheng","given":"Xiaojian"},{"family":"Dong","given":"Xiquan"},{"family":"Xi","given":"Baike"},{"family":"Wu","given":"Peng"},{"family":"Logan","given":"Timothy"},{"family":"Yung","given":"Yuk L."}],"issued":{"date-parts":[["2020",12,2]]},"citation-key":"wangImpactsLongrangeTransport2020"}}],"schema":"https://github.com/citation-style-language/schema/raw/master/csl-citation.json"} </w:instrText>
      </w:r>
      <w:r w:rsidR="0093572C">
        <w:rPr>
          <w:rFonts w:ascii="Times New Roman" w:hAnsi="Times New Roman" w:cs="Times New Roman"/>
          <w:sz w:val="20"/>
          <w:szCs w:val="20"/>
        </w:rPr>
        <w:fldChar w:fldCharType="separate"/>
      </w:r>
      <w:r w:rsidR="00874C1D" w:rsidRPr="00874C1D">
        <w:rPr>
          <w:rFonts w:ascii="Times New Roman" w:hAnsi="Times New Roman" w:cs="Times New Roman"/>
          <w:sz w:val="20"/>
        </w:rPr>
        <w:t>(Rosenfeld et al., 2019; Wang et al., 2020)</w:t>
      </w:r>
      <w:r w:rsidR="0093572C">
        <w:rPr>
          <w:rFonts w:ascii="Times New Roman" w:hAnsi="Times New Roman" w:cs="Times New Roman"/>
          <w:sz w:val="20"/>
          <w:szCs w:val="20"/>
        </w:rPr>
        <w:fldChar w:fldCharType="end"/>
      </w:r>
      <w:r w:rsidR="0093572C">
        <w:rPr>
          <w:rFonts w:ascii="Times New Roman" w:hAnsi="Times New Roman" w:cs="Times New Roman"/>
          <w:sz w:val="20"/>
          <w:szCs w:val="20"/>
        </w:rPr>
        <w:t xml:space="preserve"> </w:t>
      </w:r>
      <w:r w:rsidRPr="004758A9">
        <w:rPr>
          <w:rFonts w:ascii="Times New Roman" w:hAnsi="Times New Roman" w:cs="Times New Roman"/>
          <w:sz w:val="20"/>
          <w:szCs w:val="20"/>
        </w:rPr>
        <w:t xml:space="preserve">primarily due to limited knowledge about aerosol mass, chemical composition, and particle number distributions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{"citationID":"uNwrVlU4","properties":{"formattedCitation":"(Carslaw et al., 2017)","plainCitation":"(Carslaw et al., 2017)","noteIndex":0},"citationItems":[{"id":2507,"uris":["http://zotero.org/groups/3856298/items/3MYUBTVI"],"itemData":{"id":2507,"type":"article-journal","container-title":"Current Climate Change Reports","DOI":"10.1007/s40641-017-0061-2","ISSN":"2198-6061","issue":"1","journalAbbreviation":"Curr Clim Change Rep","language":"en","page":"1-15","source":"DOI.org (Crossref)","title":"Aerosols in the Pre-industrial Atmosphere","volume":"3","author":[{"family":"Carslaw","given":"Kenneth S."},{"family":"Gordon","given":"Hamish"},{"family":"Hamilton","given":"Douglas S."},{"family":"Johnson","given":"Jill S."},{"family":"Regayre","given":"Leighton A."},{"family":"Yoshioka","given":"M."},{"family":"Pringle","given":"Kirsty J."}],"issued":{"date-parts":[["2017",3]]},"citation-key":"carslawAerosolsPreindustrialAtmosphere2017"}}],"schema":"https://github.com/citation-style-language/schema/raw/master/csl-citation.json"}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(Carslaw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ins w:id="26" w:author="CHEVASSUS, Emmanuel" w:date="2024-12-11T21:36:00Z">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Radiative transfer implications from aerosol-cloud interactions alone range from -2.65 to -0.07 Wm</w:t>
        </w:r>
        <w:r w:rsidR="003F4457" w:rsidRPr="00063756">
          <w:rPr>
            <w:rFonts w:ascii="Times New Roman" w:hAnsi="Times New Roman" w:cs="Times New Roman"/>
            <w:sz w:val="20"/>
            <w:szCs w:val="20"/>
            <w:vertAlign w:val="superscript"/>
          </w:rPr>
          <w:t>-2</w:t>
        </w:r>
        <w:r w:rsidR="003F4457" w:rsidRPr="008619DE">
          <w:rPr>
            <w:rFonts w:ascii="Times New Roman" w:hAnsi="Times New Roman" w:cs="Times New Roman"/>
            <w:sz w:val="20"/>
            <w:szCs w:val="20"/>
          </w:rPr>
          <w:t>, contrasting with</w:t>
        </w:r>
        <w:r w:rsidR="003F4457">
          <w:rPr>
            <w:rFonts w:ascii="Times New Roman" w:hAnsi="Times New Roman" w:cs="Times New Roman"/>
            <w:sz w:val="20"/>
            <w:szCs w:val="20"/>
          </w:rPr>
          <w:t xml:space="preserve"> the more well-established</w:t>
        </w:r>
        <w:r w:rsidR="003F4457" w:rsidRPr="008619DE">
          <w:rPr>
            <w:rFonts w:ascii="Times New Roman" w:hAnsi="Times New Roman" w:cs="Times New Roman"/>
            <w:sz w:val="20"/>
            <w:szCs w:val="20"/>
          </w:rPr>
          <w:t xml:space="preserve"> CO</w:t>
        </w:r>
        <w:r w:rsidR="003F4457" w:rsidRPr="00063756">
          <w:rPr>
            <w:rFonts w:ascii="Times New Roman" w:hAnsi="Times New Roman" w:cs="Times New Roman"/>
            <w:sz w:val="20"/>
            <w:szCs w:val="20"/>
            <w:vertAlign w:val="subscript"/>
          </w:rPr>
          <w:t>2</w:t>
        </w:r>
        <w:r w:rsidR="003F4457" w:rsidRPr="008619DE">
          <w:rPr>
            <w:rFonts w:ascii="Times New Roman" w:hAnsi="Times New Roman" w:cs="Times New Roman"/>
            <w:sz w:val="20"/>
            <w:szCs w:val="20"/>
          </w:rPr>
          <w:t xml:space="preserve"> radiative forcing estimate of 1.83±0.18 Wm</w:t>
        </w:r>
        <w:r w:rsidR="003F4457" w:rsidRPr="00063756">
          <w:rPr>
            <w:rFonts w:ascii="Times New Roman" w:hAnsi="Times New Roman" w:cs="Times New Roman"/>
            <w:sz w:val="20"/>
            <w:szCs w:val="20"/>
            <w:vertAlign w:val="superscript"/>
          </w:rPr>
          <w:t>-2</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{"citationID":"96N2hOaV","properties":{"formattedCitation":"(Etminan et al., 2016)","plainCitation":"(Etminan et al., 2016)","noteIndex":0},"citationItems":[{"id":1221,"uris":["http://zotero.org/groups/3856298/items/BTQN85LP"],"itemData":{"id":1221,"type":"article-journal","container-title":"Geophysical Research Letters","DOI":"10.1002/2016GL071930","ISSN":"0094-8276, 1944-8007","issue":"24","journalAbbreviation":"Geophys. Res. Lett.","language":"en","source":"DOI.org (Crossref)","title":"Radiative forcing of carbon dioxide, methane, and nitrous oxide: A significant revision of the methane radiative forcing","title-short":"Radiative forcing of carbon dioxide, methane, and nitrous oxide","URL":"https://onlinelibrary.wiley.com/doi/10.1002/2016GL071930","volume":"43","author":[{"family":"Etminan","given":"M."},{"family":"Myhre","given":"G."},{"family":"Highwood","given":"E. J."},{"family":"Shine","given":"K. P."}],"accessed":{"date-parts":[["2022",4,19]]},"issued":{"date-parts":[["2016",12,28]]},"citation-key":"etminanRadiativeForcingCarbon2016"}}],"schema":"https://github.com/citation-style-language/schema/raw/master/csl-citation.json"} </w:instrText>
        </w:r>
        <w:r w:rsidR="003F4457">
          <w:rPr>
            <w:rFonts w:ascii="Times New Roman" w:hAnsi="Times New Roman" w:cs="Times New Roman"/>
            <w:sz w:val="20"/>
            <w:szCs w:val="20"/>
          </w:rPr>
          <w:fldChar w:fldCharType="separate"/>
        </w:r>
        <w:r w:rsidR="003F4457" w:rsidRPr="008619DE">
          <w:rPr>
            <w:rFonts w:ascii="Times New Roman" w:hAnsi="Times New Roman" w:cs="Times New Roman"/>
            <w:sz w:val="20"/>
          </w:rPr>
          <w:t>(Etminan et al., 2016)</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w:t>
        </w:r>
      </w:ins>
      <w:r w:rsidR="003F4457">
        <w:rPr>
          <w:rFonts w:ascii="Times New Roman" w:hAnsi="Times New Roman" w:cs="Times New Roman"/>
          <w:sz w:val="20"/>
          <w:szCs w:val="20"/>
        </w:rPr>
        <w:t xml:space="preserve"> </w:t>
      </w:r>
      <w:r w:rsidR="008619DE" w:rsidRPr="008619DE">
        <w:rPr>
          <w:rFonts w:ascii="Times New Roman" w:hAnsi="Times New Roman" w:cs="Times New Roman"/>
          <w:sz w:val="20"/>
          <w:szCs w:val="20"/>
        </w:rPr>
        <w:t>Along with this, the origin of marine organic aerosols (OA), specifically whether formed by primary or secondary processes, requires further investigation</w:t>
      </w:r>
      <w:ins w:id="27" w:author="CHEVASSUS, Emmanuel" w:date="2024-12-11T21:39:00Z">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as the respective impacts from primary sea spray</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{"citationID":"mzdxzDqe","properties":{"formattedCitation":"(Fossum et al., 2018; Ovadnevaite et al., 2011b; Xu et al., 2021)","plainCitation":"(Fossum et al., 2018; Ovadnevaite et al., 2011b; Xu et al., 2021)","noteIndex":0},"citationItems":[{"id":1222,"uris":["http://zotero.org/groups/3856298/items/QC674BNL"],"itemData":{"id":1222,"type":"article-journal","container-title":"Scientific Reports","DOI":"10.1038/s41598-018-32047-4","ISSN":"2045-2322","issue":"1","journalAbbreviation":"Sci Rep","language":"en","page":"13844","source":"DOI.org (Crossref)","title":"Summertime Primary and Secondary Contributions to Southern Ocean Cloud Condensation Nuclei","volume":"8","author":[{"family":"Fossum","given":"Kirsten N."},{"family":"Ovadnevaite","given":"Jurgita"},{"family":"Ceburnis","given":"Darius"},{"family":"Dall’Osto","given":"Manuel"},{"family":"Marullo","given":"Salvatore"},{"family":"Bellacicco","given":"Marco"},{"family":"Simó","given":"Rafel"},{"family":"Liu","given":"Dantong"},{"family":"Flynn","given":"Michael"},{"family":"Zuend","given":"Andreas"},{"family":"O’Dowd","given":"Colin"}],"issued":{"date-parts":[["2018",12]]},"citation-key":"fossumSummertimePrimarySecondary2018"}},{"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R."},{"family":"O'Dowd","given":"Colin"}],"issued":{"date-parts":[["2011",11]]},"citation-key":"ovadnevaitePrimaryMarineOrganic2011"}},{"id":1641,"uris":["http://zotero.org/groups/3856298/items/7H92AZBR"],"itemData":{"id":1641,"type":"article-journal","abstract":"Abstract. We present an aerosol cloud condensation nuclei (CCN)\nclosure study over the north-east Atlantic Ocean using six approximating\nmethods. The CCN number concentrations (NCCN) were measured at four\ndiscrete supersaturations (SSs; 0.25 %, 0.5 %, 0.75 % and 1.0 %). Concurrently,\naerosol number size distribution, sub-saturation hygroscopic growth factor\nand bulk PM1 chemical composition were obtained at matching time\nresolution and after a careful data validation exercise. Method A used a\nconstant bulk hygroscopicity parameter κ of 0.3; method B used bulk\nPM1 chemical composition measured by an aerosol mass spectrometer\n(AMS); method C utilised a single growth factor (GF) size (165 nm) measured\nby a humidified tandem differential mobility analyser (HTDMA); method D\nutilised size-dependent GFs measured at 35, 50, 75, 110 and 165 nm; method E\ndivided the aerosol population into three hygroscopicity modes\n(near-hydrophobic, more-hygroscopic and sea-salt modes), and the total CCN\nnumber in each mode was cumulatively added up; method F used the full-size-scale GF probability density function (GF–PDF) in the most complex approach.\nThe studied periods included high-biological-activity and low-biological-activity seasons in clean marine and polluted continental air masses to\nrepresent and discuss the most contrasting aerosol populations. Overall, a good agreement was found between estimated and measured NCCN\nwith linear regression slopes ranging from 0.64 to 1.6. The temporal\nvariability was captured very well, with Pearson's R value ranging from 0.76\nto 0.98 depending on the method and air mass type. We further compared the\nresults of using different methods to quantify the impact of size-dependent\nhygroscopicity and mixing state and found that ignoring size-dependent\nhygroscopicity induced overestimation of NCCN by up to 12 %, and\nignoring a mixing state induced overestimation of NCCN by up to 15 %. The error induced by assuming an internal mixing in highly polluted\ncases was largely eliminated by dividing the full GF–PDF into three\nconventional hygroscopic modes, while assuming an internal mixing in clean\nmarine aerosol did not induce significant error.","container-title":"Atmospheric Chemistry and Physics","DOI":"10.5194/acp-21-8655-2021","ISSN":"1680-7324","issue":"11","journalAbbreviation":"Atmos. Chem. Phys.","language":"en","page":"8655-8675","source":"DOI.org (Crossref)","title":"The impact of aerosol size-dependent hygroscopicity and mixing state on the cloud condensation nuclei potential over the north-east Atlantic","volume":"21","author":[{"family":"Xu","given":"Wei"},{"family":"Fossum","given":"Kirsten N."},{"family":"Ovadnevaite","given":"Jurgita"},{"family":"Lin","given":"Chunshui"},{"family":"Huang","given":"Ru-Jin"},{"family":"O'Dowd","given":"Colin"},{"family":"Ceburnis","given":"Darius"}],"issued":{"date-parts":[["2021",6,8]]},"citation-key":"xuImpactAerosolSizedependent2021"}}],"schema":"https://github.com/citation-style-language/schema/raw/master/csl-citation.json"} </w:instrText>
        </w:r>
        <w:r w:rsidR="003F4457">
          <w:rPr>
            <w:rFonts w:ascii="Times New Roman" w:hAnsi="Times New Roman" w:cs="Times New Roman"/>
            <w:sz w:val="20"/>
            <w:szCs w:val="20"/>
          </w:rPr>
          <w:fldChar w:fldCharType="separate"/>
        </w:r>
        <w:r w:rsidR="003F4457" w:rsidRPr="00063756">
          <w:rPr>
            <w:rFonts w:ascii="Times New Roman" w:hAnsi="Times New Roman" w:cs="Times New Roman"/>
            <w:sz w:val="20"/>
          </w:rPr>
          <w:t>(Fossum et al., 2018; Ovadnevaite et al., 2011b; Xu et al., 2021)</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and secondary aerosols</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{"citationID":"QmhrNY5m","properties":{"formattedCitation":"(Mayer et al., 2020; Quinn et al., 2017)","plainCitation":"(Mayer et al., 2020; Quinn et al., 2017)","noteIndex":0},"citationItems":[{"id":1369,"uris":["http://zotero.org/groups/3856298/items/A763FT3A"],"itemData":{"id":1369,"type":"article-journal","container-title":"ACS Central Science","DOI":"10.1021/acscentsci.0c00793","ISSN":"2374-7943, 2374-7951","issue":"12","journalAbbreviation":"ACS Cent. Sci.","language":"en","page":"2259-2266","source":"DOI.org (Crossref)","title":"Secondary Marine Aerosol Plays a Dominant Role over Primary Sea Spray Aerosol in Cloud Formation","volume":"6","author":[{"family":"Mayer","given":"Kathryn J."},{"family":"Wang","given":"Xiaofei"},{"family":"Santander","given":"Mitchell V."},{"family":"Mitts","given":"Brock A."},{"family":"Sauer","given":"Jonathan S."},{"family":"Sultana","given":"Camille M."},{"family":"Cappa","given":"Christopher D."},{"family":"Prather","given":"Kimberly A."}],"issued":{"date-parts":[["2020",12,23]]},"citation-key":"mayerSecondaryMarineAerosol2020"}},{"id":1779,"uris":["http://zotero.org/groups/3856298/items/TE2TWDLB"],"itemData":{"id":1779,"type":"article-journal","container-title":"Nature Geoscience","DOI":"10.1038/ngeo3003","ISSN":"1752-0894, 1752-0908","issue":"9","journalAbbreviation":"Nature Geosci","language":"en","page":"674-679","source":"DOI.org (Crossref)","title":"Small fraction of marine cloud condensation nuclei made up of sea spray aerosol","volume":"10","author":[{"family":"Quinn","given":"P. K."},{"family":"Coffman","given":"D. J."},{"family":"Johnson","given":"J. E."},{"family":"Upchurch","given":"L. M."},{"family":"Bates","given":"T. S."}],"issued":{"date-parts":[["2017",9]]},"citation-key":"quinnSmallFractionMarine2017"}}],"schema":"https://github.com/citation-style-language/schema/raw/master/csl-citation.json"} </w:instrText>
        </w:r>
        <w:r w:rsidR="003F4457">
          <w:rPr>
            <w:rFonts w:ascii="Times New Roman" w:hAnsi="Times New Roman" w:cs="Times New Roman"/>
            <w:sz w:val="20"/>
            <w:szCs w:val="20"/>
          </w:rPr>
          <w:fldChar w:fldCharType="separate"/>
        </w:r>
        <w:r w:rsidR="003F4457" w:rsidRPr="00063756">
          <w:rPr>
            <w:rFonts w:ascii="Times New Roman" w:hAnsi="Times New Roman" w:cs="Times New Roman"/>
            <w:sz w:val="20"/>
          </w:rPr>
          <w:t>(Mayer et al., 2020; Quinn et al., 2017)</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on cloud</w:t>
        </w:r>
        <w:r w:rsidR="003F4457">
          <w:rPr>
            <w:rFonts w:ascii="Times New Roman" w:hAnsi="Times New Roman" w:cs="Times New Roman"/>
            <w:sz w:val="20"/>
            <w:szCs w:val="20"/>
          </w:rPr>
          <w:t>s</w:t>
        </w:r>
        <w:r w:rsidR="003F4457" w:rsidRPr="008619DE">
          <w:rPr>
            <w:rFonts w:ascii="Times New Roman" w:hAnsi="Times New Roman" w:cs="Times New Roman"/>
            <w:sz w:val="20"/>
            <w:szCs w:val="20"/>
          </w:rPr>
          <w:t xml:space="preserve"> formation</w:t>
        </w:r>
        <w:r w:rsidR="003F4457">
          <w:rPr>
            <w:rFonts w:ascii="Times New Roman" w:hAnsi="Times New Roman" w:cs="Times New Roman"/>
            <w:sz w:val="20"/>
            <w:szCs w:val="20"/>
          </w:rPr>
          <w:t xml:space="preserve"> or Atmosphere optical properties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{"citationID":"46pO0MUC","properties":{"formattedCitation":"(Bian et al., 2019; Kahnert and Kanngie\\uc0\\u223{}er, 2023; Li et al., 2023)","plainCitation":"(Bian et al., 2019; Kahnert and Kanngießer, 2023; Li et al., 2023)","noteIndex":0},"citationItems":[{"id":5838,"uris":["http://zotero.org/groups/3856298/items/AUQSUY5Q"],"itemData":{"id":5838,"type":"article-journal","abstract":"Abstract. Atmospheric sea salt plays important roles in marine cloud formation and\natmospheric chemistry. We performed an integrated analysis of NASA GEOS\nmodel simulations run with the GOCART aerosol module, in situ measurements from the PALMS and SAGA instruments obtained during the NASA ATom campaign, and aerosol optical depth (AOD) measurements from the AERONET Marine Aerosol Network (MAN) and from MODIS satellite observations to better constrain sea salt in the marine atmosphere. ATom measurements and GEOS model simulations both show that sea salt concentrations over the Pacific and Atlantic oceans have a strong vertical gradient, varying up to 4 orders of magnitude from the marine boundary layer to free troposphere. The modeled residence times suggest that the lifetime of sea salt particles with a dry diameter of less than 3 µm is largely controlled by wet removal, followed by turbulent process. During both boreal summer and winter, the GEOS-simulated sea salt mass mixing ratios agree with SAGA measurements in the marine boundary layer (MBL) and with PALMS measurements above the MBL. However, comparison of AOD from GEOS with AERONET/MAN and MODIS aerosol retrievals indicated that the model underestimated AOD over the oceans where sea salt dominates. The apparent discrepancy of slightly overpredicted concentration and large underpredicted AOD could not be explained by biases in the model RH affecting the particle hygroscopic growth, as modeled RH was found to be\ncomparable to or larger than the in situ measurements. This conundrum could at least partially be explained by the difference in sea salt size distribution; the GEOS simulation has much less sea salt percentage-wise in the smaller particle size range and thus less efficient light extinction than what was observed by PALMS.","container-title":"Atmospheric Chemistry and Physics","DOI":"10.5194/acp-19-10773-2019","ISSN":"1680-7324","issue":"16","journalAbbreviation":"Atmos. Chem. Phys.","language":"en","license":"https://creativecommons.org/licenses/by/4.0/","page":"10773-10785","source":"DOI.org (Crossref)","title":"Observationally constrained analysis of sea salt aerosol in the marine atmosphere","volume":"19","author":[{"family":"Bian","given":"Huisheng"},{"family":"Froyd","given":"Karl"},{"family":"Murphy","given":"Daniel M."},{"family":"Dibb","given":"Jack"},{"family":"Darmenov","given":"Anton"},{"family":"Chin","given":"Mian"},{"family":"Colarco","given":"Peter R."},{"family":"Da Silva","given":"Arlindo"},{"family":"Kucsera","given":"Tom L."},{"family":"Schill","given":"Gregory"},{"family":"Yu","given":"Hongbin"},{"family":"Bui","given":"Paul"},{"family":"Dollner","given":"Maximilian"},{"family":"Weinzierl","given":"Bernadett"},{"family":"Smirnov","given":"Alexander"}],"issued":{"date-parts":[["2019",8,26]]},"citation-key":"bianObservationallyConstrainedAnalysis2019"}},{"id":5836,"uris":["http://zotero.org/groups/3856298/items/5T6MUVS8"],"itemData":{"id":5836,"type":"article-journal","container-title":"Journal of Quantitative Spectroscopy and Radiative Transfer","DOI":"10.1016/j.jqsrt.2022.108408","ISSN":"00224073","journalAbbreviation":"Journal of Quantitative Spectroscopy and Radiative Transfer","language":"en","page":"108408","source":"DOI.org (Crossref)","title":"Optical properties of marine aerosol: modelling the transition from dry, irregularly shaped crystals to brine-coated, dissolving salt particles","title-short":"Optical properties of marine aerosol","volume":"295","author":[{"family":"Kahnert","given":"Michael"},{"family":"Kanngießer","given":"Franz"}],"issued":{"date-parts":[["2023",1]]},"citation-key":"kahnertOpticalPropertiesMarine2023"}},{"id":4299,"uris":["http://zotero.org/groups/3856298/items/8LQE7QJP"],"itemData":{"id":4299,"type":"article-journal","abstract":"Abstract\n            \n              Accurate estimates of aerosol refractive index (RI) are crit</w:instrText>
        </w:r>
        <w:r w:rsidR="003F4457">
          <w:rPr>
            <w:rFonts w:ascii="Times New Roman" w:hAnsi="Times New Roman" w:cs="Times New Roman" w:hint="eastAsia"/>
            <w:sz w:val="20"/>
            <w:szCs w:val="20"/>
          </w:rPr>
          <w:instrText>ical for modeling aerosol</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radiation interaction, yet this information is limited for ambient organic aerosols, leading to large uncertainties in estimating aerosol radiative effects. We present a semi</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empirical model that predicts the real RI\n              n\n              of organic aerosol material from its widely measured oxygen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(O:C) and hydrogen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(H:C) elemental ratios. The model was based on the theoretical framework of Lorenz</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Lorentz equation and trained with\n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at 589 nm (\n              \n              ) of 160 pure compounds. The predictions can be expanded to predict\n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in a wide spectrum between 300 and 1,200 nm. The model was validated with newly measured and literature datasets of\n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for laboratory secondary organic aerosol (SOA) materials. Uncertainties of\n              \n              predictions for all SOA samples are within\n              \n              5%. The model suggests that\n              \n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of organic aerosols may vary within a relatively small range for typical O:C and H:C values observed in the atmosphere.\n            \n          , \n            Plain Language Summary\n     </w:instrText>
        </w:r>
        <w:r w:rsidR="003F4457">
          <w:rPr>
            <w:rFonts w:ascii="Times New Roman" w:hAnsi="Times New Roman" w:cs="Times New Roman"/>
            <w:sz w:val="20"/>
            <w:szCs w:val="20"/>
          </w:rPr>
          <w:instrText xml:space="preserve">       \n              Atmospheric aerosol particles play an important role in affecting the climate by interacting with radiation and water. However, we have limited knowledge of the optical properties of atmospheric organic aerosols, which make up a lar</w:instrText>
        </w:r>
        <w:r w:rsidR="003F4457">
          <w:rPr>
            <w:rFonts w:ascii="Times New Roman" w:hAnsi="Times New Roman" w:cs="Times New Roman" w:hint="eastAsia"/>
            <w:sz w:val="20"/>
            <w:szCs w:val="20"/>
          </w:rPr>
          <w:instrText>ge fraction of sub</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micrometer aerosol particle mass. One of the challenges is that the RI, that is, the intrinsic optical constant of organic aerosol (OA) material, is poorly constrained. The lack of knowledge on the RI of organic aerosols can cause large uncertainties in estimating their optical properties and radiative effects on climate. To address this knowledge gap, a semi</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empirical model is developed and validated that predicts the real RI of OA material based on the widely measured bulk chemical composition in laboratory and field studies. The model predictions suggest that the RI of typical ambient organic aerosols may have relatively small changes, which supports a simplified representation of using a constant\n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val</w:instrText>
        </w:r>
        <w:r w:rsidR="003F4457">
          <w:rPr>
            <w:rFonts w:ascii="Times New Roman" w:hAnsi="Times New Roman" w:cs="Times New Roman"/>
            <w:sz w:val="20"/>
            <w:szCs w:val="20"/>
          </w:rPr>
          <w:instrText>ue for ambient OA in atmospheric models. Potential applications of the developed model also include improving remote sensing and in situ optical sizing of aerosols.\n            \n          , \n            Key Points\n            \n              \n                \n                  A new model was developed to predict the real refractive index (RI) of organic aerosols using elemental ratios\n                \n                \n                  The model accuracy was validated with measurements of variou</w:instrText>
        </w:r>
        <w:r w:rsidR="003F4457">
          <w:rPr>
            <w:rFonts w:ascii="Times New Roman" w:hAnsi="Times New Roman" w:cs="Times New Roman" w:hint="eastAsia"/>
            <w:sz w:val="20"/>
            <w:szCs w:val="20"/>
          </w:rPr>
          <w:instrText>s secondary organic aerosols\n                \n                \n                  The model predicts small variation in real RI at 589 nm for typical oxygen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and hydrogen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values of organic aerosols in the atmosphere","container-title"</w:instrText>
        </w:r>
        <w:r w:rsidR="003F4457">
          <w:rPr>
            <w:rFonts w:ascii="Times New Roman" w:hAnsi="Times New Roman" w:cs="Times New Roman"/>
            <w:sz w:val="20"/>
            <w:szCs w:val="20"/>
          </w:rPr>
          <w:instrText xml:space="preserve">:"Geophysical Research Letters","DOI":"10.1029/2023GL103446","ISSN":"0094-8276, 1944-8007","issue":"12","journalAbbreviation":"Geophysical Research Letters","language":"en","page":"e2023GL103446","source":"DOI.org (Crossref)","title":"Predicting Real Refractive Index of Organic Aerosols From Elemental Composition","volume":"50","author":[{"family":"Li","given":"Yaowei"},{"family":"Bai","given":"Bin"},{"family":"Dykema","given":"John"},{"family":"Shin","given":"Nara"},{"family":"Lambe","given":"Andrew T."},{"family":"Chen","given":"Qi"},{"family":"Kuwata","given":"Mikinori"},{"family":"Ng","given":"Nga Lee"},{"family":"Keutsch","given":"Frank N."},{"family":"Liu","given":"Pengfei"}],"issued":{"date-parts":[["2023",6,28]]},"citation-key":"liPredictingRealRefractive2023"}}],"schema":"https://github.com/citation-style-language/schema/raw/master/csl-citation.json"} </w:instrText>
        </w:r>
        <w:r w:rsidR="003F4457">
          <w:rPr>
            <w:rFonts w:ascii="Times New Roman" w:hAnsi="Times New Roman" w:cs="Times New Roman"/>
            <w:sz w:val="20"/>
            <w:szCs w:val="20"/>
          </w:rPr>
          <w:fldChar w:fldCharType="separate"/>
        </w:r>
        <w:r w:rsidR="003F4457" w:rsidRPr="003A795A">
          <w:rPr>
            <w:rFonts w:ascii="Times New Roman" w:hAnsi="Times New Roman" w:cs="Times New Roman"/>
            <w:sz w:val="20"/>
          </w:rPr>
          <w:t>(Bian et al., 2019; Kahnert and Kanngießer, 2023; Li et al., 2023)</w:t>
        </w:r>
        <w:r w:rsidR="003F4457">
          <w:rPr>
            <w:rFonts w:ascii="Times New Roman" w:hAnsi="Times New Roman" w:cs="Times New Roman"/>
            <w:sz w:val="20"/>
            <w:szCs w:val="20"/>
          </w:rPr>
          <w:fldChar w:fldCharType="end"/>
        </w:r>
        <w:r w:rsidR="003F4457" w:rsidRPr="008619DE">
          <w:rPr>
            <w:rFonts w:ascii="Times New Roman" w:hAnsi="Times New Roman" w:cs="Times New Roman"/>
            <w:sz w:val="20"/>
            <w:szCs w:val="20"/>
          </w:rPr>
          <w:t xml:space="preserve"> in pristine environments is still</w:t>
        </w:r>
        <w:r w:rsidR="003F4457">
          <w:rPr>
            <w:rFonts w:ascii="Times New Roman" w:hAnsi="Times New Roman" w:cs="Times New Roman"/>
            <w:sz w:val="20"/>
            <w:szCs w:val="20"/>
          </w:rPr>
          <w:t xml:space="preserve"> being</w:t>
        </w:r>
        <w:r w:rsidR="003F4457" w:rsidRPr="008619DE">
          <w:rPr>
            <w:rFonts w:ascii="Times New Roman" w:hAnsi="Times New Roman" w:cs="Times New Roman"/>
            <w:sz w:val="20"/>
            <w:szCs w:val="20"/>
          </w:rPr>
          <w:t xml:space="preserve"> debated.</w:t>
        </w:r>
      </w:ins>
    </w:p>
    <w:p w14:paraId="2261FDAC" w14:textId="0AC4AA58" w:rsidR="0096090E" w:rsidRDefault="00E37302" w:rsidP="00F815AF">
      <w:pPr>
        <w:spacing w:line="360" w:lineRule="auto"/>
        <w:rPr>
          <w:rFonts w:ascii="Times New Roman" w:hAnsi="Times New Roman" w:cs="Times New Roman"/>
          <w:sz w:val="20"/>
          <w:szCs w:val="20"/>
        </w:rPr>
      </w:pPr>
      <w:r w:rsidRPr="004758A9">
        <w:rPr>
          <w:rFonts w:ascii="Times New Roman" w:hAnsi="Times New Roman" w:cs="Times New Roman"/>
          <w:sz w:val="20"/>
          <w:szCs w:val="20"/>
        </w:rPr>
        <w:t>Pr</w:t>
      </w:r>
      <w:r w:rsidR="00D10EAE" w:rsidRPr="004758A9">
        <w:rPr>
          <w:rFonts w:ascii="Times New Roman" w:hAnsi="Times New Roman" w:cs="Times New Roman"/>
          <w:sz w:val="20"/>
          <w:szCs w:val="20"/>
        </w:rPr>
        <w:t>imary</w:t>
      </w:r>
      <w:r w:rsidR="00DB1C8C" w:rsidRPr="004758A9">
        <w:rPr>
          <w:rFonts w:ascii="Times New Roman" w:hAnsi="Times New Roman" w:cs="Times New Roman"/>
          <w:sz w:val="20"/>
          <w:szCs w:val="20"/>
        </w:rPr>
        <w:t xml:space="preserve"> Marine</w:t>
      </w:r>
      <w:r w:rsidR="00D17565" w:rsidRPr="004758A9">
        <w:rPr>
          <w:rFonts w:ascii="Times New Roman" w:hAnsi="Times New Roman" w:cs="Times New Roman"/>
          <w:sz w:val="20"/>
          <w:szCs w:val="20"/>
        </w:rPr>
        <w:t xml:space="preserve"> </w:t>
      </w:r>
      <w:r w:rsidRPr="004758A9">
        <w:rPr>
          <w:rFonts w:ascii="Times New Roman" w:hAnsi="Times New Roman" w:cs="Times New Roman"/>
          <w:sz w:val="20"/>
          <w:szCs w:val="20"/>
        </w:rPr>
        <w:t>O</w:t>
      </w:r>
      <w:r w:rsidR="00D17565" w:rsidRPr="004758A9">
        <w:rPr>
          <w:rFonts w:ascii="Times New Roman" w:hAnsi="Times New Roman" w:cs="Times New Roman"/>
          <w:sz w:val="20"/>
          <w:szCs w:val="20"/>
        </w:rPr>
        <w:t>rganic</w:t>
      </w:r>
      <w:r w:rsidR="00D10EAE" w:rsidRPr="004758A9">
        <w:rPr>
          <w:rFonts w:ascii="Times New Roman" w:hAnsi="Times New Roman" w:cs="Times New Roman"/>
          <w:sz w:val="20"/>
          <w:szCs w:val="20"/>
        </w:rPr>
        <w:t xml:space="preserve"> </w:t>
      </w:r>
      <w:r w:rsidRPr="004758A9">
        <w:rPr>
          <w:rFonts w:ascii="Times New Roman" w:hAnsi="Times New Roman" w:cs="Times New Roman"/>
          <w:sz w:val="20"/>
          <w:szCs w:val="20"/>
        </w:rPr>
        <w:t>A</w:t>
      </w:r>
      <w:r w:rsidR="00D10EAE" w:rsidRPr="004758A9">
        <w:rPr>
          <w:rFonts w:ascii="Times New Roman" w:hAnsi="Times New Roman" w:cs="Times New Roman"/>
          <w:sz w:val="20"/>
          <w:szCs w:val="20"/>
        </w:rPr>
        <w:t>erosols (</w:t>
      </w:r>
      <w:r w:rsidR="00DB1C8C" w:rsidRPr="004758A9">
        <w:rPr>
          <w:rFonts w:ascii="Times New Roman" w:hAnsi="Times New Roman" w:cs="Times New Roman"/>
          <w:sz w:val="20"/>
          <w:szCs w:val="20"/>
        </w:rPr>
        <w:t>PM</w:t>
      </w:r>
      <w:r w:rsidR="00D17565" w:rsidRPr="004758A9">
        <w:rPr>
          <w:rFonts w:ascii="Times New Roman" w:hAnsi="Times New Roman" w:cs="Times New Roman"/>
          <w:sz w:val="20"/>
          <w:szCs w:val="20"/>
        </w:rPr>
        <w:t>OA</w:t>
      </w:r>
      <w:r w:rsidR="00D10EAE" w:rsidRPr="004758A9">
        <w:rPr>
          <w:rFonts w:ascii="Times New Roman" w:hAnsi="Times New Roman" w:cs="Times New Roman"/>
          <w:sz w:val="20"/>
          <w:szCs w:val="20"/>
        </w:rPr>
        <w:t>)</w:t>
      </w:r>
      <w:r w:rsidR="003F4457">
        <w:rPr>
          <w:rFonts w:ascii="Times New Roman" w:hAnsi="Times New Roman" w:cs="Times New Roman"/>
          <w:sz w:val="20"/>
          <w:szCs w:val="20"/>
        </w:rPr>
        <w:t xml:space="preserve"> </w:t>
      </w:r>
      <w:ins w:id="28" w:author="CHEVASSUS, Emmanuel" w:date="2024-12-11T21:40:00Z">
        <w:r w:rsidR="003F4457">
          <w:rPr>
            <w:rFonts w:ascii="Times New Roman" w:hAnsi="Times New Roman" w:cs="Times New Roman"/>
            <w:sz w:val="20"/>
            <w:szCs w:val="20"/>
          </w:rPr>
          <w:t>are part</w:t>
        </w:r>
      </w:ins>
      <w:ins w:id="29" w:author="Fossum, Kirsten" w:date="2025-01-07T16:19:00Z">
        <w:r w:rsidR="004041C4">
          <w:rPr>
            <w:rFonts w:ascii="Times New Roman" w:hAnsi="Times New Roman" w:cs="Times New Roman"/>
            <w:sz w:val="20"/>
            <w:szCs w:val="20"/>
          </w:rPr>
          <w:t xml:space="preserve"> </w:t>
        </w:r>
      </w:ins>
      <w:del w:id="30" w:author="CHEVASSUS, Emmanuel" w:date="2024-12-11T21:40:00Z">
        <w:r w:rsidR="003F4457" w:rsidDel="003F4457">
          <w:rPr>
            <w:rFonts w:ascii="Times New Roman" w:hAnsi="Times New Roman" w:cs="Times New Roman"/>
            <w:sz w:val="20"/>
            <w:szCs w:val="20"/>
          </w:rPr>
          <w:delText xml:space="preserve">consist </w:delText>
        </w:r>
      </w:del>
      <w:r w:rsidR="000B377A">
        <w:rPr>
          <w:rFonts w:ascii="Times New Roman" w:hAnsi="Times New Roman" w:cs="Times New Roman"/>
          <w:sz w:val="20"/>
          <w:szCs w:val="20"/>
        </w:rPr>
        <w:t xml:space="preserve">of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 xml:space="preserve">ea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pray aerosols, produced by</w:t>
      </w:r>
      <w:r w:rsidR="00F815AF">
        <w:rPr>
          <w:rFonts w:ascii="Times New Roman" w:hAnsi="Times New Roman" w:cs="Times New Roman"/>
          <w:sz w:val="20"/>
          <w:szCs w:val="20"/>
        </w:rPr>
        <w:t xml:space="preserve"> </w:t>
      </w:r>
      <w:ins w:id="31" w:author="CHEVASSUS, Emmanuel" w:date="2024-12-11T21:41:00Z">
        <w:r w:rsidR="00F815AF">
          <w:rPr>
            <w:rFonts w:ascii="Times New Roman" w:hAnsi="Times New Roman" w:cs="Times New Roman"/>
            <w:sz w:val="20"/>
            <w:szCs w:val="20"/>
          </w:rPr>
          <w:t xml:space="preserve">wave breaking </w:t>
        </w:r>
      </w:ins>
      <w:del w:id="32" w:author="CHEVASSUS, Emmanuel" w:date="2024-12-11T21:41:00Z">
        <w:r w:rsidR="00F815AF" w:rsidRPr="00F815AF" w:rsidDel="00F815AF">
          <w:rPr>
            <w:rFonts w:ascii="Times New Roman" w:hAnsi="Times New Roman" w:cs="Times New Roman"/>
            <w:sz w:val="20"/>
            <w:szCs w:val="20"/>
          </w:rPr>
          <w:delText>bursting bubbles, film, jet,</w:delText>
        </w:r>
        <w:r w:rsidR="00F815AF" w:rsidDel="00F815AF">
          <w:rPr>
            <w:rFonts w:ascii="Times New Roman" w:hAnsi="Times New Roman" w:cs="Times New Roman"/>
            <w:sz w:val="20"/>
            <w:szCs w:val="20"/>
          </w:rPr>
          <w:delText xml:space="preserve"> </w:delText>
        </w:r>
        <w:r w:rsidR="00F815AF" w:rsidRPr="00F815AF" w:rsidDel="00F815AF">
          <w:rPr>
            <w:rFonts w:ascii="Times New Roman" w:hAnsi="Times New Roman" w:cs="Times New Roman"/>
            <w:sz w:val="20"/>
            <w:szCs w:val="20"/>
          </w:rPr>
          <w:delText>and spume drops</w:delText>
        </w:r>
        <w:r w:rsidR="00D10EAE" w:rsidRPr="004758A9" w:rsidDel="00F815AF">
          <w:rPr>
            <w:rFonts w:ascii="Times New Roman" w:hAnsi="Times New Roman" w:cs="Times New Roman"/>
            <w:sz w:val="20"/>
            <w:szCs w:val="20"/>
          </w:rPr>
          <w:delText xml:space="preserve"> </w:delText>
        </w:r>
      </w:del>
      <w:r w:rsidR="00474BA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{"citationID":"c357xSfM","properties":{"formattedCitation":"(J. Ovadnevaite et al. 2014; Veron 2015; Villermaux, Wang, and Deike 2022)","plainCitation":"(J. Ovadnevaite et al. 2014; Veron 2015; Villermaux, Wang, and Deike 2022)","dontUpdate":true,"noteIndex":0},"citationItems":[{"id":1488,"uris":["http://zotero.org/groups/3856298/items/DBVRVI4G"],"itemData":{"id":1488,"type":"article-journal","abstract":"Abstract. A new sea spray source function (SSSF), termed Oceanflux Sea Spray Aerosol or OSSA, was derived based on in-situ sea spray aerosol measurements along with meteorological/physical parameters. Submicron sea spray aerosol fluxes derived from particle number concentration measurements at the Mace Head coastal station, on the west coast of Ireland, were used together with open-ocean eddy correlation flux measurements from the Eastern Atlantic Sea Spray, Gas Flux, and Whitecap (SEASAW) project cruise. In the overlapping size range, the data for Mace Head and SEASAW were found to be in a good agreement, which allowed deriving the new SSSF from the combined dataset spanning the dry diameter range from 15 nm to 6 μm. The OSSA source function has been parameterized in terms of five lognormal modes and the Reynolds number instead of the more commonly used wind speed, thereby encapsulating important influences of wave height, wind history, friction velocity, and viscosity. This formulation accounts for the different flux relationships associated with rising and waning wind speeds since these are included in the Reynolds number. Furthermore, the Reynolds number incorporates the kinematic viscosity of water, thus the SSSF inherently includes dependences on sea surface temperature and salinity. The temperature dependence of the resulting SSSF is similar to that of other in-situ derived source functions and results in lower production fluxes for cold waters and enhanced fluxes from warm waters as compared with SSSF formulations that do not include temperature effects.","container-title":"Atmospheric Chemistry and Physics","DOI":"10.5194/acp-14-1837-2014","ISSN":"1680-7324","issue":"4","journalAbbreviation":"Atmos. Chem. Phys.","language":"en","page":"1837-1852","source":"DOI.org (Crossref)","title":"A sea spray aerosol flux parameterization encapsulating wave state","volume":"14","author":[{"family":"Ovadnevaite","given":"J."},{"family":"Manders","given":"A."},{"family":"Leeuw","given":"G.","non-dropping-particle":"de"},{"family":"Ceburnis","given":"D."},{"family":"Monahan","given":"C."},{"family":"Partanen","given":"A.-I."},{"family":"Korhonen","given":"H."},{"family":"O'Dowd","given":"C. D."}],"issued":{"date-parts":[["2014",2,17]]},"citation-key":"ovadnevaiteSeaSprayAerosol2014"}},{"id":5194,"uris":["http://zotero.org/groups/3856298/items/CA69GN9H"],"itemData":{"id":5194,"type":"article-journal","abstract":"Ocean spray consists of small water droplets ejected from the ocean surface following surface breaking wave events. These drops get transported in the marine atmospheric boundary layer, in which they exchange momentum and heat with the atmosphere. Small spray droplets are transported over large distances and can remain in the atmosphere for several days, where they will scatter radiation; evaporate entirely, leaving behind sea salt; participate in the aerosol chemical cycle; and act as cloud condensation nuclei. Large droplets remain close to the ocean surface and affect the air-sea fluxes of momentum and enthalpy, thereby enhancing the intensity of tropical cyclones. This review summarizes recent progress and the emerging consensus about the number flux and implications of small sea spray droplets. I also summarize shortcomings in our understanding of the impact of large spray droplets on the meteorology of storm systems.","container-title":"Annual Review of Fluid Mechanics","DOI":"10.1146/annurev-fluid-010814-014651","ISSN":"0066-4189, 1545-4479","issue":"1","journalAbbreviation":"Annu. Rev. Fluid Mech.","language":"en","page":"507-538","source":"DOI.org (Crossref)","title":"Ocean Spray","volume":"47","author":[{"family":"Veron","given":"Fabrice"}],"issued":{"date-parts":[["2015",1,3]]},"citation-key":"veronOceanSpray2015"}},{"id":5192,"uris":["http://zotero.org/groups/3856298/items/K6TNYESM"],"itemData":{"id":5192,"type":"article-journal","abstract":"Abstract\n            Ocean spray aerosol formed by bubble bursting are at the core of a broad range of atmospheric processes: they are efficient cloud condensation nuclei and carry a variety of chemical, biological, and biomass material from the surface of the ocean to the atmosphere. The origin and composition of these aerosols is sensibly controlled by the detailed fluid mechanics of bubble bursting. This perspective summarizes our present-day knowledge on how bursting bubbles at the surface of a liquid pool contribute to its fragmentation, namely to the formation of droplets stripped from the pool, and associated mechanisms. In particular, we describe bounds and yields for each distinct mechanism, and the way they are sensitive to the bubble production and environmental conditions. We also underline the consequences of each mechanism on some of the many air-sea interactions phenomena identified to date. Attention is specifically payed at delimiting the known from the unknown and the certitudes from the speculations.","container-title":"PNAS Nexus","DOI":"10.1093/pnasnexus/pgac261","ISSN":"2752-6542","issue":"5","language":"en","license":"https://creativecommons.org/licenses/by/4.0/","page":"pgac261","source":"DOI.org (Crossref)","title":"Bubbles spray aerosols: Certitudes and mysteries","title-short":"Bubbles spray aerosols","volume":"1","author":[{"family":"Villermaux","given":"Emmanuel"},{"family":"Wang","given":"Xiaofei"},{"family":"Deike","given":"Luc"}],"editor":[{"family":"Yortsos","given":"Yannis"}],"issued":{"date-parts":[["2022",11,1]]},"citation-key":"villermauxBubblesSprayAerosols2022"}}],"schema":"https://github.com/citation-style-language/schema/raw/master/csl-citation.json"} </w:instrText>
      </w:r>
      <w:r w:rsidR="00474BA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 et al. 2014; Veron 2015; Villermaux et al. 2022)</w:t>
      </w:r>
      <w:r w:rsidR="00474BA9" w:rsidRPr="004758A9">
        <w:rPr>
          <w:rFonts w:ascii="Times New Roman" w:hAnsi="Times New Roman" w:cs="Times New Roman"/>
          <w:sz w:val="20"/>
          <w:szCs w:val="20"/>
        </w:rPr>
        <w:fldChar w:fldCharType="end"/>
      </w:r>
      <w:ins w:id="33" w:author="Fossum, Kirsten" w:date="2025-01-07T16:20:00Z">
        <w:r w:rsidR="004041C4">
          <w:rPr>
            <w:rFonts w:ascii="Times New Roman" w:hAnsi="Times New Roman" w:cs="Times New Roman"/>
            <w:sz w:val="20"/>
            <w:szCs w:val="20"/>
          </w:rPr>
          <w:t xml:space="preserve"> </w:t>
        </w:r>
      </w:ins>
      <w:del w:id="34" w:author="CHEVASSUS, Emmanuel" w:date="2024-12-11T21:42:00Z">
        <w:r w:rsidR="00F815AF" w:rsidDel="00F815AF">
          <w:rPr>
            <w:rFonts w:ascii="Times New Roman" w:hAnsi="Times New Roman" w:cs="Times New Roman"/>
            <w:sz w:val="20"/>
            <w:szCs w:val="20"/>
          </w:rPr>
          <w:delText xml:space="preserve"> </w:delText>
        </w:r>
        <w:r w:rsidR="00F815AF" w:rsidRPr="00F815AF" w:rsidDel="00F815AF">
          <w:rPr>
            <w:rFonts w:ascii="Times New Roman" w:hAnsi="Times New Roman" w:cs="Times New Roman"/>
            <w:sz w:val="20"/>
            <w:szCs w:val="20"/>
          </w:rPr>
          <w:delText>that carry sea salt particles enriched in biogenic organic aerosols</w:delText>
        </w:r>
        <w:r w:rsidR="00F815AF" w:rsidDel="00F815AF">
          <w:rPr>
            <w:rFonts w:ascii="Times New Roman" w:hAnsi="Times New Roman" w:cs="Times New Roman"/>
            <w:sz w:val="20"/>
            <w:szCs w:val="20"/>
          </w:rPr>
          <w:delText xml:space="preserve"> </w:delText>
        </w:r>
      </w:del>
      <w:ins w:id="35" w:author="CHEVASSUS, Emmanuel" w:date="2024-12-11T21:42:00Z">
        <w:r w:rsidR="00F815AF">
          <w:rPr>
            <w:rFonts w:ascii="Times New Roman" w:hAnsi="Times New Roman" w:cs="Times New Roman"/>
            <w:sz w:val="20"/>
            <w:szCs w:val="20"/>
          </w:rPr>
          <w:t>and made of</w:t>
        </w:r>
        <w:r w:rsidR="00F815AF" w:rsidRPr="004758A9">
          <w:rPr>
            <w:rFonts w:ascii="Times New Roman" w:hAnsi="Times New Roman" w:cs="Times New Roman"/>
            <w:sz w:val="20"/>
            <w:szCs w:val="20"/>
          </w:rPr>
          <w:t xml:space="preserve"> biogenic organic </w:t>
        </w:r>
        <w:r w:rsidR="00F815AF">
          <w:rPr>
            <w:rFonts w:ascii="Times New Roman" w:hAnsi="Times New Roman" w:cs="Times New Roman"/>
            <w:sz w:val="20"/>
            <w:szCs w:val="20"/>
          </w:rPr>
          <w:t xml:space="preserve">matter </w:t>
        </w:r>
      </w:ins>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{"citationID":"NBFsHPDm","properties":{"formattedCitation":"(C. D. O\\uc0\\u8217{}Dowd et al. 2004; Facchini et al. 2008)","plainCitation":"(C. D. O’Dowd et al. 2004; Facchini et al. 2008)","dontUpdate":true,"noteIndex":0},"citationItems":[{"id":1619,"uris":["http://zotero.org/groups/3856298/items/ZEMW35ZQ"],"itemData":{"id":1619,"type":"article-journal","container-title":"Nature","DOI":"10.1038/nature02959","ISSN":"0028-0836,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D."}],"issued":{"date-parts":[["2008",9,12]]},"citation-key":"facchiniPrimarySubmicronMarine2008a"}}],"schema":"https://github.com/citation-style-language/schema/raw/master/csl-citation.json"} </w:instrText>
      </w:r>
      <w:r w:rsidR="00B25BD9" w:rsidRPr="004758A9">
        <w:rPr>
          <w:rFonts w:ascii="Times New Roman" w:hAnsi="Times New Roman" w:cs="Times New Roman"/>
          <w:sz w:val="20"/>
          <w:szCs w:val="20"/>
        </w:rPr>
        <w:fldChar w:fldCharType="separate"/>
      </w:r>
      <w:r w:rsidR="00EA00CD"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xml:space="preserve">. 2004; Facchini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2008)</w:t>
      </w:r>
      <w:r w:rsidR="00B25BD9" w:rsidRPr="004758A9">
        <w:rPr>
          <w:rFonts w:ascii="Times New Roman" w:hAnsi="Times New Roman" w:cs="Times New Roman"/>
          <w:sz w:val="20"/>
          <w:szCs w:val="20"/>
        </w:rPr>
        <w:fldChar w:fldCharType="end"/>
      </w:r>
      <w:r w:rsidR="00874C1D">
        <w:rPr>
          <w:rFonts w:ascii="Times New Roman" w:hAnsi="Times New Roman" w:cs="Times New Roman"/>
          <w:sz w:val="20"/>
          <w:szCs w:val="20"/>
        </w:rPr>
        <w:t xml:space="preserve">. </w:t>
      </w:r>
      <w:r w:rsidR="00C4408C">
        <w:rPr>
          <w:rFonts w:ascii="Times New Roman" w:hAnsi="Times New Roman" w:cs="Times New Roman"/>
          <w:sz w:val="20"/>
          <w:szCs w:val="20"/>
        </w:rPr>
        <w:t xml:space="preserve">The majority </w:t>
      </w:r>
      <w:r w:rsidR="00C4408C" w:rsidRPr="00C4408C">
        <w:rPr>
          <w:rFonts w:ascii="Times New Roman" w:hAnsi="Times New Roman" w:cs="Times New Roman"/>
          <w:sz w:val="20"/>
          <w:szCs w:val="20"/>
        </w:rPr>
        <w:t>(80 %)</w:t>
      </w:r>
      <w:r w:rsidR="00C4408C">
        <w:rPr>
          <w:rFonts w:ascii="Times New Roman" w:hAnsi="Times New Roman" w:cs="Times New Roman"/>
          <w:sz w:val="20"/>
          <w:szCs w:val="20"/>
        </w:rPr>
        <w:t xml:space="preserve"> of fine carbonaceous particles in the clean N.E Atlantic marine atmosphere has been shown to directly originate from phytoplankton activity as reported with dual</w:t>
      </w:r>
      <w:r w:rsidR="00C4408C" w:rsidRPr="00832ABA">
        <w:rPr>
          <w:rFonts w:ascii="Times New Roman" w:hAnsi="Times New Roman" w:cs="Times New Roman"/>
          <w:sz w:val="20"/>
          <w:szCs w:val="20"/>
        </w:rPr>
        <w:t xml:space="preserve"> </w:t>
      </w:r>
      <w:r w:rsidR="00C4408C">
        <w:rPr>
          <w:rFonts w:ascii="Times New Roman" w:hAnsi="Times New Roman" w:cs="Times New Roman"/>
          <w:sz w:val="20"/>
          <w:szCs w:val="20"/>
        </w:rPr>
        <w:t xml:space="preserve">carbon </w:t>
      </w:r>
      <w:r w:rsidR="00C4408C" w:rsidRPr="00832ABA">
        <w:rPr>
          <w:rFonts w:ascii="Times New Roman" w:hAnsi="Times New Roman" w:cs="Times New Roman"/>
          <w:sz w:val="20"/>
          <w:szCs w:val="20"/>
        </w:rPr>
        <w:t>isotope</w:t>
      </w:r>
      <w:r w:rsidR="00C4408C">
        <w:rPr>
          <w:rFonts w:ascii="Times New Roman" w:hAnsi="Times New Roman" w:cs="Times New Roman"/>
          <w:sz w:val="20"/>
          <w:szCs w:val="20"/>
        </w:rPr>
        <w:t>s</w:t>
      </w:r>
      <w:r w:rsidR="00C4408C" w:rsidRPr="00832ABA">
        <w:rPr>
          <w:rFonts w:ascii="Times New Roman" w:hAnsi="Times New Roman" w:cs="Times New Roman"/>
          <w:sz w:val="20"/>
          <w:szCs w:val="20"/>
        </w:rPr>
        <w:t xml:space="preserve"> analysis</w:t>
      </w:r>
      <w:r w:rsidR="00063756">
        <w:rPr>
          <w:rFonts w:ascii="Times New Roman" w:hAnsi="Times New Roman" w:cs="Times New Roman"/>
          <w:sz w:val="20"/>
          <w:szCs w:val="20"/>
        </w:rPr>
        <w:t xml:space="preserve"> </w:t>
      </w:r>
      <w:r w:rsidR="00063756">
        <w:rPr>
          <w:rFonts w:ascii="Times New Roman" w:hAnsi="Times New Roman" w:cs="Times New Roman"/>
          <w:sz w:val="20"/>
          <w:szCs w:val="20"/>
        </w:rPr>
        <w:fldChar w:fldCharType="begin"/>
      </w:r>
      <w:r w:rsidR="00063756">
        <w:rPr>
          <w:rFonts w:ascii="Times New Roman" w:hAnsi="Times New Roman" w:cs="Times New Roman"/>
          <w:sz w:val="20"/>
          <w:szCs w:val="20"/>
        </w:rPr>
        <w:instrText xml:space="preserve"> ADDIN ZOTERO_ITEM CSL_CITATION {"citationID":"0yTeMkFE","properties":{"formattedCitation":"(Ceburnis et al., 2011)","plainCitation":"(Ceburnis et al., 2011)","noteIndex":0},"citationItems":[{"id":1922,"uris":["http://zotero.org/groups/3856298/items/T2P7IZFJ"],"itemData":{"id":1922,"type":"article-journal","abstract":"Abstract. Dual carbon isotope analysis of marine aerosol samples has been performed for the first time demonstrating a potential in organic matter apportionment between three principal sources: marine, terrestrial (non-fossil) and fossil fuel due to unique isotopic signatures. The results presented here, utilising combinations of dual carbon isotope analysis, provides conclusive evidence of a dominant biogenic organic fraction to organic aerosol over biologically active oceans. In particular, the NE Atlantic, which is also subjected to notable anthropogenic influences via pollution transport processes, was found to contain 80 % organic aerosol matter of biogenic origin directly linked to plankton emissions. The remaining carbonaceous aerosol was of terrestrial origin. By contrast, for polluted air advected out from Europe into the NE Atlantic, the source apportionment is 30 % marine biogenic, 40 % fossil fuel, and 30 % continental non-fossil fuel. The dominant marine organic aerosol source in the atmosphere has significant implications for climate change feedback processes.","container-title":"Atmospheric Chemistry and Physics","DOI":"10.5194/acp-11-8593-2011","ISSN":"1680-7324","issue":"16","journalAbbreviation":"Atmos. Chem. Phys.","language":"en","page":"8593-8606","source":"DOI.org (Crossref)","title":"Quantification of the carbonaceous matter origin in submicron marine aerosol by &amp;lt;sup&amp;gt;13&amp;lt;/sup&amp;gt;C and &amp;lt;sup&amp;gt;14&amp;lt;/sup&amp;gt;C isotope analysis","volume":"11","author":[{"family":"Ceburnis","given":"D."},{"family":"Garbaras","given":"A."},{"family":"Szidat","given":"S."},{"family":"Rinaldi","given":"M."},{"family":"Fahrni","given":"S."},{"family":"Perron","given":"N."},{"family":"Wacker","given":"L."},{"family":"Leinert","given":"S."},{"family":"Remeikis","given":"V."},{"family":"Facchini","given":"M. C."},{"family":"Prevot","given":"A. S. H."},{"family":"Jennings","given":"S. G."},{"family":"Ramonet","given":"M."},{"family":"O'Dowd","given":"C. D."}],"issued":{"date-parts":[["2011",8,23]]},"citation-key":"ceburnisQuantificationCarbonaceousMatter2011"}}],"schema":"https://github.com/citation-style-language/schema/raw/master/csl-citation.json"} </w:instrText>
      </w:r>
      <w:r w:rsidR="00063756">
        <w:rPr>
          <w:rFonts w:ascii="Times New Roman" w:hAnsi="Times New Roman" w:cs="Times New Roman"/>
          <w:sz w:val="20"/>
          <w:szCs w:val="20"/>
        </w:rPr>
        <w:fldChar w:fldCharType="separate"/>
      </w:r>
      <w:r w:rsidR="00063756" w:rsidRPr="00063756">
        <w:rPr>
          <w:rFonts w:ascii="Times New Roman" w:hAnsi="Times New Roman" w:cs="Times New Roman"/>
          <w:sz w:val="20"/>
        </w:rPr>
        <w:t>(Ceburnis et al., 2011)</w:t>
      </w:r>
      <w:r w:rsidR="00063756">
        <w:rPr>
          <w:rFonts w:ascii="Times New Roman" w:hAnsi="Times New Roman" w:cs="Times New Roman"/>
          <w:sz w:val="20"/>
          <w:szCs w:val="20"/>
        </w:rPr>
        <w:fldChar w:fldCharType="end"/>
      </w:r>
      <w:del w:id="36" w:author="Fossum, Kirsten" w:date="2025-01-07T16:20:00Z">
        <w:r w:rsidR="00063756" w:rsidDel="004041C4">
          <w:rPr>
            <w:rFonts w:ascii="Times New Roman" w:hAnsi="Times New Roman" w:cs="Times New Roman"/>
            <w:sz w:val="20"/>
            <w:szCs w:val="20"/>
          </w:rPr>
          <w:delText xml:space="preserve"> </w:delText>
        </w:r>
      </w:del>
      <w:r w:rsidR="00063756">
        <w:rPr>
          <w:rFonts w:ascii="Times New Roman" w:hAnsi="Times New Roman" w:cs="Times New Roman"/>
          <w:sz w:val="20"/>
          <w:szCs w:val="20"/>
        </w:rPr>
        <w:t>.</w:t>
      </w:r>
      <w:ins w:id="37" w:author="Fossum, Kirsten" w:date="2025-01-07T16:20:00Z">
        <w:r w:rsidR="004041C4">
          <w:rPr>
            <w:rFonts w:ascii="Times New Roman" w:hAnsi="Times New Roman" w:cs="Times New Roman"/>
            <w:sz w:val="20"/>
            <w:szCs w:val="20"/>
          </w:rPr>
          <w:t xml:space="preserve"> </w:t>
        </w:r>
      </w:ins>
      <w:r w:rsidR="00C4408C">
        <w:rPr>
          <w:rFonts w:ascii="Times New Roman" w:hAnsi="Times New Roman" w:cs="Times New Roman"/>
          <w:sz w:val="20"/>
          <w:szCs w:val="20"/>
        </w:rPr>
        <w:t>The</w:t>
      </w:r>
      <w:r w:rsidR="00C4408C" w:rsidRPr="004758A9">
        <w:rPr>
          <w:rFonts w:ascii="Times New Roman" w:hAnsi="Times New Roman" w:cs="Times New Roman"/>
          <w:sz w:val="20"/>
          <w:szCs w:val="20"/>
        </w:rPr>
        <w:t xml:space="preserve"> phytoplankton-</w:t>
      </w:r>
      <w:r w:rsidR="00553AB2">
        <w:rPr>
          <w:rFonts w:ascii="Times New Roman" w:hAnsi="Times New Roman" w:cs="Times New Roman"/>
          <w:sz w:val="20"/>
          <w:szCs w:val="20"/>
        </w:rPr>
        <w:t>OA</w:t>
      </w:r>
      <w:r w:rsidR="00C4408C" w:rsidRPr="004758A9">
        <w:rPr>
          <w:rFonts w:ascii="Times New Roman" w:hAnsi="Times New Roman" w:cs="Times New Roman"/>
          <w:sz w:val="20"/>
          <w:szCs w:val="20"/>
        </w:rPr>
        <w:t xml:space="preserve"> link is</w:t>
      </w:r>
      <w:r w:rsidR="00FB258E">
        <w:rPr>
          <w:rFonts w:ascii="Times New Roman" w:hAnsi="Times New Roman" w:cs="Times New Roman"/>
          <w:sz w:val="20"/>
          <w:szCs w:val="20"/>
        </w:rPr>
        <w:t xml:space="preserve"> </w:t>
      </w:r>
      <w:r w:rsidR="00C4408C">
        <w:rPr>
          <w:rFonts w:ascii="Times New Roman" w:hAnsi="Times New Roman" w:cs="Times New Roman"/>
          <w:sz w:val="20"/>
          <w:szCs w:val="20"/>
        </w:rPr>
        <w:t xml:space="preserve">particularly </w:t>
      </w:r>
      <w:r w:rsidR="00553AB2">
        <w:rPr>
          <w:rFonts w:ascii="Times New Roman" w:hAnsi="Times New Roman" w:cs="Times New Roman"/>
          <w:sz w:val="20"/>
          <w:szCs w:val="20"/>
        </w:rPr>
        <w:t>well-established</w:t>
      </w:r>
      <w:r w:rsidR="00C4408C">
        <w:rPr>
          <w:rFonts w:ascii="Times New Roman" w:hAnsi="Times New Roman" w:cs="Times New Roman"/>
          <w:sz w:val="20"/>
          <w:szCs w:val="20"/>
        </w:rPr>
        <w:t>,</w:t>
      </w:r>
      <w:r w:rsidR="00553AB2">
        <w:rPr>
          <w:rFonts w:ascii="Times New Roman" w:hAnsi="Times New Roman" w:cs="Times New Roman"/>
          <w:sz w:val="20"/>
          <w:szCs w:val="20"/>
        </w:rPr>
        <w:t xml:space="preserve"> </w:t>
      </w:r>
      <w:r w:rsidR="00BC37A5">
        <w:rPr>
          <w:rFonts w:ascii="Times New Roman" w:hAnsi="Times New Roman" w:cs="Times New Roman"/>
          <w:sz w:val="20"/>
          <w:szCs w:val="20"/>
        </w:rPr>
        <w:t>yet</w:t>
      </w:r>
      <w:r w:rsidR="00553AB2">
        <w:rPr>
          <w:rFonts w:ascii="Times New Roman" w:hAnsi="Times New Roman" w:cs="Times New Roman"/>
          <w:sz w:val="20"/>
          <w:szCs w:val="20"/>
        </w:rPr>
        <w:t xml:space="preserve"> the topic is still highly debated as no clear full-picture consensus has been reached </w:t>
      </w:r>
      <w:r w:rsidR="00D94022">
        <w:rPr>
          <w:rFonts w:ascii="Times New Roman" w:hAnsi="Times New Roman" w:cs="Times New Roman"/>
          <w:sz w:val="20"/>
          <w:szCs w:val="20"/>
        </w:rPr>
        <w:t>owing to</w:t>
      </w:r>
      <w:r w:rsidR="00810A54">
        <w:rPr>
          <w:rFonts w:ascii="Times New Roman" w:hAnsi="Times New Roman" w:cs="Times New Roman"/>
          <w:sz w:val="20"/>
          <w:szCs w:val="20"/>
        </w:rPr>
        <w:t xml:space="preserve"> widely changing temporal and geographic fluctuations </w:t>
      </w:r>
      <w:r w:rsidR="00810A54">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{"citationID":"t3gwAG8D","properties":{"formattedCitation":"(Lawler et al., 2024; Lewis et al., 2021; Seidel et al., 2022)","plainCitation":"(Lawler et al., 2024; Lewis et al., 2021; Seidel et al., 2022)","noteIndex":0},"ci</w:instrText>
      </w:r>
      <w:r w:rsidR="00157BE0">
        <w:rPr>
          <w:rFonts w:ascii="Times New Roman" w:hAnsi="Times New Roman" w:cs="Times New Roman" w:hint="eastAsia"/>
          <w:sz w:val="20"/>
          <w:szCs w:val="20"/>
        </w:rPr>
        <w:instrText>tationItems":[{"id":5221,"uris":["http://zotero.org/groups/3856298/items/8E95NSQG"],"itemData":{"id":5221,"type":"article-journal","abstract":"Abstract\n            Biogenic organic compounds in the surface ocean may significantly alter the cloud</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 xml:space="preserve">forming </w:instrText>
      </w:r>
      <w:r w:rsidR="00157BE0">
        <w:rPr>
          <w:rFonts w:ascii="Times New Roman" w:hAnsi="Times New Roman" w:cs="Times New Roman"/>
          <w:sz w:val="20"/>
          <w:szCs w:val="20"/>
        </w:rPr>
        <w:instrText>ability of sea spray aerosol and thereby affect the amount of solar radiation reaching the ocean surface. Estimates of the organic mass fraction of sea spray vary widely, and some results show a significant dependence on biological activity in the source seawater. We present airborne observations of the organic mass fraction of individual sea spray particles measured using the Particle Analysis by Laser Mass Spectrometry (PALMS) instrument during the Atmospheric Tomography (ATom) mission, which sampled a wide range of latitudes and altitudes over the remote Atlantic and Pacific Oceans across four seasons, from the marine boundary layer to the upper troposphere. The measured sea spray particles of about 0.15–0.7 μm dry diameter showed higher average organic mass fractions at smaller sizes, but values were low overall, with regional integrated submicron means almost always &lt;10%. Atmospheric aging adds organics to sea spray particles, leading to higher mean organic mass fractions (sometimes exceeding 50%) in the free troposphere than in the marine boundary layer. The average submicron sea spray organic mass fractions are on the low end of previously reported values and show weak seasonal variability for most regions. These results imply that recent biological activity in the surface ocean has only weak control over how much organic matter is in nascent submicron sea spray particles over the remote oceans, in contrast to findings from some observational studies and global numerical simulations.\n          , \n            Plain Language Summary\n            The physical properties of particles found over the oceans are important to understand because marine particles interact with radiation both directly and by affecting the formation and lifetime of clouds. Both of these roles are important for the climate. Some studies show that biologically formed organic matter in the surface ocean can be a major component of sea spray particles formed at the ocean surface by wave breaking. If this is true broadly over the</w:instrText>
      </w:r>
      <w:r w:rsidR="00157BE0">
        <w:rPr>
          <w:rFonts w:ascii="Times New Roman" w:hAnsi="Times New Roman" w:cs="Times New Roman" w:hint="eastAsia"/>
          <w:sz w:val="20"/>
          <w:szCs w:val="20"/>
        </w:rPr>
        <w:instrText xml:space="preserve"> oceans, then biological cycles may control the climate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relevant properties of sea spray particles. However, measurements that can directly answer this question are limited. Here we report multi</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season, size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dependent, ambient global</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scale observations of</w:instrText>
      </w:r>
      <w:r w:rsidR="00157BE0">
        <w:rPr>
          <w:rFonts w:ascii="Times New Roman" w:hAnsi="Times New Roman" w:cs="Times New Roman"/>
          <w:sz w:val="20"/>
          <w:szCs w:val="20"/>
        </w:rPr>
        <w:instrText xml:space="preserve"> particle composition in which only sea spray particles are considered. The results show that fresh sea spray particles over the remote oceans have relatively little organic matter, even in biologically productive seasons. This implies that surface ocean biology may have only a small role in governing the properties of fresh sea spray particles over most of the oceans.\n          , \n            Key Points\n            \n              \n                \n                  Organic compounds make up only a small fraction of submicron sea spray particle mass over the remote oceans\n                \n                \n                  Regional seasonal cycles in sea spray organic mass fraction are mostly small in amplitude, indicating weak biological control\n                \n                \n                  Atmospheric aging can drive sea spray organic mass fractions significantly higher than in primary emitted sea spray","container-title":"AGU Advances","DOI":"10.1029/2024AV001215","ISSN":"2576-604X, 2576-604X","issue":"4","journalAbbreviation":"AGU Advances","language":"en","page":"e2024AV001215","source":"DOI.org (Crossref)","title":"Sea Spray Aerosol Over the Remote Oceans Has Low Organic Content","volume":"5","author":[{"family":"Lawler","given":"Michael J."},{"family":"Schill","given":"Gregory P."},{"family":"Brock","given":"Charles A."},{"family":"Froyd","given":"Karl D."},{"family":"Williamson","given":"Christina"},{"family":"Kupc","given":"Agnieszka"},{"family":"Murphy","given":"Daniel M."}],"issued":{"date-parts":[["2024",8]]},"citation-key":"lawlerSeaSprayAerosol2024"}},{"id":1255,"uris":["http://zotero.org/groups/3856298/items/KTS72Q86"],"itemData":{"id":1255,"type":"article-journal","abstract":"Submicron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J."}],"issued":{"date-parts":[["2021",9,3]]},"citation-key":"lewisSeasonalDifferencesSubmicron2021"}},{"id":5285,"uris":["http://zotero.org/groups/3856298/items/VDSPS893"],"itemData":{"id":5285,"type":"article-journal","container-title":"Environmental Science &amp; Technology","DOI":"10.1021/acs.est.1c04566","ISSN":"0013-936X, 1520-5851","issue":"6","journalAbbreviation":"Environ. Sci. Technol.","language":"en","license":"https://doi.org/10.15223/policy-029","page":"3758-3769","source":"DOI.org (Crossref)","title":"Marine Dissolved Organic Matter Shares Thousands of Molecular Formulae Yet Differs Structurally across Major Water Masses","volume":"56","author":[{"family":"Seidel","given":"Michael"},{"family":"Vemulapalli","given":"Sahithya Phani Babu"},{"family":"Mathieu","given":"Daniel"},{"family":"Dittmar","given":"Thorsten"}],"issued":{"date-parts":[["2022",3,15]]},"citation-key":"seidelMarineDissolvedOrganic2022"}}],"schema":"https://github.com/citation-style-language/schema/raw/master/csl-citation.json"} </w:instrText>
      </w:r>
      <w:r w:rsidR="00810A54">
        <w:rPr>
          <w:rFonts w:ascii="Times New Roman" w:hAnsi="Times New Roman" w:cs="Times New Roman"/>
          <w:sz w:val="20"/>
          <w:szCs w:val="20"/>
        </w:rPr>
        <w:fldChar w:fldCharType="separate"/>
      </w:r>
      <w:r w:rsidR="00157BE0" w:rsidRPr="00157BE0">
        <w:rPr>
          <w:rFonts w:ascii="Times New Roman" w:hAnsi="Times New Roman" w:cs="Times New Roman"/>
          <w:sz w:val="20"/>
        </w:rPr>
        <w:t>(Lawler et al., 2024; Lewis et al., 2021; Seidel et al., 2022)</w:t>
      </w:r>
      <w:r w:rsidR="00810A54">
        <w:rPr>
          <w:rFonts w:ascii="Times New Roman" w:hAnsi="Times New Roman" w:cs="Times New Roman"/>
          <w:sz w:val="20"/>
          <w:szCs w:val="20"/>
        </w:rPr>
        <w:fldChar w:fldCharType="end"/>
      </w:r>
      <w:r w:rsidR="00810A54">
        <w:rPr>
          <w:rFonts w:ascii="Times New Roman" w:hAnsi="Times New Roman" w:cs="Times New Roman"/>
          <w:sz w:val="20"/>
          <w:szCs w:val="20"/>
        </w:rPr>
        <w:t>.</w:t>
      </w:r>
      <w:r w:rsidR="00B96F5B">
        <w:rPr>
          <w:rFonts w:ascii="Times New Roman" w:hAnsi="Times New Roman" w:cs="Times New Roman"/>
          <w:sz w:val="20"/>
          <w:szCs w:val="20"/>
        </w:rPr>
        <w:t xml:space="preserve"> </w:t>
      </w:r>
      <w:r w:rsidR="00810A54">
        <w:rPr>
          <w:rFonts w:ascii="Times New Roman" w:hAnsi="Times New Roman" w:cs="Times New Roman"/>
          <w:sz w:val="20"/>
          <w:szCs w:val="20"/>
        </w:rPr>
        <w:t>In addition, the specifics of</w:t>
      </w:r>
      <w:r w:rsidR="001C24A9">
        <w:rPr>
          <w:rFonts w:ascii="Times New Roman" w:hAnsi="Times New Roman" w:cs="Times New Roman"/>
          <w:sz w:val="20"/>
          <w:szCs w:val="20"/>
        </w:rPr>
        <w:t xml:space="preserve"> how</w:t>
      </w:r>
      <w:r w:rsidR="00F83836">
        <w:rPr>
          <w:rFonts w:ascii="Times New Roman" w:hAnsi="Times New Roman" w:cs="Times New Roman"/>
          <w:sz w:val="20"/>
          <w:szCs w:val="20"/>
        </w:rPr>
        <w:t xml:space="preserve"> phytoplankton</w:t>
      </w:r>
      <w:r w:rsidR="00810A54">
        <w:rPr>
          <w:rFonts w:ascii="Times New Roman" w:hAnsi="Times New Roman" w:cs="Times New Roman"/>
          <w:sz w:val="20"/>
          <w:szCs w:val="20"/>
        </w:rPr>
        <w:t xml:space="preserve"> control</w:t>
      </w:r>
      <w:r w:rsidR="00F83836">
        <w:rPr>
          <w:rFonts w:ascii="Times New Roman" w:hAnsi="Times New Roman" w:cs="Times New Roman"/>
          <w:sz w:val="20"/>
          <w:szCs w:val="20"/>
        </w:rPr>
        <w:t xml:space="preserve"> </w:t>
      </w:r>
      <w:r w:rsidR="00810A54">
        <w:rPr>
          <w:rFonts w:ascii="Times New Roman" w:hAnsi="Times New Roman" w:cs="Times New Roman"/>
          <w:sz w:val="20"/>
          <w:szCs w:val="20"/>
        </w:rPr>
        <w:t>OA</w:t>
      </w:r>
      <w:r w:rsidR="00A06F91">
        <w:rPr>
          <w:rFonts w:ascii="Times New Roman" w:hAnsi="Times New Roman" w:cs="Times New Roman"/>
          <w:sz w:val="20"/>
          <w:szCs w:val="20"/>
        </w:rPr>
        <w:t xml:space="preserve"> </w:t>
      </w:r>
      <w:r w:rsidR="001C24A9">
        <w:rPr>
          <w:rFonts w:ascii="Times New Roman" w:hAnsi="Times New Roman" w:cs="Times New Roman"/>
          <w:sz w:val="20"/>
          <w:szCs w:val="20"/>
        </w:rPr>
        <w:t xml:space="preserve">chemical composition </w:t>
      </w:r>
      <w:r w:rsidR="001C24A9">
        <w:rPr>
          <w:rFonts w:ascii="Times New Roman" w:hAnsi="Times New Roman" w:cs="Times New Roman"/>
          <w:sz w:val="20"/>
          <w:szCs w:val="20"/>
        </w:rPr>
        <w:fldChar w:fldCharType="begin"/>
      </w:r>
      <w:r w:rsidR="00E85435">
        <w:rPr>
          <w:rFonts w:ascii="Times New Roman" w:hAnsi="Times New Roman" w:cs="Times New Roman"/>
          <w:sz w:val="20"/>
          <w:szCs w:val="20"/>
        </w:rPr>
        <w:instrText xml:space="preserve"> ADDIN ZOTERO_ITEM CSL_CITATION {"citationID":"236lUW3H","properties":{"formattedCitation":"(Behrenfeld et al., 2019; Facchini et al., 2008; O\\uc0\\u8217{}Dowd et al., 2015)","plainCitation":"(Behrenfeld et al., 2019; Facchini et al., 2008; O’Dowd et al., 2015)","noteIndex":0},"citationItems":[{"id":4459,"uris":["http://zotero.org/groups/3856298/items/B7UK3QS9"],"itemData":{"id":4459,"type":"article-journal","container-title":"Frontiers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1C24A9">
        <w:rPr>
          <w:rFonts w:ascii="Times New Roman" w:hAnsi="Times New Roman" w:cs="Times New Roman"/>
          <w:sz w:val="20"/>
          <w:szCs w:val="20"/>
        </w:rPr>
        <w:fldChar w:fldCharType="separate"/>
      </w:r>
      <w:r w:rsidR="00E85435" w:rsidRPr="00E85435">
        <w:rPr>
          <w:rFonts w:ascii="Times New Roman" w:hAnsi="Times New Roman" w:cs="Times New Roman"/>
          <w:sz w:val="20"/>
        </w:rPr>
        <w:t>(Behrenfeld et al., 2019; Facchini et al., 2008; O’Dowd et al., 2015)</w:t>
      </w:r>
      <w:r w:rsidR="001C24A9">
        <w:rPr>
          <w:rFonts w:ascii="Times New Roman" w:hAnsi="Times New Roman" w:cs="Times New Roman"/>
          <w:sz w:val="20"/>
          <w:szCs w:val="20"/>
        </w:rPr>
        <w:fldChar w:fldCharType="end"/>
      </w:r>
      <w:r w:rsidR="001C24A9">
        <w:rPr>
          <w:rFonts w:ascii="Times New Roman" w:hAnsi="Times New Roman" w:cs="Times New Roman"/>
          <w:sz w:val="20"/>
          <w:szCs w:val="20"/>
        </w:rPr>
        <w:t>,</w:t>
      </w:r>
      <w:r w:rsidR="00F83836">
        <w:rPr>
          <w:rFonts w:ascii="Times New Roman" w:hAnsi="Times New Roman" w:cs="Times New Roman"/>
          <w:sz w:val="20"/>
          <w:szCs w:val="20"/>
        </w:rPr>
        <w:t xml:space="preserve"> </w:t>
      </w:r>
      <w:ins w:id="38" w:author="Fossum, Kirsten" w:date="2025-01-07T16:21:00Z">
        <w:r w:rsidR="004041C4">
          <w:rPr>
            <w:rFonts w:ascii="Times New Roman" w:hAnsi="Times New Roman" w:cs="Times New Roman"/>
            <w:sz w:val="20"/>
            <w:szCs w:val="20"/>
          </w:rPr>
          <w:t xml:space="preserve">particle </w:t>
        </w:r>
      </w:ins>
      <w:r w:rsidR="00F83836">
        <w:rPr>
          <w:rFonts w:ascii="Times New Roman" w:hAnsi="Times New Roman" w:cs="Times New Roman"/>
          <w:sz w:val="20"/>
          <w:szCs w:val="20"/>
        </w:rPr>
        <w:t>number</w:t>
      </w:r>
      <w:del w:id="39" w:author="Fossum, Kirsten" w:date="2025-01-07T16:20:00Z">
        <w:r w:rsidR="00F83836" w:rsidDel="004041C4">
          <w:rPr>
            <w:rFonts w:ascii="Times New Roman" w:hAnsi="Times New Roman" w:cs="Times New Roman"/>
            <w:sz w:val="20"/>
            <w:szCs w:val="20"/>
          </w:rPr>
          <w:delText>s</w:delText>
        </w:r>
      </w:del>
      <w:r w:rsidR="00810A54">
        <w:rPr>
          <w:rFonts w:ascii="Times New Roman" w:hAnsi="Times New Roman" w:cs="Times New Roman"/>
          <w:sz w:val="20"/>
          <w:szCs w:val="20"/>
        </w:rPr>
        <w:t xml:space="preserve"> flux</w:t>
      </w:r>
      <w:r w:rsidR="00F83836">
        <w:rPr>
          <w:rFonts w:ascii="Times New Roman" w:hAnsi="Times New Roman" w:cs="Times New Roman"/>
          <w:sz w:val="20"/>
          <w:szCs w:val="20"/>
        </w:rPr>
        <w:t xml:space="preserve"> </w:t>
      </w:r>
      <w:r w:rsidR="00A06F91">
        <w:rPr>
          <w:rFonts w:ascii="Times New Roman" w:hAnsi="Times New Roman" w:cs="Times New Roman"/>
          <w:sz w:val="20"/>
          <w:szCs w:val="20"/>
        </w:rPr>
        <w:fldChar w:fldCharType="begin"/>
      </w:r>
      <w:r w:rsidR="00A06F91">
        <w:rPr>
          <w:rFonts w:ascii="Times New Roman" w:hAnsi="Times New Roman" w:cs="Times New Roman"/>
          <w:sz w:val="20"/>
          <w:szCs w:val="20"/>
        </w:rPr>
        <w:instrText xml:space="preserve"> ADDIN ZOTERO_ITEM CSL_CITATION {"citationID":"9x86OAAx","properties":{"formattedCitation":"(Markuszewski et al., 2024; Sellegri et al., 2023)","plainCitation":"(Markuszewski et al., 2024; Sellegri et al., 2023)","noteIndex":0},"citationItems":[{"id":4879,"uris":["http://zotero.org/groups/3856298/items/7Z7BTF8G"],"itemData":{"id":4879,"type":"article","abstract":"Abstract. Ship-based measurements of sea spray aerosol (SSA) gradient fluxes in the size range 0.5–47 µm diameter were conducted between 2009–2017 in both the Baltic Sea and the North Atlantic Ocean. Measured total SSA fluxes varied between 8.9⸱103 ± 6.8⸱105 m-2 s-1 for the Baltic Sea, and 1.0⸱104 ± 105 m-2 s-1. for the Atlantic Ocean. The analysis uncovered a significant decrease (by a factor of 2.2 in wind speed range 10.5 m s-1–14.5 m s-1) in SSA fluxes with chlorophyll-a (Chl-a) concentration higher than 3.5 mg m-3 in the Baltic Sea area. We found statistically significant correlations for both regions of interest between SSA fluxes and various environmental factors including wind speed, wind acceleration, wave age, significant wave height, and wave Reynolds number. Using these factors, we developed separate parameterizations and compared them with previous studies. Additionally, in both measurement regions we observed weak correlations between SSA fluxes and air and water temperature, as well as atmospheric stability. Comparing the Baltic Sea and North Atlantic, we noted distinct emission behaviours, with higher emissions in the Baltic Sea at low wave age values compared to the Atlantic Ocean. This study represents the first comparative analysis of SSA flux measurements using the same methodology in these contrasting marine environments.","DOI":"10.5194/egusphere-2024-1254","license":"https://creativecommons.org/licenses/by/4.0/","source":"Aerosols/Field Measurements/Troposphere/Physics (physical properties and processes)","title":"Multi-year gradient measurements of sea spray fluxes over the Baltic Sea and the North Atlantic Ocean","URL":"https://egusphere.copernicus.org/preprints/2024/egusphere-2024-1254/","author":[{"family":"Markuszewski","given":"Piotr"},{"family":"Nilsson","given":"E. Douglas"},{"family":"Zinke","given":"Julika"},{"family":"Mårtensson","given":"E. Monica"},{"family":"Salter","given":"Matthew"},{"family":"Makuch","given":"Przemysław"},{"family":"Kitowska","given":"Małgorzata"},{"family":"Niedźwiecka-Wróbel","given":"Iwona"},{"family":"Drozdowska","given":"Violetta"},{"family":"Lis","given":"Dominik"},{"family":"Petelski","given":"Tomasz"},{"family":"Ferrero","given":"Luca"},{"family":"Piskozub","given":"Jacek"}],"accessed":{"date-parts":[["2024",6,23]]},"issued":{"date-parts":[["2024",6,3]]},"citation-key":"markuszewskiMultiyearGradientMeasurements2024"}},{"id":2462,"uris":["http://zotero.org/groups/3856298/items/64N6SG2P"],"itemData":{"id":2462,"type":"article-journal","abstract":"Abstract\n            The goal of the Sea2Cloud project is to study the interplay between surface ocean biogeochemical and physical properties, fluxes to the atmosphere, and ultimately their impact on cloud formation under minimal direct anthropogenic influence. Here we present an interdisciplinary approach, combining atmospheric physics and chemistry with marine biogeochemistry, during a voyage between 41° and 47°S in March 2020. In parallel to ambient measurements of atmospheric composition and seawater biogeochemical properties, we describe semicontrolled experiments to characterize nascent sea spray properties and nucleation from gas-phase biogenic emissions. The experimental framework for studying the impact of the predicted evolution of ozone concentration in the Southern Hemisphere is also detailed. After describing the experimental strategy, we present the oceanic and meteorological context including provisional results on atmospheric thermodynamics, composition, and flux measurements. In situ measurements and flux studies were carried out on different biological communities by sampling surface seawater from subantarctic, subtropical, and frontal water masses. Air–Sea-Interface Tanks (ASIT) were used to quantify biogenic emissions of trace gases under realistic environmental conditions, with nucleation observed in association with biogenic seawater emissions. Sea spray continuously generated produced sea spray fluxes of 34% of organic matter by mass, of which 4% particles had fluorescent properties, and which size distribution resembled the one found in clean sectors of the Southern Ocean. The goal of Sea2Cloud is to generate realistic parameterizations of emission flux dependences of trace gases and nucleation precursors, sea spray, cloud condensation nuclei, and ice nuclei using seawater biogeochemistry, for implementation in regional atmospheric models.","container-title":"Bulletin of the American Meteorological Society","DOI":"10.1175/BAMS-D-21-0063.1","ISSN":"0003-0007, 1520-0477","issue":"5","page":"E1017-E1043","source":"DOI.org (Crossref)","title":"Sea2Cloud: From Biogenic Emission Fluxes to Cloud Properties in the Southwest Pacific","title-short":"Sea2Cloud","volume":"104","author":[{"family":"Sellegri","given":"Karine"},{"family":"Harvey","given":"Mike"},{"family":"Peltola","given":"Maija"},{"family":"Saint-Macary","given":"Alexia"},{"family":"Barthelmeß","given":"Theresa"},{"family":"Rocco","given":"Manon"},{"family":"Moore","given":"Kathryn A."},{"family":"Cristi","given":"Antonia"},{"family":"Peyrin","given":"Frederic"},{"family":"Barr","given":"Neill"},{"family":"Labonnote","given":"Laurent"},{"family":"Marriner","given":"Andrew"},{"family":"McGregor",</w:instrText>
      </w:r>
      <w:r w:rsidR="00A06F91" w:rsidRPr="00A06F91">
        <w:rPr>
          <w:rFonts w:ascii="Times New Roman" w:hAnsi="Times New Roman" w:cs="Times New Roman"/>
          <w:sz w:val="20"/>
          <w:szCs w:val="20"/>
          <w:lang w:val="en-IE"/>
        </w:rPr>
        <w:instrText xml:space="preserve">"given":"John"},{"family":"Safi","given":"Karl"},{"family":"Deppeler","given":"Stacy"},{"family":"Archer","given":"Stephen"},{"family":"Dunne","given":"Erin"},{"family":"Harnwell","given":"James"},{"family":"Delanoe","given":"Julien"},{"family":"Freney","given":"Evelyn"},{"family":"Rose","given":"Clémence"},{"family":"Bazantay","given":"Clément"},{"family":"Planche","given":"Céline"},{"family":"Saiz-Lopez","given":"Alfonso"},{"family":"Quintanilla-López","given":"Jesús E."},{"family":"Lebrón-Aguilar","given":"Rosa"},{"family":"Rinaldi","given":"Matteo"},{"family":"Banson","given":"Sandra"},{"family":"Joseph","given":"Romain"},{"family":"Lupascu","given":"Aurelia"},{"family":"Jourdan","given":"Olivier"},{"family":"Mioche","given":"Guillaume"},{"family":"Colomb","given":"Aurélie"},{"family":"Olivares","given":"Gus"},{"family":"Querel","given":"Richard"},{"family":"McDonald","given":"Adrian"},{"family":"Plank","given":"Graeme"},{"family":"Bukosa","given":"Beata"},{"family":"Dillon","given":"Wayne"},{"family":"Pelon","given":"Jacques"},{"family":"Baray","given":"Jean-Luc"},{"family":"Tridon","given":"Frederic"},{"family":"Donnadieu","given":"Franck"},{"family":"Szczap","given":"Frédéric"},{"family":"Engel","given":"Anja"},{"family":"DeMott","given":"Paul J."},{"family":"Law","given":"Cliff S."}],"issued":{"date-parts":[["2023",5]]},"citation-key":"sellegriSea2CloudBiogenicEmission2023"}}],"schema":"https://github.com/citation-style-language/schema/raw/master/csl-citation.json"} </w:instrText>
      </w:r>
      <w:r w:rsidR="00A06F91">
        <w:rPr>
          <w:rFonts w:ascii="Times New Roman" w:hAnsi="Times New Roman" w:cs="Times New Roman"/>
          <w:sz w:val="20"/>
          <w:szCs w:val="20"/>
        </w:rPr>
        <w:fldChar w:fldCharType="separate"/>
      </w:r>
      <w:r w:rsidR="00A06F91" w:rsidRPr="00A06F91">
        <w:rPr>
          <w:rFonts w:ascii="Times New Roman" w:hAnsi="Times New Roman" w:cs="Times New Roman"/>
          <w:sz w:val="20"/>
          <w:lang w:val="en-IE"/>
        </w:rPr>
        <w:t>(Markuszewski et al., 2024; Sellegri et al., 2023)</w:t>
      </w:r>
      <w:r w:rsidR="00A06F91">
        <w:rPr>
          <w:rFonts w:ascii="Times New Roman" w:hAnsi="Times New Roman" w:cs="Times New Roman"/>
          <w:sz w:val="20"/>
          <w:szCs w:val="20"/>
        </w:rPr>
        <w:fldChar w:fldCharType="end"/>
      </w:r>
      <w:r w:rsidR="00A06F91">
        <w:rPr>
          <w:rFonts w:ascii="Times New Roman" w:hAnsi="Times New Roman" w:cs="Times New Roman"/>
          <w:sz w:val="20"/>
          <w:szCs w:val="20"/>
          <w:lang w:val="en-IE"/>
        </w:rPr>
        <w:t>,</w:t>
      </w:r>
      <w:r w:rsidR="00A06F91" w:rsidRPr="00A06F91">
        <w:rPr>
          <w:rFonts w:ascii="Times New Roman" w:hAnsi="Times New Roman" w:cs="Times New Roman"/>
          <w:sz w:val="20"/>
          <w:szCs w:val="20"/>
        </w:rPr>
        <w:t xml:space="preserve"> </w:t>
      </w:r>
      <w:r w:rsidR="00A06F91">
        <w:rPr>
          <w:rFonts w:ascii="Times New Roman" w:hAnsi="Times New Roman" w:cs="Times New Roman"/>
          <w:sz w:val="20"/>
          <w:szCs w:val="20"/>
        </w:rPr>
        <w:t xml:space="preserve">size </w:t>
      </w:r>
      <w:r w:rsidR="00A06F91">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{"citationID":"rL6Cdj0I","properties":{"formattedCitation":"(Croft et al., 2021; O\\uc0\\u8217{}Dowd et al., 2004; Saliba et al., 2019)","plainCitation":"(Croft et al., 2021; O’Dowd et al., 2004; Saliba et al., 2019)","noteIndex":0},"citationItems":[{"id":1332,"uris":["http://zotero.org/groups/3856298/items/XCZ2X9NS"],"itemData":{"id":1332,"type":"article-journal","abstract":"Abstract. Aerosols over Earth's remote and spatially extensive ocean surfaces have important influences on planetary climate. However, these aerosols and\ntheir effects remain poorly understood, in part due to the remoteness and limited observations over these regions. In this study, we seek to\nunderstand factors that shape marine aerosol size distributions and composition in the northwest Atlantic Ocean region. We use the GEOS-Chem model with the TwO-Moment Aerosol Sectional (TOMAS) microphysics algorithm\nmodel to interpret measurements collected from ship and aircraft during the four seasonal campaigns of the North Atlantic Aerosols and Marine\nEcosystems Study (NAAMES) conducted between 2015 and 2018. Observations from the NAAMES campaigns show enhancements in the campaign-median number of\naerosols with diameters larger than 3 nm in the lower troposphere (below 6 km), most pronounced during the phytoplankton bloom\nmaxima (May/June) below 2 km in the free troposphere. Our simulations, combined with NAAMES ship and aircraft measurements, suggest several\nkey factors that contribute to aerosol number and size in the northwest Atlantic lower troposphere, with significant regional-mean\n(40–60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N and 20–50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xml:space="preserve"> W) cloud-albedo aerosol indirect effect (AIE) and direct radiative effect (DRE) processes during the phytoplankton\nbloom. These key factors and their associated simulated radiative effects in the region include the following: (1) particle formation near and above the marine\nboundary layer (MBL) top (AIE: −3.37 W m−2, DRE: −0.62 W m−2); (2) particle growth due to marine secondary organic\naerosol (MSOA) as the nascent particles subside into the MBL, enabling them to become cloud-condensation-nuclei-sized particles (AIE:\n−2.27 W m−2, DRE: −0.10 W m−2); (3) particle formation and growth due to the products of dimethyl sulfide, above and within the\nMBL (−1.29 W m−2, DRE: −0.06 W m−2); (4) ship emissions (AIE: −0.62 W m−2, DRE: −0.05 W m−2);\nand (5) primary sea spray emissions (AIE: +0.04 W m−2, DRE: −0.79 W m−2). Our results suggest that a synergy of particle\nformation in the lower troposphere (particularly near and above the MBL top) and growth by MSOA contributes strongly to\ncloud-condensation-nuclei-sized particles with significant regional radiative effects in the northwest Atlantic. To gain confidence in radiative\neffect magnitudes, future work is needed to understand (1) the sources and temperature dependence of condensable marine vapors forming MSOA, (2) primary sea spray emissions, and (3) the species that can form new particles in the lower troposphere and grow these particles as they descend into\nthe marine boundary layer.","container-title":"Atmospheric Chemistry and Physics","DOI":"10.5194/acp-21-1889-2021","ISSN":"1680-7324","issue":"3","journalAbbreviation":"Atmos. Chem. Phys.","language":"en","page":"1889-1916","source":"DOI.org (Crossref)","title":"Factors controlling marine aerosol size distributions and their climate effects over the northwest Atlantic Ocean region","volume":"21","author":[{"family":"Croft","given":"Betty"},{"family":"Martin","given":"Randall V."},{"family":"Moore","given":"Richard H."},{"family":"Ziemba","given":"Luke D."},{"family":"Crosbie","given":"Ewan C."},{"family":"Liu","given":"Hongyu"},{"family":"Russell","given":"Lynn M."},{"family":"Saliba","given":"Georges"},{"family":"Wisthaler","given":"Armin"},{"family":"Müller","given":"Markus"},{"family":"Schiller","given":"Arne"},{"family":"Galí","given":"Martí"},{"family":"Chang","given":"Rachel Y.-W."},{"family":"McDuffie","given":"Erin E."},{"family":"Bilsback","given":"Kelsey R."},{"family":"Pierce","given":"Jeffrey R."}],"issued":{"date-parts":[["2021",2,10]]},"citation-key":"croftFactorsControllingMarine2021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Jun"},{"family":"Putaud","given":"Jean-Philippe"}],"issued":{"date-parts":[["2004",10]]},"citation-key":"odowdBiogenicallyDrivenOrganic2004"}},{"id":1646,"uris":["http://zotero.org/groups/3856298/items/DIVUFZDH"],"itemData":{"id":1646,"type":"article-journal","abstract":"Four North Atlantic Aerosol and Marine Ecosystems Study (NAAMES) field campaigns from winter 2015 through spring 2018 sampled an extensive set of oceanographic and atmospheric parameters during the annual phytoplankton bloom cycle. This unique dataset provides four seasons of open-ocean observations of wind speed, sea surface temperature (SST), seawater particle attenuation at 660 nm (\n              c\n              p,660\n              , a measure of ocean particulate organic carbon), bacterial production rates, and sea-spray aerosol size distributions and number concentrations (\n              N\n              SSA\n              ). The NAAMES measurements show moderate to strong correlations (0.56 &lt;\n              R\n              &lt; 0.70) between\n              N\n              SSA\n              and local wind speeds in the marine boundary layer on hourly timescales, but this relationship weakens in the campaign averages that represent each season, in part because of the reduction in range of wind speed by multiday averaging.\n              N\n              SSA\n              correlates weakly with seawater c\n              p,660\n              (\n              R\n              = 0.36,\n              P\n              &lt;&lt; 0.01), but the correlation with c\n              p,660\n              , is improved (\n              R\n              = 0.51,\n              P\n              &lt; 0.05) for periods of low wind speeds. In addition, NAAMES measurements provide observational dependence of SSA mode diameter (\n              d\n              m\n              ) on SST, with\n              d\n              m\n              increasing to larger sizes at higher SST (\n              R\n              = 0.60,\n              P\n              &lt;&lt; 0.01) on hourly timescales. These results imply that climate models using bimodal SSA parameterizations to wind speed rather than a single SSA mode that varies with SST may overestimate SSA number concentrations (hence cloud condensation nuclei) by a factor of 4 to 7 and may underestimate SSA scattering (hence direct radiative effects) by a factor of 2 to 5, in addition to overpredicting variability in SSA scattering from wind speed by a factor of 5.","container-title":"Proceedings of the National Academy of Sciences","DOI":"10.1073/pnas.1907574116","ISSN":"0027-8424, 1091-6490","issue":"41","journalAbbreviation":"Proc Natl Acad Sci USA","language":"en","page":"20309-20314","source":"DOI.org (Crossref)","title":"Factors driving the seasonal and hourly variability of sea-spray aerosol number in the North Atlantic","volume":"116","author":[{"family":"Saliba","given":"Georges"},{"family":"Chen","given":"Chia-Li"},{"family":"Lewis","given":"Savannah"},{"family":"Russell","given":"Lynn M."},{"family":"Rivellini","given":"Laura-Helena"},{"family":"Lee","given":"Alex K. Y."},{"family":"Quinn","given":"Patricia K."},{"family":"Bates","given":"Timothy S."},{"family":"Haëntjens","given":"Nils"},{"family":"Boss","given":"Emmanuel S."},{"family":"Karp-Boss","given":"Lee"},{"family":"Baetge","given":"Nicholas"},{"family":"Carlson","given":"Craig A."},{"family":"Behrenfeld","given":"Michael J."}],"issued":{"date-parts":[["2019",10,8]]},"citation-key":"salibaFactorsDrivingSeasonal2019"}}],"schema":"https://github.com/citation-style-language/schema/raw/master/csl-citation.json"} </w:instrText>
      </w:r>
      <w:r w:rsidR="00A06F91">
        <w:rPr>
          <w:rFonts w:ascii="Times New Roman" w:hAnsi="Times New Roman" w:cs="Times New Roman"/>
          <w:sz w:val="20"/>
          <w:szCs w:val="20"/>
        </w:rPr>
        <w:fldChar w:fldCharType="separate"/>
      </w:r>
      <w:r w:rsidR="00157BE0" w:rsidRPr="00157BE0">
        <w:rPr>
          <w:rFonts w:ascii="Times New Roman" w:hAnsi="Times New Roman" w:cs="Times New Roman"/>
          <w:sz w:val="20"/>
        </w:rPr>
        <w:t>(Croft et al., 2021; O’Dowd et al., 2004; Saliba et al., 2019)</w:t>
      </w:r>
      <w:r w:rsidR="00A06F91">
        <w:rPr>
          <w:rFonts w:ascii="Times New Roman" w:hAnsi="Times New Roman" w:cs="Times New Roman"/>
          <w:sz w:val="20"/>
          <w:szCs w:val="20"/>
        </w:rPr>
        <w:fldChar w:fldCharType="end"/>
      </w:r>
      <w:r w:rsidR="00810A54">
        <w:rPr>
          <w:rFonts w:ascii="Times New Roman" w:hAnsi="Times New Roman" w:cs="Times New Roman"/>
          <w:sz w:val="20"/>
          <w:szCs w:val="20"/>
        </w:rPr>
        <w:t xml:space="preserve">, </w:t>
      </w:r>
      <w:r w:rsidR="00F83836" w:rsidRPr="00A06F91">
        <w:rPr>
          <w:rFonts w:ascii="Times New Roman" w:hAnsi="Times New Roman" w:cs="Times New Roman"/>
          <w:sz w:val="20"/>
          <w:szCs w:val="20"/>
          <w:lang w:val="en-IE"/>
        </w:rPr>
        <w:t xml:space="preserve">lifespan and surface tension </w:t>
      </w:r>
      <w:r w:rsidR="00F83836">
        <w:rPr>
          <w:rFonts w:ascii="Times New Roman" w:hAnsi="Times New Roman" w:cs="Times New Roman"/>
          <w:sz w:val="20"/>
          <w:szCs w:val="20"/>
        </w:rPr>
        <w:fldChar w:fldCharType="begin"/>
      </w:r>
      <w:r w:rsidR="00E85435">
        <w:rPr>
          <w:rFonts w:ascii="Times New Roman" w:hAnsi="Times New Roman" w:cs="Times New Roman"/>
          <w:sz w:val="20"/>
          <w:szCs w:val="20"/>
          <w:lang w:val="en-IE"/>
        </w:rPr>
        <w:instrText xml:space="preserve"> ADDIN ZOTERO_ITEM CSL_CITATION {"citationID":"miullzLR","properties":{"formattedCitation":"(Lee et al., 2020; Ovadnevaite et al., 2017; Sellegri et al., 2021)","plainCitation":"(Lee et al., 2020; Ovadnevaite et al., 2017; Sellegri et al., 2021)","noteIndex":0},"citationItems":[{"id":1967,"uris":["http://zotero.org/groups/3856298/items/UWGQSVMS"],"itemData":{"id":1967,"type":"article-journal","container-title":"ACS Earth and Space Chemistry","DOI":"10.1021/acsearthspacechem.0c00032","ISSN":"2472-3452, 2472-3452","issue":"4","journalAbbreviation":"ACS Earth Space Chem.","language":"en","page":"650-660","source":"DOI.org (Crossref)","title":"Organic Enrichment, Physical Phase State, and Surface Tension Depression of Nascent Core–Shell Sea Spray Aerosols during Two Phytoplankton Blooms","volume":"4","author":[{"family":"Lee","given":"Hansol D."},{"family":"Morris","given":"Holly S."},{"family":"Laskina","given":"Olga"},{"family":"Sultana","given":"Camille M."},{"family":"Lee","given":"Christopher"},{"family":"Jayarathne","given":"Thilina"},{"family":"Cox","given":"Joshua L."},{"family":"Wang","given":"Xiaofei"},{"family":"Hasenecz","given":"Elias S."},{"family":"DeMott","given":"Paul J."},{"family":"Bertram","given":"Timothy H."},{"family":"Cappa","given":"Christopher D."},{"family":"Stone","given":"Elizabeth A."},{"family":"Prather","given":"Kimberly A."},{"family":"Grassian","given":"Vicki H."},{"family":"Tivanski","given":"Alexei V."}],"issued":{"date-parts":[["2020",4,16]]},"citation-key":"leeOrganicEnrichmentPhysical2020"}},{"id":1474,"uris":["http://zotero.org/groups/3856298/items/J7M6B5NZ"],"itemData":{"id":1474,"type":"article-journal","container-title":"Nature","DOI":"10.1038/nature22806","ISSN":"0028-0836, 1476-4687","issue":"7660","journalAbbreviation":"Nature","language":"en","page":"637-641","source":"DOI.org (Crossref)","title":"Surface tension prevails over solute effect in organic-influenced cloud droplet activation","volume":"546","author":[{"family":"Ovadnevaite","given":"Jurgita"},{"family":"Zuend","given":"Andreas"},{"family":"Laaksonen","given":"Ari"},{"family":"Sanchez","given":"Kevin J."},{"family":"Roberts","given":"Greg"},{"family":"Ceburnis","given":"Darius"},{"family":"Decesari","given":"Stefano"},{"family":"Rinaldi","given":"Matteo"},{"family":"Hodas","given":"Natasha"},{"family":"Facchini","given":"Maria Cristina"},{"family":"Seinfeld","given":"John H."},{"family":"O’ Dowd","given":"Colin"}],"issued":{"date-parts":[["2017",6]]},"citation-key":"ovadnevaiteSurfaceTensionPrevails2017"}},{"id":2308,"uris":["http://zotero.org/groups/3856298/items/LZEEG94I"],"itemData":{"id":2308,"type":"article-journal","abstract":"Abstract\n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F83836">
        <w:rPr>
          <w:rFonts w:ascii="Times New Roman" w:hAnsi="Times New Roman" w:cs="Times New Roman"/>
          <w:sz w:val="20"/>
          <w:szCs w:val="20"/>
        </w:rPr>
        <w:fldChar w:fldCharType="separate"/>
      </w:r>
      <w:r w:rsidR="00E85435" w:rsidRPr="00E85435">
        <w:rPr>
          <w:rFonts w:ascii="Times New Roman" w:hAnsi="Times New Roman" w:cs="Times New Roman"/>
          <w:sz w:val="20"/>
        </w:rPr>
        <w:t>(Lee et al., 2020; Ovadnevaite et al., 2017; Sellegri et al., 2021)</w:t>
      </w:r>
      <w:r w:rsidR="00F83836">
        <w:rPr>
          <w:rFonts w:ascii="Times New Roman" w:hAnsi="Times New Roman" w:cs="Times New Roman"/>
          <w:sz w:val="20"/>
          <w:szCs w:val="20"/>
        </w:rPr>
        <w:fldChar w:fldCharType="end"/>
      </w:r>
      <w:r w:rsidR="00810A54">
        <w:rPr>
          <w:rFonts w:ascii="Times New Roman" w:hAnsi="Times New Roman" w:cs="Times New Roman"/>
          <w:sz w:val="20"/>
          <w:szCs w:val="20"/>
        </w:rPr>
        <w:t xml:space="preserve"> are</w:t>
      </w:r>
      <w:r w:rsidR="00E85435">
        <w:rPr>
          <w:rFonts w:ascii="Times New Roman" w:hAnsi="Times New Roman" w:cs="Times New Roman"/>
          <w:sz w:val="20"/>
          <w:szCs w:val="20"/>
        </w:rPr>
        <w:t xml:space="preserve"> all the focus of intense ongoing investigations</w:t>
      </w:r>
      <w:r w:rsidR="00A018B4">
        <w:rPr>
          <w:rFonts w:ascii="Times New Roman" w:hAnsi="Times New Roman" w:cs="Times New Roman"/>
          <w:sz w:val="20"/>
          <w:szCs w:val="20"/>
        </w:rPr>
        <w:t>.</w:t>
      </w:r>
    </w:p>
    <w:p w14:paraId="5EBD6489" w14:textId="3D2D05F7" w:rsidR="00832ABA" w:rsidRPr="00D274E9" w:rsidRDefault="00D274E9" w:rsidP="005B0C7A">
      <w:pPr>
        <w:spacing w:line="360" w:lineRule="auto"/>
        <w:rPr>
          <w:rFonts w:ascii="Times New Roman" w:hAnsi="Times New Roman" w:cs="Times New Roman"/>
          <w:sz w:val="20"/>
          <w:szCs w:val="20"/>
        </w:rPr>
      </w:pPr>
      <w:r w:rsidRPr="00D274E9">
        <w:rPr>
          <w:rFonts w:ascii="Times New Roman" w:hAnsi="Times New Roman" w:cs="Times New Roman"/>
          <w:sz w:val="20"/>
          <w:szCs w:val="20"/>
        </w:rPr>
        <w:t>In a warming world,</w:t>
      </w:r>
      <w:r w:rsidR="00FB258E" w:rsidRPr="00FB258E">
        <w:t xml:space="preserve"> </w:t>
      </w:r>
      <w:r w:rsidR="00FB258E">
        <w:rPr>
          <w:rFonts w:ascii="Times New Roman" w:hAnsi="Times New Roman" w:cs="Times New Roman"/>
          <w:sz w:val="20"/>
          <w:szCs w:val="20"/>
        </w:rPr>
        <w:t>f</w:t>
      </w:r>
      <w:r w:rsidR="00FB258E" w:rsidRPr="00FB258E">
        <w:rPr>
          <w:rFonts w:ascii="Times New Roman" w:hAnsi="Times New Roman" w:cs="Times New Roman"/>
          <w:sz w:val="20"/>
          <w:szCs w:val="20"/>
        </w:rPr>
        <w:t xml:space="preserve">ollowing a high-emissions scenario (RCP8.5) trajectory, </w:t>
      </w:r>
      <w:r w:rsidR="00BA0741">
        <w:rPr>
          <w:rFonts w:ascii="Times New Roman" w:hAnsi="Times New Roman" w:cs="Times New Roman"/>
          <w:sz w:val="20"/>
          <w:szCs w:val="20"/>
        </w:rPr>
        <w:t>c</w:t>
      </w:r>
      <w:r w:rsidR="00FB258E" w:rsidRPr="00FB258E">
        <w:rPr>
          <w:rFonts w:ascii="Times New Roman" w:hAnsi="Times New Roman" w:cs="Times New Roman"/>
          <w:sz w:val="20"/>
          <w:szCs w:val="20"/>
        </w:rPr>
        <w:t xml:space="preserve">limate change is projected to </w:t>
      </w:r>
      <w:r w:rsidR="00FB258E">
        <w:rPr>
          <w:rFonts w:ascii="Times New Roman" w:hAnsi="Times New Roman" w:cs="Times New Roman"/>
          <w:sz w:val="20"/>
          <w:szCs w:val="20"/>
        </w:rPr>
        <w:t xml:space="preserve">drastically </w:t>
      </w:r>
      <w:r w:rsidR="00FB258E" w:rsidRPr="00FB258E">
        <w:rPr>
          <w:rFonts w:ascii="Times New Roman" w:hAnsi="Times New Roman" w:cs="Times New Roman"/>
          <w:sz w:val="20"/>
          <w:szCs w:val="20"/>
        </w:rPr>
        <w:t>alter the geographic and seasonal variability of phytoplankton blooms in the N</w:t>
      </w:r>
      <w:r w:rsidR="00FB258E">
        <w:rPr>
          <w:rFonts w:ascii="Times New Roman" w:hAnsi="Times New Roman" w:cs="Times New Roman"/>
          <w:sz w:val="20"/>
          <w:szCs w:val="20"/>
        </w:rPr>
        <w:t>.</w:t>
      </w:r>
      <w:r w:rsidR="00FB258E" w:rsidRPr="00FB258E">
        <w:rPr>
          <w:rFonts w:ascii="Times New Roman" w:hAnsi="Times New Roman" w:cs="Times New Roman"/>
          <w:sz w:val="20"/>
          <w:szCs w:val="20"/>
        </w:rPr>
        <w:t xml:space="preserve">E Atlantic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{"citationID":"31Q02QyV","properties":{"formattedCitation":"(Asch et al., 2019)","plainCitation":"(Asch et al., 2019)","noteIndex":0},"citationItems":[{"id":4625,"uris":["http://zotero.org/groups/3856298/items/6DCSYARM"],"itemData":{"id":4625,"type":"article-journal","abstract":"Abstract\n            \n              Substantial interannual variability in marine fish recruitment (i.e., the number of young fish entering a fishery each year) has been hypothesized to be related</w:instrText>
      </w:r>
      <w:r w:rsidR="00FB258E">
        <w:rPr>
          <w:rFonts w:ascii="Times New Roman" w:hAnsi="Times New Roman" w:cs="Times New Roman" w:hint="eastAsia"/>
          <w:sz w:val="20"/>
          <w:szCs w:val="20"/>
        </w:rPr>
        <w:instrText xml:space="preserve"> to whether the timing of fish spawning matches that of seasonal plankton blooms. Environmental processes that control the phenology of blooms, such as stratification, may differ from those that influence fish spawning, such as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linked reproductive maturation. These different controlling mechanisms could cause the timing of these events to diverge under climate change with negative consequences for fisheries. We use an earth system model to examine the impact of a high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emissions, climate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warmin</w:instrText>
      </w:r>
      <w:r w:rsidR="00FB258E">
        <w:rPr>
          <w:rFonts w:ascii="Times New Roman" w:hAnsi="Times New Roman" w:cs="Times New Roman"/>
          <w:sz w:val="20"/>
          <w:szCs w:val="20"/>
        </w:rPr>
        <w:instrText>g scenario (RCP8.5) on the future spawning time of two classes of temperate, epipelagic fishes: “geographic spawners” whose spawning grounds are defined by fixed geographic features (e.g., rivers, estuaries, reefs) and “environmental spawners” whose spawning grounds move responding to variations in environmental properties, such as temperature. By the century's end, our results indicate that projections of increased stratification cause spring and summer phytoplankton blooms to start 16 days earlier on av</w:instrText>
      </w:r>
      <w:r w:rsidR="00FB258E">
        <w:rPr>
          <w:rFonts w:ascii="Times New Roman" w:hAnsi="Times New Roman" w:cs="Times New Roman" w:hint="eastAsia"/>
          <w:sz w:val="20"/>
          <w:szCs w:val="20"/>
        </w:rPr>
        <w:instrText>erage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0.05 days\n              SE\n              ) at latitudes &gt;40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N. The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linked phenology of geographic spawners changes at a rate twice as fast as phytoplankton, causing these fishes to spawn before the bloom starts across &gt;85% of this region.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Extreme events,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defined here as seasonal mismatches &gt;30 days that could lead to fish recruitment failure, increase 10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fold for geographic spawners in many areas under the RCP8.5 scenario. Mismatches between environmental spawners and phytoplankton</w:instrText>
      </w:r>
      <w:r w:rsidR="00FB258E">
        <w:rPr>
          <w:rFonts w:ascii="Times New Roman" w:hAnsi="Times New Roman" w:cs="Times New Roman"/>
          <w:sz w:val="20"/>
          <w:szCs w:val="20"/>
        </w:rPr>
        <w:instrText xml:space="preserve"> were smaller and less widespread, although sizable mismatches still emerged in some regions. This indicates that range shifts undertaken by environmental spawners may increase the resiliency of fishes to climate change impacts associated with phenological mismatches, potentially buffering against declines in larval fish survival, recruitment, and fisheries. Our model results are supported by empirical evidence from ecosystems with multidecadal observations of both fish and phytoplankton phenology.","container-title":"Global Change Biology","DOI":"10.1111/gcb.14650","ISSN":"1354-1013, 1365-2486","issue":"8","journalAbbreviation":"Global Change Biology","language":"en","page":"2544-2559","source":"DOI.org (Crossref)","title":"Climate change impacts on mismatches between phytoplankton blooms and fish spawning phenology","volume":"25","author":[{"family":"Asch","given":"Rebecca G."},{"family":"Stock","given":"Charles A."},{"family":"Sarmiento","given":"Jorge L."}],"issued":{"date-parts":[["2019",8]]},"citation-key":"aschClimateChangeImpacts2019"}}],"schema":"https://github.com/citation-style-language/schema/raw/master/csl-citation.json"}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(Asch et al., 2019)</w:t>
      </w:r>
      <w:r w:rsidR="00FB258E">
        <w:rPr>
          <w:rFonts w:ascii="Times New Roman" w:hAnsi="Times New Roman" w:cs="Times New Roman"/>
          <w:sz w:val="20"/>
          <w:szCs w:val="20"/>
        </w:rPr>
        <w:fldChar w:fldCharType="end"/>
      </w:r>
      <w:r>
        <w:rPr>
          <w:rFonts w:ascii="Times New Roman" w:hAnsi="Times New Roman" w:cs="Times New Roman"/>
          <w:sz w:val="20"/>
          <w:szCs w:val="20"/>
        </w:rPr>
        <w:t>. Furthermore, l</w:t>
      </w:r>
      <w:r w:rsidR="00832ABA">
        <w:rPr>
          <w:rFonts w:ascii="Times New Roman" w:hAnsi="Times New Roman" w:cs="Times New Roman"/>
          <w:sz w:val="20"/>
          <w:szCs w:val="20"/>
        </w:rPr>
        <w:t>ong term trends</w:t>
      </w:r>
      <w:r w:rsidR="00FB258E">
        <w:rPr>
          <w:rFonts w:ascii="Times New Roman" w:hAnsi="Times New Roman" w:cs="Times New Roman"/>
          <w:sz w:val="20"/>
          <w:szCs w:val="20"/>
        </w:rPr>
        <w:t xml:space="preserve"> already</w:t>
      </w:r>
      <w:r w:rsidR="00832ABA">
        <w:rPr>
          <w:rFonts w:ascii="Times New Roman" w:hAnsi="Times New Roman" w:cs="Times New Roman"/>
          <w:sz w:val="20"/>
          <w:szCs w:val="20"/>
        </w:rPr>
        <w:t xml:space="preserve"> show</w:t>
      </w:r>
      <w:r>
        <w:rPr>
          <w:rFonts w:ascii="Times New Roman" w:hAnsi="Times New Roman" w:cs="Times New Roman"/>
          <w:sz w:val="20"/>
          <w:szCs w:val="20"/>
        </w:rPr>
        <w:t xml:space="preserve"> </w:t>
      </w:r>
      <w:r w:rsidR="00832ABA">
        <w:rPr>
          <w:rFonts w:ascii="Times New Roman" w:hAnsi="Times New Roman" w:cs="Times New Roman"/>
          <w:sz w:val="20"/>
          <w:szCs w:val="20"/>
        </w:rPr>
        <w:t>that the N</w:t>
      </w:r>
      <w:r w:rsidR="00FB258E">
        <w:rPr>
          <w:rFonts w:ascii="Times New Roman" w:hAnsi="Times New Roman" w:cs="Times New Roman"/>
          <w:sz w:val="20"/>
          <w:szCs w:val="20"/>
        </w:rPr>
        <w:t>.</w:t>
      </w:r>
      <w:r w:rsidR="00832ABA">
        <w:rPr>
          <w:rFonts w:ascii="Times New Roman" w:hAnsi="Times New Roman" w:cs="Times New Roman"/>
          <w:sz w:val="20"/>
          <w:szCs w:val="20"/>
        </w:rPr>
        <w:t xml:space="preserve">E Atlantic </w:t>
      </w:r>
      <w:r w:rsidR="005B0C7A" w:rsidRPr="004758A9">
        <w:rPr>
          <w:rFonts w:ascii="Times New Roman" w:hAnsi="Times New Roman" w:cs="Times New Roman"/>
          <w:sz w:val="20"/>
          <w:szCs w:val="20"/>
        </w:rPr>
        <w:t>has experienced major changes in phytoplankton functional diversity</w:t>
      </w:r>
      <w:r w:rsidR="00FB258E">
        <w:rPr>
          <w:rFonts w:ascii="Times New Roman" w:hAnsi="Times New Roman" w:cs="Times New Roman"/>
          <w:sz w:val="20"/>
          <w:szCs w:val="20"/>
        </w:rPr>
        <w:t xml:space="preserve"> over the last 60 years</w:t>
      </w:r>
      <w:r w:rsidR="0093572C">
        <w:rPr>
          <w:rFonts w:ascii="Times New Roman" w:hAnsi="Times New Roman" w:cs="Times New Roman"/>
          <w:sz w:val="20"/>
          <w:szCs w:val="20"/>
        </w:rPr>
        <w:t xml:space="preserve"> (i.e. -5% dinoflagellates decade</w:t>
      </w:r>
      <w:r w:rsidR="0093572C" w:rsidRPr="0093572C">
        <w:rPr>
          <w:rFonts w:ascii="Times New Roman" w:hAnsi="Times New Roman" w:cs="Times New Roman"/>
          <w:sz w:val="20"/>
          <w:szCs w:val="20"/>
          <w:vertAlign w:val="superscript"/>
        </w:rPr>
        <w:t>-1</w:t>
      </w:r>
      <w:r w:rsidR="00832ABA">
        <w:rPr>
          <w:rFonts w:ascii="Times New Roman" w:hAnsi="Times New Roman" w:cs="Times New Roman"/>
          <w:sz w:val="20"/>
          <w:szCs w:val="20"/>
          <w:vertAlign w:val="superscript"/>
        </w:rPr>
        <w:t xml:space="preserve"> </w:t>
      </w:r>
      <w:del w:id="40" w:author="Fossum, Kirsten" w:date="2025-01-07T16:23:00Z">
        <w:r w:rsidR="00832ABA" w:rsidDel="004041C4">
          <w:rPr>
            <w:rFonts w:ascii="Times New Roman" w:hAnsi="Times New Roman" w:cs="Times New Roman"/>
            <w:sz w:val="20"/>
            <w:szCs w:val="20"/>
          </w:rPr>
          <w:delText xml:space="preserve">whereas </w:delText>
        </w:r>
      </w:del>
      <w:ins w:id="41" w:author="Fossum, Kirsten" w:date="2025-01-07T16:23:00Z">
        <w:r w:rsidR="004041C4">
          <w:rPr>
            <w:rFonts w:ascii="Times New Roman" w:hAnsi="Times New Roman" w:cs="Times New Roman"/>
            <w:sz w:val="20"/>
            <w:szCs w:val="20"/>
          </w:rPr>
          <w:t xml:space="preserve">vs </w:t>
        </w:r>
      </w:ins>
      <w:del w:id="42" w:author="Fossum, Kirsten" w:date="2025-01-07T16:23:00Z">
        <w:r w:rsidR="00832ABA" w:rsidDel="004041C4">
          <w:rPr>
            <w:rFonts w:ascii="Times New Roman" w:hAnsi="Times New Roman" w:cs="Times New Roman"/>
            <w:sz w:val="20"/>
            <w:szCs w:val="20"/>
          </w:rPr>
          <w:delText xml:space="preserve">diatoms increased by </w:delText>
        </w:r>
      </w:del>
      <w:ins w:id="43" w:author="Fossum, Kirsten" w:date="2025-01-07T16:23:00Z">
        <w:r w:rsidR="004041C4">
          <w:rPr>
            <w:rFonts w:ascii="Times New Roman" w:hAnsi="Times New Roman" w:cs="Times New Roman"/>
            <w:sz w:val="20"/>
            <w:szCs w:val="20"/>
          </w:rPr>
          <w:t>+</w:t>
        </w:r>
      </w:ins>
      <w:r w:rsidR="00832ABA">
        <w:rPr>
          <w:rFonts w:ascii="Times New Roman" w:hAnsi="Times New Roman" w:cs="Times New Roman"/>
          <w:sz w:val="20"/>
          <w:szCs w:val="20"/>
        </w:rPr>
        <w:t xml:space="preserve">0.1% </w:t>
      </w:r>
      <w:ins w:id="44" w:author="Fossum, Kirsten" w:date="2025-01-07T16:23:00Z">
        <w:r w:rsidR="004041C4">
          <w:rPr>
            <w:rFonts w:ascii="Times New Roman" w:hAnsi="Times New Roman" w:cs="Times New Roman"/>
            <w:sz w:val="20"/>
            <w:szCs w:val="20"/>
          </w:rPr>
          <w:t xml:space="preserve">diatoms </w:t>
        </w:r>
      </w:ins>
      <w:r w:rsidR="00832ABA">
        <w:rPr>
          <w:rFonts w:ascii="Times New Roman" w:hAnsi="Times New Roman" w:cs="Times New Roman"/>
          <w:sz w:val="20"/>
          <w:szCs w:val="20"/>
        </w:rPr>
        <w:t>decade</w:t>
      </w:r>
      <w:r w:rsidR="00832ABA" w:rsidRPr="0093572C">
        <w:rPr>
          <w:rFonts w:ascii="Times New Roman" w:hAnsi="Times New Roman" w:cs="Times New Roman"/>
          <w:sz w:val="20"/>
          <w:szCs w:val="20"/>
          <w:vertAlign w:val="superscript"/>
        </w:rPr>
        <w:t>-1</w:t>
      </w:r>
      <w:r w:rsidR="0093572C">
        <w:rPr>
          <w:rFonts w:ascii="Times New Roman" w:hAnsi="Times New Roman" w:cs="Times New Roman"/>
          <w:sz w:val="20"/>
          <w:szCs w:val="20"/>
        </w:rPr>
        <w:t>)</w:t>
      </w:r>
      <w:r w:rsidR="005B0C7A" w:rsidRPr="004758A9">
        <w:rPr>
          <w:rFonts w:ascii="Times New Roman" w:hAnsi="Times New Roman" w:cs="Times New Roman"/>
          <w:sz w:val="20"/>
          <w:szCs w:val="20"/>
        </w:rPr>
        <w:t xml:space="preserve"> due to rapid warming and various environmental transformations attributable to </w:t>
      </w:r>
      <w:r w:rsidR="00B97BE7">
        <w:rPr>
          <w:rFonts w:ascii="Times New Roman" w:hAnsi="Times New Roman" w:cs="Times New Roman"/>
          <w:sz w:val="20"/>
          <w:szCs w:val="20"/>
        </w:rPr>
        <w:t>Cl</w:t>
      </w:r>
      <w:r w:rsidR="005B0C7A" w:rsidRPr="004758A9">
        <w:rPr>
          <w:rFonts w:ascii="Times New Roman" w:hAnsi="Times New Roman" w:cs="Times New Roman"/>
          <w:sz w:val="20"/>
          <w:szCs w:val="20"/>
        </w:rPr>
        <w:t>imate change</w:t>
      </w:r>
      <w:r w:rsidR="00874C1D">
        <w:rPr>
          <w:rFonts w:ascii="Times New Roman" w:hAnsi="Times New Roman" w:cs="Times New Roman"/>
          <w:sz w:val="20"/>
          <w:szCs w:val="20"/>
        </w:rPr>
        <w:t xml:space="preserve"> </w:t>
      </w:r>
      <w:r w:rsidR="00874C1D">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{"citationID":"blEE3qYH","properties":{"formattedCitation":"(Bedford et al., 2020; Holland et al., 2023; Mutshinda et al., 2024)","plainCitation":"(Bedford et al., 2020; Holland et al., 2023; Mutshinda et al., 2024)","noteIndex":0},"citationItems":[{"id":5589,"uris":["http://zotero.org/groups/3856298/items/WG27VWMJ"],"itemData":{"id":5589,"type":"article-journal","abstract":"Abstract\n            Increasing direct human pressures on the marine environment, coupled with clim</w:instrText>
      </w:r>
      <w:r w:rsidR="00FB258E">
        <w:rPr>
          <w:rFonts w:ascii="Times New Roman" w:hAnsi="Times New Roman" w:cs="Times New Roman" w:hint="eastAsia"/>
          <w:sz w:val="20"/>
          <w:szCs w:val="20"/>
        </w:rPr>
        <w:instrText>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driven changes, is a concern to marine ecosystems globally. This requires the development and monitoring of ecosystem indicators for effective management and adaptation planning. Plankton lifeforms (broad functional groups) are sensitive indicators of marine environmental change and can provide a simplified view of plankton biodiversity, building an understanding of change in lower trophic levels. Here, we visualize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trends in six key plankton lifeforms as well as their correlative relationships with sea surface temperature (SST). For the first time, we collate trends across multiple disparate surveys, comparing the spatially and temporally extensive Continuous Plankton Recorder (CPR) survey (offshore) with multiple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term fixed station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(inshore) from around the UK coastline. These analyses of plankton lifeforms showed profound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term changes, which were coherent across large spatial scales. For example,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diatom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and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meroplankton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lifeforms showed strong alignment between surveys and coherent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trends, with the 1998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2017 decadal average abundance of meroplankton being 2.3 times that of 1958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1967 for CPR samples in the North Sea. This major, shelf</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wide increase in meroplankton correlated with increasing SSTs, and contrasted with a general decrease in holoplankton (dominated by small copepods), indicating a changing balance of benthic and pelagic fauna. Likewise, inshore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offshore gradients in dinoflagellate trends, with contemporary increases inshore contrasting with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decreases offshore (approx. 75% lower decadal mean abundance), urgently require the identification of causal mechanisms. Our lifeform approach allows the collation of many different data types and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across the NW European shelf, providing a crucial evidence base for informing ecosystem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management, and the development of regional adaptation plans.","container-title":"Global Change Biology","DOI":"10.1111/gcb.15066","ISSN":"1354-1013, 1365-2486","issue":"6","journalAbbreviation":"Global Change Biology","language":"en","page":"3482-3497","source":"DOI.org (Crossref)","title":"Lifeform indicators reveal large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shifts in plankton across the North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West European shelf","volume":"26","author":[{"fam</w:instrText>
      </w:r>
      <w:r w:rsidR="00FB258E">
        <w:rPr>
          <w:rFonts w:ascii="Times New Roman" w:hAnsi="Times New Roman" w:cs="Times New Roman"/>
          <w:sz w:val="20"/>
          <w:szCs w:val="20"/>
        </w:rPr>
        <w:instrText>ily":"Bedford","given":"Jacob"},{"family":"Ostle","given":"Clare"},{"family":"Johns","given":"David G."},{"family":"Atkinson","given":"Angus"},{"family":"Best","given":"Mike"},{"family":"Bresnan","given":"Eileen"},{"family":"Machairopoulou","given":"Marga</w:instrText>
      </w:r>
      <w:r w:rsidR="00FB258E">
        <w:rPr>
          <w:rFonts w:ascii="Times New Roman" w:hAnsi="Times New Roman" w:cs="Times New Roman" w:hint="eastAsia"/>
          <w:sz w:val="20"/>
          <w:szCs w:val="20"/>
        </w:rPr>
        <w:instrText>rita"},{"family":"Graves","given":"Carolyn A."},{"family":"Devlin","given":"Michelle"},{"family":"Milligan","given":"Alex"},{"family":"Pitois","given":"Sophie"},{"family":"Mellor","given":"Adam"},{"family":"Tett","given":"Paul"},{"family":"McQuatters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Goll</w:instrText>
      </w:r>
      <w:r w:rsidR="00FB258E">
        <w:rPr>
          <w:rFonts w:ascii="Times New Roman" w:hAnsi="Times New Roman" w:cs="Times New Roman"/>
          <w:sz w:val="20"/>
          <w:szCs w:val="20"/>
        </w:rPr>
        <w:instrText xml:space="preserve">op","given":"Abigail"}],"issued":{"date-parts":[["2020",6]]},"citation-key":"bedfordLifeformIndicatorsReveal2020"}},{"id":4913,"uris":["http://zotero.org/groups/3856298/items/QNXAD4FF"],"itemData":{"id":4913,"type":"article-journal","container-title":"Science of The Total Environment","DOI":"10.1016/j.scitotenv.2023.165505","ISSN":"00489697","journalAbbreviation":"Science of The Total Environment","language":"en","page":"165505","source":"DOI.org (Crossref)","title":"Major declines in NE Atlantic plankton contrast with more stable populations in the rapidly warming North Sea","volume":"898","author":[{"family":"Holland","given":"Matthew M."},{"family":"Louchart","given":"Arnaud"},{"family":"Artigas","given":"Luis Felipe"},{"family":"Ostle","given":"Clare"},{"family":"Atkinson","given":"Angus"},{"family":"Rombouts","given":"Isabelle"},{"family":"Graves","given":"Carolyn A."},{"family":"Devlin","given":"Michelle"},{"family":"Heyden","given":"Birgit"},{"family":"Machairopoulou","given":"Margarita"},{"family":"Bresnan","given":"Eileen"},{"family":"Schilder","given":"Jos"},{"family":"Jakobsen","given":"Hans H."},{"family":"Lloyd-Hartley","given":"Hannah"},{"family":"Tett","given":"Paul"},{"family":"Best","given":"Mike"},{"family":"Goberville","given":"Eric"},{"family":"McQuatters-Gollop","given":"Abigail"}],"issued":{"date-parts":[["2023",11]]},"citation-key":"hollandMajorDeclinesNE2023"}},{"id":5189,"uris":["http://zotero.org/groups/3856298/items/G6VJ5QQ6"],"itemData":{"id":5189,"type":"article","abstract":"Abstract\n          The North Atlantic Ocean has large seasonal blooms rich in diatoms and dinoflagellates which can contribute disproportionately relative to other primary producers to export production and transfer of resources up the food web. Here we analyze data from the Continuous Plankton Recorder to reconstruct variation in the diatom and dinoflagellate community biomass over 6 decades across the North Atlantic. We find: 1) diatom and dinoflagellate biomass has decreased up to 2% per year throughout the North Atlantic except in the eastern and western shelf regions, and 2) there has been a 1-2% per year increase in diatom biomass relative to total diatom and dinoflagellate biomass throughout the North Atlantic, except the Arctic province, from 1960-2017. Our results confirm the widely reported relationship where diatoms are displaced by dinoflagellates as waters warm on short time scales, but we did not observe a coherent effect of sea surface temperature.","DOI":"10.1101/2024.07.02.601152","language":"en","source":"Ecology","title":"Large shifts in diatom and dinoflagellate biomass in the North Atlantic over six decades","URL":"http://biorxiv.org/lookup/doi/10.1101/2024.07.02.601152","author":[{"family":"Mutshinda","given":"Crispin M."},{"family":"Finkel","given":"Zoe V."},{"family":"Irwin","given":"Andrew J."}],"accessed":{"date-parts":[["2024",7,29]]},"issued":{"date-parts":[["2024",7,4]]},"citation-key":"mutshindaLargeShiftsDiatom2024"}}],"schema":"https://github.com/citation-style-language/schema/raw/master/csl-citation.json"} </w:instrText>
      </w:r>
      <w:r w:rsidR="00874C1D">
        <w:rPr>
          <w:rFonts w:ascii="Times New Roman" w:hAnsi="Times New Roman" w:cs="Times New Roman"/>
          <w:sz w:val="20"/>
          <w:szCs w:val="20"/>
        </w:rPr>
        <w:fldChar w:fldCharType="separate"/>
      </w:r>
      <w:r w:rsidR="00FB258E" w:rsidRPr="00FB258E">
        <w:rPr>
          <w:rFonts w:ascii="Times New Roman" w:hAnsi="Times New Roman" w:cs="Times New Roman"/>
          <w:sz w:val="20"/>
        </w:rPr>
        <w:t>(Bedford et al., 2020; Holland et al., 2023; Mutshinda et al., 2024)</w:t>
      </w:r>
      <w:r w:rsidR="00874C1D">
        <w:rPr>
          <w:rFonts w:ascii="Times New Roman" w:hAnsi="Times New Roman" w:cs="Times New Roman"/>
          <w:sz w:val="20"/>
          <w:szCs w:val="20"/>
        </w:rPr>
        <w:fldChar w:fldCharType="end"/>
      </w:r>
      <w:r w:rsidR="00FB258E">
        <w:rPr>
          <w:rFonts w:ascii="Times New Roman" w:hAnsi="Times New Roman" w:cs="Times New Roman"/>
          <w:sz w:val="20"/>
          <w:szCs w:val="20"/>
        </w:rPr>
        <w:t>. All of this</w:t>
      </w:r>
      <w:r w:rsidR="00FB258E" w:rsidRPr="00FB258E">
        <w:rPr>
          <w:rFonts w:ascii="Times New Roman" w:hAnsi="Times New Roman" w:cs="Times New Roman"/>
          <w:sz w:val="20"/>
          <w:szCs w:val="20"/>
        </w:rPr>
        <w:t xml:space="preserve"> strongly support</w:t>
      </w:r>
      <w:r w:rsidR="00FB258E">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B258E">
        <w:rPr>
          <w:rFonts w:ascii="Times New Roman" w:hAnsi="Times New Roman" w:cs="Times New Roman"/>
          <w:sz w:val="20"/>
          <w:szCs w:val="20"/>
        </w:rPr>
        <w:t xml:space="preserve">the pressing needs for </w:t>
      </w:r>
      <w:r w:rsidR="00FB258E" w:rsidRPr="00FB258E">
        <w:rPr>
          <w:rFonts w:ascii="Times New Roman" w:hAnsi="Times New Roman" w:cs="Times New Roman"/>
          <w:sz w:val="20"/>
          <w:szCs w:val="20"/>
        </w:rPr>
        <w:t>further investigation</w:t>
      </w:r>
      <w:r w:rsidR="00360A06">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D314E">
        <w:rPr>
          <w:rFonts w:ascii="Times New Roman" w:hAnsi="Times New Roman" w:cs="Times New Roman"/>
          <w:sz w:val="20"/>
          <w:szCs w:val="20"/>
        </w:rPr>
        <w:t>on</w:t>
      </w:r>
      <w:r w:rsidR="00FB258E" w:rsidRPr="00FB258E">
        <w:rPr>
          <w:rFonts w:ascii="Times New Roman" w:hAnsi="Times New Roman" w:cs="Times New Roman"/>
          <w:sz w:val="20"/>
          <w:szCs w:val="20"/>
        </w:rPr>
        <w:t xml:space="preserve"> phytoplankton-aerosol interactions</w:t>
      </w:r>
      <w:r w:rsidR="00FB258E">
        <w:rPr>
          <w:rFonts w:ascii="Times New Roman" w:hAnsi="Times New Roman" w:cs="Times New Roman"/>
          <w:sz w:val="20"/>
          <w:szCs w:val="20"/>
        </w:rPr>
        <w:t xml:space="preserve"> as environmental stressors will result in significant non-linear effects and tipping points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{"citationID":"rTuDKiZs","properties":{"formattedCitation":"(Ban et al., 2022; Wolf et al., 2024)","plainCitation":"(Ban et al., 2022; Wolf et al., 2024)","noteIndex":0},"citationItems":[{"id":5595,"uris":["http://zotero.org/groups/3856298/items/36E2BS72"],"itemData":{"id":5595,"type":"article-journal","container-title":"Nature Climate Change","DOI":"10.1038/s41558-022-01489-0","ISSN":"1758-678X, 1758-6798","issue":"11","journalAbbreviation":"Nat. Clim. Chang.","language":"en","page":"1045-1051","source":"DOI.org (Crossref)","title":"Tipping points of marine phytoplankton to multiple environmental stressors","volume":"12","author":[{"family":"Ban","given":"Zhan"},{"family":"Hu","given":"Xiangang"},{"family":"Li","given":"Jinghong"}],"issued":{"date-parts":[["2022",11]]},"citation-key":"banTippingPointsMarine2022"}},{"id":4547,"uris":["http://zotero.org/groups/3856298/items/YEIZIQJI"],"itemData":{"id":4547,"type":"article-journal","abstract":"Marine heatwaves are increasing in frequency and intensity as climate change progresses, especially in the highly productive Arctic regions. Although their effects on primary producers will largely determine the impacts on ecosystem services, mechanistic understanding on phytoplankton responses to these extreme events is still very limited. We experimentally exposed Arctic phytoplankton assemblages to stable warming, as well as to repeated heatwaves, and measured temporally resolved productivity, physiology, and composition. Our results show that even extreme stable warming increases productivity, while the response to heatwaves depends on the specific scenario applied and is not predictable from stable warming responses. This appears to be largely due to the underestimated impact of the cool phase following a heatwave, which can be at least as important as the warm phase for the overall response. We show that physiological and compositional adjustments to both warm and cool phases drive overall phytoplankton productivity and need to be considered mechanistically to predict overall ecosystem impacts.\n          , \n            Heatwave responses of Arctic phytoplankton are driven by warm and cool phases and differ from those to stable temperatures.","container-title":"Science Advances","DOI":"10.1126/sciadv.adl5904","ISSN":"2375-2548","issue":"20","journalAbbreviation":"Sci. Adv.","language":"en","page":"eadl5904","source":"DOI.org (Crossref)","title":"Heatwave responses of Arctic phytoplankton communities are driven by combined impacts of warming and cooling","volume":"10","author":[{"family":"Wolf","given":"Klara K. E."},{"family":"Hoppe","given":"Clara J. M."},{"family":"Rehder","given":"Linda"},{"family":"Schaum","given":"Elisa"},{"family":"John","given":"Uwe"},{"family":"Rost","given":"Björn"}],"issued":{"date-parts":[["2024",5,17]]},"citation-key":"wolfHeatwaveResponsesArctic2024"}}],"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(Ban et al., 2022; Wolf et al., 2024)</w:t>
      </w:r>
      <w:r w:rsidR="00FB258E">
        <w:rPr>
          <w:rFonts w:ascii="Times New Roman" w:hAnsi="Times New Roman" w:cs="Times New Roman"/>
          <w:sz w:val="20"/>
          <w:szCs w:val="20"/>
        </w:rPr>
        <w:fldChar w:fldCharType="end"/>
      </w:r>
      <w:r w:rsidR="00FB258E">
        <w:rPr>
          <w:rFonts w:ascii="Times New Roman" w:hAnsi="Times New Roman" w:cs="Times New Roman"/>
          <w:sz w:val="20"/>
          <w:szCs w:val="20"/>
        </w:rPr>
        <w:t xml:space="preserve"> </w:t>
      </w:r>
      <w:r w:rsidR="00360A06">
        <w:rPr>
          <w:rFonts w:ascii="Times New Roman" w:hAnsi="Times New Roman" w:cs="Times New Roman"/>
          <w:sz w:val="20"/>
          <w:szCs w:val="20"/>
        </w:rPr>
        <w:t>.</w:t>
      </w:r>
    </w:p>
    <w:p w14:paraId="20328765" w14:textId="77777777" w:rsidR="004E26C6" w:rsidRDefault="00D10EAE" w:rsidP="00F815AF">
      <w:pPr>
        <w:spacing w:line="360" w:lineRule="auto"/>
        <w:rPr>
          <w:ins w:id="45" w:author="Fossum, Kirsten" w:date="2025-01-07T16:33:00Z"/>
          <w:rFonts w:ascii="Times New Roman" w:hAnsi="Times New Roman" w:cs="Times New Roman"/>
          <w:sz w:val="20"/>
          <w:szCs w:val="20"/>
        </w:rPr>
      </w:pPr>
      <w:r w:rsidRPr="004758A9">
        <w:rPr>
          <w:rFonts w:ascii="Times New Roman" w:hAnsi="Times New Roman" w:cs="Times New Roman"/>
          <w:sz w:val="20"/>
          <w:szCs w:val="20"/>
        </w:rPr>
        <w:lastRenderedPageBreak/>
        <w:t xml:space="preserve">In contrast to </w:t>
      </w:r>
      <w:r w:rsidR="001A7A5F" w:rsidRPr="004758A9">
        <w:rPr>
          <w:rFonts w:ascii="Times New Roman" w:hAnsi="Times New Roman" w:cs="Times New Roman"/>
          <w:sz w:val="20"/>
          <w:szCs w:val="20"/>
        </w:rPr>
        <w:t>PMOA</w:t>
      </w:r>
      <w:r w:rsidRPr="004758A9">
        <w:rPr>
          <w:rFonts w:ascii="Times New Roman" w:hAnsi="Times New Roman" w:cs="Times New Roman"/>
          <w:sz w:val="20"/>
          <w:szCs w:val="20"/>
        </w:rPr>
        <w:t xml:space="preserve">, marine </w:t>
      </w:r>
      <w:r w:rsidR="001A7A5F" w:rsidRPr="004758A9">
        <w:rPr>
          <w:rFonts w:ascii="Times New Roman" w:hAnsi="Times New Roman" w:cs="Times New Roman"/>
          <w:sz w:val="20"/>
          <w:szCs w:val="20"/>
        </w:rPr>
        <w:t>S</w:t>
      </w:r>
      <w:r w:rsidRPr="004758A9">
        <w:rPr>
          <w:rFonts w:ascii="Times New Roman" w:hAnsi="Times New Roman" w:cs="Times New Roman"/>
          <w:sz w:val="20"/>
          <w:szCs w:val="20"/>
        </w:rPr>
        <w:t>econdary</w:t>
      </w:r>
      <w:r w:rsidR="001A7A5F" w:rsidRPr="004758A9">
        <w:rPr>
          <w:rFonts w:ascii="Times New Roman" w:hAnsi="Times New Roman" w:cs="Times New Roman"/>
          <w:sz w:val="20"/>
          <w:szCs w:val="20"/>
        </w:rPr>
        <w:t xml:space="preserve"> Organics</w:t>
      </w:r>
      <w:r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A</w:t>
      </w:r>
      <w:r w:rsidRPr="004758A9">
        <w:rPr>
          <w:rFonts w:ascii="Times New Roman" w:hAnsi="Times New Roman" w:cs="Times New Roman"/>
          <w:sz w:val="20"/>
          <w:szCs w:val="20"/>
        </w:rPr>
        <w:t>erosols</w:t>
      </w:r>
      <w:r w:rsidR="001A7A5F" w:rsidRPr="004758A9">
        <w:rPr>
          <w:rFonts w:ascii="Times New Roman" w:hAnsi="Times New Roman" w:cs="Times New Roman"/>
          <w:sz w:val="20"/>
          <w:szCs w:val="20"/>
        </w:rPr>
        <w:t xml:space="preserve"> (SOA) </w:t>
      </w:r>
      <w:r w:rsidR="00B44CF3" w:rsidRPr="004758A9">
        <w:rPr>
          <w:rFonts w:ascii="Times New Roman" w:hAnsi="Times New Roman" w:cs="Times New Roman"/>
          <w:sz w:val="20"/>
          <w:szCs w:val="20"/>
        </w:rPr>
        <w:t xml:space="preserve">in the remote MBL arise </w:t>
      </w:r>
      <w:r w:rsidRPr="004758A9">
        <w:rPr>
          <w:rFonts w:ascii="Times New Roman" w:hAnsi="Times New Roman" w:cs="Times New Roman"/>
          <w:sz w:val="20"/>
          <w:szCs w:val="20"/>
        </w:rPr>
        <w:t>from new particle formation</w:t>
      </w:r>
      <w:r w:rsidR="00B44CF3" w:rsidRPr="004758A9">
        <w:rPr>
          <w:rFonts w:ascii="Times New Roman" w:hAnsi="Times New Roman" w:cs="Times New Roman"/>
          <w:sz w:val="20"/>
          <w:szCs w:val="20"/>
        </w:rPr>
        <w:t xml:space="preserve"> (NPF)</w:t>
      </w:r>
      <w:r w:rsidR="00F815AF">
        <w:rPr>
          <w:rFonts w:ascii="Times New Roman" w:hAnsi="Times New Roman" w:cs="Times New Roman"/>
          <w:sz w:val="20"/>
          <w:szCs w:val="20"/>
        </w:rPr>
        <w:t xml:space="preserve"> </w:t>
      </w:r>
      <w:r w:rsidR="00B44CF3" w:rsidRPr="004758A9">
        <w:rPr>
          <w:rFonts w:ascii="Times New Roman" w:hAnsi="Times New Roman" w:cs="Times New Roman"/>
          <w:sz w:val="20"/>
          <w:szCs w:val="20"/>
        </w:rPr>
        <w:t>and are governed by</w:t>
      </w:r>
      <w:r w:rsidR="005B0C7A" w:rsidRPr="004758A9">
        <w:rPr>
          <w:rFonts w:ascii="Times New Roman" w:hAnsi="Times New Roman" w:cs="Times New Roman"/>
          <w:sz w:val="20"/>
          <w:szCs w:val="20"/>
        </w:rPr>
        <w:t xml:space="preserve"> other</w:t>
      </w:r>
      <w:r w:rsidR="00B44CF3" w:rsidRPr="004758A9">
        <w:rPr>
          <w:rFonts w:ascii="Times New Roman" w:hAnsi="Times New Roman" w:cs="Times New Roman"/>
          <w:sz w:val="20"/>
          <w:szCs w:val="20"/>
        </w:rPr>
        <w:t xml:space="preserve"> subtle chemical mechanisms</w:t>
      </w:r>
      <w:r w:rsidR="00CA77EC" w:rsidRPr="004758A9">
        <w:rPr>
          <w:rFonts w:ascii="Times New Roman" w:hAnsi="Times New Roman" w:cs="Times New Roman"/>
          <w:sz w:val="20"/>
          <w:szCs w:val="20"/>
        </w:rPr>
        <w:t>. These include g</w:t>
      </w:r>
      <w:r w:rsidR="00B44CF3" w:rsidRPr="004758A9">
        <w:rPr>
          <w:rFonts w:ascii="Times New Roman" w:hAnsi="Times New Roman" w:cs="Times New Roman"/>
          <w:sz w:val="20"/>
          <w:szCs w:val="20"/>
        </w:rPr>
        <w:t>as</w:t>
      </w:r>
      <w:r w:rsidRPr="004758A9">
        <w:rPr>
          <w:rFonts w:ascii="Times New Roman" w:hAnsi="Times New Roman" w:cs="Times New Roman"/>
          <w:sz w:val="20"/>
          <w:szCs w:val="20"/>
        </w:rPr>
        <w:t>-to-particle conversion</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{"citationID":"HBY43O0p","properties":{"formattedCitation":"(Peltola et al., 2022; Zheng et al., 2021)","plainCitation":"(Peltola et al., 2022; Zheng et al., 2021)","noteIndex":0},"citationItems":[{"id":1402,"uris":["http://zotero.org/groups/3856298/items/SPY2PE6K"],"itemData":{"id":1402,"type":"article-journal","abstract":"Abstract\n            Marine low clouds play an important role in the climate system, and their properties are sensitive to cloud condensation nuclei concentrations. While new particle formation represents a major source of cloud condensation nuclei globally, the prevailing view is that new particle formation rarely occurs in remote marine boundary layer over open oceans. Here we present evidence of the regular and frequent occurrence of new particle formation in the upper part of remote marine boundary layer following cold front passages. The new particle formation is facilitated by a combination of efficient removal of existing particles by precipitation, cold air temperatures, vertical transport of reactive gases from the ocean surface, and high actinic fluxes in a broken cloud field. The newly formed particles subsequently grow and contribute substantially to cloud condensation nuclei in the remote marine boundary layer and thereby impact marine low clouds.","container-title":"Nature Communications","DOI":"10.1038/s41467-020-20773-1","ISSN":"2041-1723","issue":"1","journalAbbreviation":"Nat Commun","language":"en","page":"527","source":"DOI.org (Crossref)","title":"New particle formation in the remote marine boundary layer","volume":"12","author":[{"family":"Zheng","given":"Guangjie"},{"family":"Wang","given":"Yang"},{"family":"Wood","given":"Robert"},{"family":"Jensen","given":"Michael P."},{"family":"Kuang","given":"Chongai"},{"family":"McCoy","given":"Isabel L."},{"family":"Matthews","given":"Alyssa"},{"family":"Mei","given":"Fan"},{"family":"Tomlinson","given":"Jason M."},{"family":"Shilling","given":"John E."},{"family":"Zawadowicz","given":"Maria A."},{"family":"Crosbie","given":"Ewan"},{"family":"Moore","given":"Richard"},{"family":"Ziemba","given":"Luke"},{"family":"Andreae","given":"Meinrat O."},{"family":"Wang","given":"Jian"}],"issued":{"date-parts":[["2021",12]]},"citation-key":"zhengNewParticleFormation2021"}},{"id":1169,"uris":["http://zotero.org/groups/3856298/items/T3XHQN2A"],"itemData":{"id":1169,"type":"report","abstract":"Abstract. To reduce uncertainties in climate predictions, we need to better understand aerosol formation in different environments. An important part of this is studying which chemical species are responsible for particle formation. While many advances have been made in this field, measurements are lacking especially from marine environments. Here, we measured the chemical composition of ambient ions over 7 months at Baring Head station, located in coastal New Zealand. This adds to our previous work which reported the aerosol size distribution measurements and investigated new particle formation and environmental conditions favouring new particle formation at the station. By combining the information on ion chemical composition with our previous work, we were able to study the chemical precursors of new particle formation. Our results showed that while over land new particle formation is likely driven by sulfuric acid and organic species, in clean marine air iodine oxides and sulfur species are likely important drivers of particle formation processes. These data were also used to characterise the diurnal and seasonal cycles of most important ion groups and their geographical source regions. Sulfate ions displayed a clear daytime maximum where as iodine oxides had morning and evening maximums. Highly oxygenated organic molecules on the other hand, were most abundant during the night when the air was land-influenced. This data set is highly valuable and our results provide important information on the chemical species driving new particle formation at a remote Southern Hemisphere coastal site.","genre":"preprint","note":"DOI: 10.5194/acp-2022-307","publisher":"Aerosols/Field Measurements/Troposphere/Chemistry (chemical composition and reactions)","source":"DOI.org (Crossref)","title":"Chemical precursors of new particle formation in coastal New Zealand","URL":"https://acp.copernicus.org/preprints/acp-2022-307/","author":[{"family":"Peltola","given":"Maija"},{"family":"Rose","given":"Clémence"},{"family":"Trueblood","given":"Jonathan V."},{"family":"Gray","given":"Sally"},{"family":"Harvey","given":"Mike"},{"family":"Sellegri","given":"Karine"}],"accessed":{"date-parts":[["2022",5,22]]},"issued":{"date-parts":[["2022",5,20]]},"citation-key":"peltolaChemicalPrecursorsNew2022"}}],"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(Peltola et al., 2022; Zheng et al., 2021)</w:t>
      </w:r>
      <w:r w:rsidR="00B25BD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oxidation of volatile organic compounds</w:t>
      </w:r>
      <w:r w:rsidR="00AC38F0">
        <w:rPr>
          <w:rFonts w:ascii="Times New Roman" w:hAnsi="Times New Roman" w:cs="Times New Roman"/>
          <w:sz w:val="20"/>
          <w:szCs w:val="20"/>
        </w:rPr>
        <w:t xml:space="preserve"> </w:t>
      </w:r>
      <w:r w:rsidR="00AC38F0" w:rsidRPr="004758A9">
        <w:rPr>
          <w:rFonts w:ascii="Times New Roman" w:hAnsi="Times New Roman" w:cs="Times New Roman"/>
          <w:sz w:val="20"/>
          <w:szCs w:val="20"/>
        </w:rPr>
        <w:t>and consequent volatility reduction</w:t>
      </w:r>
      <w:r w:rsidR="00E171A2">
        <w:rPr>
          <w:rFonts w:ascii="Times New Roman" w:hAnsi="Times New Roman" w:cs="Times New Roman"/>
          <w:sz w:val="20"/>
          <w:szCs w:val="20"/>
        </w:rPr>
        <w:t xml:space="preserve"> that leads to</w:t>
      </w:r>
      <w:r w:rsidR="00360A06">
        <w:rPr>
          <w:rFonts w:ascii="Times New Roman" w:hAnsi="Times New Roman" w:cs="Times New Roman"/>
          <w:sz w:val="20"/>
          <w:szCs w:val="20"/>
        </w:rPr>
        <w:t xml:space="preserve"> </w:t>
      </w:r>
      <w:r w:rsidR="00B44CF3" w:rsidRPr="004758A9">
        <w:rPr>
          <w:rFonts w:ascii="Times New Roman" w:hAnsi="Times New Roman" w:cs="Times New Roman"/>
          <w:sz w:val="20"/>
          <w:szCs w:val="20"/>
        </w:rPr>
        <w:t>condensation</w:t>
      </w:r>
      <w:r w:rsidR="003A795A">
        <w:rPr>
          <w:rFonts w:ascii="Times New Roman" w:hAnsi="Times New Roman" w:cs="Times New Roman"/>
          <w:sz w:val="20"/>
          <w:szCs w:val="20"/>
        </w:rPr>
        <w:t xml:space="preserve"> </w:t>
      </w:r>
      <w:r w:rsidR="003A795A">
        <w:rPr>
          <w:rFonts w:ascii="Times New Roman" w:hAnsi="Times New Roman" w:cs="Times New Roman"/>
          <w:sz w:val="20"/>
          <w:szCs w:val="20"/>
        </w:rPr>
        <w:fldChar w:fldCharType="begin"/>
      </w:r>
      <w:r w:rsidR="003A795A">
        <w:rPr>
          <w:rFonts w:ascii="Times New Roman" w:hAnsi="Times New Roman" w:cs="Times New Roman"/>
          <w:sz w:val="20"/>
          <w:szCs w:val="20"/>
        </w:rPr>
        <w:instrText xml:space="preserve"> ADDIN ZOTERO_ITEM CSL_CITATION {"citationID":"lyCEpKYc","properties":{"formattedCitation":"(Hallquist et al., 2009; Kroll et al., 2018)","plainCitation":"(Hallquist et al., 2009; Kroll et al., 2018)","noteIndex":0},"citationItems":[{"id":1340,"uris":["http://zotero.org/groups/3856298/items/YZPJ4RWC"],"itemData":{"id":1340,"type":"article-journal","abstract":"Abstract. 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Physics","DOI":"10.5194/acp-9-5155-2009","ISSN":"1680-7324","issue":"14","journalAbbreviation":"Atmos. Chem. Phys.","language":"en","page":"5155-5236","source":"DOI.org (Crossref)","title":"The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citation-key":"hallquistFormationPropertiesImpact2009"}},{"id":1190,"uris":["http://zotero.org/groups/3856298/items/CLQGRKG3"],"itemData":{"id":1190,"type":"article-journal","container-title":"The Journal of Physical Chemistry A","DOI":"10.1021/acs.jpca.8b03524","ISSN":"1089-5639, 1520-5215","issue":"18","journalAbbreviation":"J. Phys. Chem. A","language":"en","page":"4465-4469","source":"DOI.org (Crossref)","title":"Atmospheric Hydroxyl Radical Source: Reaction of Triplet SO &lt;sub&gt;2&lt;/sub&gt; and Water","title-short":"Atmospheric Hydroxyl Radical Source","volume":"122","author":[{"family":"Kroll","given":"Jay A."},{"family":"Frandsen","given":"Benjamin N."},{"family":"Kjaergaard","given":"Henrik G."},{"family":"Vaida","given":"Veronica"}],"issued":{"date-parts":[["2018",5,10]]},"citation-key":"krollAtmosphericHydroxylRadical2018"}}],"schema":"https://github.com/citation-style-language/schema/raw/master/csl-citation.json"} </w:instrText>
      </w:r>
      <w:r w:rsidR="003A795A">
        <w:rPr>
          <w:rFonts w:ascii="Times New Roman" w:hAnsi="Times New Roman" w:cs="Times New Roman"/>
          <w:sz w:val="20"/>
          <w:szCs w:val="20"/>
        </w:rPr>
        <w:fldChar w:fldCharType="separate"/>
      </w:r>
      <w:r w:rsidR="003A795A" w:rsidRPr="003A795A">
        <w:rPr>
          <w:rFonts w:ascii="Times New Roman" w:hAnsi="Times New Roman" w:cs="Times New Roman"/>
          <w:sz w:val="20"/>
        </w:rPr>
        <w:t>(Hallquist et al., 2009; Kroll et al., 2018)</w:t>
      </w:r>
      <w:r w:rsidR="003A795A">
        <w:rPr>
          <w:rFonts w:ascii="Times New Roman" w:hAnsi="Times New Roman" w:cs="Times New Roman"/>
          <w:sz w:val="20"/>
          <w:szCs w:val="20"/>
        </w:rPr>
        <w:fldChar w:fldCharType="end"/>
      </w:r>
      <w:r w:rsidR="003A795A">
        <w:rPr>
          <w:rFonts w:ascii="Times New Roman" w:hAnsi="Times New Roman" w:cs="Times New Roman"/>
          <w:sz w:val="20"/>
          <w:szCs w:val="20"/>
        </w:rPr>
        <w:t xml:space="preserve">, </w:t>
      </w:r>
      <w:r w:rsidR="006C1569" w:rsidRPr="004758A9">
        <w:rPr>
          <w:rFonts w:ascii="Times New Roman" w:hAnsi="Times New Roman" w:cs="Times New Roman"/>
          <w:sz w:val="20"/>
          <w:szCs w:val="20"/>
        </w:rPr>
        <w:t xml:space="preserve">ion-induced nucleation of biogenic particles </w:t>
      </w:r>
      <w:r w:rsidR="006C156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{"citationID":"rzDhOV0Z","properties":{"formattedCitation":"(Kirkby et al., 2016)","plainCitation":"(Kirkby et al., 2016)","noteIndex":0},"citationItems":[{"id":1931,"uris":["http://zotero.org/groups/3856298/items/RXTJFL7K"],"itemData":{"id":1931,"type":"article-journal","abstract":"Abstract\n            \n              Atmospheric aerosols and their effect on clouds are thought to be important for anthropogenic radiative forcing of the climate, yet remain poorly understood\n              1\n              . Globally, around half of cloud condensation nuclei originate from nucleation of atmospheric vapours\n              2\n              . It is thought that sulfuric acid is essential to initiate most particle formation in the atmosphere\n              3,4\n              , and that ions have a relatively minor role\n              5\n              . Some laboratory studies, however, have reported organic particle formation without the intentional addition of sulfuric acid, although contamination could not be excluded\n              6,7\n              . Here we present evidence for the formation of aerosol particles from highly oxidized biogenic vapours in the absence of sulfuric acid in a large chamber under atmospheric conditions. The highly oxygenated molecules (HOMs) are produced by ozonolysis of α-pinene. We find that ions from Galactic cosmic rays increase the nucleation rate by one to two orders of magnitude compared with neutral nucleation. Our experimental findings are supported by quantum chemical calculations of the cluster binding energies of representative HOMs. Ion-induced nucleation of pure organic particles constitutes a potentially widespread source of aerosol particles in terrestrial environments with low sulfuric acid pollution.","container-title":"Nature","DOI":"10.1038/nature17953","ISSN":"0028-0836, 1476-4687","issue":"7604","journalAbbreviation":"Nature","language":"en","page":"521-526","source":"DOI.org (Crossref)","title":"Ion-induced nucleation of pure biogenic particles","volume":"533","author":[{"family":"Kirkby","given":"Jasper"},{"family":"Duplissy","given":"Jonathan"},{"family":"Sengupta","given":"Kamalika"},{"family":"Frege","given":"Carla"},{"family":"Gordon","given":"Hamish"},{"family":"Williamson","given":"Christina"},{"family":"Heinritzi","given":"Martin"},{"family":"Simon","given":"Mario"},{"family":"Yan","given":"Chao"},{"family":"Almeida","given":"João"},{"family":"Tröstl","given":"Jasmin"},{"family":"Nieminen","given":"Tuomo"},{"family":"Ortega","given":"Ismael K."},{"family":"Wagner","given":"Robert"},{"family":"Adamov","given":"Alexey"},{"family":"Amorim","given":"Antonio"},{"family":"Bernhammer","given":"Anne-Kathrin"},{"family":"Bianchi","given":"Federico"},{"family":"Breitenlechner","given":"Martin"},{"family":"Brilke","given":"Sophia"},{"family":"Chen","given":"Xuemeng"},{"family":"Craven","given":"Jill"},{"family":"Dias","given":"Antonio"},{"family":"Ehrhart","given":"Sebastian"},{"family":"Flagan","given":"Richard C."},{"family":"Franchin","given":"Alessandro"},{"family":"Fuchs","given":"Claudia"},{"family":"Guida","given":"Roberto"},{"family":"Hakala","given":"Jani"},{"family":"Hoyle","given":"Christopher R."},{"family":"Jokinen","given":"Tuija"},{"family":"Junninen","given":"Heikki"},{"family":"Kangasluoma","given":"Juha"},{"family":"Kim","given":"Jaeseok"},{"family":"Krapf","given":"Manuel"},{"family":"Kürten","given":"Andreas"},{"family":"Laaksonen","given":"Ari"},{"family":"Lehtipalo","given":"Katrianne"},{"family":"Makhmutov","given":"Vladimir"},{"family":"Mathot","given":"Serge"},{"family":"Molteni","given":"Ugo"},{"family":"Onnela","given":"Antti"},{"family":"Peräkylä","given":"Otso"},{"family":"Piel","given":"Felix"},{"family":"Petäjä","given":"Tuukka"},{"family":"Praplan","given":"Arnaud P."},{"family":"Pringle","given":"Kirsty"},{"family":"Rap","given":"Alexandru"},{"family":"Richards","given":"Nigel A. D."},{"family":"Riipinen","given":"Ilona"},{"family":"Rissanen","given":"Matti P."},{"family":"Rondo","given":"Linda"},{"family":"Sarnela","given":"Nina"},{"family":"Schobesberger","given":"Siegfried"},{"family":"Scott","given":"Catherine E."},{"family":"Seinfeld","given":"John H."},{"family":"Sipilä","given":"Mikko"},{"family":"Steiner","given":"Gerhard"},{"family":"Stozhkov","given":"Yuri"},{"family":"Stratmann","given":"Frank"},{"family":"Tomé","given":"Antonio"},{"family":"Virtanen","given":"Annele"},{"family":"Vogel","given":"Alexander L."},{"family":"Wagner","given":"Andrea C."},{"family":"Wagner","given":"Paul E."},{"family":"Weingartner","given":"Ernest"},{"family":"Wimmer","given":"Daniela"},{"family":"Winkler","given":"Paul M."},{"family":"Ye","given":"Penglin"},{"family":"Zhang","given":"Xuan"},{"family":"Hansel","given":"Armin"},{"family":"Dommen","given":"Josef"},{"family":"Donahue","given":"Neil M."},{"family":"Worsnop","given":"Douglas R."},{"family":"Baltensperger","given":"Urs"},{"family":"Kulmala","given":"Markku"},{"family":"Carslaw","given":"Kenneth S."},{"family":"Curtius","given":"Joachim"}],"issued":{"date-parts":[["2016",5,26]]},"citation-key":"kirkbyIoninducedNucleationPure2016"}}],"schema":"https://github.com/citation-style-language/schema/raw/master/csl-citation.json"} </w:instrText>
      </w:r>
      <w:r w:rsidR="006C156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(Kirkby et al., 2016)</w:t>
      </w:r>
      <w:r w:rsidR="006C156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xml:space="preserve"> and fission of organic biogels </w:t>
      </w:r>
      <w:r w:rsidR="00B44CF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{"citationID":"Sei1NDnO","properties":{"formattedCitation":"(Karl et al., 2013)","plainCitation":"(Karl et al., 2013)","noteIndex":0},"citationItems":[{"id":2401,"uris":["http://zotero.org/groups/3856298/items/BTXZ5MHF"],"itemData":{"id":2401,"type":"article-journal","container-title":"Geophysical Research Letters","DOI":"10.1002/grl.50661","ISSN":"0094-8276, 1944-8007","issue":"14","journalAbbreviation":"Geophys. Res. Lett.","language":"en","page":"3738-3743","source":"DOI.org (Crossref)","title":"Marine nanogels as a source of atmospheric nanoparticles in the high Arctic","volume":"40","author":[{"family":"Karl","given":"Matthias"},{"family":"Leck","given":"Caroline"},{"family":"Coz","given":"Esther"},{"family":"Heintzenberg","given":"Jost"}],"issued":{"date-parts":[["2013",7,28]]},"citation-key":"karlMarineNanogelsSource2013"}}],"schema":"https://github.com/citation-style-language/schema/raw/master/csl-citation.json"} </w:instrText>
      </w:r>
      <w:r w:rsidR="00B44CF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(Karl et al., 2013)</w:t>
      </w:r>
      <w:r w:rsidR="00B44CF3"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r w:rsidR="00D20209"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SOA formation </w:t>
      </w:r>
      <w:r w:rsidR="00623202" w:rsidRPr="004758A9">
        <w:rPr>
          <w:rFonts w:ascii="Times New Roman" w:hAnsi="Times New Roman" w:cs="Times New Roman"/>
          <w:sz w:val="20"/>
          <w:szCs w:val="20"/>
        </w:rPr>
        <w:t>occurs</w:t>
      </w:r>
      <w:r w:rsidRPr="004758A9">
        <w:rPr>
          <w:rFonts w:ascii="Times New Roman" w:hAnsi="Times New Roman" w:cs="Times New Roman"/>
          <w:sz w:val="20"/>
          <w:szCs w:val="20"/>
        </w:rPr>
        <w:t xml:space="preserve"> through various processes such as homogeneous</w:t>
      </w:r>
      <w:r w:rsidR="00EF0C6F" w:rsidRPr="004758A9">
        <w:rPr>
          <w:rFonts w:ascii="Times New Roman" w:hAnsi="Times New Roman" w:cs="Times New Roman"/>
          <w:sz w:val="20"/>
          <w:szCs w:val="20"/>
        </w:rPr>
        <w:t xml:space="preserve">, </w:t>
      </w:r>
      <w:r w:rsidRPr="004758A9">
        <w:rPr>
          <w:rFonts w:ascii="Times New Roman" w:hAnsi="Times New Roman" w:cs="Times New Roman"/>
          <w:sz w:val="20"/>
          <w:szCs w:val="20"/>
        </w:rPr>
        <w:t>heterogeneous</w:t>
      </w:r>
      <w:r w:rsidR="00CA1872" w:rsidRPr="004758A9">
        <w:rPr>
          <w:rFonts w:ascii="Times New Roman" w:hAnsi="Times New Roman" w:cs="Times New Roman"/>
          <w:sz w:val="20"/>
          <w:szCs w:val="20"/>
        </w:rPr>
        <w:t xml:space="preserve"> and </w:t>
      </w:r>
      <w:r w:rsidR="00EF0C6F" w:rsidRPr="004758A9">
        <w:rPr>
          <w:rFonts w:ascii="Times New Roman" w:hAnsi="Times New Roman" w:cs="Times New Roman"/>
          <w:sz w:val="20"/>
          <w:szCs w:val="20"/>
        </w:rPr>
        <w:t>multiple phase</w:t>
      </w:r>
      <w:r w:rsidRPr="004758A9">
        <w:rPr>
          <w:rFonts w:ascii="Times New Roman" w:hAnsi="Times New Roman" w:cs="Times New Roman"/>
          <w:sz w:val="20"/>
          <w:szCs w:val="20"/>
        </w:rPr>
        <w:t xml:space="preserve">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{"citationID":"d8BxOchD","properties":{"formattedCitation":"(Marais et al., 2016; McNeill, 2015)","plainCitation":"(Marais et al., 2016; McNeill, 2015)","noteIndex":0},"citationItems":[{"id":1877,"uris":["http://zotero.org/groups/3856298/items/FPWBFG64"],"itemData":{"id":1877,"type":"article-journal","container-title":"Environmental Science &amp; Technology","DOI":"10.1021/es5043707","ISSN":"0013-936X, 1520-5851","issue":"3","journalAbbreviation":"Environ. Sci. Technol.","language":"en","page":"1237-1244","source":"DOI.org (Crossref)","title":"Aqueous Organic Chemistry in the Atmosphere: Sources and Chemical Processing of Organic Aerosols","title-short":"Aqueous Organic Chemistry in the Atmosphere","volume":"49","author":[{"family":"McNeill","given":"V. Faye"}],"issued":{"date-parts":[["2015",2,3]]},"citation-key":"mcneillAqueousOrganicChemistry2015a"}},{"id":1335,"uris":["http://zotero.org/groups/3856298/items/IYXJ5HUH"],"itemData":{"id":1335,"type":"article-journal","abstract":"Abstract. Isoprene emitted by vegetation is an important precursor of secondary organic aerosol (SOA), but the mechanism and yields are uncertain. Aerosol is prevailingly aqueous under the humid conditions typical of isoprene-emitting regions. Here we develop an aqueous-phase mechanism for isoprene SOA formation coupled to a detailed gas-phase isoprene oxidation scheme. The mechanism is based on aerosol reactive uptake coefficients (γ) for water-soluble isoprene oxidation products, including sensitivity to aerosol acidity and nucleophile concentrations. We apply this mechanism to simulation of aircraft (SEAC4RS) and ground-based (SOAS) observations over the southeast US in summer 2013 using the GEOS-Chem chemical transport model. Emissions of nitrogen oxides (NOx  </w:instrText>
      </w:r>
      <w:r w:rsidR="00001419">
        <w:rPr>
          <w:rFonts w:ascii="Times New Roman" w:hAnsi="Times New Roman" w:cs="Times New Roman" w:hint="eastAsia"/>
          <w:sz w:val="20"/>
          <w:szCs w:val="20"/>
        </w:rPr>
        <w:instrText>≡</w:instrText>
      </w:r>
      <w:r w:rsidR="00001419">
        <w:rPr>
          <w:rFonts w:ascii="Times New Roman" w:hAnsi="Times New Roman" w:cs="Times New Roman"/>
          <w:sz w:val="20"/>
          <w:szCs w:val="20"/>
        </w:rPr>
        <w:instrText xml:space="preserve">  NO + NO2) over the southeast US are such that the peroxy radicals produced from isoprene oxidation (ISOPO2) react significantly with both NO (high-NOx pathway) and HO2 (low-NOx pathway), leading to different suites of isoprene SOA precursors. We find a mean SOA mass yield of 3.3 % from isoprene oxidation, consistent with the observed relationship of total fine organic aerosol (OA) and formaldehyde (a product of isoprene oxidation). Isoprene SOA production is mainly contributed by two immediate gas-phase precursors, isoprene epoxydiols (IEPOX, 58 % of isoprene SOA) from the low-NOx pathway and glyoxal (28 %) from both low- and high-NOx pathways. This speciation is consistent with observations of IEPOX SOA from SOAS and SEAC4RS. Observations show a strong relationship between IEPOX SOA and sulfate aerosol that we explain as due to the effect of sulfate on aerosol acidity and volume. Isoprene SOA concentrations increase as NOx emissions decrease (favoring the low-NOx pathway for isoprene oxidation), but decrease more strongly as SO2 emissions decrease (due to the effect of sulfate on aerosol acidity and volume). The US Environmental Protection Agency (EPA) projects 2013–2025 decreases in anthropogenic emissions of 34 % for NOx (leading to a 7 % increase in isoprene SOA) and 48 % for SO2 (35 % decrease in isoprene SOA). Reducing SO2 emissions decreases sulfate and isoprene SOA by a similar magnitude, representing a factor of 2 co-benefit for PM2.5 from SO2 emission controls.","container-title":"Atmospheric Chemistry and Physics","DOI":"10.5194/acp-16-1603-2016","ISSN":"1680-7324","issue":"3","journalAbbreviation":"Atmos. Chem. Phys.","language":"en","page":"1603-1618","source":"DOI.org (Crossref)","title":"Aqueous-phase mechanism for secondary organic aerosol formation from isoprene: application to the southeast United States and co-benefit of SO&amp;lt;sub&amp;gt;2&amp;lt;/sub&amp;gt; emission controls","title-short":"Aqueous-phase mechanism for secondary organic aerosol formation from isoprene","volume":"16","author":[{"family":"Marais","given":"E. A."},{"family":"Jacob","given":"D. J."},{"family":"Jimenez","given":"J. L."},{"family":"Campuzano-Jost","given":"P."},{"family":"Day","given":"D. A."},{"family":"Hu","given":"W."},{"family":"Krechmer","given":"J."},{"family":"Zhu","given":"L."},{"family":"Kim","given":"P. S."},{"family":"Miller","given":"C. C."},{"family":"Fisher","given":"J. A."},{"family":"Travis","given":"K."},{"family":"Yu","given":"K."},{"family":"Hanisco","given":"T. F."},{"family":"Wolfe","given":"G. M."},{"family":"Arkinson","given":"H. L."},{"family":"Pye","given":"H. O. T."},{"family":"Froyd","given":"K. D."},{"family":"Liao","given":"J."},{"family":"McNeill","given":"V. F."}],"issued":{"date-parts":[["2016",2,11]]},"citation-key":"maraisAqueousphaseMechanismSecondary2016"}}],"schema":"https://github.com/citation-style-language/schema/raw/master/csl-citation.json"}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(Marais et al., 2016; McNeill, 2015)</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00CA1872" w:rsidRPr="004758A9">
        <w:rPr>
          <w:rFonts w:ascii="Times New Roman" w:hAnsi="Times New Roman" w:cs="Times New Roman"/>
          <w:sz w:val="20"/>
          <w:szCs w:val="20"/>
        </w:rPr>
        <w:t xml:space="preserve">as well </w:t>
      </w:r>
      <w:r w:rsidRPr="004758A9">
        <w:rPr>
          <w:rFonts w:ascii="Times New Roman" w:hAnsi="Times New Roman" w:cs="Times New Roman"/>
          <w:sz w:val="20"/>
          <w:szCs w:val="20"/>
        </w:rPr>
        <w:t>photochemistry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{"citationID":"CJYhMJ6e","properties":{"formattedCitation":"(Br\\uc0\\u252{}ggemann, Hayeck, and George 2018)","plainCitation":"(Brüggemann, Hayeck, and George 2018)","dontUpdate":true,"noteIndex":0},"citationItems":[{"id":1325,"uris":["http://zotero.org/groups/3856298/items/P4SVLIRU"],"itemData":{"id":1325,"type":"article-journal","container-title":"Nature Communications","DOI":"10.1038/s41467-018-04528-7","ISSN":"2041-1723","issue":"1","journalAbbreviation":"Nat Commun","language":"en","page":"2101","source":"DOI.org (Crossref)","title":"Interfacial photochemistry at the ocean surface is a global source of organic vapors and aerosols","volume":"9","author":[{"family":"Brüggemann","given":"Martin"},{"family":"Hayeck","given":"Nathalie"},{"family":"George","given":"Christian"}],"issued":{"date-parts":[["2018",12]]},"citation-key":"bruggemannInterfacialPhotochemistryOcean2018a"}}],"schema":"https://github.com/citation-style-language/schema/raw/master/csl-citation.json"} </w:instrText>
      </w:r>
      <w:r w:rsidR="00B25BD9" w:rsidRPr="004758A9">
        <w:rPr>
          <w:rFonts w:ascii="Times New Roman" w:hAnsi="Times New Roman" w:cs="Times New Roman"/>
          <w:sz w:val="20"/>
          <w:szCs w:val="20"/>
        </w:rPr>
        <w:fldChar w:fldCharType="separate"/>
      </w:r>
      <w:r w:rsidR="00B25BD9" w:rsidRPr="004758A9">
        <w:rPr>
          <w:rFonts w:ascii="Times New Roman" w:hAnsi="Times New Roman" w:cs="Times New Roman"/>
          <w:sz w:val="20"/>
          <w:szCs w:val="20"/>
        </w:rPr>
        <w:t>(Brüggemann</w:t>
      </w:r>
      <w:r w:rsidR="00127235" w:rsidRPr="004758A9">
        <w:rPr>
          <w:rFonts w:ascii="Times New Roman" w:hAnsi="Times New Roman" w:cs="Times New Roman"/>
          <w:sz w:val="20"/>
          <w:szCs w:val="20"/>
        </w:rPr>
        <w:t xml:space="preserve"> </w:t>
      </w:r>
      <w:r w:rsidR="00485B74" w:rsidRPr="004758A9">
        <w:rPr>
          <w:rFonts w:ascii="Times New Roman" w:hAnsi="Times New Roman" w:cs="Times New Roman"/>
          <w:i/>
          <w:iCs/>
          <w:sz w:val="20"/>
          <w:szCs w:val="20"/>
        </w:rPr>
        <w:t>et al</w:t>
      </w:r>
      <w:r w:rsidR="00127235" w:rsidRPr="004758A9">
        <w:rPr>
          <w:rFonts w:ascii="Times New Roman" w:hAnsi="Times New Roman" w:cs="Times New Roman"/>
          <w:i/>
          <w:iCs/>
          <w:sz w:val="20"/>
          <w:szCs w:val="20"/>
        </w:rPr>
        <w:t>.</w:t>
      </w:r>
      <w:r w:rsidR="00127235"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t>2018)</w:t>
      </w:r>
      <w:r w:rsidR="00B25BD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856A73" w:rsidRPr="004758A9">
        <w:rPr>
          <w:rFonts w:ascii="Times New Roman" w:hAnsi="Times New Roman" w:cs="Times New Roman"/>
          <w:sz w:val="20"/>
          <w:szCs w:val="20"/>
        </w:rPr>
        <w:t>W</w:t>
      </w:r>
      <w:r w:rsidRPr="004758A9">
        <w:rPr>
          <w:rFonts w:ascii="Times New Roman" w:hAnsi="Times New Roman" w:cs="Times New Roman"/>
          <w:sz w:val="20"/>
          <w:szCs w:val="20"/>
        </w:rPr>
        <w:t xml:space="preserve">hile various SOA molecular classes have been identified, the complexity of SOA, which consist of thousands of multifunctional compounds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{"citationID":"G63ItyH4","properties":{"formattedCitation":"(Goldstein and Galbally, 2007)","plainCitation":"(Goldstein and Galbally, 2007)","noteIndex":0},"citationItems":[{"id":1552,"uris":["http://zotero.org/groups/3856298/items/D5T5XZGS"],"itemData":{"id":1552,"type":"article-journal","container-title":"Environmental Science &amp; Technology","DOI":"10.1021/es072476p","ISSN":"0013-936X, 1520-5851","issue":"5","journalAbbreviation":"Environ. Sci. Technol.","language":"en","page":"1514-1521","source":"DOI.org (Crossref)","title":"Known and Unexplored Organic Constituents in the Earth's Atmosphere","volume":"41","author":[{"family":"Goldstein","given":"Allen H."},{"family":"Galbally","given":"Ian E."}],"issued":{"date-parts":[["2007",3,1]]},"citation-key":"goldsteinKnownUnexploredOrganic2007"}}],"schema":"https://github.com/citation-style-language/schema/raw/master/csl-citation.json"}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(Goldstein and Galbally, 2007)</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Pr="004758A9">
        <w:rPr>
          <w:rFonts w:ascii="Times New Roman" w:hAnsi="Times New Roman" w:cs="Times New Roman"/>
          <w:sz w:val="20"/>
          <w:szCs w:val="20"/>
        </w:rPr>
        <w:t>including high molecular weight species and oligomers from diverse sources</w:t>
      </w:r>
      <w:r w:rsidR="00D20209"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underscores the pressing need for continued exploration.</w:t>
      </w:r>
      <w:bookmarkStart w:id="46" w:name="_Hlk97645632"/>
      <w:r w:rsidR="001A7A5F" w:rsidRPr="004758A9">
        <w:rPr>
          <w:rFonts w:ascii="Times New Roman" w:hAnsi="Times New Roman" w:cs="Times New Roman"/>
          <w:sz w:val="20"/>
          <w:szCs w:val="20"/>
        </w:rPr>
        <w:t xml:space="preserve"> </w:t>
      </w:r>
      <w:r w:rsidR="00D21B6C" w:rsidRPr="004758A9">
        <w:rPr>
          <w:rFonts w:ascii="Times New Roman" w:hAnsi="Times New Roman" w:cs="Times New Roman"/>
          <w:sz w:val="20"/>
          <w:szCs w:val="20"/>
        </w:rPr>
        <w:t>All of this can now be partly described thanks to continuous widespread progresses in aerosol mass spectrometry</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{"citationID":"yG0DbGjb","properties":{"formattedCitation":"(DeCarlo et al. 2006; Laskin, Laskin, and Nizkorodov 2012)","plainCitation":"(DeCarlo et al. 2006; Laskin, Laskin, and Nizkorodov 2012)","dontUpdate":true,"noteIndex":0},"citationItems":[{"id":1385,"uris":["http://zotero.org/groups/3856298/items/HRZTNLSG"],"itemData":{"id":1385,"type":"article-journal","container-title":"Analytical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L."}],"issued":{"date-parts":[["2006",12]]},"citation-key":"decarloFieldDeployableHighResolutionTimeofFlight2006"}},{"id":2108,"uris":["http://zotero.org/groups/3856298/items/UCV8N2N5"],"itemData":{"id":2108,"type":"article-journal","abstract":"Environmental contextAtmospheric aerosols have profound effects on the environment through several physicochemical processes, such as absorption and scattering of sunlight, heterogeneous gas–particle reactions and adverse effects on the respiratory and cardiovascular systems. Understanding aerosol atmospheric chemistry and its environmental impact requires comprehensive characterisation of the physical and chemical properties of particles. Results from mass spectrometry provide important new insights into the origin of atmospheric aerosols, the evolution of their physicochemical properties, their reactivity and their effect on the environment.\n\nAbstractThis manuscript presents an overview of the most recent instrument developments for the field and laboratory applications of mass spectrometry (MS) to investigate the chemistry and physics of atmospheric aerosols. A range of MS instruments, employing different sample introduction methods, ionisation and mass detection techniques are used both for ‘online’ and ‘offline’ characterisation of aerosols. Online MS techniques enable detection of individual particles with simultaneous measurement of particle size distributions and aerodynamic characteristics and are ideally suited for field studies that require high temporal resolution. Offline MS techniques provide a means for detailed molecular-level analysis of aerosol samples, which is essential to gain fundamental knowledge regarding aerosol chemistry, mechanisms of particle formation and atmospheric aging. Combined, complementary MS techniques provide comprehensive information on the chemical composition, size, morphology and phase of aerosols – data of key importance for evaluating hygroscopic and optical properties of particles, their health effects, understanding their origins and atmospheric evolution. Over the last few years, developments and applications of MS techniques in aerosol research have expanded remarkably as evident by skyrocketing publication statistics. The goal of this review is to present the most recent developments in the field of aerosol mass spectrometry for the time period of late 2010 to early 2012, which have not been conveyed in previous reviews.","container-title":"Environmental Chemistry","DOI":"10.1071/EN12052","ISSN":"1448-2517","issue":"3","journalAbbreviation":"Environ. Chem.","language":"en","page":"163","source":"DOI.org (Crossref)","title":"Mass spectrometric approaches for chemical characterisation of atmospheric aerosols: critical review of the most recent advances","title-short":"Mass spectrometric approaches for chemical characterisation of atmospheric aerosols","volume":"9","author":[{"family":"Laskin","given":"Alexander"},{"family":"Laskin","given":"Julia"},{"family":"Nizkorodov","given":"Sergey A."}],"issued":{"date-parts":[["2012"]]},"citation-key":"laskinMassSpectrometricApproaches2012a"}}],"schema":"https://github.com/citation-style-language/schema/raw/master/csl-citation.json"} </w:instrText>
      </w:r>
      <w:r w:rsidR="00B25BD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(DeCarlo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2006; Laskin, and Nizkorodov 2012)</w:t>
      </w:r>
      <w:r w:rsidR="00B25BD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r w:rsidR="00F815AF">
        <w:rPr>
          <w:rFonts w:ascii="Times New Roman" w:hAnsi="Times New Roman" w:cs="Times New Roman"/>
          <w:sz w:val="20"/>
          <w:szCs w:val="20"/>
        </w:rPr>
        <w:t xml:space="preserve"> </w:t>
      </w:r>
    </w:p>
    <w:p w14:paraId="6DB887BC" w14:textId="6627CEB9" w:rsidR="00061D40" w:rsidDel="0051141D" w:rsidRDefault="00F815AF" w:rsidP="00F815AF">
      <w:pPr>
        <w:spacing w:line="360" w:lineRule="auto"/>
        <w:rPr>
          <w:del w:id="47" w:author="CHEVASSUS, Emmanuel" w:date="2024-12-11T22:01:00Z"/>
          <w:rFonts w:ascii="Times New Roman" w:hAnsi="Times New Roman" w:cs="Times New Roman"/>
          <w:sz w:val="20"/>
          <w:szCs w:val="20"/>
          <w:lang w:val="en-IE"/>
        </w:rPr>
      </w:pPr>
      <w:del w:id="48" w:author="CHEVASSUS, Emmanuel" w:date="2024-12-11T21:46:00Z">
        <w:r w:rsidRPr="00F815AF" w:rsidDel="00F815AF">
          <w:rPr>
            <w:rFonts w:ascii="Times New Roman" w:hAnsi="Times New Roman" w:cs="Times New Roman"/>
            <w:sz w:val="20"/>
            <w:szCs w:val="20"/>
          </w:rPr>
          <w:delText>The present study focuses on source apportionment, aiming to delineate the sources of marine OA, particularly distinguishing between SOA and PMOA sources</w:delText>
        </w:r>
        <w:r w:rsidDel="00F815AF">
          <w:rPr>
            <w:rFonts w:ascii="Times New Roman" w:hAnsi="Times New Roman" w:cs="Times New Roman"/>
            <w:sz w:val="20"/>
            <w:szCs w:val="20"/>
          </w:rPr>
          <w:delText>.</w:delText>
        </w:r>
        <w:r w:rsidR="00440F2D" w:rsidRPr="00F815AF" w:rsidDel="00F815AF">
          <w:rPr>
            <w:rFonts w:ascii="Times New Roman" w:hAnsi="Times New Roman" w:cs="Times New Roman"/>
            <w:sz w:val="20"/>
            <w:szCs w:val="20"/>
            <w:lang w:val="en-IE"/>
          </w:rPr>
          <w:delText xml:space="preserve"> </w:delText>
        </w:r>
      </w:del>
    </w:p>
    <w:p w14:paraId="168343F2" w14:textId="18C93BAE" w:rsidR="00F815AF" w:rsidDel="004E26C6" w:rsidRDefault="0051141D" w:rsidP="001F351A">
      <w:pPr>
        <w:pBdr>
          <w:top w:val="nil"/>
          <w:left w:val="nil"/>
          <w:bottom w:val="nil"/>
          <w:right w:val="nil"/>
          <w:between w:val="nil"/>
        </w:pBdr>
        <w:spacing w:line="360" w:lineRule="auto"/>
        <w:rPr>
          <w:del w:id="49" w:author="CHEVASSUS, Emmanuel" w:date="2024-12-11T21:47:00Z"/>
          <w:rFonts w:ascii="Times New Roman" w:hAnsi="Times New Roman" w:cs="Times New Roman"/>
          <w:sz w:val="20"/>
          <w:szCs w:val="20"/>
          <w:lang w:val="en-IE"/>
        </w:rPr>
      </w:pPr>
      <w:del w:id="50" w:author="CHEVASSUS, Emmanuel" w:date="2024-12-11T22:01:00Z">
        <w:r w:rsidRPr="0051141D" w:rsidDel="0051141D">
          <w:rPr>
            <w:rFonts w:ascii="Times New Roman" w:hAnsi="Times New Roman" w:cs="Times New Roman"/>
            <w:sz w:val="20"/>
            <w:szCs w:val="20"/>
          </w:rPr>
          <w:delText>Both SOA and PMOA serve as cloud condensation nuclei (CCN) (Mayer et al., 2020), impacting cloud albedo and lifetime, leading to uncertainties in global chemistry-climate models (Bellouin et al., 2020). Radiative transfer implications from such interactions range from -2.65 to -0.07 Wm-2 , contrasting with CO2 radiative forcing estimate of 1.83±0.18 Wm-2 (Etminan et al., 2016). In pristine environments, SOA nucleation events significantly shape CCN concentrations, altering cloud radiative forcing (Liu and Matsui, 2022) but so does the</w:delText>
        </w:r>
        <w:r w:rsidDel="0051141D">
          <w:rPr>
            <w:rFonts w:ascii="Times New Roman" w:hAnsi="Times New Roman" w:cs="Times New Roman"/>
            <w:sz w:val="20"/>
            <w:szCs w:val="20"/>
          </w:rPr>
          <w:delText xml:space="preserve"> </w:delText>
        </w:r>
        <w:r w:rsidRPr="0051141D" w:rsidDel="0051141D">
          <w:rPr>
            <w:rFonts w:ascii="Times New Roman" w:hAnsi="Times New Roman" w:cs="Times New Roman"/>
            <w:sz w:val="20"/>
            <w:szCs w:val="20"/>
          </w:rPr>
          <w:delText>presence of primary sea spray (Fossum et al., 2018). Complementing this, previous literature shows that phytoplankton activity is related to emissions of organic and sulphate particle CCN precursors (O’Dowd et al., 2015; Sanchez et al., 2021). There is an ongoing debate over the respective impacts from primary sea spray (Ovadnevaite et al. 2011; King et al. 2012; Schwier et al. 2015; Xu et al. 2021) and secondary aerosols (Mayer et al., 2020; Quinn et al., 2017) on cloud formation in pristine environments. This study, thus, aims at identifying aerosol sources and quantifying elemental ratios which can serve as a proxy for ulterior parametrisations (e.g. as done in Han et al. 2022; Li et al. 2023).</w:delText>
        </w:r>
      </w:del>
      <w:ins w:id="51" w:author="CHEVASSUS, Emmanuel" w:date="2024-12-11T21:46:00Z">
        <w:r w:rsidR="00F815AF" w:rsidRPr="00F35864">
          <w:rPr>
            <w:rFonts w:ascii="Times New Roman" w:hAnsi="Times New Roman" w:cs="Times New Roman"/>
            <w:sz w:val="20"/>
            <w:szCs w:val="20"/>
          </w:rPr>
          <w:t>The present study focuses on source apportionment</w:t>
        </w:r>
      </w:ins>
      <w:ins w:id="52" w:author="Fossum, Kirsten" w:date="2025-01-07T16:32:00Z">
        <w:r w:rsidR="004E26C6">
          <w:rPr>
            <w:rFonts w:ascii="Times New Roman" w:hAnsi="Times New Roman" w:cs="Times New Roman"/>
            <w:sz w:val="20"/>
            <w:szCs w:val="20"/>
          </w:rPr>
          <w:t xml:space="preserve"> in a coastal environment</w:t>
        </w:r>
      </w:ins>
      <w:ins w:id="53" w:author="CHEVASSUS, Emmanuel" w:date="2024-12-11T21:46:00Z">
        <w:r w:rsidR="00F815AF" w:rsidRPr="00F35864">
          <w:rPr>
            <w:rFonts w:ascii="Times New Roman" w:hAnsi="Times New Roman" w:cs="Times New Roman"/>
            <w:sz w:val="20"/>
            <w:szCs w:val="20"/>
          </w:rPr>
          <w:t xml:space="preserve">, with the aim to separate </w:t>
        </w:r>
      </w:ins>
      <w:ins w:id="54" w:author="Fossum, Kirsten" w:date="2025-01-07T16:28:00Z">
        <w:r w:rsidR="004E26C6">
          <w:rPr>
            <w:rFonts w:ascii="Times New Roman" w:hAnsi="Times New Roman" w:cs="Times New Roman"/>
            <w:sz w:val="20"/>
            <w:szCs w:val="20"/>
          </w:rPr>
          <w:t>primary OA (</w:t>
        </w:r>
      </w:ins>
      <w:ins w:id="55" w:author="CHEVASSUS, Emmanuel" w:date="2024-12-11T21:46:00Z">
        <w:r w:rsidR="00F815AF" w:rsidRPr="00F35864">
          <w:rPr>
            <w:rFonts w:ascii="Times New Roman" w:hAnsi="Times New Roman" w:cs="Times New Roman"/>
            <w:sz w:val="20"/>
            <w:szCs w:val="20"/>
          </w:rPr>
          <w:t>POA</w:t>
        </w:r>
      </w:ins>
      <w:ins w:id="56" w:author="Fossum, Kirsten" w:date="2025-01-07T16:28:00Z">
        <w:r w:rsidR="004E26C6">
          <w:rPr>
            <w:rFonts w:ascii="Times New Roman" w:hAnsi="Times New Roman" w:cs="Times New Roman"/>
            <w:sz w:val="20"/>
            <w:szCs w:val="20"/>
          </w:rPr>
          <w:t>)</w:t>
        </w:r>
      </w:ins>
      <w:ins w:id="57" w:author="CHEVASSUS, Emmanuel" w:date="2024-12-11T21:46:00Z">
        <w:r w:rsidR="00F815AF" w:rsidRPr="00F35864">
          <w:rPr>
            <w:rFonts w:ascii="Times New Roman" w:hAnsi="Times New Roman" w:cs="Times New Roman"/>
            <w:sz w:val="20"/>
            <w:szCs w:val="20"/>
          </w:rPr>
          <w:t xml:space="preserve"> and SOA into their respective sources. Marine SOA sources notably include methane sulphonic acid </w:t>
        </w:r>
        <w:del w:id="58" w:author="Fossum, Kirsten" w:date="2025-01-07T16:30:00Z">
          <w:r w:rsidR="00F815AF" w:rsidRPr="00F35864" w:rsidDel="004E26C6">
            <w:rPr>
              <w:rFonts w:ascii="Times New Roman" w:hAnsi="Times New Roman" w:cs="Times New Roman"/>
              <w:sz w:val="20"/>
              <w:szCs w:val="20"/>
            </w:rPr>
            <w:delText>which</w:delText>
          </w:r>
        </w:del>
      </w:ins>
      <w:ins w:id="59" w:author="Fossum, Kirsten" w:date="2025-01-07T16:30:00Z">
        <w:r w:rsidR="004E26C6">
          <w:rPr>
            <w:rFonts w:ascii="Times New Roman" w:hAnsi="Times New Roman" w:cs="Times New Roman"/>
            <w:sz w:val="20"/>
            <w:szCs w:val="20"/>
          </w:rPr>
          <w:t>that</w:t>
        </w:r>
      </w:ins>
      <w:ins w:id="60" w:author="CHEVASSUS, Emmanuel" w:date="2024-12-11T21:46:00Z">
        <w:r w:rsidR="00F815AF" w:rsidRPr="00F35864">
          <w:rPr>
            <w:rFonts w:ascii="Times New Roman" w:hAnsi="Times New Roman" w:cs="Times New Roman"/>
            <w:sz w:val="20"/>
            <w:szCs w:val="20"/>
          </w:rPr>
          <w:t xml:space="preserve"> is </w:t>
        </w:r>
        <w:del w:id="61" w:author="Fossum, Kirsten" w:date="2025-01-07T16:29:00Z">
          <w:r w:rsidR="00F815AF" w:rsidRPr="00F35864" w:rsidDel="004E26C6">
            <w:rPr>
              <w:rFonts w:ascii="Times New Roman" w:hAnsi="Times New Roman" w:cs="Times New Roman"/>
              <w:sz w:val="20"/>
              <w:szCs w:val="20"/>
            </w:rPr>
            <w:delText xml:space="preserve">primarily </w:delText>
          </w:r>
        </w:del>
        <w:r w:rsidR="00F815AF" w:rsidRPr="00F35864">
          <w:rPr>
            <w:rFonts w:ascii="Times New Roman" w:hAnsi="Times New Roman" w:cs="Times New Roman"/>
            <w:sz w:val="20"/>
            <w:szCs w:val="20"/>
          </w:rPr>
          <w:t>formed through the oxidation of dimethyl sulphide</w:t>
        </w:r>
        <w:r w:rsidR="00F815AF">
          <w:rPr>
            <w:rFonts w:ascii="Times New Roman" w:hAnsi="Times New Roman" w:cs="Times New Roman"/>
            <w:sz w:val="20"/>
            <w:szCs w:val="20"/>
          </w:rPr>
          <w:t xml:space="preserve"> </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{"citationID":"vH51KXoY","properties":{"formattedCitation":"(Becagli et al., 2019; Hodshire et al., 2019; Mansour et al., 2024)","plainCitation":"(Becagli et al., 2019; Hodshire et al., 2019; Mansour et al., 2024)","noteIndex":0},"citationItems":[{"id":2432,"uris":["http://zotero.org/groups/3856298/items/9DEEJ8QV"],"itemData":{"id":2432,"type":"article-journal","abstract":"In remote marine areas, biogenic productivity and atmospheric particulate are coupled through dimethylsulfide (DMS) emission by phytoplankton. Once in the atmosphere, the gaseous DMS is oxidized to produce H2SO4 and methanesulfonic acid (MSA); both species can affect the formation of cloud condensation nuclei. This study analyses eight years of biogenic aerosol evolution and variability at two Arctic sites: Thule (76.5° N, 68.8° W) and Ny Ålesund (78.9° N, 11.9° E). Sea ice plays a key role in determining the MSA concentration in polar regions. At the beginning of the melting season, in April, up to June, the biogenic aerosol concentration appears inversely correlated with sea ice extent and area, and positively correlated with the extent of the ice-free area in the marginal ice zone (IF-MIZ). The upper ocean stratification induced by sea ice melting might have a role in these correlations, since the springtime formation of this surface layer regulates the accumulation of phytoplankton and nutrients, allowing the DMS to escape from the sea to the atmosphere. The multiyear analysis reveals a progressive decrease in MSA concentration in May at Thule and an increase in July August at Ny Ålesund. Therefore, while the MSA seasonal evolution is mainly related with the sea ice retreat in April, May, and June, the IF-MIZ extent appears as the main factor affecting the longer-term behavior of MSA.","container-title":"Atmosphere","DOI":"10.3390/atmos10070349","ISSN":"2073-4433","issue":"7","journalAbbreviation":"Atmosphere","language":"en","page":"349","source":"DOI.org (Crossref)","title":"Biogenic Aerosol in the Artic from Eight Years of MSA Data from Ny Ålesund (Svalbard Islands) and Thule (Greenland)","volume":"10","author":[{"family":"Becagli","given":"Silvia"},{"family":"Amore","given":"Alessandra"},{"family":"Caiazzo","given":"Laura"},{"family":"Iorio","given":"Tatiana Di"},{"family":"Sarra","given":"Alcide Di"},{"family":"Lazzara","given":"Luigi"},{"family":"Marchese","given":"Christian"},{"family":"Meloni","given":"Daniela"},{"family":"Mori","given":"Giovanna"},{"family":"Muscari","given":"Giovanni"},{"family":"Nuccio","given":"Caterina"},{"family":"Pace","given":"Giandomenico"},{"family":"Severi","given":"Mirko"},{"family":"Traversi","given":"Rita"}],"issued":{"date-parts":[["2019",6,26]]},"citation-key":"becagliBiogenicAerosolArtic2019"}},{"id":1178,"uris":["http://zotero.org/groups/3856298/items/WHV827GI"],"itemData":{"id":1178,"type":"article-journal","abstract":"Abstract. Atmospheric\nmarine aerosol particles impact Earth's albedo and climate. These particles\ncan be primary or secondary and come from a variety of sources, including sea\nsalt, dissolved organic matter, volatile organic compounds, and\nsulfur-containing compounds. Dimethylsulfide (DMS) marine emissions\ncontribute greatly to the global biogenic sulfur budget, and its oxidation\nproducts can contribute to aerosol mass, specifically as sulfuric acid and\nmethanesulfonic acid (MSA). Further, sulfuric acid is a known nucleating\ncompound, and MSA may be able to participate in nucleation when bases are\navailable. As DMS emissions, and thus MSA and sulfuric acid from DMS\noxidation, may have changed since pre-industrial times and may change in a\nwarming climate, it is important to characterize and constrain the climate\nimpacts of both species. Currently, global models that simulate aerosol size\ndistributions include contributions of sulfate and sulfuric acid from DMS\noxidation, but to our knowledge, global models typically neglect the impact\nof MSA on size distributions. In this study, we use the GEOS-Chem-TOMAS (GC-TOMAS) global aerosol\nmicrophysics model to determine the impact on aerosol size distributions and\nsubsequent aerosol radiative effects from including MSA in the size-resolved\nportion of the model. The effective equilibrium vapor pressure of MSA is\ncurrently uncertain, and we use the Extended Aerosol Inorganics Model (E-AIM)\nto build a parameterization for GC-TOMAS of MSA's effective volatility as a\nfunction of temperature, relative humidity, and available gas-phase bases,\nallowing MSA to condense as an ideally nonvolatile or semivolatile species or\ntoo volatile to condense. We also present two limiting cases for MSA's\nvolatility, assuming that MSA is always ideally nonvolatile (irreversible\ncondensation) or that MSA is always ideally semivolatile (quasi-equilibrium\ncondensation but still irreversible condensation). We further present\nsimulations in which MSA participates in binary and ternary nucleation with\nthe same efficacy as sulfuric acid whenever MSA is treated as ideally\nnonvolatile. When using the volatility parameterization described above (both\nwith and without nucleation), including MSA in the model changes the global\nannual averages at 900 hPa of submicron aerosol mass by 1.2 %, N3\n(number concentration of particles greater than 3 nm in diameter) by\n−3.9 % (non-nucleating) or 112.5 % (nucleating), N80 by 0.8 %\n(non-nucleating) or 2.1 % (nucleating), the cloud-albedo aerosol indirect\neffect (AIE) by −8.6 mW m−2 (non-nucleating) or −26 mW m−2\n(nucleating), and the direct radiative effect (DRE) by −15 mW m−2\n(non-nucleating) or −14 mW m−2 (nucleating). The sulfate and\nsulfuric acid from DMS oxidation produces 4–6 times more submicron mass than\nMSA does, leading to an </w:instrText>
        </w:r>
        <w:r w:rsidR="00F815AF">
          <w:rPr>
            <w:rFonts w:ascii="Cambria Math" w:hAnsi="Cambria Math" w:cs="Cambria Math"/>
            <w:sz w:val="20"/>
            <w:szCs w:val="20"/>
          </w:rPr>
          <w:instrText>∼</w:instrText>
        </w:r>
        <w:r w:rsidR="00F815AF">
          <w:rPr>
            <w:rFonts w:ascii="Times New Roman" w:hAnsi="Times New Roman" w:cs="Times New Roman"/>
            <w:sz w:val="20"/>
            <w:szCs w:val="20"/>
          </w:rPr>
          <w:instrText xml:space="preserve">10 times stronger cooling effect in the DRE.\nBut the changes in N80 are comparable between the contributions from MSA and\nfrom DMS-derived sulfate/sulfuric acid, leading to comparable changes in the\ncloud-albedo AIE. Model–measurement comparisons with the Heintzenberg et al. (2000) dataset\nover the Southern Ocean indicate that the default model has a missing source\nor sources of ultrafine particles: the cases in which MSA participates in\nnucleation (thus increasing ultrafine number) most closely match the\nHeintzenberg distributions, but we cannot conclude nucleation from MSA is the\ncorrect reason for improvement. Model–measurement comparisons with\nparticle-phase MSA observed with a customized Aerodyne high-resolution\ntime-of-flight aerosol mass spectrometer (AMS) from the ATom campaign show\nthat cases with the MSA volatility parameterizations (both with and without\nnucleation) tend to fit the measurements the best (as this is the first use\nof MSA measurements from ATom, we provide a detailed description of these\nmeasurements and their calibration). However, no one model sensitivity case\nshows the best model–measurement agreement for both Heintzenberg and the\nATom campaigns. As there are uncertainties in both MSA's behavior (nucleation\nand condensation) and the DMS emissions inventory, further studies on both\nfronts are needed to better constrain MSA's past, current, and future impacts\nupon the global aerosol size distribution and radiative forcing.","container-title":"Atmospheric Chemistry and Physics","DOI":"10.5194/acp-19-3137-2019","ISSN":"1680-7324","issue":"5","journalAbbreviation":"Atmos. Chem. Phys.","language":"en","page":"3137-3160","source":"DOI.org (Crossref)","title":"The potential role of methanesulfonic acid (MSA) in aerosol formation and growth and the associated radiative forcings","volume":"19","author":[{"family":"Hodshire","given":"Anna L."},{"family":"Campuzano-Jost","given":"Pedro"},{"family":"Kodros","given":"John K."},{"family":"Croft","given":"Betty"},{"family":"Nault","given":"Benjamin A."},{"family":"Schroder","given":"Jason C."},{"family":"Jimenez","given":"Jose L."},{"family":"Pierce","given":"Jeffrey R."}],"issued":{"date-parts":[["2019",3,12]]},"citation-key":"hodshirePotentialRoleMethanesulfonic2019"}},{"id":5834,"uris":["http://zotero.org/groups/3856298/items/K2M6TYQ3"],"itemData":{"id":5834,"type":"article-journal","abstract":"Abstract. Accurate long-term marine-derived biogenic sulfur aerosol concentrations at high spatial and temporal resolutions are critical for a wide range of studies, including climatology, trend analysis, and model evaluation; this information is also imperative for the accurate investigation of the contribution of marine-derived biogenic sulfur aerosol concentrations to the aerosol burden, for the elucidation of their radiative impacts, and to provide boundary conditions for regional models. By applying machine learning algorithms, we constructed the first publicly available daily gridded dataset of in situ-produced biogenic methanesulfonic acid (MSA) and non-sea-salt sulfate (nss-SO4=) concentrations covering the North Atlantic. The dataset is of high spatial resolution (0.25° × 0.25°) and spans 25 years (1998–2022), far exceeding what observations alone could achieve both spatially and temporally. The machine learning models were generated by combining in situ observations of sulfur aerosol data from Mace Head Atmospheric Research Station, located on the west coast of Ireland, and from the North Atlantic Aerosols and Marine Ecosystems Study (NAAMES) cruises in the northwestern Atlantic with the constructed sea-to-air dimethylsulfide flux (FDMS) and ECMWF ERA5 reanalysis datasets. To determine the optimal method for regression, we employed five machine learning model types: support vector machines, decision tree, regression ensemble, Gaussian process regression, and artificial neural networks. A comparison of the mean absolute error (MAE), root-mean-square error (RMSE), and coefficient of determination (R2) revealed that Gaussian process regression (GPR) was the most effective algorithm, outperforming the other models with respect to simulating the biogenic MSA and nss-SO4= concentrations. For predicting daily MSA (nss-SO4=), GPR displayed the highest R2 value of 0.86 (0.72) and the lowest MAE of 0.014 (0.10) µg m−3. GPR partial dependence analysis suggests that the relationships between predictors and MSA and nss-SO4= concentrations are complex rather than linear. Using the GPR algorithm, we produced a high-resolution daily dataset of in situ-produced biogenic MSA and nss-SO4= sea-level concentrations over the North Atlantic, which we named “In-situ Produced Biogenic Methanesulfonic Acid and Sulfate over the North Atlantic” (IPB-MSA&amp;amp;SO4). The obtained IPB-MSA&amp;amp;SO4 data allowed us to analyze the spatiotemporal patterns of MSA and nss-SO4= as well as the ratio between them (MSA:nss-SO4=). A comparison with the existing Copernicus Atmosphere Monitoring Service ECMWF Atmospheric Composition Reanalysis 4 (CAMS-EAC4) reanalysis suggested that our high-resolution dataset reproduces the spatial and temporal patterns of the biogenic sulfur aerosol concentration with high accuracy and has high consistency with independent measurements in the Atlantic Ocean. IPB-MSA&amp;amp;SO4 is publicly available at https://doi.org/10.17632/j8bzd5dvpx.1 (Mansour et al., 2023b).","container-title":"Earth System Science Data","DOI":"10.5194/essd-16-2717-2024","ISSN":"1866-3516","issue":"6","journalAbbreviation":"Earth Syst. Sci. Data","language":"en","license":"https://creativecommons.org/licenses/by/4.0/","page":"2717-2740","source":"DOI.org (Crossref)","title":"IPB-MSA&amp;SO&lt;sub&gt;4&lt;/sub&gt; : a daily 0.25° resolution dataset of in situ-produced biogenic methanesulfonic acid and sulfate over the North Atlantic during 1998–2022 based on machine learning","title-short":"IPB-MSA&amp;SO&lt;sub&gt;4&lt;/sub&gt;","volume":"16","author":[{"family":"Mansour","given":"Karam"},{"family":"Decesari","given":"Stefano"},{"family":"Ceburnis","given":"Darius"},{"family":"Ovadnevaite","given":"Jurgita"},{"family":"Russell","given":"Lynn M."},{"family":"Paglione","given":"Marco"},{"family":"Poulain","given":"Laurent"},{"family":"Huang","given":"Shan"},{"family":"O'Dowd","given":"Colin"},{"family":"Rinaldi","given":"Matteo"}],"issued":{"date-parts":[["2024",6,12]]},"citation-key":"mansourIPBMSASO4Daily025deg2024"}}],"schema":"https://github.com/citation-style-language/schema/raw/master/csl-citation.json"} </w:instrText>
        </w:r>
        <w:r w:rsidR="00F815AF">
          <w:rPr>
            <w:rFonts w:ascii="Times New Roman" w:hAnsi="Times New Roman" w:cs="Times New Roman"/>
            <w:sz w:val="20"/>
            <w:szCs w:val="20"/>
          </w:rPr>
          <w:fldChar w:fldCharType="separate"/>
        </w:r>
        <w:r w:rsidR="00F815AF" w:rsidRPr="00F35864">
          <w:rPr>
            <w:rFonts w:ascii="Times New Roman" w:hAnsi="Times New Roman" w:cs="Times New Roman"/>
            <w:sz w:val="20"/>
          </w:rPr>
          <w:t>(Becagli et al., 2019; Hodshire et al., 2019; Mansour et al., 2024)</w:t>
        </w:r>
        <w:r w:rsidR="00F815AF">
          <w:rPr>
            <w:rFonts w:ascii="Times New Roman" w:hAnsi="Times New Roman" w:cs="Times New Roman"/>
            <w:sz w:val="20"/>
            <w:szCs w:val="20"/>
          </w:rPr>
          <w:fldChar w:fldCharType="end"/>
        </w:r>
        <w:r w:rsidR="00F815AF">
          <w:rPr>
            <w:rFonts w:ascii="Times New Roman" w:hAnsi="Times New Roman" w:cs="Times New Roman"/>
            <w:sz w:val="20"/>
            <w:szCs w:val="20"/>
          </w:rPr>
          <w:t>,</w:t>
        </w:r>
        <w:r w:rsidR="00F815AF" w:rsidRPr="00F35864">
          <w:rPr>
            <w:rFonts w:ascii="Times New Roman" w:hAnsi="Times New Roman" w:cs="Times New Roman"/>
            <w:sz w:val="20"/>
            <w:szCs w:val="20"/>
          </w:rPr>
          <w:t xml:space="preserve"> and oxidised </w:t>
        </w:r>
      </w:ins>
      <w:ins w:id="62" w:author="Fossum, Kirsten" w:date="2025-01-07T16:29:00Z">
        <w:r w:rsidR="004E26C6">
          <w:rPr>
            <w:rFonts w:ascii="Times New Roman" w:hAnsi="Times New Roman" w:cs="Times New Roman"/>
            <w:sz w:val="20"/>
            <w:szCs w:val="20"/>
          </w:rPr>
          <w:t>OA</w:t>
        </w:r>
      </w:ins>
      <w:ins w:id="63" w:author="CHEVASSUS, Emmanuel" w:date="2024-12-11T21:46:00Z">
        <w:del w:id="64" w:author="Fossum, Kirsten" w:date="2025-01-07T16:29:00Z">
          <w:r w:rsidR="00F815AF" w:rsidRPr="00F35864" w:rsidDel="004E26C6">
            <w:rPr>
              <w:rFonts w:ascii="Times New Roman" w:hAnsi="Times New Roman" w:cs="Times New Roman"/>
              <w:sz w:val="20"/>
              <w:szCs w:val="20"/>
            </w:rPr>
            <w:delText>aerosols</w:delText>
          </w:r>
        </w:del>
        <w:r w:rsidR="00F815AF" w:rsidRPr="00F35864">
          <w:rPr>
            <w:rFonts w:ascii="Times New Roman" w:hAnsi="Times New Roman" w:cs="Times New Roman"/>
            <w:sz w:val="20"/>
            <w:szCs w:val="20"/>
          </w:rPr>
          <w:t xml:space="preserve"> (i.e. carboxylic acids;</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{"citationID":"Fu4eZKeQ","properties":{"formattedCitation":"(Kawamura and Bikkina, 2016)","plainCitation":"(Kawamura and Bikkina, 2016)","dontUpdate":true,"noteIndex":0},"citationItems":[{"id":1308,"uris":["http://zotero.org/groups/3856298/items/Z2ATBS3P"],"itemData":{"id":1308,"type":"article-journal","container-title":"Atmospheric Research","DOI":"10.1016/j.atmosres.2015.11.018","ISSN":"01698095","journalAbbreviation":"Atmospheric Research","language":"en","page":"140-160","source":"DOI.org (Crossref)","title":"A review of dicarboxylic acids and related compounds in atmospheric aerosols: Molecular distributions, sources and transformation","title-short":"A review of dicarboxylic acids and related compounds in atmospheric aerosols","volume":"170","author":[{"family":"Kawamura","given":"Kimitaka"},{"family":"Bikkina","given":"Srinivas"}],"issued":{"date-parts":[["2016",3]]},"citation-key":"kawamuraReviewDicarboxylicAcids2016"}}],"schema":"https://github.com/citation-style-language/schema/raw/master/csl-citation.json"} </w:instrText>
        </w:r>
        <w:r w:rsidR="00F815AF">
          <w:rPr>
            <w:rFonts w:ascii="Times New Roman" w:hAnsi="Times New Roman" w:cs="Times New Roman"/>
            <w:sz w:val="20"/>
            <w:szCs w:val="20"/>
          </w:rPr>
          <w:fldChar w:fldCharType="separate"/>
        </w:r>
        <w:r w:rsidR="00F815AF">
          <w:rPr>
            <w:rFonts w:ascii="Times New Roman" w:hAnsi="Times New Roman" w:cs="Times New Roman"/>
            <w:sz w:val="20"/>
          </w:rPr>
          <w:t xml:space="preserve"> </w:t>
        </w:r>
        <w:r w:rsidR="00F815AF" w:rsidRPr="00F35864">
          <w:rPr>
            <w:rFonts w:ascii="Times New Roman" w:hAnsi="Times New Roman" w:cs="Times New Roman"/>
            <w:sz w:val="20"/>
          </w:rPr>
          <w:t>Kawamura and Bikkina, 2016)</w:t>
        </w:r>
        <w:r w:rsidR="00F815AF">
          <w:rPr>
            <w:rFonts w:ascii="Times New Roman" w:hAnsi="Times New Roman" w:cs="Times New Roman"/>
            <w:sz w:val="20"/>
            <w:szCs w:val="20"/>
          </w:rPr>
          <w:fldChar w:fldCharType="end"/>
        </w:r>
        <w:r w:rsidR="00F815AF">
          <w:rPr>
            <w:rFonts w:ascii="Times New Roman" w:hAnsi="Times New Roman" w:cs="Times New Roman"/>
            <w:sz w:val="20"/>
            <w:szCs w:val="20"/>
          </w:rPr>
          <w:t xml:space="preserve"> </w:t>
        </w:r>
        <w:del w:id="65" w:author="Fossum, Kirsten" w:date="2025-01-07T16:26:00Z">
          <w:r w:rsidR="00F815AF" w:rsidRPr="00F35864" w:rsidDel="004041C4">
            <w:rPr>
              <w:rFonts w:ascii="Times New Roman" w:hAnsi="Times New Roman" w:cs="Times New Roman"/>
              <w:sz w:val="20"/>
              <w:szCs w:val="20"/>
            </w:rPr>
            <w:delText>which</w:delText>
          </w:r>
        </w:del>
      </w:ins>
      <w:ins w:id="66" w:author="Fossum, Kirsten" w:date="2025-01-07T16:26:00Z">
        <w:r w:rsidR="004041C4">
          <w:rPr>
            <w:rFonts w:ascii="Times New Roman" w:hAnsi="Times New Roman" w:cs="Times New Roman"/>
            <w:sz w:val="20"/>
            <w:szCs w:val="20"/>
          </w:rPr>
          <w:t>that</w:t>
        </w:r>
      </w:ins>
      <w:ins w:id="67" w:author="CHEVASSUS, Emmanuel" w:date="2024-12-11T21:46:00Z">
        <w:r w:rsidR="00F815AF" w:rsidRPr="00F35864">
          <w:rPr>
            <w:rFonts w:ascii="Times New Roman" w:hAnsi="Times New Roman" w:cs="Times New Roman"/>
            <w:sz w:val="20"/>
            <w:szCs w:val="20"/>
          </w:rPr>
          <w:t xml:space="preserve"> are </w:t>
        </w:r>
        <w:del w:id="68" w:author="Fossum, Kirsten" w:date="2025-01-07T16:27:00Z">
          <w:r w:rsidR="00F815AF" w:rsidRPr="00F35864" w:rsidDel="004041C4">
            <w:rPr>
              <w:rFonts w:ascii="Times New Roman" w:hAnsi="Times New Roman" w:cs="Times New Roman"/>
              <w:sz w:val="20"/>
              <w:szCs w:val="20"/>
            </w:rPr>
            <w:delText xml:space="preserve">a </w:delText>
          </w:r>
        </w:del>
        <w:r w:rsidR="00F815AF" w:rsidRPr="00F35864">
          <w:rPr>
            <w:rFonts w:ascii="Times New Roman" w:hAnsi="Times New Roman" w:cs="Times New Roman"/>
            <w:sz w:val="20"/>
            <w:szCs w:val="20"/>
          </w:rPr>
          <w:t>complex mixture</w:t>
        </w:r>
      </w:ins>
      <w:ins w:id="69" w:author="Fossum, Kirsten" w:date="2025-01-07T16:27:00Z">
        <w:r w:rsidR="004041C4">
          <w:rPr>
            <w:rFonts w:ascii="Times New Roman" w:hAnsi="Times New Roman" w:cs="Times New Roman"/>
            <w:sz w:val="20"/>
            <w:szCs w:val="20"/>
          </w:rPr>
          <w:t>s</w:t>
        </w:r>
      </w:ins>
      <w:ins w:id="70" w:author="CHEVASSUS, Emmanuel" w:date="2024-12-11T21:46:00Z">
        <w:r w:rsidR="00F815AF" w:rsidRPr="00F35864">
          <w:rPr>
            <w:rFonts w:ascii="Times New Roman" w:hAnsi="Times New Roman" w:cs="Times New Roman"/>
            <w:sz w:val="20"/>
            <w:szCs w:val="20"/>
          </w:rPr>
          <w:t xml:space="preserve"> resulting from unsaturated fatty acid</w:t>
        </w:r>
        <w:del w:id="71" w:author="Fossum, Kirsten" w:date="2025-01-07T16:27:00Z">
          <w:r w:rsidR="00F815AF" w:rsidRPr="00F35864" w:rsidDel="004041C4">
            <w:rPr>
              <w:rFonts w:ascii="Times New Roman" w:hAnsi="Times New Roman" w:cs="Times New Roman"/>
              <w:sz w:val="20"/>
              <w:szCs w:val="20"/>
            </w:rPr>
            <w:delText>s</w:delText>
          </w:r>
        </w:del>
        <w:r w:rsidR="00F815AF" w:rsidRPr="00F35864">
          <w:rPr>
            <w:rFonts w:ascii="Times New Roman" w:hAnsi="Times New Roman" w:cs="Times New Roman"/>
            <w:sz w:val="20"/>
            <w:szCs w:val="20"/>
          </w:rPr>
          <w:t xml:space="preserve"> oxidation</w:t>
        </w:r>
        <w:r w:rsidR="00F815AF">
          <w:rPr>
            <w:rFonts w:ascii="Times New Roman" w:hAnsi="Times New Roman" w:cs="Times New Roman"/>
            <w:sz w:val="20"/>
            <w:szCs w:val="20"/>
          </w:rPr>
          <w:t xml:space="preserve"> found in very diverse locations </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{"citationID":"UEPLt7cg","properties":{"formattedCitation":"(Crippa et al., 2013; Florou et al., 2024; N\\uc0\\u248{}jgaard et al., 2022)","plainCitation":"(Crippa et al., 2013; Florou et al., 2024; Nøjgaard et al., 2022)","noteIndex":0},"citationItems":[{"id":1199,"uris":["http://zotero.org/groups/3856298/items/CBSZA6E7"],"itemData":{"id":1199,"type":"article-journal","container-title":"Journal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H."}],"issued":{"date-parts":[["2013",2,27]]},"citation-key":"crippaIdentificationMarineContinental2013a"}},{"id":5842,"uris":["http://zotero.org/groups/3856298/items/CXJKLWXC"],"itemData":{"id":5842,"type":"article-journal","container-title":"Atmospheric Environment","DOI":"10.1016/j.atmosenv.2024.120423","ISSN":"13522310","journalAbbreviation":"Atmospheric Environment","language":"en","page":"120423","source":"DOI.org (Crossref)","title":"Chemical characterization and sources of background aerosols in the eastern Mediterranean","volume":"324","author":[{"family":"Florou","given":"Kalliopi"},{"family":"Liangou","given":"Aikaterini"},{"family":"Kaltsonoudis","given":"Christos"},{"family":"Louvaris","given":"Evangelos"},{"family":"Tasoglou","given":"Antonios"},{"family":"Patoulias","given":"David"},{"family":"Kouvarakis","given":"Giorgos"},{"family":"Kalivitis","given":"Nikos"},{"family":"Kourtchev","given":"Ivan"},{"family":"Kalberer","given":"Markus"},{"family":"Tsagkaraki","given":"Maria"},{"family":"Mihalopoulos","given":"Nikolaos"},{"family":"Pandis","given":"Spyros N."}],"issued":{"date-parts":[["2024",5]]},"citation-key":"florouChemicalCharacterizationSources2024"}},{"id":2394,"uris":["http://zotero.org/groups/3856298/items/4DDS5RBU"],"itemData":{"id":2394,"type":"article-journal","container-title":"Atmospheric Environment","DOI":"10.1016/j.atmosenv.2022.119241","ISSN":"13522310","journalAbbreviation":"Atmospheric Environment","language":"en","page":"119241","source":"DOI.org (Crossref)","title":"A local marine source of atmospheric particles in the High Arctic","volume":"285","author":[{"family":"Nøjgaard","given":"J.K."},{"family":"Peker","given":"L."},{"family":"Pernov","given":"J.B."},{"family":"Johnson","given":"M.S."},{"family":"Bossi","given":"R."},{"family":"Massling","given":"A."},{"family":"Lange","given":"R."},{"family":"Nielsen","given":"I.E."},{"family":"Prevot","given":"A.S.H."},{"family":"Eriksson","given":"A.C."},{"family":"Canonaco","given":"F."},{"family":"Skov","given":"H."}],"issued":{"date-parts":[["2022",9]]},"citation-key":"nojgaardLocalMarineSource2022"}}],"schema":"https://github.com/citation-style-language/schema/raw/master/csl-citation.json"} </w:instrText>
        </w:r>
        <w:r w:rsidR="00F815AF">
          <w:rPr>
            <w:rFonts w:ascii="Times New Roman" w:hAnsi="Times New Roman" w:cs="Times New Roman"/>
            <w:sz w:val="20"/>
            <w:szCs w:val="20"/>
          </w:rPr>
          <w:fldChar w:fldCharType="separate"/>
        </w:r>
        <w:r w:rsidR="00F815AF" w:rsidRPr="00F35864">
          <w:rPr>
            <w:rFonts w:ascii="Times New Roman" w:hAnsi="Times New Roman" w:cs="Times New Roman"/>
            <w:sz w:val="20"/>
          </w:rPr>
          <w:t>(Crippa et al., 2013; Florou et al., 2024; Nøjgaard et al., 2022)</w:t>
        </w:r>
        <w:r w:rsidR="00F815AF">
          <w:rPr>
            <w:rFonts w:ascii="Times New Roman" w:hAnsi="Times New Roman" w:cs="Times New Roman"/>
            <w:sz w:val="20"/>
            <w:szCs w:val="20"/>
          </w:rPr>
          <w:fldChar w:fldCharType="end"/>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On the other hand, POA sources not only include sea spray but also potential anthropogenic influences like local biomass burning (</w:t>
        </w:r>
        <w:r w:rsidR="00F815AF">
          <w:rPr>
            <w:rFonts w:ascii="Times New Roman" w:hAnsi="Times New Roman" w:cs="Times New Roman"/>
            <w:sz w:val="20"/>
            <w:szCs w:val="20"/>
          </w:rPr>
          <w:t xml:space="preserve">i.e. </w:t>
        </w:r>
        <w:r w:rsidR="00F815AF" w:rsidRPr="00F35864">
          <w:rPr>
            <w:rFonts w:ascii="Times New Roman" w:hAnsi="Times New Roman" w:cs="Times New Roman"/>
            <w:sz w:val="20"/>
            <w:szCs w:val="20"/>
          </w:rPr>
          <w:t>wood</w:t>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peat</w:t>
        </w:r>
        <w:r w:rsidR="00F815AF">
          <w:rPr>
            <w:rFonts w:ascii="Times New Roman" w:hAnsi="Times New Roman" w:cs="Times New Roman"/>
            <w:sz w:val="20"/>
            <w:szCs w:val="20"/>
          </w:rPr>
          <w:t xml:space="preserve"> or charcoal</w:t>
        </w:r>
        <w:r w:rsidR="00F815AF" w:rsidRPr="00F35864">
          <w:rPr>
            <w:rFonts w:ascii="Times New Roman" w:hAnsi="Times New Roman" w:cs="Times New Roman"/>
            <w:sz w:val="20"/>
            <w:szCs w:val="20"/>
          </w:rPr>
          <w:t>)</w:t>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or</w:t>
        </w:r>
        <w:r w:rsidR="00F815AF">
          <w:rPr>
            <w:rFonts w:ascii="Times New Roman" w:hAnsi="Times New Roman" w:cs="Times New Roman"/>
            <w:sz w:val="20"/>
            <w:szCs w:val="20"/>
          </w:rPr>
          <w:t xml:space="preserve"> long-range</w:t>
        </w:r>
        <w:r w:rsidR="00F815AF" w:rsidRPr="00F35864">
          <w:rPr>
            <w:rFonts w:ascii="Times New Roman" w:hAnsi="Times New Roman" w:cs="Times New Roman"/>
            <w:sz w:val="20"/>
            <w:szCs w:val="20"/>
          </w:rPr>
          <w:t xml:space="preserve"> continental</w:t>
        </w:r>
        <w:r w:rsidR="00F815AF">
          <w:rPr>
            <w:rFonts w:ascii="Times New Roman" w:hAnsi="Times New Roman" w:cs="Times New Roman"/>
            <w:sz w:val="20"/>
            <w:szCs w:val="20"/>
          </w:rPr>
          <w:t xml:space="preserve"> transport </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{"citationID":"5FF7orTN","properties":{"formattedCitation":"(Lin et al., 2019; O\\uc0\\u8217{}Dowd et al., 2014; Xu et al., 2020)","plainCitation":"(Lin et al., 2019; O’Dowd et al., 2014; Xu et al., 2020)","noteIndex":0},"citationItems":[{"id":1430,"uris":["http://zotero.org/groups/3856298/items/2RMKC27L"],"itemData":{"id":1430,"type":"article-journal","abstract":"Abstract. To gain insight into the spatial and chemical variation\nin submicron aerosol, a nationwide characterization of wintertime\nPM1 was performed using an aerosol chemical speciation monitor (ACSM)\nand aethalometer at four representative sites across Ireland. Dublin, the\ncapital city of Ireland, was the most polluted area with an average PM1\nconcentration of 8.6 µg m−3, ranging from &lt; 0.5 to 146.8 µg m−3 in December 2016. The PM1 in\nDublin was mainly composed of carbonaceous aerosol (organic aerosol (OA) + black carbon (BC)), which, on average, accounted for 80 % of total PM1 mass during the monitoring period. Birr, a small town in the midlands area of Ireland with a population &lt; 1 % of that in Dublin, showed an average PM1 concentration (4.8 µg m−3, ranging from &lt; 0.5 to 63.0 µg m−3 in December 2015) of around half that (56 %)\nin Dublin. Similarly, the PM1 in Birr was also mainly composed of\ncarbonaceous aerosol, accounting for 77 % of total PM1 mass. OA\nsource apportionment results show that local emissions from residential\nheating were the dominant contributors (65 %–74 % of the OA) at the two\nsites, with solid fuel burning, on average, contributing 48 %–50 % of the\ntotal OA. On the other hand, Carnsore Point and Mace Head, which are both\nregional background coastal sites, showed lower average PM1\nconcentrations (2.2 µg m−3 for Carnsore Point in December 2016 and 0.7 µg m−3 for Mace Head in January 2013) due to the distance from\nemission sources. Both sites were dominated by secondary aerosol comprising\noxygenated OA (OOA), nitrate, sulfate, and ammonium. This nationwide source\napportionment study highlights the large contribution of residential solid\nfuel burning to urban air pollution and identifies specific sources that\nshould be targeted to improve air quality. On the other hand, this study\nalso shows that rural and coastal areas are dominated by secondary aerosol\nfrom regional transport, which is more difficult to tackle. Detailed\ncharacterization of the spatial and chemical variation in submicron aerosol\nin this relatively less studied western European region has significant\nimplications for air quality policies and mitigation strategies, as well as\nfor regional-transport aerosol modeling.","container-title":"Atmospheric Chemistry and Physics","DOI":"10.5194/acp-19-14091-2019","ISSN":"1680-7324","issue":"22","journalAbbreviation":"Atmos. Chem. Phys.","language":"en","page":"14091-14106","source":"DOI.org (Crossref)","title":"Wintertime aerosol dominated by solid-fuel-burning emissions across Ireland: insight into the spatial and chemical variation in submicron aerosol","title-short":"Wintertime aerosol dominated by solid-fuel-burning emissions across Ireland","volume":"19","author":[{"family":"Lin","given":"Chunshui"},{"family":"Ceburnis","given":"Darius"},{"family":"Huang","given":"Ru-Jin"},{"family":"Xu","given":"Wei"},{"family":"Spohn","given":"Teresa"},{"family":"Martin","given":"Damien"},{"family":"Buckley","given":"Paul"},{"family":"Wenger","given":"John"},{"family":"Hellebust","given":"Stig"},{"family":"Rinaldi","given":"Matteo"},{"family":"Facchini","given":"Maria Cristina"},{"family":"O'Dowd","given":"Colin"},{"family":"Ovadnevaite","given":"Jurgita"}],"issued":{"date-parts":[["2019",11,22]]},"citation-key":"linWintertimeAerosolDominated2019"}},{"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F815AF">
          <w:rPr>
            <w:rFonts w:ascii="Cambria Math" w:hAnsi="Cambria Math" w:cs="Cambria Math"/>
            <w:sz w:val="20"/>
            <w:szCs w:val="20"/>
          </w:rPr>
          <w:instrText>∼</w:instrText>
        </w:r>
        <w:r w:rsidR="00F815AF">
          <w:rPr>
            <w:rFonts w:ascii="Times New Roman" w:hAnsi="Times New Roman" w:cs="Times New Roman"/>
            <w:sz w:val="20"/>
            <w:szCs w:val="20"/>
          </w:rPr>
          <w:instrText>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w:instrText>
        </w:r>
        <w:r w:rsidR="00F815AF" w:rsidRPr="001F351A">
          <w:rPr>
            <w:rFonts w:ascii="Times New Roman" w:hAnsi="Times New Roman" w:cs="Times New Roman"/>
            <w:sz w:val="20"/>
            <w:szCs w:val="20"/>
            <w:lang w:val="en-IE"/>
          </w:rPr>
          <w:instrText xml:space="preserve">–Robinson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sidR="00F815AF">
          <w:rPr>
            <w:rFonts w:ascii="Times New Roman" w:hAnsi="Times New Roman" w:cs="Times New Roman"/>
            <w:sz w:val="20"/>
            <w:szCs w:val="20"/>
          </w:rPr>
          <w:fldChar w:fldCharType="separate"/>
        </w:r>
        <w:r w:rsidR="00F815AF" w:rsidRPr="001F351A">
          <w:rPr>
            <w:rFonts w:ascii="Times New Roman" w:hAnsi="Times New Roman" w:cs="Times New Roman"/>
            <w:sz w:val="20"/>
            <w:lang w:val="en-IE"/>
          </w:rPr>
          <w:t>(Lin et al., 2019; O’Dowd et al., 2014; Xu et al., 2020)</w:t>
        </w:r>
        <w:r w:rsidR="00F815AF">
          <w:rPr>
            <w:rFonts w:ascii="Times New Roman" w:hAnsi="Times New Roman" w:cs="Times New Roman"/>
            <w:sz w:val="20"/>
            <w:szCs w:val="20"/>
          </w:rPr>
          <w:fldChar w:fldCharType="end"/>
        </w:r>
        <w:r w:rsidR="00F815AF" w:rsidRPr="001F351A">
          <w:rPr>
            <w:rFonts w:ascii="Times New Roman" w:hAnsi="Times New Roman" w:cs="Times New Roman"/>
            <w:sz w:val="20"/>
            <w:szCs w:val="20"/>
            <w:lang w:val="en-IE"/>
          </w:rPr>
          <w:t xml:space="preserve">. </w:t>
        </w:r>
      </w:ins>
    </w:p>
    <w:p w14:paraId="253EE2D2" w14:textId="154365F7" w:rsidR="001F351A" w:rsidRDefault="001F351A" w:rsidP="001F351A">
      <w:pPr>
        <w:pBdr>
          <w:top w:val="nil"/>
          <w:left w:val="nil"/>
          <w:bottom w:val="nil"/>
          <w:right w:val="nil"/>
          <w:between w:val="nil"/>
        </w:pBdr>
        <w:spacing w:line="360" w:lineRule="auto"/>
        <w:rPr>
          <w:ins w:id="72" w:author="CHEVASSUS, Emmanuel" w:date="2024-12-12T11:00:00Z"/>
          <w:rFonts w:ascii="Times New Roman" w:hAnsi="Times New Roman" w:cs="Times New Roman"/>
          <w:sz w:val="20"/>
          <w:szCs w:val="20"/>
          <w:lang w:val="en-IE"/>
        </w:rPr>
      </w:pPr>
      <w:ins w:id="73" w:author="CHEVASSUS, Emmanuel" w:date="2024-12-12T11:00:00Z">
        <w:r w:rsidRPr="00440F2D">
          <w:rPr>
            <w:rFonts w:ascii="Times New Roman" w:hAnsi="Times New Roman" w:cs="Times New Roman"/>
            <w:sz w:val="20"/>
            <w:szCs w:val="20"/>
            <w:lang w:val="en-IE"/>
          </w:rPr>
          <w:t>T</w:t>
        </w:r>
        <w:r>
          <w:rPr>
            <w:rFonts w:ascii="Times New Roman" w:hAnsi="Times New Roman" w:cs="Times New Roman"/>
            <w:sz w:val="20"/>
            <w:szCs w:val="20"/>
            <w:lang w:val="en-IE"/>
          </w:rPr>
          <w:t xml:space="preserve">he source apportionment was performed with the positive matrix factorisation (PMF) model which has been widely adopted for more than two decades now </w:t>
        </w:r>
        <w:r>
          <w:rPr>
            <w:rFonts w:ascii="Times New Roman" w:hAnsi="Times New Roman" w:cs="Times New Roman"/>
            <w:sz w:val="20"/>
            <w:szCs w:val="20"/>
            <w:lang w:val="en-IE"/>
          </w:rPr>
          <w:fldChar w:fldCharType="begin"/>
        </w:r>
        <w:r>
          <w:rPr>
            <w:rFonts w:ascii="Times New Roman" w:hAnsi="Times New Roman" w:cs="Times New Roman"/>
            <w:sz w:val="20"/>
            <w:szCs w:val="20"/>
            <w:lang w:val="en-IE"/>
          </w:rPr>
          <w:instrText xml:space="preserve"> ADDIN ZOTERO_ITEM CSL_CITATION {"citationID":"Sqq2hddS","properties":{"formattedCitation":"(Paatero, 1999; Paatero and Tapper, 1994)","plainCitation":"(Paatero, 1999; Paatero and Tapper, 1994)","noteIndex":0},"citationItems":[{"id":2208,"uris":["http://zotero.org/groups/3856298/items/C4CMVJJY"],"itemData":{"id":2208,"type":"article-journal","container-title":"Journal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schema":"https://github.com/citation-style-language/schema/raw/master/csl-citation.json"} </w:instrText>
        </w:r>
        <w:r>
          <w:rPr>
            <w:rFonts w:ascii="Times New Roman" w:hAnsi="Times New Roman" w:cs="Times New Roman"/>
            <w:sz w:val="20"/>
            <w:szCs w:val="20"/>
            <w:lang w:val="en-IE"/>
          </w:rPr>
          <w:fldChar w:fldCharType="separate"/>
        </w:r>
        <w:r w:rsidRPr="00061D40">
          <w:rPr>
            <w:rFonts w:ascii="Times New Roman" w:hAnsi="Times New Roman" w:cs="Times New Roman"/>
            <w:sz w:val="20"/>
          </w:rPr>
          <w:t>(Paatero, 1999; Paatero and Tapper, 1994)</w:t>
        </w:r>
        <w:r>
          <w:rPr>
            <w:rFonts w:ascii="Times New Roman" w:hAnsi="Times New Roman" w:cs="Times New Roman"/>
            <w:sz w:val="20"/>
            <w:szCs w:val="20"/>
            <w:lang w:val="en-IE"/>
          </w:rPr>
          <w:fldChar w:fldCharType="end"/>
        </w:r>
        <w:r>
          <w:rPr>
            <w:rFonts w:ascii="Times New Roman" w:hAnsi="Times New Roman" w:cs="Times New Roman"/>
            <w:sz w:val="20"/>
            <w:szCs w:val="20"/>
            <w:lang w:val="en-IE"/>
          </w:rPr>
          <w:t xml:space="preserve"> </w:t>
        </w:r>
        <w:r>
          <w:rPr>
            <w:rFonts w:ascii="Times New Roman" w:hAnsi="Times New Roman" w:cs="Times New Roman"/>
            <w:sz w:val="20"/>
            <w:szCs w:val="20"/>
          </w:rPr>
          <w:t xml:space="preserve">and successfully used on a wide range of different instruments; HR-Tof-AMS (e.g.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{"citationID":"MECeI1HO","properties":{"formattedCitation":"(Aiken et al., 2008)","plainCitation":"(Aiken et al., 2008)","dontUpdate":true,"noteIndex":0},"citationItems":[{"id":1985,"uris":["http://zotero.org/groups/3856298/items/5BIELKEE"],"itemData":{"id":1985,"type":"article-journal","container-title":"Environmental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Aiken et al., 2008)</w:t>
        </w:r>
        <w:r>
          <w:rPr>
            <w:rFonts w:ascii="Times New Roman" w:hAnsi="Times New Roman" w:cs="Times New Roman"/>
            <w:sz w:val="20"/>
            <w:szCs w:val="20"/>
          </w:rPr>
          <w:fldChar w:fldCharType="end"/>
        </w:r>
        <w:r>
          <w:rPr>
            <w:rFonts w:ascii="Times New Roman" w:hAnsi="Times New Roman" w:cs="Times New Roman"/>
            <w:sz w:val="20"/>
            <w:szCs w:val="20"/>
          </w:rPr>
          <w:t xml:space="preserve">, ToF-ACSM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{"citationID":"bMQThhfR","properties":{"formattedCitation":"(Fr\\uc0\\u246{}hlich et al., 2015)","plainCitation":"(Fröhlich et al., 2015)","dontUpdate":true,"noteIndex":0},"citationItems":[{"id":1460,"uris":["http://zotero.org/groups/3856298/items/35CS2WD6"],"itemData":{"id":1460,"type":"article-journal","abstract":"Abstract. Chemically resolved atmospheric aerosol data sets from the largest intercomparison of the Aerodyne aerosol chemical speciation monitors (ACSMs) performed to date were collected at the French atmospheric supersite SIRTA. In total 13 quadrupole ACSMs (Q-ACSM) from the European ACTRIS ACSM network, one time-of-flight ACSM (ToF-ACSM), and one high-resolution ToF aerosol mass spectrometer (AMS) were operated in parallel for about 3 weeks in November and December~2013. Part 1 of this study reports on the accuracy and precision of the instruments for all the measured species. In this work we report on the intercomparison of organic components and the results from factor analysis source apportionment by positive matrix factorisation (PMF) utilising the multilinear engine 2 (ME-2). Except for the organic contribution of mass-to-charge ratio m/z 44 to the total organics (f44), which varied by factors between 0.6 and 1.3 compared to the mean, the peaks in the organic mass spectra were similar among instruments. The m/z 44 differences in the spectra resulted in a variable f44 in the source profiles extracted by ME-2, but had only a minor influence on the extracted mass contributions of the sources. The presented source apportionment yielded four factors for all 15 instruments: hydrocarbon-like organic aerosol (HOA), cooking-related organic aerosol (COA), biomass burning-related organic aerosol (BBOA) and secondary oxygenated organic aerosol (OOA). ME-2 boundary conditions (profile constraints) were optimised individually by means of correlation to external data in order to achieve equivalent / comparable solutions for all ACSM instruments and the results are discussed together with the investigation of the influence of alternative anchors (reference profiles). A comparison of the ME-2 source apportionment output of all 15 instruments resulted in relative standard deviations (SD) from the mean between 13.7 and 22.7 % of the source's average mass contribution depending on the factors (HOA: 14.3 ± 2.2 %, COA: 15.0 ± 3.4 %, OOA: 41.5 ± 5.7 %, BBOA: 29.3 ± 5.0 %). Factors which tend to be subject to minor factor mixing (in this case COA) have higher relative uncertainties than factors which are recognised more readily like the OOA. Averaged over all factors and instruments the relative first SD from the mean of a source extracted with ME-2 was 17.2 %.","container-title":"Atmospheric Measurement Techniques","DOI":"10.5194/amt-8-2555-2015","ISSN":"1867-8548","issue":"6","journalAbbreviation":"Atmos. Meas. Tech.","language":"en","page":"2555-2576","source":"DOI.org (Crossref)","title":"ACTRIS ACSM intercomparison – Part 2: Intercomparison of ME-2 organic source apportionment results from 15 individual, co-located aerosol mass spectrometers","title-short":"ACTRIS ACSM intercomparison – Part 2","volume":"8","author":[{"family":"Fröhlich","given":"R."},{"family":"Crenn","given":"</w:instrText>
        </w:r>
        <w:r w:rsidRPr="00EC209F">
          <w:rPr>
            <w:rFonts w:ascii="Times New Roman" w:hAnsi="Times New Roman" w:cs="Times New Roman"/>
            <w:sz w:val="20"/>
            <w:szCs w:val="20"/>
            <w:lang w:val="de-DE"/>
          </w:rPr>
          <w:instrText xml:space="preserve">V."},{"family":"Setyan","given":"A."},{"family":"Belis","given":"C. A."},{"family":"Canonaco","given":"F."},{"family":"Favez","given":"O."},{"family":"Riffault","given":"V."},{"family":"Slowik","given":"J. G."},{"family":"Aas","given":"W."},{"family":"Aijälä","given":"M."},{"family":"Alastuey","given":"A."},{"family":"Artiñano","given":"B."},{"family":"Bonnaire","given":"N."},{"family":"Bozzetti","given":"C."},{"family":"Bressi","given":"M."},{"family":"Carbone","given":"C."},{"family":"Coz","given":"E."},{"family":"Croteau","given":"P. L."},{"family":"Cubison","given":"M. J."},{"family":"Esser-Gietl","given":"J. K."},{"family":"Green","given":"D. C."},{"family":"Gros","given":"V."},{"family":"Heikkinen","given":"L."},{"family":"Herrmann","given":"H."},{"family":"Jayne","given":"J. T."},{"family":"Lunder","given":"C. R."},{"family":"Minguillón","given":"M. C."},{"family":"Močnik","given":"G."},{"family":"O'Dowd","given":"C. D."},{"family":"Ovadnevaite","given":"J."},{"family":"Petralia","given":"E."},{"family":"Poulain","given":"L."},{"family":"Priestman","given":"M."},{"family":"Ripoll","given":"A."},{"family":"Sarda-Estève","given":"R."},{"family":"Wiedensohler","given":"A."},{"family":"Baltensperger","given":"U."},{"family":"Sciare","given":"J."},{"family":"Prévôt","given":"A. S. H."}],"issued":{"date-parts":[["2015",6,24]]},"citation-key":"frohlichACTRISACSMIntercomparison2015"}}],"schema":"https://github.com/citation-style-language/schema/raw/master/csl-citation.json"}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lang w:val="de-DE"/>
          </w:rPr>
          <w:t>(</w:t>
        </w:r>
        <w:r>
          <w:rPr>
            <w:rFonts w:ascii="Times New Roman" w:hAnsi="Times New Roman" w:cs="Times New Roman"/>
            <w:sz w:val="20"/>
            <w:lang w:val="de-DE"/>
          </w:rPr>
          <w:t xml:space="preserve">e.g.. </w:t>
        </w:r>
        <w:r w:rsidRPr="008F72B4">
          <w:rPr>
            <w:rFonts w:ascii="Times New Roman" w:hAnsi="Times New Roman" w:cs="Times New Roman"/>
            <w:sz w:val="20"/>
            <w:lang w:val="de-DE"/>
          </w:rPr>
          <w:t>Fröhlich et al., 2015)</w:t>
        </w:r>
        <w:r>
          <w:rPr>
            <w:rFonts w:ascii="Times New Roman" w:hAnsi="Times New Roman" w:cs="Times New Roman"/>
            <w:sz w:val="20"/>
            <w:szCs w:val="20"/>
          </w:rPr>
          <w:fldChar w:fldCharType="end"/>
        </w:r>
        <w:r w:rsidRPr="008F72B4">
          <w:rPr>
            <w:rFonts w:ascii="Times New Roman" w:hAnsi="Times New Roman" w:cs="Times New Roman"/>
            <w:sz w:val="20"/>
            <w:szCs w:val="20"/>
            <w:lang w:val="de-DE"/>
          </w:rPr>
          <w:t>, PTR-MS</w:t>
        </w:r>
        <w:r>
          <w:rPr>
            <w:rFonts w:ascii="Times New Roman" w:hAnsi="Times New Roman" w:cs="Times New Roman"/>
            <w:sz w:val="20"/>
            <w:szCs w:val="20"/>
            <w:lang w:val="de-DE"/>
          </w:rPr>
          <w:t xml:space="preserve"> </w:t>
        </w:r>
        <w:r>
          <w:rPr>
            <w:rFonts w:ascii="Times New Roman" w:hAnsi="Times New Roman" w:cs="Times New Roman"/>
            <w:sz w:val="20"/>
            <w:szCs w:val="20"/>
          </w:rPr>
          <w:fldChar w:fldCharType="begin"/>
        </w:r>
        <w:r>
          <w:rPr>
            <w:rFonts w:ascii="Times New Roman" w:hAnsi="Times New Roman" w:cs="Times New Roman"/>
            <w:sz w:val="20"/>
            <w:szCs w:val="20"/>
            <w:lang w:val="de-DE"/>
          </w:rPr>
          <w:instrText xml:space="preserve"> ADDIN ZOTERO_ITEM CSL_CITATION {"citationID":"FVRLxh99","properties":{"formattedCitation":"(Slowik et al., 2010)","plainCitation":"(Slowik et al., 2010)","dontUpdate":true,"noteIndex":0},"citationItems":[{"id":1942,"uris":["http://zotero.org/groups/3856298/items/ZLIDNSF3"],"itemData":{"id":1942,"type":"article-journal","abstract":"Abstract. During the winter component of the SPORT (Seasonal Particle Observations in the Region of Toronto) field campaign, particulate non-refractory chemical composition and concentration of selected volatile organic compounds (VOCs) were measured by an Aerodyne time-of-flight aerosol mass spectrometer (AMS) and a proton transfer reaction-mass spectrometer (PTR-MS), respectively. Sampling was performed in downtown Toronto ~15 m from a major road. The mass spectra from the AMS and PTR-MS were combined into a unified dataset, which was analysed using positive matrix factorization (PMF). The two instruments were given balanced weight in the PMF analysis by the application of a scaling factor to the uncertainties of each instrument. A residual based metric, Δesc, was used to evaluate the instrument relative weight within each solution. The PMF analysis yielded a 6-factor solution that included factors characteristic of regional transport, local traffic emissions, charbroiling and oxidative processing. The unified dataset provides information on emission sources (particle and VOC) and atmospheric processing that cannot be obtained from the datasets of the individual instruments: (1) apportionment of oxygenated VOCs to either direct emission sources or secondary reaction products; (2) improved correlation of oxygenated aerosol factors with photochemical age; and (3) increased detail regarding the composition of oxygenated organic aerosol factors. This analysis represents the first application of PMF to a unified AMS/PTR-MS dataset.","container-title":"Atmospheric Chemistry and Physics","DOI":"10.5194/acp-10-1969-2010","ISSN":"1680-7324","issue":"4","journalAbbreviation":"Atmos. Chem. Phys.","language":"en","page":"1969-1988","source":"DOI.org (Crossref)","title":"Simultaneous factor analysis of organic particle and gas mass spectra: AMS and PTR-MS measurements at an urban site","title-short":"Simultaneous factor analysis of organic particle and gas mass spectra","volume":"10","author":[{"family":"Slowik","given":"J. G."},{"family":"Vlasenko","given":"A."},{"family":"McGuire","given":"M."},{"family":"Evans","given":"G. J."},{"family":"Abbatt","given":"J. P. D."}],"issued":{"date-parts":[["2010",2,19]]},"citation-key":"slowikSimultaneousFactorAnalysis2010"}}],"schema":"https://github.com/citation-style-language/schema/raw/master/csl-citation.json"}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lang w:val="de-DE"/>
          </w:rPr>
          <w:t>(</w:t>
        </w:r>
        <w:r>
          <w:rPr>
            <w:rFonts w:ascii="Times New Roman" w:hAnsi="Times New Roman" w:cs="Times New Roman"/>
            <w:sz w:val="20"/>
            <w:lang w:val="de-DE"/>
          </w:rPr>
          <w:t xml:space="preserve">e.g. </w:t>
        </w:r>
        <w:r w:rsidRPr="008F72B4">
          <w:rPr>
            <w:rFonts w:ascii="Times New Roman" w:hAnsi="Times New Roman" w:cs="Times New Roman"/>
            <w:sz w:val="20"/>
            <w:lang w:val="de-DE"/>
          </w:rPr>
          <w:t>Slowik et al., 2010)</w:t>
        </w:r>
        <w:r>
          <w:rPr>
            <w:rFonts w:ascii="Times New Roman" w:hAnsi="Times New Roman" w:cs="Times New Roman"/>
            <w:sz w:val="20"/>
            <w:szCs w:val="20"/>
          </w:rPr>
          <w:fldChar w:fldCharType="end"/>
        </w:r>
        <w:r w:rsidRPr="008F72B4">
          <w:rPr>
            <w:rFonts w:ascii="Times New Roman" w:hAnsi="Times New Roman" w:cs="Times New Roman"/>
            <w:sz w:val="20"/>
            <w:szCs w:val="20"/>
            <w:lang w:val="de-DE"/>
          </w:rPr>
          <w:t xml:space="preserve">, EESI-ToF </w:t>
        </w:r>
        <w:r>
          <w:rPr>
            <w:rFonts w:ascii="Times New Roman" w:hAnsi="Times New Roman" w:cs="Times New Roman"/>
            <w:sz w:val="20"/>
            <w:szCs w:val="20"/>
          </w:rPr>
          <w:fldChar w:fldCharType="begin"/>
        </w:r>
        <w:r>
          <w:rPr>
            <w:rFonts w:ascii="Times New Roman" w:hAnsi="Times New Roman" w:cs="Times New Roman"/>
            <w:sz w:val="20"/>
            <w:szCs w:val="20"/>
            <w:lang w:val="de-DE"/>
          </w:rPr>
          <w:instrText xml:space="preserve"> ADDIN ZOTERO_ITEM CSL_CITATION {"citationID":"0Ay5tmLc","properties":{"formattedCitation":"(Tong et al., 2022)","plainCitation":"(Tong et al., 2022)","dontUpdate":true,"noteIndex":0},"citationItems":[{"id":1131,"uris":["http://zotero.org/groups/3856298/items/UHK79UN8"],"itemData":{"id":1131,"type":"report","abstract":"Abstract. Source apportionment studies have struggled to quantitatively link secondary organic aerosol (SOA) to its precursor sources, due largely to instrument limitations. For example, aerosol mass spectrometers (AMS) provide quantitative measurements of the total SOA fraction, but lack the chemical resolution to resolve most SOA sources. In contrast, instruments based on soft ionisation techniques, such as extractive electrospray ionisation mass spectrometry (EESI, e.g., the EESI time of flight mass spectrometer, EESI-TOF), have demonstrated the resolution to identify specific SOA sources but provide only a semi-quantitative apportionment due to uncertainties in the dependence of instrument sensitivity on molecular identity. We address this challenge by presenting a method for positive matrix factorisation (PMF) analysis on a single dataset which includes measurements from both AMS and EESI-TOF instruments, denoted combined PMF (cPMF). Because each factor profile includes both AMS and EESI-TOF components, the cPMF analysis maintains the source resolution capability of the EESI-TOF, while also providing quantitative factor mass concentrations. Therefore, the bulk EESI-TOF sensitivity to each factor can also be directly determined from the analysis. We present metrics for ensuring both instruments are well-represented in the solution, a method for optionally constraining factor profile contributions for one or both instruments, and a protocol for uncertainty analysis. As a proof of concept, the cPMF analysis was applied to summer and winter measurements in Zurich, Switzerland. Factors related to biogenic and wood burning-derived SOA are quantified, as well as POA sources such as wood burning, cigarette smoke, cooking, and traffic. The retrieved EESI-TOF factor-dependent sensitivities are consistent with both laboratory measurements of SOA from model precursors and bulk sensitivity parameterisations based on ion chemical formulae. The cPMF analysis shows that with the standalone EESI-TOF PMF, in which factor-dependent sensitivities are not accounted for, some factors are significantly under/overestimated. For example, when factor-dependent sensitivities are not considered in the winter dataset, the SOA fraction is underestimated by ~25% due to the high EESI-TOF sensitivity to components of primary biomass burning such as levoglucosan. In the summer dataset, where both SOA and total OA are dominated by monoterpene oxidation products, the uncorrected EESI-TOF underestimates the fraction of daytime SOA relative to nighttime SOA (in which organonitrates and less oxygenated CxHyOz molecules are enhanced). Although applied here to an AMS/EESI-TOF pairing, cPMF is suitable for the general case of a multi-instrument dataset, thereby providing a framework for exploiting semi-quantitative, high-resolution instrumentation for quantitative source apportionment.","genre":"preprint","note":"DOI: 10.5194/amt-2022-78","publisher":"Aerosols/In Situ Measurement/Data Processing and Information Retrieval","source":"DOI.org (Crossref)","title":"Quantification of primary and secondary organic aerosol sources by combined factor analysis of extractive electrospray ionisation and aerosol mass spectrometer measurements (EESI-TOF and AMS)","URL":"https://amt.copernicus.org/preprints/amt-2022-78/","author":[{"family":"Tong","given":"Yandong"},{"family":"Qi","given":"Lu"},{"family":"Stefenelli","given":"Giulia"},{"family":"Wang","given":"Dongyu Simon"},{"family":"Canonaco","given":"Francesco"},{"family":"Baltensperger","given":"Urs"},{"family":"Prévôt","given":"André Stephan Henry"},{"family":"Slowik","given":"Jay Gates"}],"accessed":{"date-parts":[["2022",10,13]]},"issued":{"date-parts":[["2022",3,11]]},"citation-key":"tongQuantificationPrimarySecondary2022"}}],"schema":"https://github.com/citation-style-language/schema/raw/master/csl-citation.json"}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w:t>
        </w:r>
        <w:r>
          <w:rPr>
            <w:rFonts w:ascii="Times New Roman" w:hAnsi="Times New Roman" w:cs="Times New Roman"/>
            <w:sz w:val="20"/>
          </w:rPr>
          <w:t xml:space="preserve">e.g. </w:t>
        </w:r>
        <w:r w:rsidRPr="008F72B4">
          <w:rPr>
            <w:rFonts w:ascii="Times New Roman" w:hAnsi="Times New Roman" w:cs="Times New Roman"/>
            <w:sz w:val="20"/>
          </w:rPr>
          <w:t>Tong et al., 2022)</w:t>
        </w:r>
        <w:r>
          <w:rPr>
            <w:rFonts w:ascii="Times New Roman" w:hAnsi="Times New Roman" w:cs="Times New Roman"/>
            <w:sz w:val="20"/>
            <w:szCs w:val="20"/>
          </w:rPr>
          <w:fldChar w:fldCharType="end"/>
        </w:r>
        <w:r>
          <w:rPr>
            <w:rFonts w:ascii="Times New Roman" w:hAnsi="Times New Roman" w:cs="Times New Roman"/>
            <w:sz w:val="20"/>
            <w:szCs w:val="20"/>
          </w:rPr>
          <w:t xml:space="preserve">, offline filters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{"citationID":"FVpDu9eW","properties":{"formattedCitation":"(Maykut et al., 2003)","plainCitation":"(Maykut et al., 2003)","dontUpdate":true,"noteIndex":0},"citationItems":[{"id":5845,"uris":["http://zotero.org/groups/3856298/items/AXGPLBKQ"],"itemData":{"id":5845,"type":"article-journal","container-title":"Environmental Science &amp; Technology","DOI":"10.1021/es030370y","ISSN":"0013-936X, 1520-5851","issue":"22","journalAbbreviation":"Environ. Sci. Technol.","language":"en","page":"5135-5142","source":"DOI.org (Crossref)","title":"Source Apportionment of PM&lt;sub&gt;2.5&lt;/sub&gt; at an Urban IMPROVE Site in Seattle, Washington","volume":"37","author":[{"family":"Maykut","given":"Naydene N."},{"family":"Lewtas","given":"Joellen"},{"family":"Kim","given":"Eugene"},{"family":"Larson","given":"Timothy V."}],"issued":{"date-parts":[["2003",11,1]]},"citation-key":"maykutSourceApportionmentPM252003"}}],"schema":"https://github.com/citation-style-language/schema/raw/master/csl-citation.json"} </w:instrText>
        </w:r>
        <w:r>
          <w:rPr>
            <w:rFonts w:ascii="Times New Roman" w:hAnsi="Times New Roman" w:cs="Times New Roman"/>
            <w:sz w:val="20"/>
            <w:szCs w:val="20"/>
          </w:rPr>
          <w:fldChar w:fldCharType="separate"/>
        </w:r>
        <w:r w:rsidRPr="00CF1622">
          <w:rPr>
            <w:rFonts w:ascii="Times New Roman" w:hAnsi="Times New Roman" w:cs="Times New Roman"/>
            <w:sz w:val="20"/>
          </w:rPr>
          <w:t>(</w:t>
        </w:r>
        <w:r>
          <w:rPr>
            <w:rFonts w:ascii="Times New Roman" w:hAnsi="Times New Roman" w:cs="Times New Roman"/>
            <w:sz w:val="20"/>
          </w:rPr>
          <w:t xml:space="preserve">e.g. </w:t>
        </w:r>
        <w:r w:rsidRPr="00CF1622">
          <w:rPr>
            <w:rFonts w:ascii="Times New Roman" w:hAnsi="Times New Roman" w:cs="Times New Roman"/>
            <w:sz w:val="20"/>
          </w:rPr>
          <w:t>Maykut et al., 2003)</w:t>
        </w:r>
        <w:r>
          <w:rPr>
            <w:rFonts w:ascii="Times New Roman" w:hAnsi="Times New Roman" w:cs="Times New Roman"/>
            <w:sz w:val="20"/>
            <w:szCs w:val="20"/>
          </w:rPr>
          <w:fldChar w:fldCharType="end"/>
        </w:r>
        <w:r>
          <w:rPr>
            <w:rFonts w:ascii="Times New Roman" w:hAnsi="Times New Roman" w:cs="Times New Roman"/>
            <w:sz w:val="20"/>
            <w:szCs w:val="20"/>
          </w:rPr>
          <w:t xml:space="preserve">, SMPS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{"citationID":"Af1lmX9M","properties":{"formattedCitation":"(Nursanto et al., 2023)","plainCitation":"(Nursanto et al., 2023)","dontUpdate":true,"noteIndex":0},"citationItems":[{"id":2321,"uris":["http://zotero.org/groups/3856298/items/6WWCBCUV"],"itemData":{"id":2321,"type":"report","abstract":"Abstract. Aerosol formation acts as a sink for gas-phase atmospheric species that controls their atmospheric lifetime and environmental effects. To investigate aerosol formation and evolution in the Netherlands, a hybrid positive matrix factorization (PMF) analysis has been conducted using observations from May, June, and September 2021 collected in a rural site of Cabauw in Central Netherlands. The hybrid input matrix consists of the full organic mass spectrum acquired from a time-of-flight aerosol chemical speciation monitor (ToF-ACSM), ACSM species concentrations, and binned particle size distribution concentrations from a scanning mobility particle sizer (SMPS). These hybrid PMF analyses discerned six factors that describe aerosol composition variations: four size-driven factors that are related to new particle formation and growth (F6, F5, F4, and F3), and two bulk factors driven by composition, not size (F2, F1). The smallest-diameter size factor (F6) contains ammonium sulfate and organics, and typically occurs during the daytime. Newly formed particles, represented by F6, are correlated with wind from the southwesterly-westerly, northerly, and easterly sectors that transport sulfur oxides (SOx), ammonia (NH3), and organic precursors to Cabauw. As the particles grow from F6 to F3, nitrate plays an increasing role, and the particle loading diurnal cycle shifts from daytime to a nighttime maximum. The inorganic ion balance and organics composition in the bulk atmosphere affects the chemical composition variation across factors and seasons. Changing ammonium-sulfate-nitrate equilibrium shifts inorganic species among factors, and greater organics availability makes secondary organic aerosol (SOA) more influential in summertime aerosol growth, principally due to volatility differences produced by seasonal variation in photooxidation and temperature.","genre":"preprint","note":"DOI: 10.5194/egusphere-2023-554","publisher":"Aerosols/Field Measurements/Troposphere/Chemistry (chemical composition and reactions)","source":"DOI.org (Crossref)","title":"What chemical species are responsible for new particle formation and growth in the Netherlands? A hybrid positive matrix factorization (PMF) analysis using aerosol composition (ACSM) and size (SMPS)","title-short":"What chemical species are responsible for new particle formation and growth in the Netherlands?","URL":"https://egusphere.copernicus.org/preprints/2023/egusphere-2023-554/","author":[{"family":"Nursanto","given":"Farhan R."},{"family":"Meinen","given":"Roy"},{"family":"Holzinger","given":"Rupert"},{"family":"Krol","given":"Maarten C."},{"family":"Liu","given":"Xinya"},{"family":"Dusek","given":"Ulrike"},{"family":"Henzing","given":"Bas"},{"family":"Fry","given":"Juliane L."}],"accessed":{"date-parts":[["2023",4,17]]},"issued":{"date-parts":[["2023",4,5]]},"citation-key":"nursantoWhatChemicalSpecies2023"}}],"schema":"https://github.com/citation-style-language/schema/raw/master/csl-citation.json"}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w:t>
        </w:r>
        <w:r>
          <w:rPr>
            <w:rFonts w:ascii="Times New Roman" w:hAnsi="Times New Roman" w:cs="Times New Roman"/>
            <w:sz w:val="20"/>
          </w:rPr>
          <w:t xml:space="preserve">e.g. </w:t>
        </w:r>
        <w:r w:rsidRPr="008F72B4">
          <w:rPr>
            <w:rFonts w:ascii="Times New Roman" w:hAnsi="Times New Roman" w:cs="Times New Roman"/>
            <w:sz w:val="20"/>
          </w:rPr>
          <w:t>Nursanto et al., 2023)</w:t>
        </w:r>
        <w:r>
          <w:rPr>
            <w:rFonts w:ascii="Times New Roman" w:hAnsi="Times New Roman" w:cs="Times New Roman"/>
            <w:sz w:val="20"/>
            <w:szCs w:val="20"/>
          </w:rPr>
          <w:fldChar w:fldCharType="end"/>
        </w:r>
        <w:r>
          <w:rPr>
            <w:rFonts w:ascii="Times New Roman" w:hAnsi="Times New Roman" w:cs="Times New Roman"/>
            <w:sz w:val="20"/>
            <w:szCs w:val="20"/>
          </w:rPr>
          <w:t xml:space="preserve"> as well a</w:t>
        </w:r>
      </w:ins>
      <w:ins w:id="74" w:author="CHEVASSUS, Emmanuel" w:date="2025-01-15T12:26:00Z" w16du:dateUtc="2025-01-15T12:26:00Z">
        <w:r w:rsidR="00BA0741">
          <w:rPr>
            <w:rFonts w:ascii="Times New Roman" w:hAnsi="Times New Roman" w:cs="Times New Roman"/>
            <w:sz w:val="20"/>
            <w:szCs w:val="20"/>
          </w:rPr>
          <w:t>s</w:t>
        </w:r>
      </w:ins>
      <w:r w:rsidR="00BA0741">
        <w:rPr>
          <w:rFonts w:ascii="Times New Roman" w:hAnsi="Times New Roman" w:cs="Times New Roman"/>
          <w:sz w:val="20"/>
          <w:szCs w:val="20"/>
        </w:rPr>
        <w:t xml:space="preserve"> </w:t>
      </w:r>
      <w:ins w:id="75" w:author="CHEVASSUS, Emmanuel" w:date="2024-12-12T11:00:00Z">
        <w:r>
          <w:rPr>
            <w:rFonts w:ascii="Times New Roman" w:hAnsi="Times New Roman" w:cs="Times New Roman"/>
            <w:sz w:val="20"/>
            <w:szCs w:val="20"/>
          </w:rPr>
          <w:t>other matri</w:t>
        </w:r>
      </w:ins>
      <w:ins w:id="76" w:author="CHEVASSUS, Emmanuel" w:date="2025-01-13T12:29:00Z" w16du:dateUtc="2025-01-13T12:29:00Z">
        <w:r w:rsidR="00EC5303">
          <w:rPr>
            <w:rFonts w:ascii="Times New Roman" w:hAnsi="Times New Roman" w:cs="Times New Roman"/>
            <w:sz w:val="20"/>
            <w:szCs w:val="20"/>
          </w:rPr>
          <w:t>x</w:t>
        </w:r>
      </w:ins>
      <w:ins w:id="77" w:author="CHEVASSUS, Emmanuel" w:date="2024-12-12T11:00:00Z">
        <w:r>
          <w:rPr>
            <w:rFonts w:ascii="Times New Roman" w:hAnsi="Times New Roman" w:cs="Times New Roman"/>
            <w:sz w:val="20"/>
            <w:szCs w:val="20"/>
          </w:rPr>
          <w:t xml:space="preserve">-based measurements. </w:t>
        </w:r>
      </w:ins>
      <w:ins w:id="78" w:author="Fossum, Kirsten" w:date="2025-01-07T16:39:00Z">
        <w:r w:rsidR="000B48D5">
          <w:rPr>
            <w:rFonts w:ascii="Times New Roman" w:hAnsi="Times New Roman" w:cs="Times New Roman"/>
            <w:sz w:val="20"/>
            <w:szCs w:val="20"/>
            <w:lang w:val="en-IE"/>
          </w:rPr>
          <w:t>S</w:t>
        </w:r>
        <w:r w:rsidR="0043580C">
          <w:rPr>
            <w:rFonts w:ascii="Times New Roman" w:hAnsi="Times New Roman" w:cs="Times New Roman"/>
            <w:sz w:val="20"/>
            <w:szCs w:val="20"/>
            <w:lang w:val="en-IE"/>
          </w:rPr>
          <w:t>everal</w:t>
        </w:r>
        <w:r w:rsidR="000B48D5">
          <w:rPr>
            <w:rFonts w:ascii="Times New Roman" w:hAnsi="Times New Roman" w:cs="Times New Roman"/>
            <w:sz w:val="20"/>
            <w:szCs w:val="20"/>
            <w:lang w:val="en-IE"/>
          </w:rPr>
          <w:t xml:space="preserve"> previous </w:t>
        </w:r>
        <w:r w:rsidR="000B48D5">
          <w:rPr>
            <w:rFonts w:ascii="Times New Roman" w:hAnsi="Times New Roman" w:cs="Times New Roman"/>
            <w:sz w:val="20"/>
            <w:szCs w:val="20"/>
            <w:lang w:val="en-IE"/>
          </w:rPr>
          <w:lastRenderedPageBreak/>
          <w:t xml:space="preserve">remote </w:t>
        </w:r>
      </w:ins>
      <w:ins w:id="79" w:author="Fossum, Kirsten" w:date="2025-01-07T17:20:00Z">
        <w:r w:rsidR="0043580C">
          <w:rPr>
            <w:rFonts w:ascii="Times New Roman" w:hAnsi="Times New Roman" w:cs="Times New Roman"/>
            <w:sz w:val="20"/>
            <w:szCs w:val="20"/>
            <w:lang w:val="en-IE"/>
          </w:rPr>
          <w:t>o</w:t>
        </w:r>
      </w:ins>
      <w:ins w:id="80" w:author="Fossum, Kirsten" w:date="2025-01-07T16:39:00Z">
        <w:r w:rsidR="000B48D5">
          <w:rPr>
            <w:rFonts w:ascii="Times New Roman" w:hAnsi="Times New Roman" w:cs="Times New Roman"/>
            <w:sz w:val="20"/>
            <w:szCs w:val="20"/>
            <w:lang w:val="en-IE"/>
          </w:rPr>
          <w:t xml:space="preserve">cean HR-ToF-AM PMF studies have been carried out in the Atlantic </w:t>
        </w:r>
        <w:r w:rsidR="000B48D5">
          <w:rPr>
            <w:rFonts w:ascii="Times New Roman" w:hAnsi="Times New Roman" w:cs="Times New Roman"/>
            <w:sz w:val="20"/>
            <w:szCs w:val="20"/>
            <w:lang w:val="en-IE"/>
          </w:rPr>
          <w:fldChar w:fldCharType="begin"/>
        </w:r>
        <w:r w:rsidR="000B48D5">
          <w:rPr>
            <w:rFonts w:ascii="Times New Roman" w:hAnsi="Times New Roman" w:cs="Times New Roman"/>
            <w:sz w:val="20"/>
            <w:szCs w:val="20"/>
            <w:lang w:val="en-IE"/>
          </w:rPr>
          <w:instrText xml:space="preserve"> ADDIN ZOTERO_ITEM CSL_CITATION {"citationID":"Je52DQAD","properties":{"formattedCitation":"(Crippa et al., 2013; Huang et al., 2018)","plainCitation":"(Crippa et al., 2013; Huang et al., 2018)","noteIndex":0},"citationItems":[{"id":1199,"uris":["http://zotero.org/groups/3856298/items/CBSZA6E7"],"itemData":{"id":1199,"type":"article-journal","container-title":"Journal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B48D5">
          <w:rPr>
            <w:rFonts w:ascii="Cambria Math" w:hAnsi="Cambria Math" w:cs="Cambria Math"/>
            <w:sz w:val="20"/>
            <w:szCs w:val="20"/>
            <w:lang w:val="en-IE"/>
          </w:rPr>
          <w:instrText>∘</w:instrText>
        </w:r>
        <w:r w:rsidR="000B48D5">
          <w:rPr>
            <w:rFonts w:ascii="Times New Roman" w:hAnsi="Times New Roman" w:cs="Times New Roman"/>
            <w:sz w:val="20"/>
            <w:szCs w:val="20"/>
            <w:lang w:val="en-IE"/>
          </w:rPr>
          <w:instrText> N to 53</w:instrText>
        </w:r>
        <w:r w:rsidR="000B48D5">
          <w:rPr>
            <w:rFonts w:ascii="Cambria Math" w:hAnsi="Cambria Math" w:cs="Cambria Math"/>
            <w:sz w:val="20"/>
            <w:szCs w:val="20"/>
            <w:lang w:val="en-IE"/>
          </w:rPr>
          <w:instrText>∘</w:instrText>
        </w:r>
        <w:r w:rsidR="000B48D5">
          <w:rPr>
            <w:rFonts w:ascii="Times New Roman" w:hAnsi="Times New Roman" w:cs="Times New Roman"/>
            <w:sz w:val="20"/>
            <w:szCs w:val="20"/>
            <w:lang w:val="en-IE"/>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B48D5">
          <w:rPr>
            <w:rFonts w:ascii="Cambria Math" w:hAnsi="Cambria Math" w:cs="Cambria Math"/>
            <w:sz w:val="20"/>
            <w:szCs w:val="20"/>
            <w:lang w:val="en-IE"/>
          </w:rPr>
          <w:instrText>∘</w:instrText>
        </w:r>
        <w:r w:rsidR="000B48D5">
          <w:rPr>
            <w:rFonts w:ascii="Times New Roman" w:hAnsi="Times New Roman" w:cs="Times New Roman"/>
            <w:sz w:val="20"/>
            <w:szCs w:val="20"/>
            <w:lang w:val="en-IE"/>
          </w:rPr>
          <w:instrText> N to 15</w:instrText>
        </w:r>
        <w:r w:rsidR="000B48D5">
          <w:rPr>
            <w:rFonts w:ascii="Cambria Math" w:hAnsi="Cambria Math" w:cs="Cambria Math"/>
            <w:sz w:val="20"/>
            <w:szCs w:val="20"/>
            <w:lang w:val="en-IE"/>
          </w:rPr>
          <w:instrText>∘</w:instrText>
        </w:r>
        <w:r w:rsidR="000B48D5">
          <w:rPr>
            <w:rFonts w:ascii="Times New Roman" w:hAnsi="Times New Roman" w:cs="Times New Roman"/>
            <w:sz w:val="20"/>
            <w:szCs w:val="20"/>
            <w:lang w:val="en-IE"/>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0B48D5">
          <w:rPr>
            <w:rFonts w:ascii="Times New Roman" w:hAnsi="Times New Roman" w:cs="Times New Roman"/>
            <w:sz w:val="20"/>
            <w:szCs w:val="20"/>
            <w:lang w:val="en-IE"/>
          </w:rPr>
          <w:fldChar w:fldCharType="separate"/>
        </w:r>
        <w:r w:rsidR="000B48D5" w:rsidRPr="00FC0190">
          <w:rPr>
            <w:rFonts w:ascii="Times New Roman" w:hAnsi="Times New Roman" w:cs="Times New Roman"/>
            <w:sz w:val="20"/>
          </w:rPr>
          <w:t>(Crippa et al., 2013; Huang et al., 2018)</w:t>
        </w:r>
        <w:r w:rsidR="000B48D5">
          <w:rPr>
            <w:rFonts w:ascii="Times New Roman" w:hAnsi="Times New Roman" w:cs="Times New Roman"/>
            <w:sz w:val="20"/>
            <w:szCs w:val="20"/>
            <w:lang w:val="en-IE"/>
          </w:rPr>
          <w:fldChar w:fldCharType="end"/>
        </w:r>
        <w:r w:rsidR="000B48D5">
          <w:rPr>
            <w:rFonts w:ascii="Times New Roman" w:hAnsi="Times New Roman" w:cs="Times New Roman"/>
            <w:sz w:val="20"/>
            <w:szCs w:val="20"/>
            <w:lang w:val="en-IE"/>
          </w:rPr>
          <w:t xml:space="preserve">, </w:t>
        </w:r>
        <w:r w:rsidR="000B48D5" w:rsidRPr="004F4513">
          <w:rPr>
            <w:rFonts w:ascii="Times New Roman" w:hAnsi="Times New Roman" w:cs="Times New Roman"/>
            <w:sz w:val="20"/>
            <w:szCs w:val="20"/>
            <w:lang w:val="en-IE"/>
          </w:rPr>
          <w:t xml:space="preserve">Arctic </w:t>
        </w:r>
        <w:r w:rsidR="000B48D5">
          <w:rPr>
            <w:rFonts w:ascii="Times New Roman" w:hAnsi="Times New Roman" w:cs="Times New Roman"/>
            <w:sz w:val="20"/>
            <w:szCs w:val="20"/>
            <w:lang w:val="en-IE"/>
          </w:rPr>
          <w:fldChar w:fldCharType="begin"/>
        </w:r>
        <w:r w:rsidR="000B48D5">
          <w:rPr>
            <w:rFonts w:ascii="Times New Roman" w:hAnsi="Times New Roman" w:cs="Times New Roman"/>
            <w:sz w:val="20"/>
            <w:szCs w:val="20"/>
            <w:lang w:val="en-IE"/>
          </w:rPr>
          <w:instrText xml:space="preserve"> ADDIN ZOTERO_ITEM CSL_CITATION {"citationID":"Oei6rGSb","properties":{"formattedCitation":"(Moschos et al., 2022; Nielsen et al., 2019; N\\uc0\\u248{}jgaard et al., 2022)","plainCitation":"(Moschos et al., 2022; Nielsen et al., 2019; Nøjgaard et al., 2022)","noteIndex":0},"citationItems":[{"id":2247,"uris":["http://zotero.org/groups/3856298/items/HML4JSI4"],"itemData":{"id":2247,"type":"article-journal","abstract":"Abstract\n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0B48D5">
          <w:rPr>
            <w:rFonts w:ascii="Cambria Math" w:hAnsi="Cambria Math" w:cs="Cambria Math"/>
            <w:sz w:val="20"/>
            <w:szCs w:val="20"/>
            <w:lang w:val="en-IE"/>
          </w:rPr>
          <w:instrText>∘</w:instrText>
        </w:r>
        <w:r w:rsidR="000B48D5">
          <w:rPr>
            <w:rFonts w:ascii="Times New Roman" w:hAnsi="Times New Roman" w:cs="Times New Roman"/>
            <w:sz w:val="20"/>
            <w:szCs w:val="20"/>
            <w:lang w:val="en-IE"/>
          </w:rPr>
          <w:instrText>36</w:instrText>
        </w:r>
        <w:r w:rsidR="000B48D5">
          <w:rPr>
            <w:rFonts w:ascii="Times New Roman" w:hAnsi="Times New Roman" w:cs="Times New Roman" w:hint="eastAsia"/>
            <w:sz w:val="20"/>
            <w:szCs w:val="20"/>
            <w:lang w:val="en-IE"/>
          </w:rPr>
          <w:instrText>′</w:instrText>
        </w:r>
        <w:r w:rsidR="000B48D5">
          <w:rPr>
            <w:rFonts w:ascii="Times New Roman" w:hAnsi="Times New Roman" w:cs="Times New Roman"/>
            <w:sz w:val="20"/>
            <w:szCs w:val="20"/>
            <w:lang w:val="en-IE"/>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w:instrText>
        </w:r>
        <w:r w:rsidR="000B48D5">
          <w:rPr>
            <w:rFonts w:ascii="Times New Roman" w:hAnsi="Times New Roman" w:cs="Times New Roman" w:hint="eastAsia"/>
            <w:sz w:val="20"/>
            <w:szCs w:val="20"/>
            <w:lang w:val="en-IE"/>
          </w:rPr>
          <w:instrText>µ</w:instrText>
        </w:r>
        <w:r w:rsidR="000B48D5">
          <w:rPr>
            <w:rFonts w:ascii="Times New Roman" w:hAnsi="Times New Roman" w:cs="Times New Roman"/>
            <w:sz w:val="20"/>
            <w:szCs w:val="20"/>
            <w:lang w:val="en-IE"/>
          </w:rPr>
          <w:instrText>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absent. Th</w:instrText>
        </w:r>
        <w:r w:rsidR="000B48D5">
          <w:rPr>
            <w:rFonts w:ascii="Times New Roman" w:hAnsi="Times New Roman" w:cs="Times New Roman" w:hint="eastAsia"/>
            <w:sz w:val="20"/>
            <w:szCs w:val="20"/>
            <w:lang w:val="en-IE"/>
          </w:rPr>
          <w:instrText>e highest O</w:instrText>
        </w:r>
        <w:r w:rsidR="000B48D5">
          <w:rPr>
            <w:rFonts w:ascii="Times New Roman" w:hAnsi="Times New Roman" w:cs="Times New Roman" w:hint="eastAsia"/>
            <w:sz w:val="20"/>
            <w:szCs w:val="20"/>
            <w:lang w:val="en-IE"/>
          </w:rPr>
          <w:instrText>∕</w:instrText>
        </w:r>
        <w:r w:rsidR="000B48D5">
          <w:rPr>
            <w:rFonts w:ascii="Times New Roman" w:hAnsi="Times New Roman" w:cs="Times New Roman" w:hint="eastAsia"/>
            <w:sz w:val="20"/>
            <w:szCs w:val="20"/>
            <w:lang w:val="en-IE"/>
          </w:rPr>
          <w:instrText>C ratio (0.95) and S</w:instrText>
        </w:r>
        <w:r w:rsidR="000B48D5">
          <w:rPr>
            <w:rFonts w:ascii="Times New Roman" w:hAnsi="Times New Roman" w:cs="Times New Roman" w:hint="eastAsia"/>
            <w:sz w:val="20"/>
            <w:szCs w:val="20"/>
            <w:lang w:val="en-IE"/>
          </w:rPr>
          <w:instrText>∕</w:instrText>
        </w:r>
        <w:r w:rsidR="000B48D5">
          <w:rPr>
            <w:rFonts w:ascii="Times New Roman" w:hAnsi="Times New Roman" w:cs="Times New Roman" w:hint="eastAsia"/>
            <w:sz w:val="20"/>
            <w:szCs w:val="20"/>
            <w:lang w:val="en-IE"/>
          </w:rPr>
          <w:instrText>C ratio (0.011)\nwas found for MOA. Our data support the current understanding that Arctic\naerosols are highly influenced by secondary aerosol formation and receives an\nimportant contribution from marine emissions during</w:instrText>
        </w:r>
        <w:r w:rsidR="000B48D5">
          <w:rPr>
            <w:rFonts w:ascii="Times New Roman" w:hAnsi="Times New Roman" w:cs="Times New Roman"/>
            <w:sz w:val="20"/>
            <w:szCs w:val="20"/>
            <w:lang w:val="en-IE"/>
          </w:rPr>
          <w:instrText xml:space="preserve">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w:instrText>
        </w:r>
        <w:r w:rsidR="000B48D5" w:rsidRPr="004F19DB">
          <w:rPr>
            <w:rFonts w:ascii="Times New Roman" w:hAnsi="Times New Roman" w:cs="Times New Roman"/>
            <w:sz w:val="20"/>
            <w:szCs w:val="20"/>
            <w:lang w:val="de-DE"/>
          </w:rPr>
          <w:instrText xml:space="preserve">:"Massling","given":"Andreas"},{"family":"Eriksson","given":"Axel C."},{"family":"Dall'Osto","given":"Manuel"},{"family":"Junninen","given":"Heikki"},{"family":"Sarnela","given":"Nina"},{"family":"Lange","given":"Robert"},{"family":"Collier","given":"Sonya"},{"family":"Zhang","given":"Qi"},{"family":"Cappa","given":"Christopher D."},{"family":"Nøjgaard","given":"Jacob K."}],"issued":{"date-parts":[["2019",8,13]]},"citation-key":"nielsenBiogenicAnthropogenicSources2019"}},{"id":2394,"uris":["http://zotero.org/groups/3856298/items/4DDS5RBU"],"itemData":{"id":2394,"type":"article-journal","container-title":"Atmospheric Environment","DOI":"10.1016/j.atmosenv.2022.119241","ISSN":"13522310","journalAbbreviation":"Atmospheric Environment","language":"en","page":"119241","source":"DOI.org (Crossref)","title":"A local marine source of atmospheric particles in the High Arctic","volume":"285","author":[{"family":"Nøjgaard","given":"J.K."},{"family":"Peker","given":"L."},{"family":"Pernov","given":"J.B."},{"family":"Johnson","given":"M.S."},{"family":"Bossi","given":"R."},{"family":"Massling","given":"A."},{"family":"Lange","given":"R."},{"family":"Nielsen","given":"I.E."},{"family":"Prevot","given":"A.S.H."},{"family":"Eriksson","given":"A.C."},{"family":"Canonaco","given":"F."},{"family":"Skov","given":"H."}],"issued":{"date-parts":[["2022",9]]},"citation-key":"nojgaardLocalMarineSource2022"}}],"schema":"https://github.com/citation-style-language/schema/raw/master/csl-citation.json"} </w:instrText>
        </w:r>
        <w:r w:rsidR="000B48D5">
          <w:rPr>
            <w:rFonts w:ascii="Times New Roman" w:hAnsi="Times New Roman" w:cs="Times New Roman"/>
            <w:sz w:val="20"/>
            <w:szCs w:val="20"/>
            <w:lang w:val="en-IE"/>
          </w:rPr>
          <w:fldChar w:fldCharType="separate"/>
        </w:r>
        <w:r w:rsidR="000B48D5" w:rsidRPr="004F19DB">
          <w:rPr>
            <w:rFonts w:ascii="Times New Roman" w:hAnsi="Times New Roman" w:cs="Times New Roman"/>
            <w:sz w:val="20"/>
            <w:lang w:val="de-DE"/>
          </w:rPr>
          <w:t>(Moschos et al., 2022; Nielsen et al., 2019; Nøjgaard et al., 2022)</w:t>
        </w:r>
        <w:r w:rsidR="000B48D5">
          <w:rPr>
            <w:rFonts w:ascii="Times New Roman" w:hAnsi="Times New Roman" w:cs="Times New Roman"/>
            <w:sz w:val="20"/>
            <w:szCs w:val="20"/>
            <w:lang w:val="en-IE"/>
          </w:rPr>
          <w:fldChar w:fldCharType="end"/>
        </w:r>
        <w:r w:rsidR="000B48D5" w:rsidRPr="004F19DB">
          <w:rPr>
            <w:rFonts w:ascii="Times New Roman" w:hAnsi="Times New Roman" w:cs="Times New Roman"/>
            <w:sz w:val="20"/>
            <w:szCs w:val="20"/>
            <w:lang w:val="de-DE"/>
          </w:rPr>
          <w:t xml:space="preserve">, </w:t>
        </w:r>
        <w:r w:rsidR="000B48D5" w:rsidRPr="004F4513">
          <w:rPr>
            <w:rFonts w:ascii="Times New Roman" w:hAnsi="Times New Roman" w:cs="Times New Roman"/>
            <w:sz w:val="20"/>
            <w:szCs w:val="20"/>
            <w:lang w:val="de-DE"/>
          </w:rPr>
          <w:t>Mediterannean</w:t>
        </w:r>
        <w:r w:rsidR="000B48D5">
          <w:rPr>
            <w:rFonts w:ascii="Times New Roman" w:hAnsi="Times New Roman" w:cs="Times New Roman"/>
            <w:sz w:val="20"/>
            <w:szCs w:val="20"/>
            <w:lang w:val="de-DE"/>
          </w:rPr>
          <w:t xml:space="preserve"> Sea</w:t>
        </w:r>
        <w:r w:rsidR="000B48D5" w:rsidRPr="004F4513">
          <w:rPr>
            <w:rFonts w:ascii="Times New Roman" w:hAnsi="Times New Roman" w:cs="Times New Roman"/>
            <w:sz w:val="20"/>
            <w:szCs w:val="20"/>
            <w:lang w:val="de-DE"/>
          </w:rPr>
          <w:t xml:space="preserve"> </w:t>
        </w:r>
        <w:r w:rsidR="000B48D5">
          <w:rPr>
            <w:rFonts w:ascii="Times New Roman" w:hAnsi="Times New Roman" w:cs="Times New Roman"/>
            <w:sz w:val="20"/>
            <w:szCs w:val="20"/>
            <w:lang w:val="en-IE"/>
          </w:rPr>
          <w:fldChar w:fldCharType="begin"/>
        </w:r>
        <w:r w:rsidR="000B48D5" w:rsidRPr="004F4513">
          <w:rPr>
            <w:rFonts w:ascii="Times New Roman" w:hAnsi="Times New Roman" w:cs="Times New Roman"/>
            <w:sz w:val="20"/>
            <w:szCs w:val="20"/>
            <w:lang w:val="de-DE"/>
          </w:rPr>
          <w:instrText xml:space="preserve"> ADDIN ZOTERO_ITEM CSL_CITATION {"citationID":"zwhshBHq","properties":{"formattedCitation":"(Florou et al., 2024; Mallet et al., 2019)","plainCitation":"(Florou et al., 2024; Mallet et al., 2019)","noteIndex":0},"citationItems":[{"id":5842,"uris":["http://zotero.org/groups/3856298/items/CXJKLWXC"],"itemData":{"id":5842,"type":"article-journal","container-title":"Atmospheric Environment","DOI":"10.1016/j.atmosenv.2024.120423","ISSN":"13522310","journalAbbreviation":"Atmospheric Environment","language":"en","page":"120423","source":"DOI.org (Crossref)","title":"Chemical characterization and sources of background aerosols in the eastern Mediterranean","volume":"324","author":[{"family":"Florou","given":"Kalliopi"},{"family":"Liangou","given":"Aikaterini"},{"family":"Kaltsonoudis","given":"Christos"},{"family":"Louvaris","given":"Evangelos"},{"family":"Tasoglou","given":"Antonios"},{"family":"Patoulias","given":"David"},{"family":"Kouvarakis","given":"Giorgos"},{"family":"Kalivitis","given":"Nikos"},{"family":"Kourtchev","given":"Ivan"},{"family":"Kalberer","given":"Markus"},{"family":"Tsagkaraki","given":"Maria"},{"family":"Mihalopoulos","given":"Nikolaos"},{"family":"Pandis","given":"Spyros N."}],"issued":{"date-parts":[["2024",5]]},"citation-key":"florouChemicalCharacterizationSources2024"}},{"id":5898,"uris":["http://zotero.org/groups/3856298/items/SX9R562L"],"itemData":{"id":5898,"type":"article-journal","a</w:instrText>
        </w:r>
        <w:r w:rsidR="000B48D5" w:rsidRPr="004F19DB">
          <w:rPr>
            <w:rFonts w:ascii="Times New Roman" w:hAnsi="Times New Roman" w:cs="Times New Roman"/>
            <w:sz w:val="20"/>
            <w:szCs w:val="20"/>
            <w:lang w:val="de-DE"/>
          </w:rPr>
          <w:instrText xml:space="preserve">bstract":"Abstract. Measurements of aerosol </w:instrText>
        </w:r>
        <w:r w:rsidR="000B48D5">
          <w:rPr>
            <w:rFonts w:ascii="Times New Roman" w:hAnsi="Times New Roman" w:cs="Times New Roman"/>
            <w:sz w:val="20"/>
            <w:szCs w:val="20"/>
            <w:lang w:val="en-IE"/>
          </w:rPr>
          <w:instrText xml:space="preserve">composition and size distributions were taken during\nthe summer of 2013 at the remote island of Lampedusa in the southern central\nMediterranean Sea. These measurements were part of the ChArMEx/ADRIMED\n(Chemistry and Aerosol Mediterranean Experiment/Aerosol Direct Radiative\nForcing on the Mediterranean Climate) framework and took place during\nSpecial Observation Period 1a (SOP-1a) from 11 June to 5 July 2013. From compact time-of-flight aerosol mass spectrometer (cToF-AMS)\nmeasurements in the size range below 1 µm in aerodynamic diameter\n(PM1), particles were predominately comprised of ammonium and sulfate. On\naverage, ammonium sulfate contributed 63 % to the non-refractory PM1\nmass, followed by organics (33 %). The organic aerosol was generally very\nhighly oxidized (f44 values were typically between 0.25 and 0.26). The\ncontribution of ammonium sulfate was generally higher than organic aerosol\nin comparison to measurements taken in the western Mediterranean but is\nconsistent with studies undertaken in the eastern basin. Source apportionment of organics using a statistical (positive matrix\nfactorization) model revealed four factors: a hydrocarbon-like organic\naerosol (HOA), a methanesulfonic-acid-related oxygenated organic aerosol\n(MSA-OOA), a more oxidized oxygenated organic aerosol (MO-OOA) and a less\noxidized oxygenated organic aerosol (LO-OOA). The MO-OOA was the\ndominant factor for most of the campaign (53 % of the PM1 OA mass). It was\nwell correlated with SO42-, highly oxidized and generally more\ndominant during easterly air masses originating from the eastern\nMediterranean and central Europe. The LO-OOA factor had a very similar\ncomposition to the MO-OOA factor but was more prevalent during westerly\nwinds, with air masses originating from the Atlantic Ocean, the western\nMediterranean and at high altitudes over France and Spain from mistral\nwinds. The MSA-OOA factor contributed an average 12 % to the PM1 OA and\nwas more dominant during the mistral winds. The HOA, representing observed\nprimary organic aerosol, only contributed 8 % of the average PM1 OA during\nthe campaign. Even though Lampedusa is one of the most remote sites in the Mediterranean,\nPM1 concentrations (10 ± 5 µg m−3) were comparable to those\nobserved in coastal cities and sites closer to continental Europe. Cleaner\nconditions corresponded to higher wind speeds. Nucleation and growth of new\naerosol particles was observed during periods of north-westerly winds. From a\nclimatology analysis from 1999 to 2012, these periods were much more\nprevalent during the measurement campaign than during the preceding 13 years.\nThese results support previous findings that highlight the importance\nof different large-scale synoptic conditions in determining the regional and\nlocal aerosol composition and oxidation and also suggest that a non-polluted\nsurface atmosphere over the Mediterranean is rare.","container-title":"Atmospheric Chemistry and Physics","DOI":"10.5194/acp-19-11123-2019","ISSN":"1680-7324","issue":"17","journalAbbreviation":"Atmos. Chem. Phys.","language":"en","license":"https://creativecommons.org/licenses/by/4.0/","page":"11123-11142","source":"DOI.org (Crossref)","title":"Summertime surface PM&amp;lt;sub&amp;gt;1&amp;lt;/sub&amp;gt; aerosol composition and size by source region at the Lampedusa island in the central Mediterranean Sea","volume":"19","author":[{"family":"Mallet","given":"Marc D."},{"family":"D'Anna","given":"Barbara"},{"family":"Même","given":"Aurélie"},{"family":"Bove","given":"Maria Chiara"},{"family":"Cassola","given":"Federico"},{"family":"Pace","given":"Giandomenico"},{"family":"Desboeufs","given":"Karine"},{"family":"Di Biagio","given":"Claudia"},{"family":"Doussin","given":"Jean-Francois"},{"family":"Maille","given":"Michel"},{"family":"Massabò","given":"Dario"},{"family":"Sciare","given":"Jean"},{"family":"Zapf","given":"Pascal"},{"family":"Di Sarra","given":"Alcide Giorgio"},{"family":"Formenti","given":"Paola"}],"issued":{"date-parts":[["2019",9,3]]},"citation-key":"malletSummertimeSurfacePMltsubgt1lt2019"}}],"schema":"https://github.com/citation-style-language/schema/raw/master/csl-citation.json"} </w:instrText>
        </w:r>
        <w:r w:rsidR="000B48D5">
          <w:rPr>
            <w:rFonts w:ascii="Times New Roman" w:hAnsi="Times New Roman" w:cs="Times New Roman"/>
            <w:sz w:val="20"/>
            <w:szCs w:val="20"/>
            <w:lang w:val="en-IE"/>
          </w:rPr>
          <w:fldChar w:fldCharType="separate"/>
        </w:r>
        <w:r w:rsidR="000B48D5" w:rsidRPr="00FC0190">
          <w:rPr>
            <w:rFonts w:ascii="Times New Roman" w:hAnsi="Times New Roman" w:cs="Times New Roman"/>
            <w:sz w:val="20"/>
            <w:lang w:val="en-IE"/>
          </w:rPr>
          <w:t>(Florou et al., 2024; Mallet et al., 2019)</w:t>
        </w:r>
        <w:r w:rsidR="000B48D5">
          <w:rPr>
            <w:rFonts w:ascii="Times New Roman" w:hAnsi="Times New Roman" w:cs="Times New Roman"/>
            <w:sz w:val="20"/>
            <w:szCs w:val="20"/>
            <w:lang w:val="en-IE"/>
          </w:rPr>
          <w:fldChar w:fldCharType="end"/>
        </w:r>
        <w:r w:rsidR="000B48D5">
          <w:rPr>
            <w:rFonts w:ascii="Times New Roman" w:hAnsi="Times New Roman" w:cs="Times New Roman"/>
            <w:sz w:val="20"/>
            <w:szCs w:val="20"/>
            <w:lang w:val="en-IE"/>
          </w:rPr>
          <w:t xml:space="preserve">, Pacific Ocean </w:t>
        </w:r>
        <w:r w:rsidR="000B48D5">
          <w:rPr>
            <w:rFonts w:ascii="Times New Roman" w:hAnsi="Times New Roman" w:cs="Times New Roman"/>
            <w:sz w:val="20"/>
            <w:szCs w:val="20"/>
            <w:lang w:val="en-IE"/>
          </w:rPr>
          <w:fldChar w:fldCharType="begin"/>
        </w:r>
        <w:r w:rsidR="000B48D5">
          <w:rPr>
            <w:rFonts w:ascii="Times New Roman" w:hAnsi="Times New Roman" w:cs="Times New Roman"/>
            <w:sz w:val="20"/>
            <w:szCs w:val="20"/>
            <w:lang w:val="en-IE"/>
          </w:rPr>
          <w:instrText xml:space="preserve"> ADDIN ZOTERO_ITEM CSL_CITATION {"citationID":"2nv9Je9o","properties":{"formattedCitation":"(Loh et al., 2023, 2024)","plainCitation":"(Loh et al., 2023, 2024)","noteIndex":0},"citationItems":[{"id":2385,"uris":["http://zotero.org/groups/3856298/items/4SQHDYKN"],"itemData":{"id":2385,"type":"article-journal","container-title":"Science of The Total Environment","DOI":"10.1016/j.scitotenv.2022.159173","ISSN":"00489697","journalAbbreviation":"Science of The Total Environment","language":"en","page":"159173","source":"DOI.org (Crossref)","title":"Chemical characterization of sub-micron aerosols over the East Sea (Sea of Japan)","volume":"856","author":[{"family":"Loh","given":"Andrew"},{"family":"Kim","given":"Donghwi"},{"family":"An","given":"Joon Geon"},{"family":"Choi","given":"Narin"},{"family":"Yim","given":"Un Hyuk"}],"issued":{"date-parts":[["2023",1]]},"citation-key":"lohChemicalCharacterizationSubmicron2023"}},{"id":5896,"uris":["http://zotero.org/groups/3856298/items/EACJ24QG"],"itemData":{"id":5896,"type":"article-journal","container-title":"Marine Pollution Bulletin","DOI":"10.1016/j.marpolbul.2024.116556","ISSN":"0025326X","journalAbbreviation":"Marine Pollution Bulletin","language":"en","page":"116556","source":"DOI.org (Crossref)","title":"Characteristics of sub-micron aerosols in the Yellow Sea and its environmental implications","volume":"204","author":[{"family":"Loh","given":"Andrew"},{"family":"Kim","given":"Donghwi"},{"family":"An","given":"Joon Geon"},{"family":"Choi","given":"Narin"},{"family":"Yim","given":"Un Hyuk"}],"issued":{"date-parts":[["2024",7]]},"citation-key":"lohCharacteristicsSubmicronAerosols2024"}}],"schema":"https://github.com/citation-style-language/schema/raw/master/csl-citation.json"} </w:instrText>
        </w:r>
        <w:r w:rsidR="000B48D5">
          <w:rPr>
            <w:rFonts w:ascii="Times New Roman" w:hAnsi="Times New Roman" w:cs="Times New Roman"/>
            <w:sz w:val="20"/>
            <w:szCs w:val="20"/>
            <w:lang w:val="en-IE"/>
          </w:rPr>
          <w:fldChar w:fldCharType="separate"/>
        </w:r>
        <w:r w:rsidR="000B48D5" w:rsidRPr="00C97E9D">
          <w:rPr>
            <w:rFonts w:ascii="Times New Roman" w:hAnsi="Times New Roman" w:cs="Times New Roman"/>
            <w:sz w:val="20"/>
          </w:rPr>
          <w:t>(Loh et al., 2023, 2024)</w:t>
        </w:r>
        <w:r w:rsidR="000B48D5">
          <w:rPr>
            <w:rFonts w:ascii="Times New Roman" w:hAnsi="Times New Roman" w:cs="Times New Roman"/>
            <w:sz w:val="20"/>
            <w:szCs w:val="20"/>
            <w:lang w:val="en-IE"/>
          </w:rPr>
          <w:fldChar w:fldCharType="end"/>
        </w:r>
        <w:r w:rsidR="000B48D5">
          <w:rPr>
            <w:rFonts w:ascii="Times New Roman" w:hAnsi="Times New Roman" w:cs="Times New Roman"/>
            <w:sz w:val="20"/>
            <w:szCs w:val="20"/>
            <w:lang w:val="en-IE"/>
          </w:rPr>
          <w:t xml:space="preserve"> and Antarctica </w:t>
        </w:r>
        <w:r w:rsidR="000B48D5">
          <w:rPr>
            <w:rFonts w:ascii="Times New Roman" w:hAnsi="Times New Roman" w:cs="Times New Roman"/>
            <w:sz w:val="20"/>
            <w:szCs w:val="20"/>
            <w:lang w:val="en-IE"/>
          </w:rPr>
          <w:fldChar w:fldCharType="begin"/>
        </w:r>
        <w:r w:rsidR="000B48D5">
          <w:rPr>
            <w:rFonts w:ascii="Times New Roman" w:hAnsi="Times New Roman" w:cs="Times New Roman"/>
            <w:sz w:val="20"/>
            <w:szCs w:val="20"/>
            <w:lang w:val="en-IE"/>
          </w:rPr>
          <w:instrText xml:space="preserve"> ADDIN ZOTERO_ITEM CSL_CITATION {"citationID":"exQRS7hY","properties":{"formattedCitation":"(Giordano et al., 2016; Paglione et al., 2024; Schmale et al., 2013)","plainCitation":"(Giordano et al., 2016; Paglione et al., 2024; Schmale et al., 2013)","noteIndex":0},"citationItems":[{"id":1197,"uris":["http://zotero.org/groups/3856298/items/5MMU2I96"],"itemData":{"id":1197,"type":"report","abstract":"Abstract. Understanding the sources and evolution of aerosols is crucial for constraining the impacts that aerosols have on a global scale. An unanswered question in atmospheric science is the source and evolution of the Antarctic aerosol population. Previous work over the continent has primarily utilized low resolution aerosol filters (coupled with off-line ion chromatography) to answer questions about Antarctic aerosols. Bulk aerosol sampling has been useful in identifying seasonal cycles in the aerosol populations, especially in populations that have been attributed to Southern Ocean phytoplankton emissions. However, real-time, high resolution chemical composition data is necessary to identify the mechanisms and exact timing of changes in the Antarctic aerosol populations. The recent 2ODIAC (2-Season Ozone Depletion and Interaction with Aerosols Campaign) field campaign saw the first ever deployment of a real-time, high resolution aerosol mass spectrometer (SP-AMS or AMS) to the continent. Data obtained from the AMS, and a suite of other aerosol, gas-phase, and meteorological instruments, are presented here. In particular, this manuscript focuses on the aerosol population over coastal Antarctica and the evolution of that population in Austral Spring. Results indicate that there exists a sulfate mode in Antarctica that is externally mixed to the rest of the aerosol population with a mass mode vacuum aerodynamic diameter of 250 nm. Springtime increases in sulfate aerosol are observed and attributed to biogenic sources, in agreement with previous research identifying phytoplankton activity as the source of the aerosol. Furthermore, the total Antarctic aerosol population is shown to undergo three distinct phases during the winter to summer transition. The first phase is dominated by highly aged sulfate particles comprising the majority of the aerosol population at low wind speed. The second phase, previously unidentified, is the generation of a sub-250 nm aerosol population of unknown composition. The second phase appears as a transitional phase during the extended polar sunrise. The third phase is marked by an increased importance of biogenically-derived sulfate to the total aerosol population (photolysis of dimethyl sulfate and methanesulfonic acid [DMS and MSA]). The increased importance of MSA is identified both through the direct, real-time measurement of aerosol MSA and through the use of positive matrix factorization on the sulfur containing ions in the high-resolution mass spectral data. Given the importance of sub-250 nm particles, the aforementioned second phase suggests that early Austral spring is the season where new particle formation mechanisms are likely to have the largest contribution to the aerosol population in Antarctica.","genre":"preprint","note":"DOI: 10.5194/acp-2016-606","publisher":"Aerosols/Field Measurements/Troposphere/Chemistry (chemical composition and reactions)","source":"DOI.org (Crossref)","title":"A missing source of aerosols in Antarctica – beyond long-range transport, phytoplankton, and photochemistry","URL":"https://acp.copernicus.org/preprints/acp-2016-606/acp-2016-606.pdf","author":[{"family":"Giordano","given":"Michael R."},{"family":"Kalnajs","given":"Lars  E."},{"family":"Avery","given":"Anita"},{"family":"Goetz","given":"James  D."},{"family":"Davis","given":"Sean  M."},{"family":"DeCarlo","given":"Peter  F."}],"accessed":{"date-parts":[["2022",4,21]]},"issued":{"date-parts":[["2016",7,14]]},"citation-key":"giordanoMissingSourceAerosols2016"}},{"id":5848,"uris":["http://zotero.org/groups/3856298/items/8VS94AJM"],"itemData":{"id":5848,"type":"article-journal","abstract":"Abstract.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w:instrText>
        </w:r>
        <w:r w:rsidR="000B48D5" w:rsidRPr="004F19DB">
          <w:rPr>
            <w:rFonts w:ascii="Times New Roman" w:hAnsi="Times New Roman" w:cs="Times New Roman"/>
            <w:sz w:val="20"/>
            <w:szCs w:val="20"/>
            <w:lang w:val="en-IE"/>
          </w:rPr>
          <w:instrText xml:space="preserve">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0B48D5">
          <w:rPr>
            <w:rFonts w:ascii="Times New Roman" w:hAnsi="Times New Roman" w:cs="Times New Roman"/>
            <w:sz w:val="20"/>
            <w:szCs w:val="20"/>
            <w:lang w:val="en-IE"/>
          </w:rPr>
          <w:fldChar w:fldCharType="separate"/>
        </w:r>
        <w:r w:rsidR="000B48D5" w:rsidRPr="004F19DB">
          <w:rPr>
            <w:rFonts w:ascii="Times New Roman" w:hAnsi="Times New Roman" w:cs="Times New Roman"/>
            <w:sz w:val="20"/>
            <w:lang w:val="en-IE"/>
          </w:rPr>
          <w:t>(Giordano et al., 2016; Paglione et al., 2024; Schmale et al., 2013)</w:t>
        </w:r>
        <w:r w:rsidR="000B48D5">
          <w:rPr>
            <w:rFonts w:ascii="Times New Roman" w:hAnsi="Times New Roman" w:cs="Times New Roman"/>
            <w:sz w:val="20"/>
            <w:szCs w:val="20"/>
            <w:lang w:val="en-IE"/>
          </w:rPr>
          <w:fldChar w:fldCharType="end"/>
        </w:r>
        <w:r w:rsidR="000B48D5">
          <w:rPr>
            <w:rFonts w:ascii="Times New Roman" w:hAnsi="Times New Roman" w:cs="Times New Roman"/>
            <w:sz w:val="20"/>
            <w:szCs w:val="20"/>
            <w:lang w:val="en-IE"/>
          </w:rPr>
          <w:t xml:space="preserve"> which </w:t>
        </w:r>
      </w:ins>
      <w:ins w:id="81" w:author="Fossum, Kirsten" w:date="2025-01-07T16:40:00Z">
        <w:r w:rsidR="000B48D5">
          <w:rPr>
            <w:rFonts w:ascii="Times New Roman" w:hAnsi="Times New Roman" w:cs="Times New Roman"/>
            <w:sz w:val="20"/>
            <w:szCs w:val="20"/>
            <w:lang w:val="en-IE"/>
          </w:rPr>
          <w:t>facilitates</w:t>
        </w:r>
      </w:ins>
      <w:ins w:id="82" w:author="Fossum, Kirsten" w:date="2025-01-07T16:39:00Z">
        <w:r w:rsidR="000B48D5">
          <w:rPr>
            <w:rFonts w:ascii="Times New Roman" w:hAnsi="Times New Roman" w:cs="Times New Roman"/>
            <w:sz w:val="20"/>
            <w:szCs w:val="20"/>
            <w:lang w:val="en-IE"/>
          </w:rPr>
          <w:t xml:space="preserve"> cross-sites comparability.</w:t>
        </w:r>
      </w:ins>
      <w:ins w:id="83" w:author="Fossum, Kirsten" w:date="2025-01-07T16:40:00Z">
        <w:del w:id="84" w:author="CHEVASSUS, Emmanuel" w:date="2025-01-15T12:27:00Z" w16du:dateUtc="2025-01-15T12:27:00Z">
          <w:r w:rsidR="000B48D5" w:rsidDel="00BA0741">
            <w:rPr>
              <w:rFonts w:ascii="Times New Roman" w:hAnsi="Times New Roman" w:cs="Times New Roman"/>
              <w:sz w:val="20"/>
              <w:szCs w:val="20"/>
              <w:lang w:val="en-IE"/>
            </w:rPr>
            <w:delText xml:space="preserve"> </w:delText>
          </w:r>
        </w:del>
      </w:ins>
    </w:p>
    <w:p w14:paraId="46AF453B" w14:textId="16ADFFE4" w:rsidR="00F555EE" w:rsidRPr="00F815AF" w:rsidRDefault="001B687E" w:rsidP="006D22EE">
      <w:pPr>
        <w:spacing w:line="360" w:lineRule="auto"/>
        <w:rPr>
          <w:rFonts w:ascii="Times New Roman" w:hAnsi="Times New Roman" w:cs="Times New Roman"/>
          <w:sz w:val="20"/>
          <w:szCs w:val="20"/>
        </w:rPr>
      </w:pPr>
      <w:del w:id="85" w:author="Fossum, Kirsten" w:date="2025-01-07T17:18:00Z">
        <w:r w:rsidDel="00CB3971">
          <w:rPr>
            <w:rFonts w:ascii="Times New Roman" w:hAnsi="Times New Roman" w:cs="Times New Roman"/>
            <w:sz w:val="20"/>
            <w:szCs w:val="20"/>
          </w:rPr>
          <w:delText xml:space="preserve">Finally, </w:delText>
        </w:r>
      </w:del>
      <w:moveToRangeStart w:id="86" w:author="Fossum, Kirsten" w:date="2025-01-07T17:18:00Z" w:name="move187162724"/>
      <w:moveTo w:id="87" w:author="Fossum, Kirsten" w:date="2025-01-07T17:18:00Z">
        <w:del w:id="88" w:author="Fossum, Kirsten" w:date="2025-01-07T17:18:00Z">
          <w:r w:rsidR="00CB3971" w:rsidRPr="004758A9" w:rsidDel="00CB3971">
            <w:rPr>
              <w:rFonts w:ascii="Times New Roman" w:hAnsi="Times New Roman" w:cs="Times New Roman"/>
              <w:sz w:val="20"/>
              <w:szCs w:val="20"/>
            </w:rPr>
            <w:delText>t</w:delText>
          </w:r>
        </w:del>
      </w:moveTo>
      <w:ins w:id="89" w:author="Fossum, Kirsten" w:date="2025-01-07T17:18:00Z">
        <w:r w:rsidR="00CB3971">
          <w:rPr>
            <w:rFonts w:ascii="Times New Roman" w:hAnsi="Times New Roman" w:cs="Times New Roman"/>
            <w:sz w:val="20"/>
            <w:szCs w:val="20"/>
          </w:rPr>
          <w:t>T</w:t>
        </w:r>
      </w:ins>
      <w:moveTo w:id="90" w:author="Fossum, Kirsten" w:date="2025-01-07T17:18:00Z">
        <w:r w:rsidR="00CB3971" w:rsidRPr="004758A9">
          <w:rPr>
            <w:rFonts w:ascii="Times New Roman" w:hAnsi="Times New Roman" w:cs="Times New Roman"/>
            <w:sz w:val="20"/>
            <w:szCs w:val="20"/>
          </w:rPr>
          <w:t xml:space="preserve">his study seeks to </w:t>
        </w:r>
        <w:r w:rsidR="00CB3971">
          <w:rPr>
            <w:rFonts w:ascii="Times New Roman" w:hAnsi="Times New Roman" w:cs="Times New Roman"/>
            <w:sz w:val="20"/>
            <w:szCs w:val="20"/>
          </w:rPr>
          <w:t>relate different aerosol sources and geographical regions to</w:t>
        </w:r>
        <w:r w:rsidR="00CB3971" w:rsidRPr="004758A9">
          <w:rPr>
            <w:rFonts w:ascii="Times New Roman" w:hAnsi="Times New Roman" w:cs="Times New Roman"/>
            <w:sz w:val="20"/>
            <w:szCs w:val="20"/>
          </w:rPr>
          <w:t xml:space="preserve"> phytoplankton taxonomic group simulations </w:t>
        </w:r>
        <w:r w:rsidR="00CB3971" w:rsidRPr="004758A9">
          <w:rPr>
            <w:rFonts w:ascii="Times New Roman" w:hAnsi="Times New Roman" w:cs="Times New Roman"/>
            <w:sz w:val="20"/>
            <w:szCs w:val="20"/>
          </w:rPr>
          <w:fldChar w:fldCharType="begin"/>
        </w:r>
        <w:r w:rsidR="00CB3971">
          <w:rPr>
            <w:rFonts w:ascii="Times New Roman" w:hAnsi="Times New Roman" w:cs="Times New Roman"/>
            <w:sz w:val="20"/>
            <w:szCs w:val="20"/>
          </w:rPr>
          <w:instrText xml:space="preserve"> ADDIN ZOTERO_ITEM CSL_CITATION {"citationID":"mZxLN39T","properties":{"formattedCitation":"(Rousseaux,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CB3971" w:rsidRPr="004758A9">
          <w:rPr>
            <w:rFonts w:ascii="Times New Roman" w:hAnsi="Times New Roman" w:cs="Times New Roman"/>
            <w:sz w:val="20"/>
            <w:szCs w:val="20"/>
          </w:rPr>
          <w:fldChar w:fldCharType="separate"/>
        </w:r>
        <w:r w:rsidR="00CB3971" w:rsidRPr="004758A9">
          <w:rPr>
            <w:rFonts w:ascii="Times New Roman" w:hAnsi="Times New Roman" w:cs="Times New Roman"/>
            <w:sz w:val="20"/>
          </w:rPr>
          <w:t xml:space="preserve">(Rousseaux </w:t>
        </w:r>
        <w:r w:rsidR="00CB3971" w:rsidRPr="004758A9">
          <w:rPr>
            <w:rFonts w:ascii="Times New Roman" w:hAnsi="Times New Roman" w:cs="Times New Roman"/>
            <w:i/>
            <w:iCs/>
            <w:sz w:val="20"/>
          </w:rPr>
          <w:t>et al.</w:t>
        </w:r>
        <w:r w:rsidR="00CB3971" w:rsidRPr="004758A9">
          <w:rPr>
            <w:rFonts w:ascii="Times New Roman" w:hAnsi="Times New Roman" w:cs="Times New Roman"/>
            <w:sz w:val="20"/>
          </w:rPr>
          <w:t xml:space="preserve"> 2013)</w:t>
        </w:r>
        <w:r w:rsidR="00CB3971" w:rsidRPr="004758A9">
          <w:rPr>
            <w:rFonts w:ascii="Times New Roman" w:hAnsi="Times New Roman" w:cs="Times New Roman"/>
            <w:sz w:val="20"/>
            <w:szCs w:val="20"/>
          </w:rPr>
          <w:fldChar w:fldCharType="end"/>
        </w:r>
      </w:moveTo>
      <w:ins w:id="91" w:author="Fossum, Kirsten" w:date="2025-01-07T17:19:00Z">
        <w:r w:rsidR="00CB3971">
          <w:rPr>
            <w:rFonts w:ascii="Times New Roman" w:hAnsi="Times New Roman" w:cs="Times New Roman"/>
            <w:sz w:val="20"/>
            <w:szCs w:val="20"/>
          </w:rPr>
          <w:t xml:space="preserve">, as </w:t>
        </w:r>
      </w:ins>
      <w:moveTo w:id="92" w:author="Fossum, Kirsten" w:date="2025-01-07T17:18:00Z">
        <w:del w:id="93" w:author="Fossum, Kirsten" w:date="2025-01-07T17:19:00Z">
          <w:r w:rsidR="00CB3971" w:rsidRPr="004758A9" w:rsidDel="00CB3971">
            <w:rPr>
              <w:rFonts w:ascii="Times New Roman" w:hAnsi="Times New Roman" w:cs="Times New Roman"/>
              <w:sz w:val="20"/>
              <w:szCs w:val="20"/>
            </w:rPr>
            <w:delText>.</w:delText>
          </w:r>
        </w:del>
      </w:moveTo>
      <w:moveToRangeEnd w:id="86"/>
      <w:r>
        <w:rPr>
          <w:rFonts w:ascii="Times New Roman" w:hAnsi="Times New Roman" w:cs="Times New Roman"/>
          <w:sz w:val="20"/>
          <w:szCs w:val="20"/>
        </w:rPr>
        <w:t>the effects from</w:t>
      </w:r>
      <w:ins w:id="94" w:author="CHEVASSUS, Emmanuel" w:date="2024-12-11T21:48:00Z">
        <w:r w:rsidR="00F815AF">
          <w:rPr>
            <w:rFonts w:ascii="Times New Roman" w:hAnsi="Times New Roman" w:cs="Times New Roman"/>
            <w:sz w:val="20"/>
            <w:szCs w:val="20"/>
          </w:rPr>
          <w:t xml:space="preserve"> </w:t>
        </w:r>
      </w:ins>
      <w:r w:rsidR="00CB3971">
        <w:rPr>
          <w:rFonts w:ascii="Times New Roman" w:hAnsi="Times New Roman" w:cs="Times New Roman"/>
          <w:sz w:val="20"/>
          <w:szCs w:val="20"/>
        </w:rPr>
        <w:t>o</w:t>
      </w:r>
      <w:r w:rsidR="00F815AF">
        <w:rPr>
          <w:rFonts w:ascii="Times New Roman" w:hAnsi="Times New Roman" w:cs="Times New Roman"/>
          <w:sz w:val="20"/>
          <w:szCs w:val="20"/>
        </w:rPr>
        <w:t>cean</w:t>
      </w:r>
      <w:r w:rsidR="00CB3971">
        <w:rPr>
          <w:rFonts w:ascii="Times New Roman" w:hAnsi="Times New Roman" w:cs="Times New Roman"/>
          <w:sz w:val="20"/>
          <w:szCs w:val="20"/>
        </w:rPr>
        <w:t xml:space="preserve"> </w:t>
      </w:r>
      <w:r w:rsidR="00717EAE" w:rsidRPr="004758A9">
        <w:rPr>
          <w:rFonts w:ascii="Times New Roman" w:hAnsi="Times New Roman" w:cs="Times New Roman"/>
          <w:sz w:val="20"/>
          <w:szCs w:val="20"/>
        </w:rPr>
        <w:t xml:space="preserve">biology </w:t>
      </w:r>
      <w:del w:id="95" w:author="Fossum, Kirsten" w:date="2025-01-07T17:19:00Z">
        <w:r w:rsidR="005B38EB" w:rsidDel="00CB3971">
          <w:rPr>
            <w:rFonts w:ascii="Times New Roman" w:hAnsi="Times New Roman" w:cs="Times New Roman"/>
            <w:sz w:val="20"/>
            <w:szCs w:val="20"/>
          </w:rPr>
          <w:delText>being</w:delText>
        </w:r>
        <w:r w:rsidRPr="004758A9" w:rsidDel="00CB3971">
          <w:rPr>
            <w:rFonts w:ascii="Times New Roman" w:hAnsi="Times New Roman" w:cs="Times New Roman"/>
            <w:sz w:val="20"/>
            <w:szCs w:val="20"/>
          </w:rPr>
          <w:delText xml:space="preserve"> </w:delText>
        </w:r>
        <w:r w:rsidR="00717EAE" w:rsidRPr="004758A9" w:rsidDel="00CB3971">
          <w:rPr>
            <w:rFonts w:ascii="Times New Roman" w:hAnsi="Times New Roman" w:cs="Times New Roman"/>
            <w:sz w:val="20"/>
            <w:szCs w:val="20"/>
          </w:rPr>
          <w:delText>currently</w:delText>
        </w:r>
      </w:del>
      <w:ins w:id="96" w:author="Fossum, Kirsten" w:date="2025-01-07T17:19:00Z">
        <w:r w:rsidR="00CB3971">
          <w:rPr>
            <w:rFonts w:ascii="Times New Roman" w:hAnsi="Times New Roman" w:cs="Times New Roman"/>
            <w:sz w:val="20"/>
            <w:szCs w:val="20"/>
          </w:rPr>
          <w:t>are not</w:t>
        </w:r>
      </w:ins>
      <w:r w:rsidR="00717EAE" w:rsidRPr="004758A9">
        <w:rPr>
          <w:rFonts w:ascii="Times New Roman" w:hAnsi="Times New Roman" w:cs="Times New Roman"/>
          <w:sz w:val="20"/>
          <w:szCs w:val="20"/>
        </w:rPr>
        <w:t xml:space="preserve"> unaccounted for in </w:t>
      </w:r>
      <w:ins w:id="97" w:author="Fossum, Kirsten" w:date="2025-01-07T17:19:00Z">
        <w:r w:rsidR="00CB3971">
          <w:rPr>
            <w:rFonts w:ascii="Times New Roman" w:hAnsi="Times New Roman" w:cs="Times New Roman"/>
            <w:sz w:val="20"/>
            <w:szCs w:val="20"/>
          </w:rPr>
          <w:t xml:space="preserve">current </w:t>
        </w:r>
      </w:ins>
      <w:r w:rsidR="00CB3971">
        <w:rPr>
          <w:rFonts w:ascii="Times New Roman" w:hAnsi="Times New Roman" w:cs="Times New Roman"/>
          <w:sz w:val="20"/>
          <w:szCs w:val="20"/>
        </w:rPr>
        <w:t>c</w:t>
      </w:r>
      <w:r w:rsidR="00717EAE" w:rsidRPr="004758A9">
        <w:rPr>
          <w:rFonts w:ascii="Times New Roman" w:hAnsi="Times New Roman" w:cs="Times New Roman"/>
          <w:sz w:val="20"/>
          <w:szCs w:val="20"/>
        </w:rPr>
        <w:t xml:space="preserve">limate models </w:t>
      </w:r>
      <w:r w:rsidR="00717EA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{"citationID":"YIazwIP5","properties":{"formattedCitation":"(Sellegri et al., 2021)","plainCitation":"(Sellegri et al., 2021)","noteIndex":0},"citationItems":[{"id":2308,"uris":["http://zotero.org/groups/3856298/items/LZEEG94I"],"itemData":{"id":2308,"type":"article-journal","abstract":"Abstract\n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717EA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(Sellegri et al., 2021)</w:t>
      </w:r>
      <w:r w:rsidR="00717EAE" w:rsidRPr="004758A9">
        <w:rPr>
          <w:rFonts w:ascii="Times New Roman" w:hAnsi="Times New Roman" w:cs="Times New Roman"/>
          <w:sz w:val="20"/>
          <w:szCs w:val="20"/>
        </w:rPr>
        <w:fldChar w:fldCharType="end"/>
      </w:r>
      <w:ins w:id="98" w:author="Fossum, Kirsten" w:date="2025-01-08T13:44:00Z">
        <w:r w:rsidR="00272A78">
          <w:rPr>
            <w:rFonts w:ascii="Times New Roman" w:hAnsi="Times New Roman" w:cs="Times New Roman"/>
            <w:sz w:val="20"/>
            <w:szCs w:val="20"/>
          </w:rPr>
          <w:t>.</w:t>
        </w:r>
      </w:ins>
      <w:del w:id="99" w:author="Fossum, Kirsten" w:date="2025-01-08T13:44:00Z">
        <w:r w:rsidDel="00272A78">
          <w:rPr>
            <w:rFonts w:ascii="Times New Roman" w:hAnsi="Times New Roman" w:cs="Times New Roman"/>
            <w:sz w:val="20"/>
            <w:szCs w:val="20"/>
          </w:rPr>
          <w:delText>,</w:delText>
        </w:r>
      </w:del>
      <w:r>
        <w:rPr>
          <w:rFonts w:ascii="Times New Roman" w:hAnsi="Times New Roman" w:cs="Times New Roman"/>
          <w:sz w:val="20"/>
          <w:szCs w:val="20"/>
        </w:rPr>
        <w:t xml:space="preserve"> </w:t>
      </w:r>
      <w:moveFromRangeStart w:id="100" w:author="Fossum, Kirsten" w:date="2025-01-07T17:18:00Z" w:name="move187162724"/>
      <w:moveFrom w:id="101" w:author="Fossum, Kirsten" w:date="2025-01-07T17:18:00Z">
        <w:r w:rsidR="00623202" w:rsidRPr="004758A9" w:rsidDel="00CB3971">
          <w:rPr>
            <w:rFonts w:ascii="Times New Roman" w:hAnsi="Times New Roman" w:cs="Times New Roman"/>
            <w:sz w:val="20"/>
            <w:szCs w:val="20"/>
          </w:rPr>
          <w:t>this study</w:t>
        </w:r>
        <w:r w:rsidR="004818A5" w:rsidRPr="004758A9" w:rsidDel="00CB3971">
          <w:rPr>
            <w:rFonts w:ascii="Times New Roman" w:hAnsi="Times New Roman" w:cs="Times New Roman"/>
            <w:sz w:val="20"/>
            <w:szCs w:val="20"/>
          </w:rPr>
          <w:t xml:space="preserve"> seeks to </w:t>
        </w:r>
        <w:r w:rsidDel="00CB3971">
          <w:rPr>
            <w:rFonts w:ascii="Times New Roman" w:hAnsi="Times New Roman" w:cs="Times New Roman"/>
            <w:sz w:val="20"/>
            <w:szCs w:val="20"/>
          </w:rPr>
          <w:t>relate different aerosol sources and geographical regions to</w:t>
        </w:r>
        <w:r w:rsidRPr="004758A9" w:rsidDel="00CB3971">
          <w:rPr>
            <w:rFonts w:ascii="Times New Roman" w:hAnsi="Times New Roman" w:cs="Times New Roman"/>
            <w:sz w:val="20"/>
            <w:szCs w:val="20"/>
          </w:rPr>
          <w:t xml:space="preserve"> </w:t>
        </w:r>
        <w:r w:rsidR="004818A5" w:rsidRPr="004758A9" w:rsidDel="00CB3971">
          <w:rPr>
            <w:rFonts w:ascii="Times New Roman" w:hAnsi="Times New Roman" w:cs="Times New Roman"/>
            <w:sz w:val="20"/>
            <w:szCs w:val="20"/>
          </w:rPr>
          <w:t xml:space="preserve">phytoplankton </w:t>
        </w:r>
        <w:r w:rsidR="003D43BB" w:rsidRPr="004758A9" w:rsidDel="00CB3971">
          <w:rPr>
            <w:rFonts w:ascii="Times New Roman" w:hAnsi="Times New Roman" w:cs="Times New Roman"/>
            <w:sz w:val="20"/>
            <w:szCs w:val="20"/>
          </w:rPr>
          <w:t>taxonomic group</w:t>
        </w:r>
        <w:r w:rsidR="00717EAE" w:rsidRPr="004758A9" w:rsidDel="00CB3971">
          <w:rPr>
            <w:rFonts w:ascii="Times New Roman" w:hAnsi="Times New Roman" w:cs="Times New Roman"/>
            <w:sz w:val="20"/>
            <w:szCs w:val="20"/>
          </w:rPr>
          <w:t xml:space="preserve"> simulations</w:t>
        </w:r>
        <w:r w:rsidR="003D43BB" w:rsidRPr="004758A9" w:rsidDel="00CB3971">
          <w:rPr>
            <w:rFonts w:ascii="Times New Roman" w:hAnsi="Times New Roman" w:cs="Times New Roman"/>
            <w:sz w:val="20"/>
            <w:szCs w:val="20"/>
          </w:rPr>
          <w:t xml:space="preserve"> </w:t>
        </w:r>
        <w:r w:rsidR="003D43BB" w:rsidRPr="004758A9" w:rsidDel="00CB3971">
          <w:rPr>
            <w:rFonts w:ascii="Times New Roman" w:hAnsi="Times New Roman" w:cs="Times New Roman"/>
            <w:sz w:val="20"/>
            <w:szCs w:val="20"/>
          </w:rPr>
          <w:fldChar w:fldCharType="begin"/>
        </w:r>
        <w:r w:rsidR="0084318F" w:rsidDel="00CB3971">
          <w:rPr>
            <w:rFonts w:ascii="Times New Roman" w:hAnsi="Times New Roman" w:cs="Times New Roman"/>
            <w:sz w:val="20"/>
            <w:szCs w:val="20"/>
          </w:rPr>
          <w:instrText xml:space="preserve"> ADDIN ZOTERO_ITEM CSL_CITATION {"citationID":"mZxLN39T","properties":{"formattedCitation":"(Rousseaux,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3D43BB" w:rsidRPr="004758A9" w:rsidDel="00CB3971">
          <w:rPr>
            <w:rFonts w:ascii="Times New Roman" w:hAnsi="Times New Roman" w:cs="Times New Roman"/>
            <w:sz w:val="20"/>
            <w:szCs w:val="20"/>
          </w:rPr>
          <w:fldChar w:fldCharType="separate"/>
        </w:r>
        <w:r w:rsidR="003D43BB" w:rsidRPr="004758A9" w:rsidDel="00CB3971">
          <w:rPr>
            <w:rFonts w:ascii="Times New Roman" w:hAnsi="Times New Roman" w:cs="Times New Roman"/>
            <w:sz w:val="20"/>
          </w:rPr>
          <w:t>(Rousseaux</w:t>
        </w:r>
        <w:r w:rsidR="00127235" w:rsidRPr="004758A9" w:rsidDel="00CB3971">
          <w:rPr>
            <w:rFonts w:ascii="Times New Roman" w:hAnsi="Times New Roman" w:cs="Times New Roman"/>
            <w:sz w:val="20"/>
          </w:rPr>
          <w:t xml:space="preserve"> </w:t>
        </w:r>
        <w:r w:rsidR="00485B74" w:rsidRPr="004758A9" w:rsidDel="00CB3971">
          <w:rPr>
            <w:rFonts w:ascii="Times New Roman" w:hAnsi="Times New Roman" w:cs="Times New Roman"/>
            <w:i/>
            <w:iCs/>
            <w:sz w:val="20"/>
          </w:rPr>
          <w:t>et al</w:t>
        </w:r>
        <w:r w:rsidR="00127235" w:rsidRPr="004758A9" w:rsidDel="00CB3971">
          <w:rPr>
            <w:rFonts w:ascii="Times New Roman" w:hAnsi="Times New Roman" w:cs="Times New Roman"/>
            <w:i/>
            <w:iCs/>
            <w:sz w:val="20"/>
          </w:rPr>
          <w:t>.</w:t>
        </w:r>
        <w:r w:rsidR="00127235" w:rsidRPr="004758A9" w:rsidDel="00CB3971">
          <w:rPr>
            <w:rFonts w:ascii="Times New Roman" w:hAnsi="Times New Roman" w:cs="Times New Roman"/>
            <w:sz w:val="20"/>
          </w:rPr>
          <w:t xml:space="preserve"> </w:t>
        </w:r>
        <w:r w:rsidR="003D43BB" w:rsidRPr="004758A9" w:rsidDel="00CB3971">
          <w:rPr>
            <w:rFonts w:ascii="Times New Roman" w:hAnsi="Times New Roman" w:cs="Times New Roman"/>
            <w:sz w:val="20"/>
          </w:rPr>
          <w:t>2013)</w:t>
        </w:r>
        <w:r w:rsidR="003D43BB" w:rsidRPr="004758A9" w:rsidDel="00CB3971">
          <w:rPr>
            <w:rFonts w:ascii="Times New Roman" w:hAnsi="Times New Roman" w:cs="Times New Roman"/>
            <w:sz w:val="20"/>
            <w:szCs w:val="20"/>
          </w:rPr>
          <w:fldChar w:fldCharType="end"/>
        </w:r>
        <w:r w:rsidR="00717EAE" w:rsidRPr="004758A9" w:rsidDel="00CB3971">
          <w:rPr>
            <w:rFonts w:ascii="Times New Roman" w:hAnsi="Times New Roman" w:cs="Times New Roman"/>
            <w:sz w:val="20"/>
            <w:szCs w:val="20"/>
          </w:rPr>
          <w:t xml:space="preserve">. </w:t>
        </w:r>
      </w:moveFrom>
      <w:moveFromRangeEnd w:id="100"/>
      <w:r w:rsidR="00717EAE" w:rsidRPr="004758A9">
        <w:rPr>
          <w:rFonts w:ascii="Times New Roman" w:hAnsi="Times New Roman" w:cs="Times New Roman"/>
          <w:sz w:val="20"/>
          <w:szCs w:val="20"/>
        </w:rPr>
        <w:t xml:space="preserve">This multi-faceted approach </w:t>
      </w:r>
      <w:del w:id="102" w:author="Fossum, Kirsten" w:date="2025-01-07T17:22:00Z">
        <w:r w:rsidR="00717EAE" w:rsidRPr="004758A9" w:rsidDel="0043580C">
          <w:rPr>
            <w:rFonts w:ascii="Times New Roman" w:hAnsi="Times New Roman" w:cs="Times New Roman"/>
            <w:sz w:val="20"/>
            <w:szCs w:val="20"/>
          </w:rPr>
          <w:delText>allows to place</w:delText>
        </w:r>
      </w:del>
      <w:ins w:id="103" w:author="Fossum, Kirsten" w:date="2025-01-07T17:22:00Z">
        <w:r w:rsidR="0043580C">
          <w:rPr>
            <w:rFonts w:ascii="Times New Roman" w:hAnsi="Times New Roman" w:cs="Times New Roman"/>
            <w:sz w:val="20"/>
            <w:szCs w:val="20"/>
          </w:rPr>
          <w:t>places</w:t>
        </w:r>
      </w:ins>
      <w:ins w:id="104" w:author="Fossum, Kirsten" w:date="2025-01-07T17:23:00Z">
        <w:r w:rsidR="0043580C">
          <w:rPr>
            <w:rFonts w:ascii="Times New Roman" w:hAnsi="Times New Roman" w:cs="Times New Roman"/>
            <w:sz w:val="20"/>
            <w:szCs w:val="20"/>
          </w:rPr>
          <w:t xml:space="preserve"> </w:t>
        </w:r>
      </w:ins>
      <w:del w:id="105" w:author="Fossum, Kirsten" w:date="2025-01-07T17:22:00Z">
        <w:r w:rsidR="00717EAE" w:rsidRPr="004758A9" w:rsidDel="0043580C">
          <w:rPr>
            <w:rFonts w:ascii="Times New Roman" w:hAnsi="Times New Roman" w:cs="Times New Roman"/>
            <w:sz w:val="20"/>
            <w:szCs w:val="20"/>
          </w:rPr>
          <w:delText xml:space="preserve"> </w:delText>
        </w:r>
      </w:del>
      <w:r w:rsidR="00717EAE" w:rsidRPr="004758A9">
        <w:rPr>
          <w:rFonts w:ascii="Times New Roman" w:hAnsi="Times New Roman" w:cs="Times New Roman"/>
          <w:sz w:val="20"/>
          <w:szCs w:val="20"/>
        </w:rPr>
        <w:t xml:space="preserve">the local measurements at Mace Head into the broader context of </w:t>
      </w:r>
      <w:r w:rsidR="00214E02">
        <w:rPr>
          <w:rFonts w:ascii="Times New Roman" w:hAnsi="Times New Roman" w:cs="Times New Roman"/>
          <w:sz w:val="20"/>
          <w:szCs w:val="20"/>
        </w:rPr>
        <w:t>O</w:t>
      </w:r>
      <w:r w:rsidR="00717EAE" w:rsidRPr="004758A9">
        <w:rPr>
          <w:rFonts w:ascii="Times New Roman" w:hAnsi="Times New Roman" w:cs="Times New Roman"/>
          <w:sz w:val="20"/>
          <w:szCs w:val="20"/>
        </w:rPr>
        <w:t>cean-</w:t>
      </w:r>
      <w:r w:rsidR="00214E02">
        <w:rPr>
          <w:rFonts w:ascii="Times New Roman" w:hAnsi="Times New Roman" w:cs="Times New Roman"/>
          <w:sz w:val="20"/>
          <w:szCs w:val="20"/>
        </w:rPr>
        <w:t>A</w:t>
      </w:r>
      <w:r w:rsidR="00717EAE" w:rsidRPr="004758A9">
        <w:rPr>
          <w:rFonts w:ascii="Times New Roman" w:hAnsi="Times New Roman" w:cs="Times New Roman"/>
          <w:sz w:val="20"/>
          <w:szCs w:val="20"/>
        </w:rPr>
        <w:t>tmosphere interactions</w:t>
      </w:r>
      <w:ins w:id="106" w:author="Fossum, Kirsten" w:date="2025-01-07T17:23:00Z">
        <w:r w:rsidR="0043580C">
          <w:rPr>
            <w:rFonts w:ascii="Times New Roman" w:hAnsi="Times New Roman" w:cs="Times New Roman"/>
            <w:sz w:val="20"/>
            <w:szCs w:val="20"/>
          </w:rPr>
          <w:t>, allowing</w:t>
        </w:r>
      </w:ins>
      <w:del w:id="107" w:author="Fossum, Kirsten" w:date="2025-01-07T17:23:00Z">
        <w:r w:rsidR="00717EAE" w:rsidRPr="004758A9" w:rsidDel="0043580C">
          <w:rPr>
            <w:rFonts w:ascii="Times New Roman" w:hAnsi="Times New Roman" w:cs="Times New Roman"/>
            <w:sz w:val="20"/>
            <w:szCs w:val="20"/>
          </w:rPr>
          <w:delText xml:space="preserve"> and </w:delText>
        </w:r>
      </w:del>
      <w:ins w:id="108" w:author="Fossum, Kirsten" w:date="2025-01-07T17:23:00Z">
        <w:r w:rsidR="0043580C">
          <w:rPr>
            <w:rFonts w:ascii="Times New Roman" w:hAnsi="Times New Roman" w:cs="Times New Roman"/>
            <w:sz w:val="20"/>
            <w:szCs w:val="20"/>
          </w:rPr>
          <w:t xml:space="preserve"> the </w:t>
        </w:r>
      </w:ins>
      <w:del w:id="109" w:author="Fossum, Kirsten" w:date="2025-01-07T17:23:00Z">
        <w:r w:rsidR="006D22EE" w:rsidRPr="004758A9" w:rsidDel="0043580C">
          <w:rPr>
            <w:rFonts w:ascii="Times New Roman" w:hAnsi="Times New Roman" w:cs="Times New Roman"/>
            <w:sz w:val="20"/>
            <w:szCs w:val="20"/>
          </w:rPr>
          <w:delText>explore</w:delText>
        </w:r>
        <w:r w:rsidR="00717EAE" w:rsidRPr="004758A9" w:rsidDel="0043580C">
          <w:rPr>
            <w:rFonts w:ascii="Times New Roman" w:hAnsi="Times New Roman" w:cs="Times New Roman"/>
            <w:sz w:val="20"/>
            <w:szCs w:val="20"/>
          </w:rPr>
          <w:delText xml:space="preserve"> </w:delText>
        </w:r>
      </w:del>
      <w:ins w:id="110" w:author="Fossum, Kirsten" w:date="2025-01-07T17:23:00Z">
        <w:r w:rsidR="0043580C" w:rsidRPr="004758A9">
          <w:rPr>
            <w:rFonts w:ascii="Times New Roman" w:hAnsi="Times New Roman" w:cs="Times New Roman"/>
            <w:sz w:val="20"/>
            <w:szCs w:val="20"/>
          </w:rPr>
          <w:t>explor</w:t>
        </w:r>
        <w:r w:rsidR="0043580C">
          <w:rPr>
            <w:rFonts w:ascii="Times New Roman" w:hAnsi="Times New Roman" w:cs="Times New Roman"/>
            <w:sz w:val="20"/>
            <w:szCs w:val="20"/>
          </w:rPr>
          <w:t>ation of</w:t>
        </w:r>
        <w:r w:rsidR="0043580C" w:rsidRPr="004758A9">
          <w:rPr>
            <w:rFonts w:ascii="Times New Roman" w:hAnsi="Times New Roman" w:cs="Times New Roman"/>
            <w:sz w:val="20"/>
            <w:szCs w:val="20"/>
          </w:rPr>
          <w:t xml:space="preserve"> </w:t>
        </w:r>
      </w:ins>
      <w:r w:rsidR="00717EAE" w:rsidRPr="004758A9">
        <w:rPr>
          <w:rFonts w:ascii="Times New Roman" w:hAnsi="Times New Roman" w:cs="Times New Roman"/>
          <w:sz w:val="20"/>
          <w:szCs w:val="20"/>
        </w:rPr>
        <w:t>the potential influences of marine ecosystem</w:t>
      </w:r>
      <w:r>
        <w:rPr>
          <w:rFonts w:ascii="Times New Roman" w:hAnsi="Times New Roman" w:cs="Times New Roman"/>
          <w:sz w:val="20"/>
          <w:szCs w:val="20"/>
        </w:rPr>
        <w:t>s</w:t>
      </w:r>
      <w:r w:rsidR="00360A06">
        <w:rPr>
          <w:rFonts w:ascii="Times New Roman" w:hAnsi="Times New Roman" w:cs="Times New Roman"/>
          <w:sz w:val="20"/>
          <w:szCs w:val="20"/>
        </w:rPr>
        <w:t xml:space="preserve"> </w:t>
      </w:r>
      <w:r w:rsidR="00717EAE" w:rsidRPr="004758A9">
        <w:rPr>
          <w:rFonts w:ascii="Times New Roman" w:hAnsi="Times New Roman" w:cs="Times New Roman"/>
          <w:sz w:val="20"/>
          <w:szCs w:val="20"/>
        </w:rPr>
        <w:t>on atmospheric aerosol</w:t>
      </w:r>
      <w:r w:rsidR="00B97BE7">
        <w:rPr>
          <w:rFonts w:ascii="Times New Roman" w:hAnsi="Times New Roman" w:cs="Times New Roman"/>
          <w:sz w:val="20"/>
          <w:szCs w:val="20"/>
        </w:rPr>
        <w:t>s</w:t>
      </w:r>
      <w:r w:rsidR="00717EAE" w:rsidRPr="004758A9">
        <w:rPr>
          <w:rFonts w:ascii="Times New Roman" w:hAnsi="Times New Roman" w:cs="Times New Roman"/>
          <w:sz w:val="20"/>
          <w:szCs w:val="20"/>
        </w:rPr>
        <w:t xml:space="preserve"> </w:t>
      </w:r>
      <w:del w:id="111" w:author="Fossum, Kirsten" w:date="2025-01-07T17:24:00Z">
        <w:r w:rsidR="00717EAE" w:rsidRPr="004758A9" w:rsidDel="0043580C">
          <w:rPr>
            <w:rFonts w:ascii="Times New Roman" w:hAnsi="Times New Roman" w:cs="Times New Roman"/>
            <w:sz w:val="20"/>
            <w:szCs w:val="20"/>
          </w:rPr>
          <w:delText xml:space="preserve">loading </w:delText>
        </w:r>
      </w:del>
      <w:r w:rsidR="00717EAE" w:rsidRPr="004758A9">
        <w:rPr>
          <w:rFonts w:ascii="Times New Roman" w:hAnsi="Times New Roman" w:cs="Times New Roman"/>
          <w:sz w:val="20"/>
          <w:szCs w:val="20"/>
        </w:rPr>
        <w:t>over the North Atlantic region.</w:t>
      </w:r>
      <w:bookmarkEnd w:id="46"/>
    </w:p>
    <w:bookmarkEnd w:id="23"/>
    <w:p w14:paraId="1D1A6BAA" w14:textId="16A1B1AA" w:rsidR="00FE424C" w:rsidRPr="004758A9" w:rsidRDefault="00715397" w:rsidP="00715397">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2. </w:t>
      </w:r>
      <w:r w:rsidR="00C30505" w:rsidRPr="004758A9">
        <w:rPr>
          <w:rFonts w:ascii="Times New Roman" w:eastAsia="Times New Roman" w:hAnsi="Times New Roman" w:cs="Times New Roman"/>
          <w:b/>
          <w:bCs/>
          <w:color w:val="000000" w:themeColor="text1"/>
          <w:sz w:val="20"/>
          <w:szCs w:val="20"/>
        </w:rPr>
        <w:t>Materials and Methods</w:t>
      </w:r>
    </w:p>
    <w:p w14:paraId="292DE126" w14:textId="27299DB0" w:rsidR="00C243DB" w:rsidRPr="004758A9" w:rsidRDefault="00715397" w:rsidP="006D22EE">
      <w:pPr>
        <w:pStyle w:val="Heading2"/>
        <w:spacing w:line="360" w:lineRule="auto"/>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2.1 Site Description</w:t>
      </w:r>
    </w:p>
    <w:p w14:paraId="41DFCB47" w14:textId="546E15D7" w:rsidR="00695D64" w:rsidRPr="004758A9" w:rsidRDefault="00D75300" w:rsidP="00F83359">
      <w:pPr>
        <w:spacing w:line="360" w:lineRule="auto"/>
        <w:rPr>
          <w:rFonts w:ascii="Times New Roman" w:hAnsi="Times New Roman" w:cs="Times New Roman"/>
          <w:sz w:val="20"/>
          <w:szCs w:val="20"/>
        </w:rPr>
      </w:pPr>
      <w:r w:rsidRPr="004758A9">
        <w:rPr>
          <w:rFonts w:ascii="Times New Roman" w:hAnsi="Times New Roman" w:cs="Times New Roman"/>
          <w:sz w:val="20"/>
          <w:szCs w:val="20"/>
        </w:rPr>
        <w:t>Mace Head</w:t>
      </w:r>
      <w:r w:rsidR="00BF7128" w:rsidRPr="004758A9">
        <w:rPr>
          <w:rFonts w:ascii="Times New Roman" w:hAnsi="Times New Roman" w:cs="Times New Roman"/>
          <w:sz w:val="20"/>
          <w:szCs w:val="20"/>
        </w:rPr>
        <w:t xml:space="preserve"> (MHD)</w:t>
      </w:r>
      <w:r w:rsidRPr="004758A9">
        <w:rPr>
          <w:rFonts w:ascii="Times New Roman" w:hAnsi="Times New Roman" w:cs="Times New Roman"/>
          <w:sz w:val="20"/>
          <w:szCs w:val="20"/>
        </w:rPr>
        <w:t xml:space="preserve"> </w:t>
      </w:r>
      <w:r w:rsidR="004F6FE3">
        <w:rPr>
          <w:rFonts w:ascii="Times New Roman" w:hAnsi="Times New Roman" w:cs="Times New Roman"/>
          <w:sz w:val="20"/>
          <w:szCs w:val="20"/>
        </w:rPr>
        <w:t xml:space="preserve">atmospheric </w:t>
      </w:r>
      <w:r w:rsidRPr="004758A9">
        <w:rPr>
          <w:rFonts w:ascii="Times New Roman" w:hAnsi="Times New Roman" w:cs="Times New Roman"/>
          <w:sz w:val="20"/>
          <w:szCs w:val="20"/>
        </w:rPr>
        <w:t>research station is located on the west coast of Ireland (53.33°N, 9.90°W) on a peninsula</w:t>
      </w:r>
      <w:r w:rsidR="00131E9E" w:rsidRPr="004758A9">
        <w:rPr>
          <w:rFonts w:ascii="Times New Roman" w:hAnsi="Times New Roman" w:cs="Times New Roman"/>
          <w:sz w:val="20"/>
          <w:szCs w:val="20"/>
        </w:rPr>
        <w:t xml:space="preserve"> exposed to</w:t>
      </w:r>
      <w:r w:rsidR="00F83359" w:rsidRPr="004758A9">
        <w:rPr>
          <w:rFonts w:ascii="Times New Roman" w:hAnsi="Times New Roman" w:cs="Times New Roman"/>
          <w:sz w:val="20"/>
          <w:szCs w:val="20"/>
        </w:rPr>
        <w:t xml:space="preserve"> open ocean air masses</w:t>
      </w:r>
      <w:r w:rsidR="00695D64" w:rsidRPr="004758A9">
        <w:rPr>
          <w:rFonts w:ascii="Times New Roman" w:hAnsi="Times New Roman" w:cs="Times New Roman"/>
          <w:sz w:val="20"/>
          <w:szCs w:val="20"/>
        </w:rPr>
        <w:t xml:space="preserve">. These air masses, </w:t>
      </w:r>
      <w:r w:rsidRPr="004758A9">
        <w:rPr>
          <w:rFonts w:ascii="Times New Roman" w:hAnsi="Times New Roman" w:cs="Times New Roman"/>
          <w:sz w:val="20"/>
          <w:szCs w:val="20"/>
        </w:rPr>
        <w:t>originat</w:t>
      </w:r>
      <w:r w:rsidR="00695D64" w:rsidRPr="004758A9">
        <w:rPr>
          <w:rFonts w:ascii="Times New Roman" w:hAnsi="Times New Roman" w:cs="Times New Roman"/>
          <w:sz w:val="20"/>
          <w:szCs w:val="20"/>
        </w:rPr>
        <w:t>ing</w:t>
      </w:r>
      <w:r w:rsidRPr="004758A9">
        <w:rPr>
          <w:rFonts w:ascii="Times New Roman" w:hAnsi="Times New Roman" w:cs="Times New Roman"/>
          <w:sz w:val="20"/>
          <w:szCs w:val="20"/>
        </w:rPr>
        <w:t xml:space="preserve"> from a nominal clean </w:t>
      </w:r>
      <w:r w:rsidR="00EC6082" w:rsidRPr="004758A9">
        <w:rPr>
          <w:rFonts w:ascii="Times New Roman" w:hAnsi="Times New Roman" w:cs="Times New Roman"/>
          <w:sz w:val="20"/>
          <w:szCs w:val="20"/>
        </w:rPr>
        <w:t xml:space="preserve">sector </w:t>
      </w:r>
      <w:r w:rsidRPr="004758A9">
        <w:rPr>
          <w:rFonts w:ascii="Times New Roman" w:hAnsi="Times New Roman" w:cs="Times New Roman"/>
          <w:sz w:val="20"/>
          <w:szCs w:val="20"/>
        </w:rPr>
        <w:t>(between 190° and 300°;</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{"citationID":"E5FYiYmM","properties":{"formattedCitation":"(Grigas et al. 2017)","plainCitation":"(Grigas et al. 2017)","dontUpdate":true,"noteIndex":0},"citationItems":[{"id":1442,"uris":["http://zotero.org/groups/3856298/items/3ZYSUGFT"],"itemData":{"id":1442,"type":"article-journal","container-title":"Scientific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Grigas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2017)</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 xml:space="preserve">are predominantly </w:t>
      </w:r>
      <w:r w:rsidR="00631F7F" w:rsidRPr="004758A9">
        <w:rPr>
          <w:rFonts w:ascii="Times New Roman" w:hAnsi="Times New Roman" w:cs="Times New Roman"/>
          <w:sz w:val="20"/>
          <w:szCs w:val="20"/>
        </w:rPr>
        <w:t>steered</w:t>
      </w:r>
      <w:r w:rsidR="00695D64" w:rsidRPr="004758A9">
        <w:rPr>
          <w:rFonts w:ascii="Times New Roman" w:hAnsi="Times New Roman" w:cs="Times New Roman"/>
          <w:sz w:val="20"/>
          <w:szCs w:val="20"/>
        </w:rPr>
        <w:t xml:space="preserve"> </w:t>
      </w:r>
      <w:r w:rsidR="00413CA2" w:rsidRPr="004758A9">
        <w:rPr>
          <w:rFonts w:ascii="Times New Roman" w:hAnsi="Times New Roman" w:cs="Times New Roman"/>
          <w:sz w:val="20"/>
          <w:szCs w:val="20"/>
        </w:rPr>
        <w:t>by westerlies</w:t>
      </w:r>
      <w:r w:rsidR="00695D64" w:rsidRPr="004758A9">
        <w:rPr>
          <w:rFonts w:ascii="Times New Roman" w:hAnsi="Times New Roman" w:cs="Times New Roman"/>
          <w:sz w:val="20"/>
          <w:szCs w:val="20"/>
        </w:rPr>
        <w:t xml:space="preserve">  ushered by the polar jet's low-pressure </w:t>
      </w:r>
      <w:r w:rsidR="00E5658B" w:rsidRPr="004758A9">
        <w:rPr>
          <w:rFonts w:ascii="Times New Roman" w:hAnsi="Times New Roman" w:cs="Times New Roman"/>
          <w:sz w:val="20"/>
          <w:szCs w:val="20"/>
        </w:rPr>
        <w:t>systems</w:t>
      </w:r>
      <w:r w:rsidR="00695D64" w:rsidRPr="004758A9">
        <w:rPr>
          <w:rFonts w:ascii="Times New Roman" w:hAnsi="Times New Roman" w:cs="Times New Roman"/>
          <w:sz w:val="20"/>
          <w:szCs w:val="20"/>
        </w:rPr>
        <w:t xml:space="preserve">. Importantly, </w:t>
      </w:r>
      <w:r w:rsidR="00526E9D" w:rsidRPr="004758A9">
        <w:rPr>
          <w:rFonts w:ascii="Times New Roman" w:hAnsi="Times New Roman" w:cs="Times New Roman"/>
          <w:sz w:val="20"/>
          <w:szCs w:val="20"/>
        </w:rPr>
        <w:t xml:space="preserve">open </w:t>
      </w:r>
      <w:r w:rsidR="00BA0741">
        <w:rPr>
          <w:rFonts w:ascii="Times New Roman" w:hAnsi="Times New Roman" w:cs="Times New Roman"/>
          <w:sz w:val="20"/>
          <w:szCs w:val="20"/>
        </w:rPr>
        <w:t>o</w:t>
      </w:r>
      <w:r w:rsidR="00526E9D" w:rsidRPr="004758A9">
        <w:rPr>
          <w:rFonts w:ascii="Times New Roman" w:hAnsi="Times New Roman" w:cs="Times New Roman"/>
          <w:sz w:val="20"/>
          <w:szCs w:val="20"/>
        </w:rPr>
        <w:t xml:space="preserve">cean </w:t>
      </w:r>
      <w:r w:rsidR="003902B7" w:rsidRPr="004758A9">
        <w:rPr>
          <w:rFonts w:ascii="Times New Roman" w:hAnsi="Times New Roman" w:cs="Times New Roman"/>
          <w:sz w:val="20"/>
          <w:szCs w:val="20"/>
        </w:rPr>
        <w:t xml:space="preserve">air mases </w:t>
      </w:r>
      <w:r w:rsidR="00695D64" w:rsidRPr="004758A9">
        <w:rPr>
          <w:rFonts w:ascii="Times New Roman" w:hAnsi="Times New Roman" w:cs="Times New Roman"/>
          <w:sz w:val="20"/>
          <w:szCs w:val="20"/>
        </w:rPr>
        <w:t xml:space="preserve">are mostly </w:t>
      </w:r>
      <w:r w:rsidR="00E35856" w:rsidRPr="004758A9">
        <w:rPr>
          <w:rFonts w:ascii="Times New Roman" w:hAnsi="Times New Roman" w:cs="Times New Roman"/>
          <w:sz w:val="20"/>
          <w:szCs w:val="20"/>
        </w:rPr>
        <w:t>devoid of</w:t>
      </w:r>
      <w:r w:rsidR="00695D64" w:rsidRPr="004758A9">
        <w:rPr>
          <w:rFonts w:ascii="Times New Roman" w:hAnsi="Times New Roman" w:cs="Times New Roman"/>
          <w:sz w:val="20"/>
          <w:szCs w:val="20"/>
        </w:rPr>
        <w:t xml:space="preserve"> anthropogenic influences, with over 60% of air masses</w:t>
      </w:r>
      <w:r w:rsidR="004E4AAC" w:rsidRPr="004758A9">
        <w:rPr>
          <w:rFonts w:ascii="Times New Roman" w:hAnsi="Times New Roman" w:cs="Times New Roman"/>
          <w:sz w:val="20"/>
          <w:szCs w:val="20"/>
        </w:rPr>
        <w:t xml:space="preserve"> arriving at MHD</w:t>
      </w:r>
      <w:r w:rsidR="00695D64" w:rsidRPr="004758A9">
        <w:rPr>
          <w:rFonts w:ascii="Times New Roman" w:hAnsi="Times New Roman" w:cs="Times New Roman"/>
          <w:sz w:val="20"/>
          <w:szCs w:val="20"/>
        </w:rPr>
        <w:t xml:space="preserve"> classified as pristine marine</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{"citationID":"wrVhQAtf","properties":{"formattedCitation":"(Grigas et al., 2017; Sanchez et al., 2022)","plainCitation":"(Grigas et al., 2017; Sanchez et al., 2022)","noteIndex":0},"citationItems":[{"id":1442,"uris":["http://zotero.org/groups/3856298/items/3ZYSUGFT"],"itemData":{"id":1442,"type":"article-journal","container-title":"Scientific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G."},{"family":"O’Dowd","given":"C."}],"issued":{"date-parts":[["2017",4]]},"citation-key":"grigasSophisticatedCleanAir2017"}},{"id":2214,"uris":["http://zotero.org/groups/3856298/items/NU8SF4G8"],"itemData":{"id":2214,"type":"article-journal","abstract":"Abstract. Atmospheric marine particle concentrations impact cloud\nproperties, which strongly impact the amount of solar radiation reflected\nback into space or absorbed by the ocean surface. While satellites can\nprovide a snapshot of current conditions at the overpass time, models are\nnecessary to simulate temporal variations in both particle and cloud\nproperties. However, poor model accuracy limits the reliability with which\nthese tools can be used to predict future climate. Here, we leverage the\ncomprehensive ocean ecosystem and atmospheric aerosol–cloud dataset\nobtained during the third deployment of the North Atlantic Aerosols and\nMarine Ecosystems Study (NAAMES3). Airborne and ship-based measurements were\ncollected in and around a cold-air outbreak during a 3 d (where d stands for day) intensive\noperations period from 17–19 September 2017. Cold-air outbreaks are of keen\ninterest for model validation because they are challenging to accurately\nsimulate, which is due, in part, to the numerous feedbacks and sub-grid-scale processes that influence aerosol and cloud evolution. The NAAMES\nobservations are particularly valuable because the flight plans were\ntailored to lie along Lagrangian trajectories, making it possible to\nspatiotemporally connect upwind and downwind measurements with the\nstate-of-the-art FLEXible PARTicle (FLEXPART) Lagrangian particle dispersion\nmodel and then calculate a rate of change in particle properties. Initial\naerosol conditions spanning an east–west, closed-cell-to-clear-air\ntransition region of the cold-air outbreak indicate similar particle\nconcentrations and properties. However, despite the similarities in the\naerosol fields, the cloud properties downwind of each region evolved quite\ndifferently. One trajectory carried particles through a cold-air outbreak,\nresulting in a decrease in accumulation mode particle concentration\n(−42 %) and cloud droplet concentrations, while the other remained outside\nof the cold-air outbreak and experienced an increase in accumulation mode\nparticle concentrations (+62 %). The variable meteorological conditions between these two adjacent trajectories result from differences in the local sea surface temperature in the Labrador Current and surrounding waters, altering the stability of the marine atmospheric boundary layer. Further\ncomparisons of historical satellite observations indicate that the observed\npattern occurs annually in the region, making it an ideal location for\nfuture airborne Lagrangian studies tracking the evolution of aerosols and\nclouds over time under cold-air outbreak conditions.","container-title":"Atmospheric Chemistry and Physics","DOI":"10.5194/acp-22-2795-2022","ISSN":"1680-7324","issue":"4","journalAbbreviation":"Atmos. Chem. Phys.","language":"en","page":"2795-2815","source":"DOI.org (Crossref)","title":"North Atlantic Ocean SST-gradient-driven variations in aerosol and cloud evolution along Lagrangian cold-air outbreak trajectories","volume":"22","author":[{"family":"Sanchez","given":"Kevin J."},{"family":"Zhang","given":"Bo"},{"family":"Liu","given":"Hongyu"},{"family":"Brown","given":"Matthew D."},{"family":"Crosbie","given":"Ewan C."},{"family":"Gallo","given":"Francesca"},{"family":"Hair","given":"Johnathan W."},{"family":"Hostetler","given":"Chris A."},{"family":"Jordan","given":"Carolyn E."},{"family":"Robinson","given":"Claire E."},{"family":"Scarino","given":"Amy Jo"},{"family":"Shingler","given":"Taylor J."},{"family":"Shook","given":"Michael A."},{"family":"Thornhill","given":"Kenneth L."},{"family":"Wiggins","given":"Elizabeth B."},{"family":"Winstead","given":"Edward L."},{"family":"Ziemba","given":"Luke D."},{"family":"Saliba","given":"Georges"},{"family":"Lewis","given":"Savannah L."},{"family":"Russell","given":"Lynn M."},{"family":"Quinn","given":"Patricia K."},{"family":"Bates","given":"Timothy S."},{"family":"Porter","given":"Jack"},{"family":"Bell","given":"Thomas G."},{"family":"Gaube","given":"Peter"},{"family":"Saltzman","given":"Eric S."},{"family":"Behrenfeld","given":"Michael J."},{"family":"Moore","given":"Richard H."}],"issued":{"date-parts":[["2022",3,2]]},"citation-key":"sanchezNorthAtlanticOcean2022a"}}],"schema":"https://github.com/citation-style-language/schema/raw/master/csl-citation.json"} </w:instrText>
      </w:r>
      <w:r w:rsidR="00F639F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(Grigas et al., 2017; Sanchez et al., 2022)</w:t>
      </w:r>
      <w:r w:rsidR="00F639F9" w:rsidRPr="004758A9">
        <w:rPr>
          <w:rFonts w:ascii="Times New Roman" w:hAnsi="Times New Roman" w:cs="Times New Roman"/>
          <w:sz w:val="20"/>
          <w:szCs w:val="20"/>
        </w:rPr>
        <w:fldChar w:fldCharType="end"/>
      </w:r>
      <w:r w:rsidR="00695D64" w:rsidRPr="004758A9">
        <w:rPr>
          <w:rFonts w:ascii="Times New Roman" w:hAnsi="Times New Roman" w:cs="Times New Roman"/>
          <w:sz w:val="20"/>
          <w:szCs w:val="20"/>
        </w:rPr>
        <w:t xml:space="preserve">. However, </w:t>
      </w:r>
      <w:r w:rsidR="00526E9D" w:rsidRPr="004758A9">
        <w:rPr>
          <w:rFonts w:ascii="Times New Roman" w:hAnsi="Times New Roman" w:cs="Times New Roman"/>
          <w:sz w:val="20"/>
          <w:szCs w:val="20"/>
        </w:rPr>
        <w:t xml:space="preserve">the remaining </w:t>
      </w:r>
      <w:r w:rsidR="00695D64" w:rsidRPr="004758A9">
        <w:rPr>
          <w:rFonts w:ascii="Times New Roman" w:hAnsi="Times New Roman" w:cs="Times New Roman"/>
          <w:sz w:val="20"/>
          <w:szCs w:val="20"/>
        </w:rPr>
        <w:t xml:space="preserve">40% </w:t>
      </w:r>
      <w:r w:rsidR="00526E9D" w:rsidRPr="004758A9">
        <w:rPr>
          <w:rFonts w:ascii="Times New Roman" w:hAnsi="Times New Roman" w:cs="Times New Roman"/>
          <w:sz w:val="20"/>
          <w:szCs w:val="20"/>
        </w:rPr>
        <w:t>of all the other air masses</w:t>
      </w:r>
      <w:r w:rsidR="002A1F0E" w:rsidRPr="004758A9">
        <w:rPr>
          <w:rFonts w:ascii="Times New Roman" w:hAnsi="Times New Roman" w:cs="Times New Roman"/>
          <w:sz w:val="20"/>
          <w:szCs w:val="20"/>
        </w:rPr>
        <w:t xml:space="preserve"> from the 360 sector</w:t>
      </w:r>
      <w:r w:rsidR="00526E9D"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exhibit varying degrees of anthropogenic influences, particularly during</w:t>
      </w:r>
      <w:r w:rsidR="004E4AAC" w:rsidRPr="004758A9">
        <w:rPr>
          <w:rFonts w:ascii="Times New Roman" w:hAnsi="Times New Roman" w:cs="Times New Roman"/>
          <w:sz w:val="20"/>
          <w:szCs w:val="20"/>
        </w:rPr>
        <w:t xml:space="preserve"> or just after periods </w:t>
      </w:r>
      <w:r w:rsidR="00695D64" w:rsidRPr="004758A9">
        <w:rPr>
          <w:rFonts w:ascii="Times New Roman" w:hAnsi="Times New Roman" w:cs="Times New Roman"/>
          <w:sz w:val="20"/>
          <w:szCs w:val="20"/>
        </w:rPr>
        <w:t>of continental outflow under high-pressure regimes</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{"citationID":"26kBbIO3","properties":{"formattedCitation":"(S. Gerard Jennings, Christoph Kleefeld, Colin D. O\\uc0\\u700{}Dowd, Carsten Junker, T. Gerard Spain, Phillip O\\uc0\\u700{}Brien, Aodhaghan F. Roddy, and and Thomas C. O\\uc0\\u700{}Connor 2003)","plainCitation":"(S. Gerard Jennings, Christoph Kleefeld, Colin D. OʼDowd, Carsten Junker, T. Gerard Spain, Phillip OʼBrien, Aodhaghan F. Roddy, and and Thomas C. OʼConnor 2003)","dontUpdate":true,"noteIndex":0},"citationItems":[{"id":1635,"uris":["http://zotero.org/groups/3856298/items/ZPNQ7CZ5"],"itemData":{"id":1635,"type":"article-journal","abstract":"A fairly concise description and a short history of the Mace Head atmospheric research\nstation, at 53°N, 10°W, on the west coast of Ireland is reported. The relatively high\nlatitude site is representative of background marine air in the Northern Atlantic on\nthe western periphery of Europe. The site is ideally located to measure the prevailing\n(about 51% of the time) westerly-southwesterly air from the Atlantic, as well as polluted air under anticyclonic conditions from sources east of the site within Ireland,\nfrom the UK and from mainland Europe. Three years of aerosol radiative data, over a\nperiod from January 2000 to December 2002, are indicative of the medium to longterm\nmeasurement programme at the site. These include aerosol scattering coeffi cient, aerosol absorption coeffi cient, aerosol optical depth and single scattering albedo, supported\nby meteorological and air mass trajectory input. Variability in aerosol parameters are\nshown to be dependent on air mass origin, season and meteorological conditions.\nMeasurements indicate that the dominant contribution to aerosol optical depth is due to\nscattering, with single scattering albedo in the range 0.941 to 0.997. Measured aerosol\noptical depth for marine air over the 3 year period varies between 0.03 and 0.038 with\na mean value of 0.11 and standard deviation of ±0.06. These values are in fair agreement with other data for the North Atlantic region.","container-title":"BOREAL ENVIRONMENT RESEARCH 8","ISSN":"1239-6095","title":"Mace Head Atmospheric Research Station — characterization of aerosol radiative parameters","author":[{"literal":"S. Gerard Jennings, Christoph Kleefeld, Colin D. OʼDowd,"},{"literal":"Carsten Junker, T. Gerard Spain, Phillip OʼBrien, Aodhaghan F. Roddy"},{"literal":"and Thomas C. OʼConnor"}],"issued":{"date-parts":[["2003"]]},"citation-key":"s.gerardjenningschristophkleefeldcolind.odowdMaceHeadAtmospheric2003"}}],"schema":"https://github.com/citation-style-language/schema/raw/master/csl-citation.json"}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(Jennings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2003)</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p>
    <w:p w14:paraId="21E466C2" w14:textId="37C813EC" w:rsidR="00DC3D82" w:rsidRPr="004758A9" w:rsidRDefault="00E94726" w:rsidP="00465BF1">
      <w:pPr>
        <w:spacing w:line="360" w:lineRule="auto"/>
        <w:rPr>
          <w:rFonts w:ascii="Times New Roman" w:hAnsi="Times New Roman" w:cs="Times New Roman"/>
          <w:sz w:val="20"/>
          <w:szCs w:val="20"/>
        </w:rPr>
      </w:pPr>
      <w:bookmarkStart w:id="112" w:name="OLE_LINK242"/>
      <w:r w:rsidRPr="005C2A32">
        <w:rPr>
          <w:rFonts w:ascii="Times New Roman" w:hAnsi="Times New Roman" w:cs="Times New Roman"/>
          <w:sz w:val="20"/>
          <w:szCs w:val="20"/>
        </w:rPr>
        <w:t>Th</w:t>
      </w:r>
      <w:r w:rsidR="004E4AAC" w:rsidRPr="005C2A32">
        <w:rPr>
          <w:rFonts w:ascii="Times New Roman" w:hAnsi="Times New Roman" w:cs="Times New Roman"/>
          <w:sz w:val="20"/>
          <w:szCs w:val="20"/>
        </w:rPr>
        <w:t>is study focuses on August 2015,</w:t>
      </w:r>
      <w:r w:rsidR="00302E48" w:rsidRPr="005C2A32">
        <w:rPr>
          <w:rFonts w:ascii="Times New Roman" w:hAnsi="Times New Roman" w:cs="Times New Roman"/>
          <w:sz w:val="20"/>
          <w:szCs w:val="20"/>
        </w:rPr>
        <w:t xml:space="preserve"> a</w:t>
      </w:r>
      <w:r w:rsidR="000D77FE" w:rsidRPr="005C2A32">
        <w:rPr>
          <w:rFonts w:ascii="Times New Roman" w:hAnsi="Times New Roman" w:cs="Times New Roman"/>
          <w:sz w:val="20"/>
          <w:szCs w:val="20"/>
        </w:rPr>
        <w:t xml:space="preserve"> summertime</w:t>
      </w:r>
      <w:r w:rsidR="00302E48" w:rsidRPr="005C2A32">
        <w:rPr>
          <w:rFonts w:ascii="Times New Roman" w:hAnsi="Times New Roman" w:cs="Times New Roman"/>
          <w:sz w:val="20"/>
          <w:szCs w:val="20"/>
        </w:rPr>
        <w:t xml:space="preserve"> period characterized by heightened biological activity</w:t>
      </w:r>
      <w:r w:rsidR="000D77FE"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{"citationID":"4Piw0Uu4","properties":{"formattedCitation":"(Behrenfeld et al., 2019)","plainCitation":"(Behrenfeld et al., 2019)","noteIndex":0},"citationItems":[{"id":4459,"uris":["http://zotero.org/groups/3856298/items/B7UK3QS9"],"itemData":{"id":4459,"type":"article-journal","container-title":"Frontiers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Yang"},{"family":"Ziemba","given":"Luke"}],"issued":{"date-parts":[["2019",3,22]]},"citation-key":"behrenfeldNorthAtlanticAerosol2019"}}],"schema":"https://github.com/citation-style-language/schema/raw/master/csl-citation.json"} </w:instrText>
      </w:r>
      <w:r w:rsidR="000D77FE"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(Behrenfeld et al., 2019)</w:t>
      </w:r>
      <w:r w:rsidR="000D77FE" w:rsidRPr="005C2A32">
        <w:rPr>
          <w:rFonts w:ascii="Times New Roman" w:hAnsi="Times New Roman" w:cs="Times New Roman"/>
          <w:sz w:val="20"/>
          <w:szCs w:val="20"/>
        </w:rPr>
        <w:fldChar w:fldCharType="end"/>
      </w:r>
      <w:r w:rsidR="004F6FE3" w:rsidRPr="005C2A32">
        <w:rPr>
          <w:rFonts w:ascii="Times New Roman" w:hAnsi="Times New Roman" w:cs="Times New Roman"/>
          <w:sz w:val="20"/>
          <w:szCs w:val="20"/>
        </w:rPr>
        <w:t xml:space="preserve"> and predominant pristine marine conditions</w:t>
      </w:r>
      <w:bookmarkEnd w:id="112"/>
      <w:r w:rsid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This specific year is also marked by the onset of the </w:t>
      </w:r>
      <w:r w:rsidR="000D77FE" w:rsidRPr="005C2A32">
        <w:rPr>
          <w:rFonts w:ascii="Times New Roman" w:hAnsi="Times New Roman" w:cs="Times New Roman"/>
          <w:i/>
          <w:iCs/>
          <w:sz w:val="20"/>
          <w:szCs w:val="20"/>
        </w:rPr>
        <w:t>cold blob</w:t>
      </w:r>
      <w:r w:rsidR="008A4067"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with the subpolar gyre region (The </w:t>
      </w:r>
      <w:r w:rsidR="00B01DC2" w:rsidRPr="005C2A32">
        <w:rPr>
          <w:rFonts w:ascii="Times New Roman" w:hAnsi="Times New Roman" w:cs="Times New Roman"/>
          <w:sz w:val="20"/>
          <w:szCs w:val="20"/>
        </w:rPr>
        <w:t>North Atlantic</w:t>
      </w:r>
      <w:r w:rsidR="000D77FE" w:rsidRPr="005C2A32">
        <w:rPr>
          <w:rFonts w:ascii="Times New Roman" w:hAnsi="Times New Roman" w:cs="Times New Roman"/>
          <w:sz w:val="20"/>
          <w:szCs w:val="20"/>
        </w:rPr>
        <w:t xml:space="preserve"> waters </w:t>
      </w:r>
      <w:r w:rsidR="00B01DC2" w:rsidRPr="005C2A32">
        <w:rPr>
          <w:rFonts w:ascii="Times New Roman" w:hAnsi="Times New Roman" w:cs="Times New Roman"/>
          <w:sz w:val="20"/>
          <w:szCs w:val="20"/>
        </w:rPr>
        <w:t>south of Greenland</w:t>
      </w:r>
      <w:r w:rsidR="000D77FE"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reaching around 2°C lower than previous long-term average possibly owing</w:t>
      </w:r>
      <w:r w:rsidR="000252DB" w:rsidRPr="005C2A32">
        <w:rPr>
          <w:rFonts w:ascii="Times New Roman" w:hAnsi="Times New Roman" w:cs="Times New Roman"/>
          <w:sz w:val="20"/>
          <w:szCs w:val="20"/>
        </w:rPr>
        <w:t xml:space="preserve"> to</w:t>
      </w:r>
      <w:r w:rsidR="00B01DC2" w:rsidRPr="005C2A32">
        <w:rPr>
          <w:rFonts w:ascii="Times New Roman" w:hAnsi="Times New Roman" w:cs="Times New Roman"/>
          <w:sz w:val="20"/>
          <w:szCs w:val="20"/>
        </w:rPr>
        <w:t xml:space="preserve"> the slowing down of the Atlantic Meridional</w:t>
      </w:r>
      <w:r w:rsidR="008A4067" w:rsidRPr="005C2A32">
        <w:rPr>
          <w:rFonts w:ascii="Times New Roman" w:hAnsi="Times New Roman" w:cs="Times New Roman"/>
          <w:sz w:val="20"/>
          <w:szCs w:val="20"/>
        </w:rPr>
        <w:t xml:space="preserve"> circulation and Greenland Ice melt</w:t>
      </w:r>
      <w:r w:rsidR="00B01DC2"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{"citationID":"k02ZtiRU","properties":{"formattedCitation":"(Rahmstorf et al., 2015; Sanders et al., 2022)","plainCitation":"(Rahmstorf et al., 2015; Sanders et al., 2022)","noteIndex":0},"citationItems":[{"id":5279,"uris":["http://zotero.org/groups/3856298/items/LU4V2Z39"],"itemData":{"id":5279,"type":"article-journal","container-title":"Nature Climate Change","DOI":"10.1038/nclimate2554","ISSN":"1758-678X, 1758-6798","issue":"5","journalAbbreviation":"Nature Clim Change","language":"en","page":"475-480","source":"DOI.org (Crossref)","title":"Exceptional twentieth-century slowdown in Atlantic Ocean overturning circulation","volume":"5","author":[{"family":"Rahmstorf","given":"Stefan"},{"family":"Box","given":"Jason E."},{"family":"Feulner","given":"Georg"},{"family":"Mann","given":"Michael E."},{"family":"Robinson","given":"Alexander"},{"family":"Rutherford","given":"Scott"},{"family":"Schaffernicht","given":"Erik J."}],"issued":{"date-parts":[["2015",5]]},"citation-key":"rahmstorfExceptionalTwentiethcenturySlowdown2015"}},{"id":5204,"uris":["http://zotero.org/groups/3856298/items/TDJF3GXQ"],"itemData":{"id":5204,"type":"article-journal","abstract":"Abstract. The subpolar North Atlantic is an important part of the global ocean and climate system, with SST variability in the region influencing the climate of Europe and North America. While the majority of the global ocean exhibited higher than average surface temperatures in 2015, the subpolar North Atlantic experienced record low temperatures. This interannual cold anomaly is thought to have been driven by surface forcing, but detailed questions remain about how the anomaly was created and maintained. To better quantify and understand the processes responsible for the cold anomaly, we computed mixed-layer temperature budgets in the Estimating the Circulation and Climate of the Ocean (ECCO) Version 4 global ocean state estimate. State estimates have been brought into consistency with a large suite of observations without using artificial sources or sinks of heat, making them ideal for temperature budget studies. We found that strong surface forcing drove approximately 75 % of the initial anomalies in the cooling of the mixed layer in December 2013, while horizontal advection drove the remaining 25 %. The cold anomaly was then sequestered beneath the mixed layer. Re-emergence of the cold anomaly during the summer and autumn of 2014 was primarily the result of a strong temperature gradient across the base of the mixed layer, with vertical diffusion accounting for approximately 70 % of the re-emergence. Weaker surface warming of the mixed layer during the summer of 2015 enhanced the anomaly, causing a temperature minimum. Spatial patterns in the budgets also show large differences between the north and south of the anomaly region, with particularly strong initial surface cooling in the south related to the positive phase of the East Atlantic Pattern. It is important to note that this interannual cold anomaly, which is thought to be primarily driven by surface forcing, is distinct from the multi-decadal North Atlantic “warming hole”, which has been associated with changes in advection.","container-title":"Ocean Science","DOI":"10.5194/os-18-953-2022","ISSN":"1812-0792","issue":"4","journalAbbreviation":"Ocean Sci.","language":"en","license":"https://creativecommons.org/licenses/by/4.0/","page":"953-978","source":"DOI.org (Crossref)","title":"Causes of the 2015 North Atlantic cold anomaly in a global state estimate","volume":"18","author":[{"family":"Sanders","given":"Rachael N. C."},{"family":"Jones","given":"Daniel C."},{"family":"Josey","given":"Simon A."},{"family":"Sinha","given":"Bablu"},{"family":"Forget","given":"Gael"}],"issued":{"date-parts":[["2022",7,6]]},"citation-key":"sandersCauses2015North2022"}}],"schema":"https://github.com/citation-style-language/schema/raw/master/csl-citation.json"} </w:instrText>
      </w:r>
      <w:r w:rsidR="002C3775"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(Rahmstorf et al., 2015; Sanders et al., 2022)</w:t>
      </w:r>
      <w:r w:rsidR="002C3775" w:rsidRPr="005C2A32">
        <w:rPr>
          <w:rFonts w:ascii="Times New Roman" w:hAnsi="Times New Roman" w:cs="Times New Roman"/>
          <w:sz w:val="20"/>
          <w:szCs w:val="20"/>
        </w:rPr>
        <w:fldChar w:fldCharType="end"/>
      </w:r>
      <w:r w:rsidR="002C3775" w:rsidRPr="005C2A32">
        <w:rPr>
          <w:rFonts w:ascii="Times New Roman" w:hAnsi="Times New Roman" w:cs="Times New Roman"/>
          <w:sz w:val="20"/>
          <w:szCs w:val="20"/>
        </w:rPr>
        <w:t>.</w:t>
      </w:r>
      <w:r w:rsidR="008A4067" w:rsidRPr="005C2A32">
        <w:rPr>
          <w:rFonts w:ascii="Times New Roman" w:hAnsi="Times New Roman" w:cs="Times New Roman"/>
          <w:sz w:val="20"/>
          <w:szCs w:val="20"/>
        </w:rPr>
        <w:t xml:space="preserve"> As such these specific conditions could serve as a</w:t>
      </w:r>
      <w:r w:rsidR="00465BF1">
        <w:rPr>
          <w:rFonts w:ascii="Times New Roman" w:hAnsi="Times New Roman" w:cs="Times New Roman"/>
          <w:sz w:val="20"/>
          <w:szCs w:val="20"/>
        </w:rPr>
        <w:t>n indication for</w:t>
      </w:r>
      <w:r w:rsidR="008A4067" w:rsidRPr="005C2A32">
        <w:rPr>
          <w:rFonts w:ascii="Times New Roman" w:hAnsi="Times New Roman" w:cs="Times New Roman"/>
          <w:sz w:val="20"/>
          <w:szCs w:val="20"/>
        </w:rPr>
        <w:t xml:space="preserve"> future measurements </w:t>
      </w:r>
      <w:r w:rsidR="00465BF1">
        <w:rPr>
          <w:rFonts w:ascii="Times New Roman" w:hAnsi="Times New Roman" w:cs="Times New Roman"/>
          <w:sz w:val="20"/>
          <w:szCs w:val="20"/>
        </w:rPr>
        <w:t>of</w:t>
      </w:r>
      <w:r w:rsidR="00A006EC" w:rsidRPr="005C2A32">
        <w:rPr>
          <w:rFonts w:ascii="Times New Roman" w:hAnsi="Times New Roman" w:cs="Times New Roman"/>
          <w:sz w:val="20"/>
          <w:szCs w:val="20"/>
        </w:rPr>
        <w:t xml:space="preserve"> aerosols-</w:t>
      </w:r>
      <w:r w:rsidR="00465BF1">
        <w:rPr>
          <w:rFonts w:ascii="Times New Roman" w:hAnsi="Times New Roman" w:cs="Times New Roman"/>
          <w:sz w:val="20"/>
          <w:szCs w:val="20"/>
        </w:rPr>
        <w:t>phyto</w:t>
      </w:r>
      <w:r w:rsidR="00A006EC" w:rsidRPr="005C2A32">
        <w:rPr>
          <w:rFonts w:ascii="Times New Roman" w:hAnsi="Times New Roman" w:cs="Times New Roman"/>
          <w:sz w:val="20"/>
          <w:szCs w:val="20"/>
        </w:rPr>
        <w:t>plankton interactions</w:t>
      </w:r>
      <w:r w:rsidR="00465BF1">
        <w:rPr>
          <w:rFonts w:ascii="Times New Roman" w:hAnsi="Times New Roman" w:cs="Times New Roman"/>
          <w:sz w:val="20"/>
          <w:szCs w:val="20"/>
        </w:rPr>
        <w:t xml:space="preserve"> during cold blob phenomena.</w:t>
      </w:r>
    </w:p>
    <w:p w14:paraId="339DA823" w14:textId="6A5725F3" w:rsidR="006A0E98"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 xml:space="preserve">2.2 </w:t>
      </w:r>
      <w:r w:rsidR="009327D1" w:rsidRPr="004758A9">
        <w:rPr>
          <w:rFonts w:ascii="Times New Roman" w:hAnsi="Times New Roman" w:cs="Times New Roman"/>
          <w:b/>
          <w:bCs/>
          <w:color w:val="000000" w:themeColor="text1"/>
          <w:sz w:val="20"/>
          <w:szCs w:val="20"/>
        </w:rPr>
        <w:t>In-situ measurements</w:t>
      </w:r>
    </w:p>
    <w:p w14:paraId="689E1883" w14:textId="599A3E82" w:rsidR="002C61DC" w:rsidRPr="004758A9" w:rsidRDefault="002C61DC" w:rsidP="00F04955">
      <w:pPr>
        <w:spacing w:line="360" w:lineRule="auto"/>
        <w:rPr>
          <w:rFonts w:ascii="Times New Roman" w:hAnsi="Times New Roman" w:cs="Times New Roman"/>
          <w:sz w:val="20"/>
          <w:szCs w:val="20"/>
        </w:rPr>
      </w:pPr>
      <w:del w:id="113" w:author="CHEVASSUS, Emmanuel" w:date="2024-12-12T11:02:00Z">
        <w:r w:rsidRPr="004758A9" w:rsidDel="001F351A">
          <w:rPr>
            <w:rFonts w:ascii="Times New Roman" w:hAnsi="Times New Roman" w:cs="Times New Roman"/>
            <w:sz w:val="20"/>
            <w:szCs w:val="20"/>
          </w:rPr>
          <w:delText>Ambient submicron</w:delText>
        </w:r>
        <w:r w:rsidR="004E4AAC" w:rsidRPr="004758A9" w:rsidDel="001F351A">
          <w:rPr>
            <w:rFonts w:ascii="Times New Roman" w:hAnsi="Times New Roman" w:cs="Times New Roman"/>
            <w:sz w:val="20"/>
            <w:szCs w:val="20"/>
          </w:rPr>
          <w:delText xml:space="preserve"> non-refractory</w:delText>
        </w:r>
        <w:r w:rsidRPr="004758A9" w:rsidDel="001F351A">
          <w:rPr>
            <w:rFonts w:ascii="Times New Roman" w:hAnsi="Times New Roman" w:cs="Times New Roman"/>
            <w:sz w:val="20"/>
            <w:szCs w:val="20"/>
          </w:rPr>
          <w:delText xml:space="preserve"> aerosol major </w:delText>
        </w:r>
        <w:r w:rsidR="00550FF9" w:rsidRPr="004758A9" w:rsidDel="001F351A">
          <w:rPr>
            <w:rFonts w:ascii="Times New Roman" w:hAnsi="Times New Roman" w:cs="Times New Roman"/>
            <w:sz w:val="20"/>
            <w:szCs w:val="20"/>
          </w:rPr>
          <w:delText>specie</w:delText>
        </w:r>
        <w:r w:rsidR="001F351A" w:rsidDel="001F351A">
          <w:rPr>
            <w:rFonts w:ascii="Times New Roman" w:hAnsi="Times New Roman" w:cs="Times New Roman"/>
            <w:sz w:val="20"/>
            <w:szCs w:val="20"/>
          </w:rPr>
          <w:delText>s</w:delText>
        </w:r>
      </w:del>
      <w:ins w:id="114" w:author="CHEVASSUS, Emmanuel" w:date="2024-12-12T11:02:00Z">
        <w:r w:rsidR="001F351A">
          <w:rPr>
            <w:rFonts w:ascii="Times New Roman" w:hAnsi="Times New Roman" w:cs="Times New Roman"/>
            <w:sz w:val="20"/>
            <w:szCs w:val="20"/>
          </w:rPr>
          <w:t>Aerosol chemical composition was</w:t>
        </w:r>
      </w:ins>
      <w:del w:id="115" w:author="CHEVASSUS, Emmanuel" w:date="2024-12-12T11:02:00Z">
        <w:r w:rsidR="001F351A" w:rsidDel="001F351A">
          <w:rPr>
            <w:rFonts w:ascii="Times New Roman" w:hAnsi="Times New Roman" w:cs="Times New Roman"/>
            <w:sz w:val="20"/>
            <w:szCs w:val="20"/>
          </w:rPr>
          <w:delText xml:space="preserve"> were</w:delText>
        </w:r>
      </w:del>
      <w:r w:rsidRPr="004758A9">
        <w:rPr>
          <w:rFonts w:ascii="Times New Roman" w:hAnsi="Times New Roman" w:cs="Times New Roman"/>
          <w:sz w:val="20"/>
          <w:szCs w:val="20"/>
        </w:rPr>
        <w:t xml:space="preserve"> monitored using an Aerodyne high-resolution time-of-flight aerosol mass spectrometer</w:t>
      </w:r>
      <w:r w:rsidR="002944EA" w:rsidRPr="004758A9">
        <w:rPr>
          <w:rFonts w:ascii="Times New Roman" w:hAnsi="Times New Roman" w:cs="Times New Roman"/>
          <w:sz w:val="20"/>
          <w:szCs w:val="20"/>
        </w:rPr>
        <w:t xml:space="preserve"> (HR-ToF-AMS)</w:t>
      </w:r>
      <w:r w:rsidRPr="004758A9">
        <w:rPr>
          <w:rFonts w:ascii="Times New Roman" w:hAnsi="Times New Roman" w:cs="Times New Roman"/>
          <w:sz w:val="20"/>
          <w:szCs w:val="20"/>
        </w:rPr>
        <w:t xml:space="preserve"> equipped with a standard</w:t>
      </w:r>
      <w:r w:rsidR="004E4AAC" w:rsidRPr="004758A9">
        <w:rPr>
          <w:rFonts w:ascii="Times New Roman" w:hAnsi="Times New Roman" w:cs="Times New Roman"/>
          <w:sz w:val="20"/>
          <w:szCs w:val="20"/>
        </w:rPr>
        <w:t xml:space="preserve"> tung</w:t>
      </w:r>
      <w:r w:rsidR="0017319C" w:rsidRPr="004758A9">
        <w:rPr>
          <w:rFonts w:ascii="Times New Roman" w:hAnsi="Times New Roman" w:cs="Times New Roman"/>
          <w:sz w:val="20"/>
          <w:szCs w:val="20"/>
        </w:rPr>
        <w:t>sten</w:t>
      </w:r>
      <w:r w:rsidRPr="004758A9">
        <w:rPr>
          <w:rFonts w:ascii="Times New Roman" w:hAnsi="Times New Roman" w:cs="Times New Roman"/>
          <w:sz w:val="20"/>
          <w:szCs w:val="20"/>
        </w:rPr>
        <w:t xml:space="preserve"> vaporizer</w:t>
      </w:r>
      <w:r w:rsidR="0017319C" w:rsidRPr="004758A9">
        <w:rPr>
          <w:rFonts w:ascii="Times New Roman" w:hAnsi="Times New Roman" w:cs="Times New Roman"/>
          <w:sz w:val="20"/>
          <w:szCs w:val="20"/>
        </w:rPr>
        <w:t xml:space="preserve"> operated at 650°C</w:t>
      </w:r>
      <w:r w:rsidR="001F351A">
        <w:rPr>
          <w:rFonts w:ascii="Times New Roman" w:hAnsi="Times New Roman" w:cs="Times New Roman"/>
          <w:sz w:val="20"/>
          <w:szCs w:val="20"/>
        </w:rPr>
        <w:t xml:space="preserve">. </w:t>
      </w:r>
      <w:ins w:id="116" w:author="CHEVASSUS, Emmanuel" w:date="2024-12-12T11:03:00Z">
        <w:r w:rsidR="001F351A">
          <w:rPr>
            <w:rFonts w:ascii="Times New Roman" w:hAnsi="Times New Roman" w:cs="Times New Roman"/>
            <w:sz w:val="20"/>
            <w:szCs w:val="20"/>
          </w:rPr>
          <w:t xml:space="preserve">HR-ToF-AMS sampling covers vacuum aerodynamic size range of </w:t>
        </w:r>
      </w:ins>
      <w:ins w:id="117" w:author="Fossum, Kirsten" w:date="2025-01-07T16:51:00Z">
        <w:r w:rsidR="00FB410B">
          <w:rPr>
            <w:rFonts w:ascii="Times New Roman" w:hAnsi="Times New Roman" w:cs="Times New Roman"/>
            <w:sz w:val="20"/>
            <w:szCs w:val="20"/>
          </w:rPr>
          <w:t xml:space="preserve">~ </w:t>
        </w:r>
      </w:ins>
      <w:ins w:id="118" w:author="CHEVASSUS, Emmanuel" w:date="2024-12-12T11:03:00Z">
        <w:r w:rsidR="001F351A">
          <w:rPr>
            <w:rFonts w:ascii="Times New Roman" w:hAnsi="Times New Roman" w:cs="Times New Roman"/>
            <w:sz w:val="20"/>
            <w:szCs w:val="20"/>
          </w:rPr>
          <w:t>35 nm to ~</w:t>
        </w:r>
      </w:ins>
      <w:r w:rsidR="00BA0741">
        <w:rPr>
          <w:rFonts w:ascii="Times New Roman" w:hAnsi="Times New Roman" w:cs="Times New Roman"/>
          <w:sz w:val="20"/>
          <w:szCs w:val="20"/>
        </w:rPr>
        <w:t xml:space="preserve"> </w:t>
      </w:r>
      <w:ins w:id="119" w:author="CHEVASSUS, Emmanuel" w:date="2024-12-12T11:03:00Z">
        <w:r w:rsidR="001F351A">
          <w:rPr>
            <w:rFonts w:ascii="Times New Roman" w:hAnsi="Times New Roman" w:cs="Times New Roman"/>
            <w:sz w:val="20"/>
            <w:szCs w:val="20"/>
          </w:rPr>
          <w:t xml:space="preserve">1.5 </w:t>
        </w:r>
        <w:proofErr w:type="spellStart"/>
        <w:r w:rsidR="001F351A" w:rsidRPr="00847BB3">
          <w:rPr>
            <w:rFonts w:ascii="Times New Roman" w:hAnsi="Times New Roman" w:cs="Times New Roman"/>
            <w:sz w:val="20"/>
            <w:szCs w:val="20"/>
          </w:rPr>
          <w:t>μ</w:t>
        </w:r>
        <w:r w:rsidR="001F351A">
          <w:rPr>
            <w:rFonts w:ascii="Times New Roman" w:hAnsi="Times New Roman" w:cs="Times New Roman"/>
            <w:sz w:val="20"/>
            <w:szCs w:val="20"/>
          </w:rPr>
          <w:t>m</w:t>
        </w:r>
      </w:ins>
      <w:proofErr w:type="spellEnd"/>
      <w:ins w:id="120" w:author="CHEVASSUS, Emmanuel" w:date="2025-01-15T10:22:00Z" w16du:dateUtc="2025-01-15T10:22:00Z">
        <w:r w:rsidR="00304B65">
          <w:rPr>
            <w:rFonts w:ascii="Times New Roman" w:hAnsi="Times New Roman" w:cs="Times New Roman"/>
            <w:sz w:val="20"/>
            <w:szCs w:val="20"/>
          </w:rPr>
          <w:t xml:space="preserve"> </w:t>
        </w:r>
      </w:ins>
      <w:ins w:id="121" w:author="CHEVASSUS, Emmanuel" w:date="2024-12-12T11:03:00Z">
        <w:r w:rsidR="001F351A">
          <w:rPr>
            <w:rFonts w:ascii="Times New Roman" w:hAnsi="Times New Roman" w:cs="Times New Roman"/>
            <w:sz w:val="20"/>
            <w:szCs w:val="20"/>
          </w:rPr>
          <w:fldChar w:fldCharType="begin"/>
        </w:r>
        <w:r w:rsidR="001F351A">
          <w:rPr>
            <w:rFonts w:ascii="Times New Roman" w:hAnsi="Times New Roman" w:cs="Times New Roman"/>
            <w:sz w:val="20"/>
            <w:szCs w:val="20"/>
          </w:rPr>
          <w:instrText xml:space="preserve"> ADDIN ZOTERO_ITEM CSL_CITATION {"citationID":"z3mgEH6F","properties":{"formattedCitation":"(DeCarlo et al., 2006)","plainCitation":"(DeCarlo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L."}],"issued":{"date-parts":[["2006",12]]},"citation-key":"decarloFieldDeployableHighResolutionTimeofFlight2006"}}],"schema":"https://github.com/citation-style-language/schema/raw/master/csl-citation.json"} </w:instrText>
        </w:r>
        <w:r w:rsidR="001F351A">
          <w:rPr>
            <w:rFonts w:ascii="Times New Roman" w:hAnsi="Times New Roman" w:cs="Times New Roman"/>
            <w:sz w:val="20"/>
            <w:szCs w:val="20"/>
          </w:rPr>
          <w:fldChar w:fldCharType="separate"/>
        </w:r>
        <w:r w:rsidR="001F351A" w:rsidRPr="00847BB3">
          <w:rPr>
            <w:rFonts w:ascii="Times New Roman" w:hAnsi="Times New Roman" w:cs="Times New Roman"/>
            <w:sz w:val="20"/>
          </w:rPr>
          <w:t>(DeCarlo et al., 2006)</w:t>
        </w:r>
        <w:r w:rsidR="001F351A">
          <w:rPr>
            <w:rFonts w:ascii="Times New Roman" w:hAnsi="Times New Roman" w:cs="Times New Roman"/>
            <w:sz w:val="20"/>
            <w:szCs w:val="20"/>
          </w:rPr>
          <w:fldChar w:fldCharType="end"/>
        </w:r>
        <w:r w:rsidR="001F351A">
          <w:rPr>
            <w:rFonts w:ascii="Times New Roman" w:hAnsi="Times New Roman" w:cs="Times New Roman"/>
            <w:sz w:val="20"/>
            <w:szCs w:val="20"/>
          </w:rPr>
          <w:t xml:space="preserve">. </w:t>
        </w:r>
      </w:ins>
      <w:del w:id="122" w:author="Fossum, Kirsten" w:date="2025-01-07T16:56:00Z">
        <w:r w:rsidRPr="004758A9" w:rsidDel="00FB410B">
          <w:rPr>
            <w:rFonts w:ascii="Times New Roman" w:hAnsi="Times New Roman" w:cs="Times New Roman"/>
            <w:sz w:val="20"/>
            <w:szCs w:val="20"/>
          </w:rPr>
          <w:delText xml:space="preserve"> </w:delText>
        </w:r>
      </w:del>
      <w:r w:rsidRPr="004758A9">
        <w:rPr>
          <w:rFonts w:ascii="Times New Roman" w:hAnsi="Times New Roman" w:cs="Times New Roman"/>
          <w:sz w:val="20"/>
          <w:szCs w:val="20"/>
        </w:rPr>
        <w:t>The</w:t>
      </w:r>
      <w:r w:rsidR="002944EA" w:rsidRPr="004758A9">
        <w:rPr>
          <w:rFonts w:ascii="Times New Roman" w:hAnsi="Times New Roman" w:cs="Times New Roman"/>
          <w:sz w:val="20"/>
          <w:szCs w:val="20"/>
        </w:rPr>
        <w:t xml:space="preserve"> instrument</w:t>
      </w:r>
      <w:r w:rsidRPr="004758A9">
        <w:rPr>
          <w:rFonts w:ascii="Times New Roman" w:hAnsi="Times New Roman" w:cs="Times New Roman"/>
          <w:sz w:val="20"/>
          <w:szCs w:val="20"/>
        </w:rPr>
        <w:t xml:space="preserve"> working principles have been</w:t>
      </w:r>
      <w:r w:rsidR="00E05797" w:rsidRPr="004758A9">
        <w:rPr>
          <w:rFonts w:ascii="Times New Roman" w:hAnsi="Times New Roman" w:cs="Times New Roman"/>
          <w:sz w:val="20"/>
          <w:szCs w:val="20"/>
        </w:rPr>
        <w:t xml:space="preserve"> extensively described in the literature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{"citationID":"u0XOl4hE","properties":{"formattedCitation":"(Canagaratna et al., 2007; DeCarlo et al., 2006)","plainCitation":"(Canagaratna et al., 2007; 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L."}],"issued":{"date-parts":[["2006",12]]},"citation-key":"decarloFieldDeployableHighResolutionTimeofFlight2006"}},{"id":1576,"uris":["http://zotero.org/groups/3856298/items/KWYLW26Y"],"itemData":{"id":1576,"type":"article-journal","container-title":"Mass Spectrometry Reviews","DOI":"10.1002/mas.20115","ISSN":"0277-7037, 1098-2787","issue":"2","journalAbbreviation":"Mass Spectrom. Rev.","language":"en","page":"185-222","source":"DOI.org (Crossref)","title":"Chemical and microphysical characterization of ambient aerosols with the aerodyne aerosol mass spectrometer","volume":"26","author":[{"family":"Canagaratna","given":"M.R."},{"family":"Jayne","given":"J.T."},{"family":"Jimenez","given":"J.L."},{"family":"Allan","given":"J.D."},{"family":"Alfarra","given":"M.R."},{"family":"Zhang","given":"Q."},{"family":"Onasch","given":"T.B."},{"family":"Drewnick","given":"F."},{"family":"Coe","given":"H."},{"family":"Middlebrook","given":"A."},{"family":"Delia","given":"A."},{"family":"Williams","given":"L.R."},{"family":"Trimborn","given":"A.M."},{"family":"Northway","given":"M.J."},{"family":"DeCarlo","given":"P.F."},{"family":"Kolb","given":"C.E."},{"family":"Davidovits","given":"P."},{"family":"Worsnop","given":"D.R."}],"issued":{"date-parts":[["2007",3]]},"citation-key":"canagaratnaChemicalMicrophysicalCharacterization2007"}}],"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2007; DeCarlo et al., 2006)</w:t>
      </w:r>
      <w:r w:rsidR="00E05797"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The </w:t>
      </w:r>
      <w:r w:rsidR="00C243DB" w:rsidRPr="004758A9">
        <w:rPr>
          <w:rFonts w:ascii="Times New Roman" w:hAnsi="Times New Roman" w:cs="Times New Roman"/>
          <w:sz w:val="20"/>
          <w:szCs w:val="20"/>
        </w:rPr>
        <w:t>HR-ToF-AMS</w:t>
      </w:r>
      <w:r w:rsidR="0017319C" w:rsidRPr="004758A9">
        <w:rPr>
          <w:rFonts w:ascii="Times New Roman" w:hAnsi="Times New Roman" w:cs="Times New Roman"/>
          <w:sz w:val="20"/>
          <w:szCs w:val="20"/>
        </w:rPr>
        <w:t xml:space="preserve"> used </w:t>
      </w:r>
      <w:r w:rsidRPr="004758A9">
        <w:rPr>
          <w:rFonts w:ascii="Times New Roman" w:hAnsi="Times New Roman" w:cs="Times New Roman"/>
          <w:sz w:val="20"/>
          <w:szCs w:val="20"/>
        </w:rPr>
        <w:t xml:space="preserve">a </w:t>
      </w:r>
      <w:r w:rsidR="002944EA" w:rsidRPr="004758A9">
        <w:rPr>
          <w:rFonts w:ascii="Times New Roman" w:hAnsi="Times New Roman" w:cs="Times New Roman"/>
          <w:sz w:val="20"/>
          <w:szCs w:val="20"/>
        </w:rPr>
        <w:t>5</w:t>
      </w:r>
      <w:r w:rsidR="004441EE" w:rsidRPr="004758A9">
        <w:rPr>
          <w:rFonts w:ascii="Times New Roman" w:hAnsi="Times New Roman" w:cs="Times New Roman" w:hint="eastAsia"/>
          <w:sz w:val="20"/>
          <w:szCs w:val="20"/>
          <w:lang w:eastAsia="zh-CN"/>
        </w:rPr>
        <w:t xml:space="preserve"> </w:t>
      </w:r>
      <w:r w:rsidRPr="004758A9">
        <w:rPr>
          <w:rFonts w:ascii="Times New Roman" w:hAnsi="Times New Roman" w:cs="Times New Roman"/>
          <w:sz w:val="20"/>
          <w:szCs w:val="20"/>
        </w:rPr>
        <w:t>min time resolution</w:t>
      </w:r>
      <w:r w:rsidR="0017319C" w:rsidRPr="004758A9">
        <w:rPr>
          <w:rFonts w:ascii="Times New Roman" w:hAnsi="Times New Roman" w:cs="Times New Roman"/>
          <w:sz w:val="20"/>
          <w:szCs w:val="20"/>
        </w:rPr>
        <w:t xml:space="preserve"> scan</w:t>
      </w:r>
      <w:r w:rsidRPr="004758A9">
        <w:rPr>
          <w:rFonts w:ascii="Times New Roman" w:hAnsi="Times New Roman" w:cs="Times New Roman"/>
          <w:sz w:val="20"/>
          <w:szCs w:val="20"/>
        </w:rPr>
        <w:t xml:space="preserve"> on the single-reflection highly sensitive V mode configuration (</w:t>
      </w:r>
      <w:r w:rsidR="00296499" w:rsidRPr="004758A9">
        <w:rPr>
          <w:rFonts w:ascii="Times New Roman" w:hAnsi="Times New Roman" w:cs="Times New Roman"/>
          <w:sz w:val="20"/>
          <w:szCs w:val="20"/>
          <w:lang w:eastAsia="zh-CN"/>
        </w:rPr>
        <w:t xml:space="preserve">mass resolution up to </w:t>
      </w:r>
      <w:r w:rsidRPr="004758A9">
        <w:rPr>
          <w:rFonts w:ascii="Times New Roman" w:hAnsi="Times New Roman" w:cs="Times New Roman"/>
          <w:sz w:val="20"/>
          <w:szCs w:val="20"/>
        </w:rPr>
        <w:t>3000 m/Δm)</w:t>
      </w:r>
      <w:r w:rsidR="00926821"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while </w:t>
      </w:r>
      <w:r w:rsidR="00926821" w:rsidRPr="004758A9">
        <w:rPr>
          <w:rFonts w:ascii="Times New Roman" w:hAnsi="Times New Roman" w:cs="Times New Roman"/>
          <w:sz w:val="20"/>
          <w:szCs w:val="20"/>
        </w:rPr>
        <w:t>d</w:t>
      </w:r>
      <w:r w:rsidRPr="004758A9">
        <w:rPr>
          <w:rFonts w:ascii="Times New Roman" w:hAnsi="Times New Roman" w:cs="Times New Roman"/>
          <w:sz w:val="20"/>
          <w:szCs w:val="20"/>
        </w:rPr>
        <w:t>etection limit</w:t>
      </w:r>
      <w:r w:rsidR="00A55042" w:rsidRPr="004758A9">
        <w:rPr>
          <w:rFonts w:ascii="Times New Roman" w:hAnsi="Times New Roman" w:cs="Times New Roman"/>
          <w:sz w:val="20"/>
          <w:szCs w:val="20"/>
        </w:rPr>
        <w:t>s</w:t>
      </w:r>
      <w:r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were estimated based on </w:t>
      </w:r>
      <w:r w:rsidR="00A70584" w:rsidRPr="004758A9">
        <w:rPr>
          <w:rFonts w:ascii="Times New Roman" w:hAnsi="Times New Roman" w:cs="Times New Roman"/>
          <w:sz w:val="20"/>
          <w:szCs w:val="20"/>
        </w:rPr>
        <w:t xml:space="preserve">the approach described by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{"citationID":"l9sKTH6x","properties":{"formattedCitation":"(Drewnick et al. 2009)","plainCitation":"(Drewnick et al. 2009)","dontUpdate":true,"noteIndex":0},"citationItems":[{"id":2150,"uris":["http://zotero.org/groups/3856298/items/XWEBNGLW"],"itemData":{"id":2150,"type":"article-journal","abstract":"Abstract. Systematic laboratory experiments were performed to investigate quantification of various species with two versions of the Aerodyne Aerosol Mass Spectrometer, a Quadrupole Aerosol Mass Spectrometer (Q-AMS) and a compact Time-of-Flight Aerosol Mass Spectrometer (c-ToF-AMS). Here we present a new method to continuously determine the detection limits of the AMS analyzers during regular measurements, yielding detection limit (DL) information under various measurement conditions. Minimum detection limits range from 0.03 μg m−3 (nitrate, sulfate, and chloride) up to 0.5 μg m−3 (organics) for the Q-AMS. Those of the c-ToF-AMS are found between 0.003 μg m−3 (nitrate, sulfate) and 0.03 μg m−3 (ammonium, organics). The DL values found for the c-ToF-AMS were ~10 times lower than those of the Q-AMS, mainly due to differences in ion duty cycle. Effects causing an increase of the detection limits include long-term instrument contamination, measurement of high aerosol mass concentrations and short-term instrument history. The self-cleaning processes which reduce the instrument background after measurement of large aerosol concentrations as well as the influences of increased instrument background on mass concentration measurements are discussed. Finally, improvement of detection limits by extension of averaging time intervals, selected or reduced ion monitoring, and variation of particle-to-background measurement ratio are investigated.","container-title":"Atmospheric Measurement Techniques","DOI":"10.5194/amt-2-33-2009","ISSN":"1867-8548","issue":"1","journalAbbreviation":"Atmos. Meas. Tech.","language":"en","page":"33-46","source":"DOI.org (Crossref)","title":"Aerosol quantification with the Aerodyne Aerosol Mass Spectrometer: detection limits and ionizer background effects","title-short":"Aerosol quantification with the Aerodyne Aerosol Mass Spectrometer","volume":"2","author":[{"family":"Drewnick","given":"F."},{"family":"Hings","given":"S. S."},{"family":"Alfarra","given":"M. R."},{"family":"Prevot","given":"A. S. H."},{"family":"Borrmann","given":"S."}],"issued":{"date-parts":[["2009",2,12]]},"citation-key":"drewnickAerosolQuantificationAerodyne2009"}}],"schema":"https://github.com/citation-style-language/schema/raw/master/csl-citation.json"}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Drewnick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xml:space="preserve"> (2009)</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w:t>
      </w:r>
      <w:r w:rsidR="0017319C" w:rsidRPr="004758A9">
        <w:rPr>
          <w:rFonts w:ascii="Times New Roman" w:hAnsi="Times New Roman" w:cs="Times New Roman"/>
          <w:sz w:val="20"/>
          <w:szCs w:val="20"/>
        </w:rPr>
        <w:t xml:space="preserve"> </w:t>
      </w:r>
      <w:r w:rsidRPr="004758A9">
        <w:rPr>
          <w:rFonts w:ascii="Times New Roman" w:hAnsi="Times New Roman" w:cs="Times New Roman"/>
          <w:sz w:val="20"/>
          <w:szCs w:val="20"/>
        </w:rPr>
        <w:t>Ionisation efficiency (IE), particle velocity and inlet flow were determined following standard methods while applying</w:t>
      </w:r>
      <w:r w:rsidR="00E4055F" w:rsidRPr="004758A9">
        <w:rPr>
          <w:rFonts w:ascii="Times New Roman" w:hAnsi="Times New Roman" w:cs="Times New Roman"/>
          <w:sz w:val="20"/>
          <w:szCs w:val="20"/>
        </w:rPr>
        <w:t xml:space="preserve"> standard </w:t>
      </w:r>
      <w:ins w:id="123" w:author="Fossum, Kirsten" w:date="2025-01-07T16:57:00Z">
        <w:r w:rsidR="00FB410B">
          <w:rPr>
            <w:rFonts w:ascii="Times New Roman" w:hAnsi="Times New Roman" w:cs="Times New Roman"/>
            <w:sz w:val="20"/>
            <w:szCs w:val="20"/>
          </w:rPr>
          <w:t xml:space="preserve">relative </w:t>
        </w:r>
      </w:ins>
      <w:del w:id="124" w:author="Fossum, Kirsten" w:date="2025-01-07T16:57:00Z">
        <w:r w:rsidR="002944EA" w:rsidRPr="004758A9" w:rsidDel="00FB410B">
          <w:rPr>
            <w:rFonts w:ascii="Times New Roman" w:hAnsi="Times New Roman" w:cs="Times New Roman"/>
            <w:sz w:val="20"/>
            <w:szCs w:val="20"/>
          </w:rPr>
          <w:delText>R</w:delText>
        </w:r>
      </w:del>
      <w:r w:rsidR="002944EA" w:rsidRPr="004758A9">
        <w:rPr>
          <w:rFonts w:ascii="Times New Roman" w:hAnsi="Times New Roman" w:cs="Times New Roman"/>
          <w:sz w:val="20"/>
          <w:szCs w:val="20"/>
        </w:rPr>
        <w:t>IE</w:t>
      </w:r>
      <w:ins w:id="125" w:author="Fossum, Kirsten" w:date="2025-01-07T16:57:00Z">
        <w:r w:rsidR="00FB410B">
          <w:rPr>
            <w:rFonts w:ascii="Times New Roman" w:hAnsi="Times New Roman" w:cs="Times New Roman"/>
            <w:sz w:val="20"/>
            <w:szCs w:val="20"/>
          </w:rPr>
          <w:t xml:space="preserve"> (RIE</w:t>
        </w:r>
      </w:ins>
      <w:ins w:id="126" w:author="Fossum, Kirsten" w:date="2025-01-07T16:58:00Z">
        <w:r w:rsidR="00FB410B">
          <w:rPr>
            <w:rFonts w:ascii="Times New Roman" w:hAnsi="Times New Roman" w:cs="Times New Roman"/>
            <w:sz w:val="20"/>
            <w:szCs w:val="20"/>
          </w:rPr>
          <w:t xml:space="preserve">) </w:t>
        </w:r>
      </w:ins>
      <w:ins w:id="127" w:author="Fossum, Kirsten" w:date="2025-01-07T16:57:00Z">
        <w:r w:rsidR="00FB410B">
          <w:rPr>
            <w:rFonts w:ascii="Times New Roman" w:hAnsi="Times New Roman" w:cs="Times New Roman"/>
            <w:sz w:val="20"/>
            <w:szCs w:val="20"/>
          </w:rPr>
          <w:t>for species</w:t>
        </w:r>
      </w:ins>
      <w:r w:rsidR="00001419">
        <w:rPr>
          <w:rFonts w:ascii="Times New Roman" w:hAnsi="Times New Roman" w:cs="Times New Roman"/>
          <w:sz w:val="20"/>
          <w:szCs w:val="20"/>
        </w:rPr>
        <w:t xml:space="preserve"> </w:t>
      </w:r>
      <w:r w:rsidR="0000141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{"citationID":"AfTMuDDm","properties":{"formattedCitation":"(Nault et al., 2023; Xu et al., 2018)","plainCitation":"(Nault et al., 2023; Xu et al., 2018)","noteIndex":0},"citationItems":[{"id":2237,"uris":["http://zotero.org/groups/3856298/items/36I3YM9A"],"itemData":{"id":2237,"type":"article-journal","container-title":"Aerosol Science and Technology","DOI":"10.1080/02786826.2018.1439570","ISSN":"0278-6826","issue":"6","journalAbbreviation":"null","note":"publisher: Taylor &amp; Francis","page":"626-641","title":"Laboratory evaluation of species-dependent relative ionization efficiencies in the Aerodyne Aerosol Mass Spectrometer","volume":"52","author":[{"family":"Xu","given":"Wen"},{"family":"Lambe","given":"Andrew"},{"family":"Silva","given":"Philip"},{"family":"Hu","given":"Weiwei"},{"family":"Onasch","given":"Timothy"},{"family":"Williams","given":"Leah"},{"family":"Croteau","given":"Philip"},{"family":"Zhang","given":"Xuan"},{"family":"Renbaum-Wolff","given":"Lindsay"},{"family":"Fortner","given":"Edward"},{"family":"Jimenez","given":"Jose L."},{"family":"Jayne","given":"John"},{"family":"Worsnop","given":"Douglas"},{"family":"Canagaratna","given":"Manjula"}],"issued":{"date-parts":[["2018",6,3]]},"citation-key":"xuLaboratoryEvaluationSpeciesdependent2018"}},{"id":5583,"uris":["http://zotero.org/groups/3856298/items/52ESFJWK"],"itemData":{"id":5583,"type":"article-journal","container-title":"Aerosol Science and Technology","DOI":"10.1080/02786826.2023.2223249","ISSN":"0278-6826, 1521-7388","issue":"10","journalAbbreviation":"Aerosol Science and Technology","language":"en","page":"981-997","source":"DOI.org (Crossref)","title":"Laboratory evaluation of organic aerosol relative ionization efficiencies in the aerodyne aerosol mass spectrometer and aerosol chemical speciation monitor","volume":"57","author":[{"family":"Nault","given":"Benjamin A."},{"family":"Croteau","given":"Philip"},{"family":"Jayne","given":"John"},{"family":"Williams","given":"Anandi"},{"family":"Williams","given":"Leah"},{"family":"Worsnop","given":"Douglas"},{"family":"Katz","given":"Erin F."},{"family":"DeCarlo","given":"Peter F."},{"family":"Canagaratna","given":"Manjula"}],"issued":{"date-parts":[["2023",10,3]]},"citation-key":"naultLaboratoryEvaluationOrganic2023"}}],"schema":"https://github.com/citation-style-language/schema/raw/master/csl-citation.json"} </w:instrText>
      </w:r>
      <w:r w:rsidR="00001419">
        <w:rPr>
          <w:rFonts w:ascii="Times New Roman" w:hAnsi="Times New Roman" w:cs="Times New Roman"/>
          <w:sz w:val="20"/>
          <w:szCs w:val="20"/>
        </w:rPr>
        <w:fldChar w:fldCharType="separate"/>
      </w:r>
      <w:r w:rsidR="00001419" w:rsidRPr="00001419">
        <w:rPr>
          <w:rFonts w:ascii="Times New Roman" w:hAnsi="Times New Roman" w:cs="Times New Roman"/>
          <w:sz w:val="20"/>
        </w:rPr>
        <w:t>(Nault et al., 2023; Xu et al., 2018)</w:t>
      </w:r>
      <w:r w:rsidR="00001419">
        <w:rPr>
          <w:rFonts w:ascii="Times New Roman" w:hAnsi="Times New Roman" w:cs="Times New Roman"/>
          <w:sz w:val="20"/>
          <w:szCs w:val="20"/>
        </w:rPr>
        <w:fldChar w:fldCharType="end"/>
      </w:r>
      <w:del w:id="128" w:author="Fossum, Kirsten" w:date="2025-01-07T16:57:00Z">
        <w:r w:rsidR="00001419" w:rsidDel="00FB410B">
          <w:rPr>
            <w:rFonts w:ascii="Times New Roman" w:hAnsi="Times New Roman" w:cs="Times New Roman"/>
            <w:sz w:val="20"/>
            <w:szCs w:val="20"/>
          </w:rPr>
          <w:delText xml:space="preserve"> </w:delText>
        </w:r>
      </w:del>
      <w:r w:rsidR="002944EA" w:rsidRPr="004758A9">
        <w:rPr>
          <w:rFonts w:ascii="Times New Roman" w:hAnsi="Times New Roman" w:cs="Times New Roman"/>
          <w:sz w:val="20"/>
          <w:szCs w:val="20"/>
        </w:rPr>
        <w:t>.</w:t>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The particle transmission and detection efficiency expressed as the collection efficiency (CE;</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{"citationID":"GWAp9ugx","properties":{"formattedCitation":"(Huffman et al. 2005)","plainCitation":"(Huffman et al. 2005)","dontUpdate":true,"noteIndex":0},"citationItems":[{"id":1562,"uris":["http://zotero.org/groups/3856298/items/BNJZK3SN"],"itemData":{"id":1562,"type":"article-journal","container-title":"Aerosol Science and Technology","DOI":"10.1080/02786820500423782","ISSN":"0278-6826, 1521-7388","issue":"12","journalAbbreviation":"Aerosol Science and Technology","language":"en","page":"1143-1163","source":"DOI.org (Crossref)","title":"Design, Modeling, Optimization, and Experimental Tests of a Particle Beam Width Probe for the Aerodyne Aerosol Mass Spectrometer","volume":"39","author":[{"family":"Huffman","given":"J. Alex"},{"family":"Jayne","given":"John T."},{"family":"Drewnick","given":"Frank"},{"family":"Aiken","given":"Allison C."},{"family":"Onasch","given":"Timothy"},{"family":"Worsnop","given":"Douglas R."},{"family":"Jimenez","given":"Jose L."}],"issued":{"date-parts":[["2005",12]]},"citation-key":"huffmanDesignModelingOptimization2005"}}],"schema":"https://github.com/citation-style-language/schema/raw/master/csl-citation.json"}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Huffman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2005)</w:t>
      </w:r>
      <w:r w:rsidR="00E05797"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was corrected for </w:t>
      </w:r>
      <w:r w:rsidRPr="004758A9">
        <w:rPr>
          <w:rFonts w:ascii="Times New Roman" w:hAnsi="Times New Roman" w:cs="Times New Roman"/>
          <w:sz w:val="20"/>
          <w:szCs w:val="20"/>
        </w:rPr>
        <w:lastRenderedPageBreak/>
        <w:t>detection losses due to</w:t>
      </w:r>
      <w:r w:rsidR="0017319C" w:rsidRPr="004758A9">
        <w:rPr>
          <w:rFonts w:ascii="Times New Roman" w:hAnsi="Times New Roman" w:cs="Times New Roman"/>
          <w:sz w:val="20"/>
          <w:szCs w:val="20"/>
        </w:rPr>
        <w:t xml:space="preserve"> </w:t>
      </w:r>
      <w:r w:rsidRPr="004758A9">
        <w:rPr>
          <w:rFonts w:ascii="Times New Roman" w:hAnsi="Times New Roman" w:cs="Times New Roman"/>
          <w:sz w:val="20"/>
          <w:szCs w:val="20"/>
        </w:rPr>
        <w:t>particle bounce</w:t>
      </w:r>
      <w:r w:rsidR="0017319C" w:rsidRPr="004758A9">
        <w:rPr>
          <w:rFonts w:ascii="Times New Roman" w:hAnsi="Times New Roman" w:cs="Times New Roman"/>
          <w:sz w:val="20"/>
          <w:szCs w:val="20"/>
        </w:rPr>
        <w:t xml:space="preserve"> and lens efficiency </w:t>
      </w:r>
      <w:r w:rsidRPr="004758A9">
        <w:rPr>
          <w:rFonts w:ascii="Times New Roman" w:hAnsi="Times New Roman" w:cs="Times New Roman"/>
          <w:sz w:val="20"/>
          <w:szCs w:val="20"/>
        </w:rPr>
        <w:t>by applying the composition-dependent collection efficiency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{"citationID":"LqLFwr9w","properties":{"formattedCitation":"(Middlebrook et al. 2012)","plainCitation":"(Middlebrook et al. 2012)","dontUpdate":true,"noteIndex":0},"citationItems":[{"id":1380,"uris":["http://zotero.org/groups/3856298/items/QCK6773J"],"itemData":{"id":1380,"type":"article-journal","container-title":"Aerosol Science and Technology","DOI":"10.1080/02786826.2011.620041","ISSN":"0278-6826, 1521-7388","issue":"3","journalAbbreviation":"Aerosol Science and Technology","language":"en","page":"258-271","source":"DOI.org (Crossref)","title":"Evaluation of Composition-Dependent Collection Efficiencies for the Aerodyne Aerosol Mass Spectrometer using Field Data","volume":"46","author":[{"family":"Middlebrook","given":"Ann M."},{"family":"Bahreini","given":"Roya"},{"family":"Jimenez","given":"Jose L."},{"family":"Canagaratna","given":"Manjula R."}],"issued":{"date-parts":[["2012",3]]},"citation-key":"middlebrookEvaluationCompositionDependentCollection2012"}}],"schema":"https://github.com/citation-style-language/schema/raw/master/csl-citation.json"}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Middlebrook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2012)</w:t>
      </w:r>
      <w:r w:rsidR="00E05797" w:rsidRPr="004758A9">
        <w:rPr>
          <w:rFonts w:ascii="Times New Roman" w:hAnsi="Times New Roman" w:cs="Times New Roman"/>
          <w:sz w:val="20"/>
          <w:szCs w:val="20"/>
        </w:rPr>
        <w:fldChar w:fldCharType="end"/>
      </w:r>
      <w:r w:rsidR="00517471">
        <w:rPr>
          <w:rFonts w:ascii="Times New Roman" w:hAnsi="Times New Roman" w:cs="Times New Roman"/>
          <w:sz w:val="20"/>
          <w:szCs w:val="20"/>
        </w:rPr>
        <w:t>.</w:t>
      </w:r>
      <w:r w:rsidR="00FC1756" w:rsidRPr="004758A9">
        <w:rPr>
          <w:rFonts w:ascii="Times New Roman" w:hAnsi="Times New Roman" w:cs="Times New Roman"/>
          <w:sz w:val="20"/>
          <w:szCs w:val="20"/>
        </w:rPr>
        <w:t>.</w:t>
      </w:r>
    </w:p>
    <w:p w14:paraId="141F4EDB" w14:textId="244675A6" w:rsidR="002C61DC" w:rsidRPr="004758A9" w:rsidRDefault="002C61DC" w:rsidP="00F04955">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AMS data were </w:t>
      </w:r>
      <w:r w:rsidR="00E05797" w:rsidRPr="004758A9">
        <w:rPr>
          <w:rFonts w:ascii="Times New Roman" w:hAnsi="Times New Roman" w:cs="Times New Roman"/>
          <w:sz w:val="20"/>
          <w:szCs w:val="20"/>
        </w:rPr>
        <w:t>analysed</w:t>
      </w:r>
      <w:r w:rsidRPr="004758A9">
        <w:rPr>
          <w:rFonts w:ascii="Times New Roman" w:hAnsi="Times New Roman" w:cs="Times New Roman"/>
          <w:sz w:val="20"/>
          <w:szCs w:val="20"/>
        </w:rPr>
        <w:t xml:space="preserve"> using SQUIRREL (SeQUential Igor data RetRiEvaL) v1.65B and PIKA (Peak Integration by Key Analysis) v1.25B</w:t>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software packages</w:t>
      </w:r>
      <w:bookmarkStart w:id="129" w:name="_Hlk134701437"/>
      <w:r w:rsidR="00395F1F" w:rsidRPr="004758A9">
        <w:rPr>
          <w:rFonts w:ascii="Times New Roman" w:hAnsi="Times New Roman" w:cs="Times New Roman"/>
          <w:sz w:val="20"/>
          <w:szCs w:val="20"/>
        </w:rPr>
        <w:t xml:space="preserve">. </w:t>
      </w:r>
      <w:r w:rsidRPr="004758A9">
        <w:rPr>
          <w:rFonts w:ascii="Times New Roman" w:hAnsi="Times New Roman" w:cs="Times New Roman"/>
          <w:sz w:val="20"/>
          <w:szCs w:val="20"/>
        </w:rPr>
        <w:t>Sea salt was estimated based on a scaling factor of 51 of the common sea salt ion NaCl</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(m/z 57.96)</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{"citationID":"v0InJSGf","properties":{"formattedCitation":"(Jurgita Ovadnevaite et al. 2012)","plainCitation":"(Jurgita Ovadnevaite et al. 2012)","dontUpdate":true,"noteIndex":0},"citationItems":[{"id":1483,"uris":["http://zotero.org/groups/3856298/items/JGWVUZSQ"],"itemData":{"id":1483,"type":"article-journal","container-title":"Journal of Geophysical Research: Atmospheres","DOI":"10.1029/2011JD017379","ISSN":"01480227","issue":"D16","journalAbbreviation":"J. Geophys. Res.","language":"en","page":"n/a-n/a","source":"DOI.org (Crossref)","title":"On the effect of wind speed on submicron sea salt mass concentrations and source fluxes: EFFECT OF WIND SPEED ON SEA SALT","title-short":"On the effect of wind speed on submicron sea salt mass concentrations and source fluxes","volume":"117","author":[{"family":"Ovadnevaite","given":"Jurgita"},{"family":"Ceburnis","given":"Darius"},{"family":"Canagaratna","given":"Manjula"},{"family":"Berresheim","given":"Harald"},{"family":"Bialek","given":"Jakub"},{"family":"Martucci","given":"Giovanni"},{"family":"Worsnop","given":"Douglas R."},{"family":"O'Dowd","given":"Colin"}],"issued":{"date-parts":[["2012",8,27]]},"citation-key":"ovadnevaiteEffectWindSpeed2012"}}],"schema":"https://github.com/citation-style-language/schema/raw/master/csl-citation.json"} </w:instrText>
      </w:r>
      <w:r w:rsidR="00E05797"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 et al. 2012)</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while MSA was quantified by upscaling the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SO</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 xml:space="preserve"> </w:t>
      </w:r>
      <w:r w:rsidR="007356E6" w:rsidRPr="004758A9">
        <w:rPr>
          <w:rFonts w:ascii="Times New Roman" w:hAnsi="Times New Roman" w:cs="Times New Roman" w:hint="eastAsia"/>
          <w:sz w:val="20"/>
          <w:szCs w:val="20"/>
          <w:lang w:eastAsia="zh-CN"/>
        </w:rPr>
        <w:t xml:space="preserve">(m/z 79) </w:t>
      </w:r>
      <w:r w:rsidRPr="004758A9">
        <w:rPr>
          <w:rFonts w:ascii="Times New Roman" w:hAnsi="Times New Roman" w:cs="Times New Roman"/>
          <w:sz w:val="20"/>
          <w:szCs w:val="20"/>
        </w:rPr>
        <w:t>ion</w:t>
      </w:r>
      <w:r w:rsidR="009D6B4F" w:rsidRPr="004758A9">
        <w:rPr>
          <w:rFonts w:ascii="Times New Roman" w:hAnsi="Times New Roman" w:cs="Times New Roman"/>
          <w:sz w:val="20"/>
          <w:szCs w:val="20"/>
        </w:rPr>
        <w:t xml:space="preserve"> (Ovadnevaite </w:t>
      </w:r>
      <w:r w:rsidR="00485B74" w:rsidRPr="004758A9">
        <w:rPr>
          <w:rFonts w:ascii="Times New Roman" w:hAnsi="Times New Roman" w:cs="Times New Roman"/>
          <w:i/>
          <w:sz w:val="20"/>
          <w:szCs w:val="20"/>
        </w:rPr>
        <w:t>et al</w:t>
      </w:r>
      <w:r w:rsidR="009D6B4F" w:rsidRPr="004758A9">
        <w:rPr>
          <w:rFonts w:ascii="Times New Roman" w:hAnsi="Times New Roman" w:cs="Times New Roman"/>
          <w:sz w:val="20"/>
          <w:szCs w:val="20"/>
        </w:rPr>
        <w:t>., 2014)</w:t>
      </w:r>
      <w:r w:rsidRPr="004758A9">
        <w:rPr>
          <w:rFonts w:ascii="Times New Roman" w:hAnsi="Times New Roman" w:cs="Times New Roman"/>
          <w:sz w:val="20"/>
          <w:szCs w:val="20"/>
        </w:rPr>
        <w:t xml:space="preserve">. </w:t>
      </w:r>
      <w:r w:rsidR="00226A5C" w:rsidRPr="004758A9">
        <w:rPr>
          <w:rFonts w:ascii="Times New Roman" w:hAnsi="Times New Roman" w:cs="Times New Roman"/>
          <w:sz w:val="20"/>
          <w:szCs w:val="20"/>
        </w:rPr>
        <w:t xml:space="preserve">Interferences </w:t>
      </w:r>
      <w:r w:rsidRPr="004758A9">
        <w:rPr>
          <w:rFonts w:ascii="Times New Roman" w:hAnsi="Times New Roman" w:cs="Times New Roman"/>
          <w:sz w:val="20"/>
          <w:szCs w:val="20"/>
        </w:rPr>
        <w:t>from MSA on SO</w:t>
      </w:r>
      <w:r w:rsidRPr="004758A9">
        <w:rPr>
          <w:rFonts w:ascii="Times New Roman" w:hAnsi="Times New Roman" w:cs="Times New Roman"/>
          <w:sz w:val="20"/>
          <w:szCs w:val="20"/>
          <w:vertAlign w:val="subscript"/>
        </w:rPr>
        <w:t>4</w:t>
      </w:r>
      <w:r w:rsidRPr="004758A9">
        <w:rPr>
          <w:rFonts w:ascii="Times New Roman" w:hAnsi="Times New Roman" w:cs="Times New Roman"/>
          <w:sz w:val="20"/>
          <w:szCs w:val="20"/>
        </w:rPr>
        <w:t xml:space="preserve"> and OA were accounted</w:t>
      </w:r>
      <w:r w:rsidR="007F55C6" w:rsidRPr="004758A9">
        <w:rPr>
          <w:rFonts w:ascii="Times New Roman" w:hAnsi="Times New Roman" w:cs="Times New Roman"/>
          <w:sz w:val="20"/>
          <w:szCs w:val="20"/>
        </w:rPr>
        <w:t xml:space="preserve"> for</w:t>
      </w:r>
      <w:r w:rsidRPr="004758A9">
        <w:rPr>
          <w:rFonts w:ascii="Times New Roman" w:hAnsi="Times New Roman" w:cs="Times New Roman"/>
          <w:sz w:val="20"/>
          <w:szCs w:val="20"/>
        </w:rPr>
        <w:t xml:space="preserve"> as follows:</w:t>
      </w:r>
      <w:bookmarkEnd w:id="129"/>
    </w:p>
    <w:p w14:paraId="1020E54E"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 corrected</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*12.48</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sub>
              </m:sSub>
            </m:den>
          </m:f>
        </m:oMath>
      </m:oMathPara>
    </w:p>
    <w:p w14:paraId="59098839"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OA</m:t>
              </m:r>
            </m:e>
            <m:sub>
              <m:r>
                <w:rPr>
                  <w:rFonts w:ascii="Cambria Math" w:hAnsi="Cambria Math" w:cs="Times New Roman"/>
                  <w:sz w:val="20"/>
                  <w:szCs w:val="20"/>
                </w:rPr>
                <m:t xml:space="preserve"> corrected</m:t>
              </m:r>
            </m:sub>
          </m:sSub>
          <m:r>
            <w:rPr>
              <w:rFonts w:ascii="Cambria Math" w:hAnsi="Cambria Math" w:cs="Times New Roman"/>
              <w:sz w:val="20"/>
              <w:szCs w:val="20"/>
            </w:rPr>
            <m:t>=OA-</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*15.86</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r>
                    <w:rPr>
                      <w:rFonts w:ascii="Cambria Math" w:hAnsi="Cambria Math" w:cs="Times New Roman"/>
                      <w:sz w:val="20"/>
                      <w:szCs w:val="20"/>
                    </w:rPr>
                    <m:t>Orgs</m:t>
                  </m:r>
                </m:sub>
              </m:sSub>
            </m:den>
          </m:f>
        </m:oMath>
      </m:oMathPara>
    </w:p>
    <w:p w14:paraId="64C992BF" w14:textId="1B217D3B" w:rsidR="0050010C" w:rsidRPr="004758A9" w:rsidRDefault="002C61DC" w:rsidP="006D22EE">
      <w:pPr>
        <w:spacing w:line="360" w:lineRule="auto"/>
        <w:rPr>
          <w:rFonts w:ascii="Times New Roman" w:hAnsi="Times New Roman" w:cs="Times New Roman"/>
          <w:sz w:val="20"/>
          <w:szCs w:val="20"/>
        </w:rPr>
      </w:pPr>
      <w:r w:rsidRPr="004758A9">
        <w:rPr>
          <w:rFonts w:ascii="Times New Roman" w:hAnsi="Times New Roman" w:cs="Times New Roman"/>
          <w:sz w:val="20"/>
          <w:szCs w:val="20"/>
        </w:rPr>
        <w:t>An improved Ambient (I-A) method was adopted for the mass spectra elemental ratio analysis of O:C, H</w:t>
      </w:r>
      <w:r w:rsidR="002A4B0E"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C, N:C, S:C, and the OM:OC (organic matter to organic carbon) ratio</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{"citationID":"7HvmVB1h","properties":{"formattedCitation":"(Canagaratna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2015)</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High-resolution analysis was performed on each </w:t>
      </w:r>
      <w:r w:rsidR="00B65F32" w:rsidRPr="004758A9">
        <w:rPr>
          <w:rFonts w:ascii="Times New Roman" w:hAnsi="Times New Roman" w:cs="Times New Roman" w:hint="eastAsia"/>
          <w:sz w:val="20"/>
          <w:szCs w:val="20"/>
          <w:lang w:eastAsia="zh-CN"/>
        </w:rPr>
        <w:t>m/z</w:t>
      </w:r>
      <w:r w:rsidR="00B65F32"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in the mass range 12–130 m/z with ion fitting applied to difference between open and closed spectra. </w:t>
      </w:r>
      <w:bookmarkStart w:id="130" w:name="_Hlk118896502"/>
      <w:bookmarkStart w:id="131" w:name="_Hlk145932626"/>
      <w:r w:rsidRPr="004758A9">
        <w:rPr>
          <w:rFonts w:ascii="Times New Roman" w:hAnsi="Times New Roman" w:cs="Times New Roman"/>
          <w:sz w:val="20"/>
          <w:szCs w:val="20"/>
        </w:rPr>
        <w:t>Based on their elemental composition (C, O, H, N, S), ions were then grouped into chemical families: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 xml:space="preserve">, </w:t>
      </w:r>
      <w:bookmarkStart w:id="132" w:name="_Hlk145927277"/>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 xml:space="preserve"> (z = 1), </w:t>
      </w:r>
      <w:bookmarkStart w:id="133" w:name="_Hlk145927255"/>
      <w:bookmarkEnd w:id="132"/>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 xml:space="preserve"> (z &gt; 1), </w:t>
      </w:r>
      <w:bookmarkEnd w:id="133"/>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 xml:space="preserve"> (w = 1),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 xml:space="preserve"> (w &gt;1),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j</w:t>
      </w:r>
      <w:r w:rsidRPr="004758A9">
        <w:rPr>
          <w:rFonts w:ascii="Times New Roman" w:hAnsi="Times New Roman" w:cs="Times New Roman"/>
          <w:sz w:val="20"/>
          <w:szCs w:val="20"/>
        </w:rPr>
        <w:t>, 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 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 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 S</w:t>
      </w:r>
      <w:r w:rsidRPr="004758A9">
        <w:rPr>
          <w:rFonts w:ascii="Times New Roman" w:hAnsi="Times New Roman" w:cs="Times New Roman"/>
          <w:sz w:val="20"/>
          <w:szCs w:val="20"/>
          <w:vertAlign w:val="subscript"/>
        </w:rPr>
        <w:t>j</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w:t>
      </w:r>
      <w:r w:rsidR="00DA4AF8" w:rsidRPr="004758A9">
        <w:rPr>
          <w:rFonts w:ascii="Times New Roman" w:hAnsi="Times New Roman" w:cs="Times New Roman"/>
          <w:sz w:val="20"/>
          <w:szCs w:val="20"/>
        </w:rPr>
        <w:t xml:space="preserve"> and</w:t>
      </w:r>
      <w:r w:rsidRPr="004758A9">
        <w:rPr>
          <w:rFonts w:ascii="Times New Roman" w:hAnsi="Times New Roman" w:cs="Times New Roman"/>
          <w:sz w:val="20"/>
          <w:szCs w:val="20"/>
        </w:rPr>
        <w:t xml:space="preserve">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i</w:t>
      </w:r>
      <w:r w:rsidR="00DA4AF8" w:rsidRPr="004758A9">
        <w:rPr>
          <w:rFonts w:ascii="Times New Roman" w:hAnsi="Times New Roman" w:cs="Times New Roman"/>
          <w:sz w:val="20"/>
          <w:szCs w:val="20"/>
        </w:rPr>
        <w:t xml:space="preserve"> </w:t>
      </w:r>
      <w:r w:rsidRPr="004758A9">
        <w:rPr>
          <w:rFonts w:ascii="Times New Roman" w:hAnsi="Times New Roman" w:cs="Times New Roman"/>
          <w:sz w:val="20"/>
          <w:szCs w:val="20"/>
        </w:rPr>
        <w:t>where the indices x, y, z, w, j represent the number of C, H, O, N, S atoms, respectively.</w:t>
      </w:r>
      <w:r w:rsidR="00D97EB3" w:rsidRPr="004758A9">
        <w:rPr>
          <w:rFonts w:ascii="Times New Roman" w:hAnsi="Times New Roman" w:cs="Times New Roman"/>
          <w:sz w:val="20"/>
          <w:szCs w:val="20"/>
        </w:rPr>
        <w:t xml:space="preserve"> </w:t>
      </w:r>
      <w:bookmarkEnd w:id="130"/>
    </w:p>
    <w:p w14:paraId="3EDD4BE2" w14:textId="0B024103" w:rsidR="00406695" w:rsidRPr="004758A9" w:rsidRDefault="009327D1"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concentration of </w:t>
      </w:r>
      <w:r w:rsidR="00093135" w:rsidRPr="004758A9">
        <w:rPr>
          <w:rFonts w:ascii="Times New Roman" w:hAnsi="Times New Roman" w:cs="Times New Roman"/>
          <w:sz w:val="20"/>
          <w:szCs w:val="20"/>
        </w:rPr>
        <w:t>equivalent</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black carbon (</w:t>
      </w:r>
      <w:r w:rsidR="0036077A" w:rsidRPr="004758A9">
        <w:rPr>
          <w:rFonts w:ascii="Times New Roman" w:hAnsi="Times New Roman" w:cs="Times New Roman"/>
          <w:sz w:val="20"/>
          <w:szCs w:val="20"/>
        </w:rPr>
        <w:t>e</w:t>
      </w:r>
      <w:r w:rsidRPr="004758A9">
        <w:rPr>
          <w:rFonts w:ascii="Times New Roman" w:hAnsi="Times New Roman" w:cs="Times New Roman"/>
          <w:sz w:val="20"/>
          <w:szCs w:val="20"/>
        </w:rPr>
        <w:t>BC) was</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measured by a multi-angle absorption photometer (MAAP, Thermo Fisher Scientific model 5012). The MAAP operated at a flow rate of 10 L min</w:t>
      </w:r>
      <w:r w:rsidRPr="004758A9">
        <w:rPr>
          <w:rFonts w:ascii="Times New Roman" w:hAnsi="Times New Roman" w:cs="Times New Roman"/>
          <w:sz w:val="20"/>
          <w:szCs w:val="20"/>
          <w:vertAlign w:val="superscript"/>
        </w:rPr>
        <w:t xml:space="preserve">−1 </w:t>
      </w:r>
      <w:r w:rsidRPr="004758A9">
        <w:rPr>
          <w:rFonts w:ascii="Times New Roman" w:hAnsi="Times New Roman" w:cs="Times New Roman"/>
          <w:sz w:val="20"/>
          <w:szCs w:val="20"/>
        </w:rPr>
        <w:t xml:space="preserve">and a 5 min time resolution. </w:t>
      </w:r>
      <w:r w:rsidR="00184C93" w:rsidRPr="004758A9">
        <w:rPr>
          <w:rFonts w:ascii="Times New Roman" w:hAnsi="Times New Roman" w:cs="Times New Roman"/>
          <w:sz w:val="20"/>
          <w:szCs w:val="20"/>
        </w:rPr>
        <w:t xml:space="preserve"> The transmittance and reflectance of eBC-containing particles were measured by the MAAP at two different angles to derive optical absorbance</w:t>
      </w:r>
      <w:r w:rsidR="00352900"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as </w:t>
      </w:r>
      <w:r w:rsidR="002B0A06" w:rsidRPr="004758A9">
        <w:rPr>
          <w:rFonts w:ascii="Times New Roman" w:hAnsi="Times New Roman" w:cs="Times New Roman"/>
          <w:sz w:val="20"/>
          <w:szCs w:val="20"/>
        </w:rPr>
        <w:t xml:space="preserve">detailed </w:t>
      </w:r>
      <w:r w:rsidR="00184C93" w:rsidRPr="004758A9">
        <w:rPr>
          <w:rFonts w:ascii="Times New Roman" w:hAnsi="Times New Roman" w:cs="Times New Roman"/>
          <w:sz w:val="20"/>
          <w:szCs w:val="20"/>
        </w:rPr>
        <w:t xml:space="preserve">in </w:t>
      </w:r>
      <w:r w:rsidR="00184C9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{"citationID":"hBdBIzJO","properties":{"formattedCitation":"(Xu et al., 2020)","plainCitation":"(Xu et al., 2020)","noteIndex":0},"citationItems":[{"id":1649,"uris":["http://zotero.org/groups/3856298/items/7C6ZTBEH"],"itemData":{"id":1649,"type":"article-journal","abstract":"Abstract.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sidR="00184C9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(Xu et al., 2020)</w:t>
      </w:r>
      <w:r w:rsidR="00184C93" w:rsidRPr="004758A9">
        <w:rPr>
          <w:rFonts w:ascii="Times New Roman" w:hAnsi="Times New Roman" w:cs="Times New Roman"/>
          <w:sz w:val="20"/>
          <w:szCs w:val="20"/>
        </w:rPr>
        <w:fldChar w:fldCharType="end"/>
      </w:r>
      <w:r w:rsidR="00184C93" w:rsidRPr="004758A9">
        <w:rPr>
          <w:rFonts w:ascii="Times New Roman" w:hAnsi="Times New Roman" w:cs="Times New Roman"/>
          <w:sz w:val="20"/>
          <w:szCs w:val="20"/>
        </w:rPr>
        <w:t xml:space="preserve">. </w:t>
      </w:r>
    </w:p>
    <w:p w14:paraId="04CB40DC" w14:textId="02CA44EE" w:rsidR="002B169A" w:rsidRPr="004758A9" w:rsidRDefault="00406695"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Carbon monoxide (CO) measurements were</w:t>
      </w:r>
      <w:r w:rsidR="002B169A" w:rsidRPr="004758A9">
        <w:rPr>
          <w:rFonts w:ascii="Times New Roman" w:hAnsi="Times New Roman" w:cs="Times New Roman"/>
          <w:sz w:val="20"/>
          <w:szCs w:val="20"/>
        </w:rPr>
        <w:t xml:space="preserve"> also</w:t>
      </w:r>
      <w:r w:rsidRPr="004758A9">
        <w:rPr>
          <w:rFonts w:ascii="Times New Roman" w:hAnsi="Times New Roman" w:cs="Times New Roman"/>
          <w:sz w:val="20"/>
          <w:szCs w:val="20"/>
        </w:rPr>
        <w:t xml:space="preserve"> conducted using a model RGA-3 CO analy</w:t>
      </w:r>
      <w:r w:rsidR="00AD68EC">
        <w:rPr>
          <w:rFonts w:ascii="Times New Roman" w:hAnsi="Times New Roman" w:cs="Times New Roman"/>
          <w:sz w:val="20"/>
          <w:szCs w:val="20"/>
        </w:rPr>
        <w:t>s</w:t>
      </w:r>
      <w:r w:rsidRPr="004758A9">
        <w:rPr>
          <w:rFonts w:ascii="Times New Roman" w:hAnsi="Times New Roman" w:cs="Times New Roman"/>
          <w:sz w:val="20"/>
          <w:szCs w:val="20"/>
        </w:rPr>
        <w:t xml:space="preserve">er (Trace Analytical, Inc., CA, USA), which operates on the principle of hot mercuric oxide reduction gas chromatography </w:t>
      </w:r>
      <w:r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{"citationID":"7XfY3pSA","properties":{"formattedCitation":"(Derwent, Simmonds, and Collins 1994)","plainCitation":"(Derwent, Simmonds, and Collins 1994)","dontUpdate":true,"noteIndex":0},"citationItems":[{"id":5206,"uris":["http://zotero.org/groups/3856298/items/275QPJ4X"],"itemData":{"id":5206,"type":"article-journal","container-title":"Atmospheric Environment","DOI":"10.1016/1352-2310(94)90436-7","ISSN":"13522310","issue":"16","journalAbbreviation":"Atmospheric Environment","language":"en","license":"https://www.elsevier.com/tdm/userlicense/1.0/","page":"2623-2637","source":"DOI.org (Crossref)","title":"Ozone and carbon monoxide measurements at a remote maritime location, mace head, Ireland, from 1990 to 1992","volume":"28","author":[{"family":"Derwent","given":"R.G."},{"family":"Simmonds","given":"P.G."},{"family":"Collins","given":"W.J."}],"issued":{"date-parts":[["1994",9]]},"citation-key":"derwentOzoneCarbonMonoxide1994"}}],"schema":"https://github.com/citation-style-language/schema/raw/master/csl-citation.json"} </w:instrText>
      </w:r>
      <w:r w:rsidRPr="004758A9">
        <w:rPr>
          <w:rFonts w:ascii="Times New Roman" w:hAnsi="Times New Roman" w:cs="Times New Roman"/>
          <w:sz w:val="20"/>
          <w:szCs w:val="20"/>
        </w:rPr>
        <w:fldChar w:fldCharType="separate"/>
      </w:r>
      <w:r w:rsidRPr="004758A9">
        <w:rPr>
          <w:rFonts w:ascii="Times New Roman" w:hAnsi="Times New Roman" w:cs="Times New Roman"/>
          <w:sz w:val="20"/>
        </w:rPr>
        <w:t>(Derwent et al. 1994)</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p>
    <w:p w14:paraId="18116711" w14:textId="7C4B67E1" w:rsidR="009327D1" w:rsidRPr="004758A9" w:rsidRDefault="00EA2DE3"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Ozone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w:t>
      </w:r>
      <w:r w:rsidR="00184C93" w:rsidRPr="004758A9">
        <w:rPr>
          <w:rFonts w:ascii="Times New Roman" w:hAnsi="Times New Roman" w:cs="Times New Roman"/>
          <w:sz w:val="20"/>
          <w:szCs w:val="20"/>
        </w:rPr>
        <w:t xml:space="preserve"> was measured </w:t>
      </w:r>
      <w:ins w:id="134" w:author="Fossum, Kirsten" w:date="2025-01-09T11:46:00Z">
        <w:r w:rsidR="00AD2DDD">
          <w:rPr>
            <w:rFonts w:ascii="Times New Roman" w:hAnsi="Times New Roman" w:cs="Times New Roman"/>
            <w:sz w:val="20"/>
            <w:szCs w:val="20"/>
          </w:rPr>
          <w:t xml:space="preserve">at the station </w:t>
        </w:r>
      </w:ins>
      <w:r w:rsidR="00184C93" w:rsidRPr="004758A9">
        <w:rPr>
          <w:rFonts w:ascii="Times New Roman" w:hAnsi="Times New Roman" w:cs="Times New Roman"/>
          <w:sz w:val="20"/>
          <w:szCs w:val="20"/>
        </w:rPr>
        <w:t xml:space="preserve">with an </w:t>
      </w:r>
      <w:r w:rsidR="0000452F" w:rsidRPr="004758A9">
        <w:rPr>
          <w:rFonts w:ascii="Times New Roman" w:hAnsi="Times New Roman" w:cs="Times New Roman"/>
          <w:sz w:val="20"/>
          <w:szCs w:val="20"/>
        </w:rPr>
        <w:t>UV O</w:t>
      </w:r>
      <w:r w:rsidR="0000452F" w:rsidRPr="004758A9">
        <w:rPr>
          <w:rFonts w:ascii="Times New Roman" w:hAnsi="Times New Roman" w:cs="Times New Roman"/>
          <w:sz w:val="20"/>
          <w:szCs w:val="20"/>
          <w:vertAlign w:val="subscript"/>
        </w:rPr>
        <w:t>3</w:t>
      </w:r>
      <w:r w:rsidR="0000452F" w:rsidRPr="004758A9">
        <w:rPr>
          <w:rFonts w:ascii="Times New Roman" w:hAnsi="Times New Roman" w:cs="Times New Roman"/>
          <w:sz w:val="20"/>
          <w:szCs w:val="20"/>
        </w:rPr>
        <w:t xml:space="preserve"> spectrometer (Model 8810, Monitor Labs San Diego, CA)</w:t>
      </w:r>
      <w:r w:rsidR="008E3252" w:rsidRPr="004758A9">
        <w:rPr>
          <w:rFonts w:ascii="Times New Roman" w:hAnsi="Times New Roman" w:cs="Times New Roman"/>
          <w:sz w:val="20"/>
          <w:szCs w:val="20"/>
        </w:rPr>
        <w:t>, t</w:t>
      </w:r>
      <w:r w:rsidR="00184C93" w:rsidRPr="004758A9">
        <w:rPr>
          <w:rFonts w:ascii="Times New Roman" w:hAnsi="Times New Roman" w:cs="Times New Roman"/>
          <w:sz w:val="20"/>
          <w:szCs w:val="20"/>
        </w:rPr>
        <w:t>he raw voltage outpu</w:t>
      </w:r>
      <w:r w:rsidR="008E3252" w:rsidRPr="004758A9">
        <w:rPr>
          <w:rFonts w:ascii="Times New Roman" w:hAnsi="Times New Roman" w:cs="Times New Roman"/>
          <w:sz w:val="20"/>
          <w:szCs w:val="20"/>
        </w:rPr>
        <w:t>t</w:t>
      </w:r>
      <w:r w:rsidR="00184C93" w:rsidRPr="004758A9">
        <w:rPr>
          <w:rFonts w:ascii="Times New Roman" w:hAnsi="Times New Roman" w:cs="Times New Roman"/>
          <w:sz w:val="20"/>
          <w:szCs w:val="20"/>
        </w:rPr>
        <w:t xml:space="preserve"> was converted to concentration values</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based on </w:t>
      </w:r>
      <w:r w:rsidR="008E3252" w:rsidRPr="004758A9">
        <w:rPr>
          <w:rFonts w:ascii="Times New Roman" w:hAnsi="Times New Roman" w:cs="Times New Roman"/>
          <w:sz w:val="20"/>
          <w:szCs w:val="20"/>
        </w:rPr>
        <w:t xml:space="preserve">Automatic Urban/Rural Network (AURN) calibration audits </w:t>
      </w:r>
      <w:r w:rsidR="0050010C" w:rsidRPr="004758A9">
        <w:rPr>
          <w:rFonts w:ascii="Times New Roman" w:hAnsi="Times New Roman" w:cs="Times New Roman"/>
          <w:sz w:val="20"/>
          <w:szCs w:val="20"/>
        </w:rPr>
        <w:t>(</w:t>
      </w:r>
      <w:r w:rsidR="008E325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{"citationID":"udwSgyfQ","properties":{"formattedCitation":"(Derwent et al. 2018)","plainCitation":"(Derwent et al. 2018)","dontUpdate":true,"noteIndex":0},"citationItems":[{"id":2425,"uris":["http://zotero.org/groups/3856298/items/W835DUEJ"],"itemData":{"id":2425,"type":"article-journal","container-title":"Atmospheric Environment","DOI":"10.1016/j.atmosenv.2018.02.024","ISSN":"13522310","journalAbbreviation":"Atmospheric Environment","language":"en","page":"279-287","source":"DOI.org (Crossref)","title":"Long-term trends in ozone in baseline and European regionally-polluted air at Mace Head, Ireland over a 30-year period","volume":"179","author":[{"family":"Derwent","given":"Richard G."},{"family":"Manning","given":"Alistair J."},{"family":"Simmonds","given":"Peter G."},{"family":"Spain","given":"T. Gerard"},{"family":"O'Doherty","given":"Simon"}],"issued":{"date-parts":[["2018",4]]},"citation-key":"derwentLongtermTrendsOzone2018"}}],"schema":"https://github.com/citation-style-language/schema/raw/master/csl-citation.json"} </w:instrText>
      </w:r>
      <w:r w:rsidR="008E3252" w:rsidRPr="004758A9">
        <w:rPr>
          <w:rFonts w:ascii="Times New Roman" w:hAnsi="Times New Roman" w:cs="Times New Roman"/>
          <w:sz w:val="20"/>
          <w:szCs w:val="20"/>
        </w:rPr>
        <w:fldChar w:fldCharType="separate"/>
      </w:r>
      <w:r w:rsidR="008D10AF" w:rsidRPr="004758A9">
        <w:rPr>
          <w:rFonts w:ascii="Times New Roman" w:hAnsi="Times New Roman" w:cs="Times New Roman"/>
          <w:sz w:val="20"/>
          <w:szCs w:val="20"/>
        </w:rPr>
        <w:t xml:space="preserve">Derwent </w:t>
      </w:r>
      <w:r w:rsidR="00485B74" w:rsidRPr="004758A9">
        <w:rPr>
          <w:rFonts w:ascii="Times New Roman" w:hAnsi="Times New Roman" w:cs="Times New Roman"/>
          <w:i/>
          <w:sz w:val="20"/>
          <w:szCs w:val="20"/>
        </w:rPr>
        <w:t>et al</w:t>
      </w:r>
      <w:r w:rsidR="008D10AF" w:rsidRPr="004758A9">
        <w:rPr>
          <w:rFonts w:ascii="Times New Roman" w:hAnsi="Times New Roman" w:cs="Times New Roman"/>
          <w:sz w:val="20"/>
          <w:szCs w:val="20"/>
        </w:rPr>
        <w:t>. 2018)</w:t>
      </w:r>
      <w:r w:rsidR="008E3252"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Finally, </w:t>
      </w:r>
      <w:r w:rsidR="008E3252" w:rsidRPr="004758A9">
        <w:rPr>
          <w:rFonts w:ascii="Times New Roman" w:hAnsi="Times New Roman" w:cs="Times New Roman"/>
          <w:sz w:val="20"/>
          <w:szCs w:val="20"/>
        </w:rPr>
        <w:t>m</w:t>
      </w:r>
      <w:r w:rsidR="00184C93" w:rsidRPr="004758A9">
        <w:rPr>
          <w:rFonts w:ascii="Times New Roman" w:hAnsi="Times New Roman" w:cs="Times New Roman"/>
          <w:sz w:val="20"/>
          <w:szCs w:val="20"/>
        </w:rPr>
        <w:t xml:space="preserve">eteorological data </w:t>
      </w:r>
      <w:r w:rsidR="008E3252" w:rsidRPr="004758A9">
        <w:rPr>
          <w:rFonts w:ascii="Times New Roman" w:hAnsi="Times New Roman" w:cs="Times New Roman"/>
          <w:sz w:val="20"/>
          <w:szCs w:val="20"/>
        </w:rPr>
        <w:t>were continuously</w:t>
      </w:r>
      <w:r w:rsidR="00184C93" w:rsidRPr="004758A9">
        <w:rPr>
          <w:rFonts w:ascii="Times New Roman" w:hAnsi="Times New Roman" w:cs="Times New Roman"/>
          <w:sz w:val="20"/>
          <w:szCs w:val="20"/>
        </w:rPr>
        <w:t xml:space="preserve"> recorded at the station</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including rainfall, </w:t>
      </w:r>
      <w:ins w:id="135" w:author="CHEVASSUS, Emmanuel" w:date="2025-01-13T12:30:00Z" w16du:dateUtc="2025-01-13T12:30:00Z">
        <w:r w:rsidR="00EC5303">
          <w:rPr>
            <w:rFonts w:ascii="Times New Roman" w:hAnsi="Times New Roman" w:cs="Times New Roman"/>
            <w:sz w:val="20"/>
            <w:szCs w:val="20"/>
          </w:rPr>
          <w:t>irradiance</w:t>
        </w:r>
      </w:ins>
      <w:del w:id="136" w:author="CHEVASSUS, Emmanuel" w:date="2025-01-13T12:30:00Z" w16du:dateUtc="2025-01-13T12:30:00Z">
        <w:r w:rsidR="00184C93" w:rsidRPr="004758A9" w:rsidDel="00EC5303">
          <w:rPr>
            <w:rFonts w:ascii="Times New Roman" w:hAnsi="Times New Roman" w:cs="Times New Roman"/>
            <w:sz w:val="20"/>
            <w:szCs w:val="20"/>
          </w:rPr>
          <w:delText>solar radiation</w:delText>
        </w:r>
      </w:del>
      <w:r w:rsidR="00184C93" w:rsidRPr="004758A9">
        <w:rPr>
          <w:rFonts w:ascii="Times New Roman" w:hAnsi="Times New Roman" w:cs="Times New Roman"/>
          <w:sz w:val="20"/>
          <w:szCs w:val="20"/>
        </w:rPr>
        <w:t xml:space="preserve">, wind speed, wind direction, temperature, </w:t>
      </w:r>
      <w:r w:rsidR="00C12EA5" w:rsidRPr="004758A9">
        <w:rPr>
          <w:rFonts w:ascii="Times New Roman" w:hAnsi="Times New Roman" w:cs="Times New Roman"/>
          <w:sz w:val="20"/>
          <w:szCs w:val="20"/>
        </w:rPr>
        <w:t>relative humidity</w:t>
      </w:r>
      <w:r w:rsidR="00184C93" w:rsidRPr="004758A9">
        <w:rPr>
          <w:rFonts w:ascii="Times New Roman" w:hAnsi="Times New Roman" w:cs="Times New Roman"/>
          <w:sz w:val="20"/>
          <w:szCs w:val="20"/>
        </w:rPr>
        <w:t xml:space="preserve"> and pressure</w:t>
      </w:r>
      <w:r w:rsidR="008E3252" w:rsidRPr="004758A9">
        <w:rPr>
          <w:rFonts w:ascii="Times New Roman" w:hAnsi="Times New Roman" w:cs="Times New Roman"/>
          <w:sz w:val="20"/>
          <w:szCs w:val="20"/>
        </w:rPr>
        <w:t>)</w:t>
      </w:r>
      <w:r w:rsidR="002B169A" w:rsidRPr="004758A9">
        <w:rPr>
          <w:rFonts w:ascii="Times New Roman" w:hAnsi="Times New Roman" w:cs="Times New Roman"/>
          <w:sz w:val="20"/>
          <w:szCs w:val="20"/>
        </w:rPr>
        <w:t xml:space="preserve"> using standard meteorological instruments</w:t>
      </w:r>
      <w:r w:rsidRPr="004758A9">
        <w:rPr>
          <w:rFonts w:ascii="Times New Roman" w:hAnsi="Times New Roman" w:cs="Times New Roman"/>
          <w:sz w:val="20"/>
          <w:szCs w:val="20"/>
        </w:rPr>
        <w:t xml:space="preserve"> and retrieved using the </w:t>
      </w:r>
      <w:r w:rsidRPr="004758A9">
        <w:rPr>
          <w:rFonts w:ascii="Times New Roman" w:hAnsi="Times New Roman" w:cs="Times New Roman"/>
          <w:i/>
          <w:iCs/>
          <w:sz w:val="20"/>
          <w:szCs w:val="20"/>
        </w:rPr>
        <w:t>worldMet</w:t>
      </w:r>
      <w:r w:rsidRPr="004758A9">
        <w:rPr>
          <w:rFonts w:ascii="Times New Roman" w:hAnsi="Times New Roman" w:cs="Times New Roman"/>
          <w:sz w:val="20"/>
          <w:szCs w:val="20"/>
        </w:rPr>
        <w:t xml:space="preserve"> R package (station ID: 039630-99999) from the NOAA ISD website (https://www.ncdc.noaa.gov/isd).</w:t>
      </w:r>
    </w:p>
    <w:bookmarkEnd w:id="131"/>
    <w:p w14:paraId="05EA7087" w14:textId="1277E30F" w:rsidR="00926821"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2.3 Source apportionment</w:t>
      </w:r>
    </w:p>
    <w:p w14:paraId="5D11F128" w14:textId="389D89B0" w:rsidR="006137E1" w:rsidRPr="004758A9" w:rsidRDefault="00577657" w:rsidP="006D22EE">
      <w:pPr>
        <w:pBdr>
          <w:top w:val="nil"/>
          <w:left w:val="nil"/>
          <w:bottom w:val="nil"/>
          <w:right w:val="nil"/>
          <w:between w:val="nil"/>
        </w:pBdr>
        <w:spacing w:line="360" w:lineRule="auto"/>
        <w:rPr>
          <w:rFonts w:ascii="Times New Roman" w:hAnsi="Times New Roman" w:cs="Times New Roman"/>
          <w:sz w:val="20"/>
          <w:szCs w:val="20"/>
        </w:rPr>
      </w:pPr>
      <w:bookmarkStart w:id="137" w:name="_Hlk134617727"/>
      <w:r w:rsidRPr="004758A9">
        <w:rPr>
          <w:rFonts w:ascii="Times New Roman" w:hAnsi="Times New Roman" w:cs="Times New Roman"/>
          <w:sz w:val="20"/>
          <w:szCs w:val="20"/>
        </w:rPr>
        <w:t>The HR organic mass spectra was deconvolved using the Positive Matrix Factori</w:t>
      </w:r>
      <w:r w:rsidR="00214E02">
        <w:rPr>
          <w:rFonts w:ascii="Times New Roman" w:hAnsi="Times New Roman" w:cs="Times New Roman"/>
          <w:sz w:val="20"/>
          <w:szCs w:val="20"/>
        </w:rPr>
        <w:t>s</w:t>
      </w:r>
      <w:r w:rsidRPr="004758A9">
        <w:rPr>
          <w:rFonts w:ascii="Times New Roman" w:hAnsi="Times New Roman" w:cs="Times New Roman"/>
          <w:sz w:val="20"/>
          <w:szCs w:val="20"/>
        </w:rPr>
        <w:t xml:space="preserve">ation (PMF;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{"citationID":"8bnvaNqr","properties":{"formattedCitation":"(Paatero and Tapper 1994; Paatero 1999)","plainCitation":"(Paatero and Tapper 1994; Paatero 1999)","dontUpdate":true,"noteIndex":0},"citationItems":[{"id":6,"uris":["http://zotero.org/users/5865966/items/PQCUGV8C"],"itemData":{"id":6,"type":"article-journal","container-title":"Environmetrics","DOI":"10.1002/env.3170050203","ISSN":"11804009,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Paatero and Tapper 1994; Paatero 1999)</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source-receptor model to investigate the various source contributions to OA</w:t>
      </w:r>
      <w:r w:rsidR="00061D40">
        <w:rPr>
          <w:rFonts w:ascii="Times New Roman" w:hAnsi="Times New Roman" w:cs="Times New Roman"/>
          <w:sz w:val="20"/>
          <w:szCs w:val="20"/>
        </w:rPr>
        <w:t xml:space="preserve">. </w:t>
      </w:r>
      <w:r w:rsidR="0087214F" w:rsidRPr="004758A9">
        <w:rPr>
          <w:rFonts w:ascii="Times New Roman" w:hAnsi="Times New Roman" w:cs="Times New Roman"/>
          <w:sz w:val="20"/>
          <w:szCs w:val="20"/>
        </w:rPr>
        <w:t>A major advantage of using</w:t>
      </w:r>
      <w:r w:rsidR="00E4761B" w:rsidRPr="004758A9">
        <w:rPr>
          <w:rFonts w:ascii="Times New Roman" w:hAnsi="Times New Roman" w:cs="Times New Roman"/>
          <w:sz w:val="20"/>
          <w:szCs w:val="20"/>
        </w:rPr>
        <w:t xml:space="preserve"> </w:t>
      </w:r>
      <w:r w:rsidR="00101AE1" w:rsidRPr="004758A9">
        <w:rPr>
          <w:rFonts w:ascii="Times New Roman" w:hAnsi="Times New Roman" w:cs="Times New Roman"/>
          <w:sz w:val="20"/>
          <w:szCs w:val="20"/>
        </w:rPr>
        <w:t>HR</w:t>
      </w:r>
      <w:r w:rsidR="0087214F" w:rsidRPr="004758A9">
        <w:rPr>
          <w:rFonts w:ascii="Times New Roman" w:hAnsi="Times New Roman" w:cs="Times New Roman"/>
          <w:sz w:val="20"/>
          <w:szCs w:val="20"/>
        </w:rPr>
        <w:t xml:space="preserve"> data</w:t>
      </w:r>
      <w:r w:rsidR="004A39DE" w:rsidRPr="004758A9">
        <w:rPr>
          <w:rFonts w:ascii="Times New Roman" w:hAnsi="Times New Roman" w:cs="Times New Roman"/>
          <w:sz w:val="20"/>
          <w:szCs w:val="20"/>
        </w:rPr>
        <w:t xml:space="preserve"> over unit mass resolution</w:t>
      </w:r>
      <w:r w:rsidR="00CF1622">
        <w:rPr>
          <w:rFonts w:ascii="Times New Roman" w:hAnsi="Times New Roman" w:cs="Times New Roman"/>
          <w:sz w:val="20"/>
          <w:szCs w:val="20"/>
        </w:rPr>
        <w:t xml:space="preserve"> (i.e. ToF-ACSM studies)</w:t>
      </w:r>
      <w:r w:rsidR="0087214F" w:rsidRPr="004758A9">
        <w:rPr>
          <w:rFonts w:ascii="Times New Roman" w:hAnsi="Times New Roman" w:cs="Times New Roman"/>
          <w:sz w:val="20"/>
          <w:szCs w:val="20"/>
        </w:rPr>
        <w:t xml:space="preserve"> is the distinct </w:t>
      </w:r>
      <w:r w:rsidR="00B65F32" w:rsidRPr="004758A9">
        <w:rPr>
          <w:rFonts w:ascii="Times New Roman" w:hAnsi="Times New Roman" w:cs="Times New Roman" w:hint="eastAsia"/>
          <w:sz w:val="20"/>
          <w:szCs w:val="20"/>
          <w:lang w:eastAsia="zh-CN"/>
        </w:rPr>
        <w:t>differentiation</w:t>
      </w:r>
      <w:r w:rsidR="00B65F32" w:rsidRPr="004758A9">
        <w:rPr>
          <w:rFonts w:ascii="Times New Roman" w:hAnsi="Times New Roman" w:cs="Times New Roman"/>
          <w:sz w:val="20"/>
          <w:szCs w:val="20"/>
        </w:rPr>
        <w:t xml:space="preserve"> </w:t>
      </w:r>
      <w:r w:rsidR="0087214F" w:rsidRPr="004758A9">
        <w:rPr>
          <w:rFonts w:ascii="Times New Roman" w:hAnsi="Times New Roman" w:cs="Times New Roman"/>
          <w:sz w:val="20"/>
          <w:szCs w:val="20"/>
        </w:rPr>
        <w:t>of multiple ions sharing the same nominal mass, thereby allowing for a more exact characterisation of the temporal fluctuations of different ion families (e.g., 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EC6082" w:rsidRPr="004758A9">
        <w:rPr>
          <w:rFonts w:ascii="Times New Roman" w:hAnsi="Times New Roman" w:cs="Times New Roman"/>
          <w:sz w:val="20"/>
          <w:szCs w:val="20"/>
        </w:rPr>
        <w:t xml:space="preserve"> </w:t>
      </w:r>
      <w:r w:rsidR="0087214F" w:rsidRPr="004758A9">
        <w:rPr>
          <w:rFonts w:ascii="Times New Roman" w:hAnsi="Times New Roman" w:cs="Times New Roman"/>
          <w:sz w:val="20"/>
          <w:szCs w:val="20"/>
        </w:rPr>
        <w:t>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r w:rsidR="0087214F" w:rsidRPr="004758A9">
        <w:rPr>
          <w:rFonts w:ascii="Times New Roman" w:hAnsi="Times New Roman" w:cs="Times New Roman"/>
          <w:sz w:val="20"/>
          <w:szCs w:val="20"/>
        </w:rPr>
        <w:t>O</w:t>
      </w:r>
      <w:r w:rsidR="0087214F" w:rsidRPr="004758A9">
        <w:rPr>
          <w:rFonts w:ascii="Times New Roman" w:hAnsi="Times New Roman" w:cs="Times New Roman"/>
          <w:sz w:val="20"/>
          <w:szCs w:val="20"/>
          <w:vertAlign w:val="subscript"/>
        </w:rPr>
        <w:t>z</w:t>
      </w:r>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410E7D" w:rsidRPr="004758A9">
        <w:rPr>
          <w:rFonts w:ascii="Times New Roman" w:hAnsi="Times New Roman" w:cs="Times New Roman"/>
          <w:sz w:val="20"/>
          <w:szCs w:val="20"/>
        </w:rPr>
        <w:t xml:space="preserve">. The </w:t>
      </w:r>
      <w:r w:rsidR="0087214F" w:rsidRPr="004758A9">
        <w:rPr>
          <w:rFonts w:ascii="Times New Roman" w:hAnsi="Times New Roman" w:cs="Times New Roman"/>
          <w:sz w:val="20"/>
          <w:szCs w:val="20"/>
        </w:rPr>
        <w:t>information richness in the HR-</w:t>
      </w:r>
      <w:r w:rsidR="006A03F8" w:rsidRPr="004758A9">
        <w:rPr>
          <w:rFonts w:ascii="Times New Roman" w:hAnsi="Times New Roman" w:cs="Times New Roman"/>
          <w:sz w:val="20"/>
          <w:szCs w:val="20"/>
        </w:rPr>
        <w:t>ToF-AMS</w:t>
      </w:r>
      <w:r w:rsidR="0087214F" w:rsidRPr="004758A9">
        <w:rPr>
          <w:rFonts w:ascii="Times New Roman" w:hAnsi="Times New Roman" w:cs="Times New Roman"/>
          <w:sz w:val="20"/>
          <w:szCs w:val="20"/>
        </w:rPr>
        <w:t xml:space="preserve"> datasets, as a result of the improved chemical resolution, is advantageous for </w:t>
      </w:r>
      <w:r w:rsidR="0087214F" w:rsidRPr="004758A9">
        <w:rPr>
          <w:rFonts w:ascii="Times New Roman" w:hAnsi="Times New Roman" w:cs="Times New Roman"/>
          <w:sz w:val="20"/>
          <w:szCs w:val="20"/>
        </w:rPr>
        <w:lastRenderedPageBreak/>
        <w:t>restricting the PMF solutions, minimi</w:t>
      </w:r>
      <w:r w:rsidR="00214E02">
        <w:rPr>
          <w:rFonts w:ascii="Times New Roman" w:hAnsi="Times New Roman" w:cs="Times New Roman"/>
          <w:sz w:val="20"/>
          <w:szCs w:val="20"/>
        </w:rPr>
        <w:t>s</w:t>
      </w:r>
      <w:r w:rsidR="0087214F" w:rsidRPr="004758A9">
        <w:rPr>
          <w:rFonts w:ascii="Times New Roman" w:hAnsi="Times New Roman" w:cs="Times New Roman"/>
          <w:sz w:val="20"/>
          <w:szCs w:val="20"/>
        </w:rPr>
        <w:t xml:space="preserve">ing rotational ambiguity and results </w:t>
      </w:r>
      <w:r w:rsidR="002A3363" w:rsidRPr="004758A9">
        <w:rPr>
          <w:rFonts w:ascii="Times New Roman" w:hAnsi="Times New Roman" w:cs="Times New Roman"/>
          <w:sz w:val="20"/>
          <w:szCs w:val="20"/>
        </w:rPr>
        <w:t xml:space="preserve">in </w:t>
      </w:r>
      <w:r w:rsidR="0087214F" w:rsidRPr="004758A9">
        <w:rPr>
          <w:rFonts w:ascii="Times New Roman" w:hAnsi="Times New Roman" w:cs="Times New Roman"/>
          <w:sz w:val="20"/>
          <w:szCs w:val="20"/>
        </w:rPr>
        <w:t xml:space="preserve">more reliable solutions </w:t>
      </w:r>
      <w:r w:rsidR="00EC6082" w:rsidRPr="004758A9">
        <w:rPr>
          <w:rFonts w:ascii="Times New Roman" w:hAnsi="Times New Roman" w:cs="Times New Roman"/>
          <w:sz w:val="20"/>
          <w:szCs w:val="20"/>
        </w:rPr>
        <w:t>and a</w:t>
      </w:r>
      <w:r w:rsidR="0087214F" w:rsidRPr="004758A9">
        <w:rPr>
          <w:rFonts w:ascii="Times New Roman" w:hAnsi="Times New Roman" w:cs="Times New Roman"/>
          <w:sz w:val="20"/>
          <w:szCs w:val="20"/>
        </w:rPr>
        <w:t xml:space="preserve"> larger number of interpretable OA factors.</w:t>
      </w:r>
    </w:p>
    <w:p w14:paraId="449B679F" w14:textId="47E9647B" w:rsidR="00CD7419" w:rsidRPr="004758A9" w:rsidRDefault="00906B3B" w:rsidP="006D22EE">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The IGOR PRO Source Finder (SoFi v6.8.1) toolkit</w:t>
      </w:r>
      <w:r w:rsidR="006A03F8" w:rsidRPr="004758A9">
        <w:rPr>
          <w:rFonts w:ascii="Times New Roman" w:hAnsi="Times New Roman" w:cs="Times New Roman"/>
          <w:sz w:val="20"/>
          <w:szCs w:val="20"/>
        </w:rPr>
        <w:t xml:space="preserve">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{"citationID":"FsNhmnxl","properties":{"formattedCitation":"(F. Canonaco et al. 2013)","plainCitation":"(F. Canonaco et al. 2013)","dontUpdate":true,"noteIndex":0},"citationItems":[{"id":2012,"uris":["http://zotero.org/groups/3856298/items/IB7EA3V6"],"itemData":{"id":2012,"type":"article-journal","abstract":"Abstract. Source apportionment using the bilinear model through a multilinear engine (ME-2) was successfully applied to non-refractory organic aerosol (OA) mass spectra collected during the winter of 2011 and 2012 in Zurich, Switzerland using the aerosol chemical speciation monitor (ACSM). Five factors were identified: low-volatility oxygenated OA (LV-OOA), semivolatile oxygenated OA (SV-OOA), hydrocarbon-like OA (HOA), cooking OA (COA) and biomass burning OA (BBOA). A graphical user interface SoFi (Source Finder) was developed at PSI in order to facilitate the testing of different rotational techniques available within the ME-2 engine by providing a priori factor profiles for some or all of the expected factors. ME-2 was used to test the positive matrix factorization (PMF) model, the fully constrained chemical mass balance (CMB) model, and partially constrained models utilizing a values and pulling equations. Within the set of model solutions determined to be environmentally reasonable, BBOA and SV-OOA factor mass spectra and time series showed the greatest variability. This variability represents the uncertainty in the model solution and indicates that analysis of model rotations provides a useful approach for assessing the uncertainty of bilinear source apportionment models.","container-title":"Atmospheric Measurement Techniques","DOI":"10.5194/amt-6-3649-2013","ISSN":"1867-8548","issue":"12","journalAbbreviation":"Atmos. Meas. Tech.","language":"en","page":"3649-3661","source":"DOI.org (Crossref)","title":"SoFi, an IGOR-based interface for the efficient use of the generalized multilinear engine (ME-2) for the source apportionment: ME-2 application to aerosol mass spectrometer data","title-short":"SoFi, an IGOR-based interface for the efficient use of the generalized multilinear engine (ME-2) for the source apportionment","volume":"6","author":[{"family":"Canonaco","given":"F."},{"family":"Crippa","given":"M."},{"family":"Slowik","given":"J. G."},{"family":"Baltensperger","given":"U."},{"family":"Prévôt","given":"A. S. H."}],"issued":{"date-parts":[["2013",12,23]]},"citation-key":"canonacoSoFiIGORbasedInterface2013"}}],"schema":"https://github.com/citation-style-language/schema/raw/master/csl-citation.json"}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 xml:space="preserve">(Canonaco </w:t>
      </w:r>
      <w:r w:rsidR="00485B74" w:rsidRPr="004758A9">
        <w:rPr>
          <w:rFonts w:ascii="Times New Roman" w:hAnsi="Times New Roman" w:cs="Times New Roman"/>
          <w:i/>
          <w:sz w:val="20"/>
          <w:szCs w:val="20"/>
        </w:rPr>
        <w:t>et al</w:t>
      </w:r>
      <w:r w:rsidR="006A03F8" w:rsidRPr="004758A9">
        <w:rPr>
          <w:rFonts w:ascii="Times New Roman" w:hAnsi="Times New Roman" w:cs="Times New Roman"/>
          <w:sz w:val="20"/>
          <w:szCs w:val="20"/>
        </w:rPr>
        <w:t>. 2013)</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was used to run the PMF algorithm</w:t>
      </w:r>
      <w:r w:rsidR="00794E86" w:rsidRPr="004758A9">
        <w:rPr>
          <w:rFonts w:ascii="Times New Roman" w:hAnsi="Times New Roman" w:cs="Times New Roman"/>
          <w:sz w:val="20"/>
          <w:szCs w:val="20"/>
        </w:rPr>
        <w:t xml:space="preserve">. </w:t>
      </w:r>
      <w:r w:rsidR="00794E86" w:rsidRPr="004758A9">
        <w:rPr>
          <w:rFonts w:ascii="Times New Roman" w:eastAsia="Times New Roman" w:hAnsi="Times New Roman" w:cs="Times New Roman"/>
          <w:sz w:val="20"/>
          <w:szCs w:val="20"/>
          <w:lang w:eastAsia="en-GB"/>
        </w:rPr>
        <w:t>Solutions</w:t>
      </w:r>
      <w:r w:rsidR="00417EC9" w:rsidRPr="004758A9">
        <w:rPr>
          <w:rFonts w:ascii="Times New Roman" w:eastAsia="Times New Roman" w:hAnsi="Times New Roman" w:cs="Times New Roman"/>
          <w:sz w:val="20"/>
          <w:szCs w:val="20"/>
          <w:lang w:eastAsia="en-GB"/>
        </w:rPr>
        <w:t xml:space="preserve"> were </w:t>
      </w:r>
      <w:r w:rsidR="003672CC" w:rsidRPr="004758A9">
        <w:rPr>
          <w:rFonts w:ascii="Times New Roman" w:eastAsia="Times New Roman" w:hAnsi="Times New Roman" w:cs="Times New Roman"/>
          <w:sz w:val="20"/>
          <w:szCs w:val="20"/>
          <w:lang w:eastAsia="en-GB"/>
        </w:rPr>
        <w:t>assessed</w:t>
      </w:r>
      <w:r w:rsidR="00395F1F" w:rsidRPr="004758A9">
        <w:rPr>
          <w:rFonts w:ascii="Times New Roman" w:eastAsia="Times New Roman" w:hAnsi="Times New Roman" w:cs="Times New Roman"/>
          <w:sz w:val="20"/>
          <w:szCs w:val="20"/>
          <w:lang w:eastAsia="en-GB"/>
        </w:rPr>
        <w:t xml:space="preserve"> across </w:t>
      </w:r>
      <w:r w:rsidR="003672CC" w:rsidRPr="004758A9">
        <w:rPr>
          <w:rFonts w:ascii="Times New Roman" w:eastAsia="Times New Roman" w:hAnsi="Times New Roman" w:cs="Times New Roman"/>
          <w:sz w:val="20"/>
          <w:szCs w:val="20"/>
          <w:lang w:eastAsia="en-GB"/>
        </w:rPr>
        <w:t xml:space="preserve">2 to 12 </w:t>
      </w:r>
      <w:r w:rsidR="00395F1F" w:rsidRPr="004758A9">
        <w:rPr>
          <w:rFonts w:ascii="Times New Roman" w:eastAsia="Times New Roman" w:hAnsi="Times New Roman" w:cs="Times New Roman"/>
          <w:sz w:val="20"/>
          <w:szCs w:val="20"/>
          <w:lang w:eastAsia="en-GB"/>
        </w:rPr>
        <w:t>factors</w:t>
      </w:r>
      <w:r w:rsidR="003672CC" w:rsidRPr="004758A9">
        <w:rPr>
          <w:rFonts w:ascii="Times New Roman" w:eastAsia="Times New Roman" w:hAnsi="Times New Roman" w:cs="Times New Roman"/>
          <w:sz w:val="20"/>
          <w:szCs w:val="20"/>
          <w:lang w:eastAsia="en-GB"/>
        </w:rPr>
        <w:t xml:space="preserve"> </w:t>
      </w:r>
      <w:r w:rsidR="00417EC9" w:rsidRPr="004758A9">
        <w:rPr>
          <w:rFonts w:ascii="Times New Roman" w:eastAsia="Times New Roman" w:hAnsi="Times New Roman" w:cs="Times New Roman"/>
          <w:sz w:val="20"/>
          <w:szCs w:val="20"/>
          <w:lang w:eastAsia="en-GB"/>
        </w:rPr>
        <w:t xml:space="preserve">using the unconstrained factors rotational Fpeak tool. Factors were explored for Fpeaks (rotations) between −1 and 1 </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0.1 steps</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A final solution consisting of 4 factors was</w:t>
      </w:r>
      <w:r w:rsidR="00417EC9" w:rsidRPr="004758A9">
        <w:rPr>
          <w:rFonts w:ascii="Times New Roman" w:eastAsia="Times New Roman" w:hAnsi="Times New Roman" w:cs="Times New Roman"/>
          <w:sz w:val="20"/>
          <w:szCs w:val="20"/>
          <w:lang w:eastAsia="en-GB"/>
        </w:rPr>
        <w:t xml:space="preserve"> retained</w:t>
      </w:r>
      <w:r w:rsidR="00EE7BE0" w:rsidRPr="004758A9">
        <w:rPr>
          <w:rFonts w:ascii="Times New Roman" w:eastAsia="Times New Roman" w:hAnsi="Times New Roman" w:cs="Times New Roman"/>
          <w:sz w:val="20"/>
          <w:szCs w:val="20"/>
          <w:lang w:eastAsia="en-GB"/>
        </w:rPr>
        <w:t xml:space="preserve"> as the</w:t>
      </w:r>
      <w:r w:rsidR="00417EC9" w:rsidRPr="004758A9">
        <w:rPr>
          <w:rFonts w:ascii="Times New Roman" w:eastAsia="Times New Roman" w:hAnsi="Times New Roman" w:cs="Times New Roman"/>
          <w:sz w:val="20"/>
          <w:szCs w:val="20"/>
          <w:lang w:eastAsia="en-GB"/>
        </w:rPr>
        <w:t xml:space="preserve"> optimal solution </w:t>
      </w:r>
      <w:r w:rsidR="00EE7BE0" w:rsidRPr="004758A9">
        <w:rPr>
          <w:rFonts w:ascii="Times New Roman" w:eastAsia="Times New Roman" w:hAnsi="Times New Roman" w:cs="Times New Roman"/>
          <w:sz w:val="20"/>
          <w:szCs w:val="20"/>
          <w:lang w:eastAsia="en-GB"/>
        </w:rPr>
        <w:t>based</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on</w:t>
      </w:r>
      <w:r w:rsidR="0017319C" w:rsidRPr="004758A9">
        <w:rPr>
          <w:rFonts w:ascii="Times New Roman" w:eastAsia="Times New Roman" w:hAnsi="Times New Roman" w:cs="Times New Roman"/>
          <w:sz w:val="20"/>
          <w:szCs w:val="20"/>
          <w:lang w:eastAsia="en-GB"/>
        </w:rPr>
        <w:t xml:space="preserve"> several considerations. These include</w:t>
      </w:r>
      <w:r w:rsidR="00417EC9" w:rsidRPr="004758A9">
        <w:rPr>
          <w:rFonts w:ascii="Times New Roman" w:eastAsia="Times New Roman" w:hAnsi="Times New Roman" w:cs="Times New Roman"/>
          <w:sz w:val="20"/>
          <w:szCs w:val="20"/>
          <w:lang w:eastAsia="en-GB"/>
        </w:rPr>
        <w:t xml:space="preserve"> its Q/Qexp ratio value (</w:t>
      </w:r>
      <w:r w:rsidR="003672CC" w:rsidRPr="004758A9">
        <w:rPr>
          <w:rFonts w:ascii="Times New Roman" w:eastAsia="Times New Roman" w:hAnsi="Times New Roman" w:cs="Times New Roman"/>
          <w:sz w:val="20"/>
          <w:szCs w:val="20"/>
          <w:lang w:eastAsia="en-GB"/>
        </w:rPr>
        <w:t>1.</w:t>
      </w:r>
      <w:r w:rsidR="00F65B1D" w:rsidRPr="004758A9">
        <w:rPr>
          <w:rFonts w:ascii="Times New Roman" w:eastAsia="Times New Roman" w:hAnsi="Times New Roman" w:cs="Times New Roman"/>
          <w:sz w:val="20"/>
          <w:szCs w:val="20"/>
          <w:lang w:eastAsia="en-GB"/>
        </w:rPr>
        <w:t>38</w:t>
      </w:r>
      <w:r w:rsidR="00417EC9" w:rsidRPr="004758A9">
        <w:rPr>
          <w:rFonts w:ascii="Times New Roman" w:eastAsia="Times New Roman" w:hAnsi="Times New Roman" w:cs="Times New Roman"/>
          <w:sz w:val="20"/>
          <w:szCs w:val="20"/>
          <w:lang w:eastAsia="en-GB"/>
        </w:rPr>
        <w:t>),</w:t>
      </w:r>
      <w:r w:rsidR="00EA2DE3" w:rsidRPr="004758A9">
        <w:rPr>
          <w:rFonts w:ascii="Times New Roman" w:eastAsia="Times New Roman" w:hAnsi="Times New Roman" w:cs="Times New Roman"/>
          <w:sz w:val="20"/>
          <w:szCs w:val="20"/>
          <w:lang w:eastAsia="en-GB"/>
        </w:rPr>
        <w:t xml:space="preserve">which is tested for a range of FPEAKS and scaled residuals distribution </w:t>
      </w:r>
      <w:r w:rsidR="00417EC9" w:rsidRPr="004758A9">
        <w:rPr>
          <w:rFonts w:ascii="Times New Roman" w:eastAsia="Times New Roman" w:hAnsi="Times New Roman" w:cs="Times New Roman"/>
          <w:sz w:val="20"/>
          <w:szCs w:val="20"/>
          <w:lang w:eastAsia="en-GB"/>
        </w:rPr>
        <w:t>(as recommended by</w:t>
      </w:r>
      <w:r w:rsidR="007B6775" w:rsidRPr="004758A9">
        <w:rPr>
          <w:rFonts w:ascii="Times New Roman" w:eastAsia="Times New Roman" w:hAnsi="Times New Roman" w:cs="Times New Roman"/>
          <w:sz w:val="20"/>
          <w:szCs w:val="20"/>
          <w:lang w:eastAsia="en-GB"/>
        </w:rPr>
        <w:t xml:space="preserve"> </w:t>
      </w:r>
      <w:r w:rsidR="007B6775"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{"citationID":"CcSbBdWR","properties":{"formattedCitation":"(Q. Zhang et al. 2011)","plainCitation":"(Q. Zhang et al. 2011)","dontUpdate":true,"noteIndex":0},"citationItems":[{"id":2200,"uris":["http://zotero.org/groups/3856298/items/Y7B944MV"],"itemData":{"id":2200,"type":"article-journal","container-title":"Analytical and Bioanalytical Chemistry","DOI":"10.1007/s00216-011-5355-y","ISSN":"1618-2642, 1618-2650","issue":"10","journalAbbreviation":"Anal Bioanal Chem","language":"en","page":"3045-3067","source":"DOI.org (Crossref)","title":"Understanding atmospheric organic aerosols via factor analysis of aerosol mass spectrometry: a review","title-short":"Understanding atmospheric organic aerosols via factor analysis of aerosol mass spectrometry","volume":"401","author":[{"family":"Zhang","given":"Qi"},{"family":"Jimenez","given":"Jose L."},{"family":"Canagaratna","given":"Manjula R."},{"family":"Ulbrich","given":"Ingrid M."},{"family":"Ng","given":"Nga L."},{"family":"Worsnop","given":"Douglas R."},{"family":"Sun","given":"Yele"}],"issued":{"date-parts":[["2011",12]]},"citation-key":"zhangUnderstandingAtmosphericOrganic2011"}}],"schema":"https://github.com/citation-style-language/schema/raw/master/csl-citation.json"} </w:instrText>
      </w:r>
      <w:r w:rsidR="007B6775" w:rsidRPr="004758A9">
        <w:rPr>
          <w:rFonts w:ascii="Times New Roman" w:eastAsia="Times New Roman" w:hAnsi="Times New Roman" w:cs="Times New Roman"/>
          <w:sz w:val="20"/>
          <w:szCs w:val="20"/>
          <w:lang w:eastAsia="en-GB"/>
        </w:rPr>
        <w:fldChar w:fldCharType="separate"/>
      </w:r>
      <w:r w:rsidR="007B6775" w:rsidRPr="004758A9">
        <w:rPr>
          <w:rFonts w:ascii="Times New Roman" w:hAnsi="Times New Roman" w:cs="Times New Roman"/>
          <w:sz w:val="20"/>
          <w:szCs w:val="20"/>
        </w:rPr>
        <w:t xml:space="preserve">Zhang </w:t>
      </w:r>
      <w:r w:rsidR="00485B74" w:rsidRPr="004758A9">
        <w:rPr>
          <w:rFonts w:ascii="Times New Roman" w:hAnsi="Times New Roman" w:cs="Times New Roman"/>
          <w:i/>
          <w:sz w:val="20"/>
          <w:szCs w:val="20"/>
        </w:rPr>
        <w:t>et al</w:t>
      </w:r>
      <w:r w:rsidR="007B6775" w:rsidRPr="004758A9">
        <w:rPr>
          <w:rFonts w:ascii="Times New Roman" w:hAnsi="Times New Roman" w:cs="Times New Roman"/>
          <w:sz w:val="20"/>
          <w:szCs w:val="20"/>
        </w:rPr>
        <w:t>. 2011)</w:t>
      </w:r>
      <w:r w:rsidR="007B6775"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The</w:t>
      </w:r>
      <w:r w:rsidR="00EE7BE0" w:rsidRPr="004758A9">
        <w:rPr>
          <w:rFonts w:ascii="Times New Roman" w:eastAsia="Times New Roman" w:hAnsi="Times New Roman" w:cs="Times New Roman"/>
          <w:sz w:val="20"/>
          <w:szCs w:val="20"/>
          <w:lang w:eastAsia="en-GB"/>
        </w:rPr>
        <w:t xml:space="preserve"> solutions were also investigated in regard to key diagnostic plots,</w:t>
      </w:r>
      <w:r w:rsidR="00EE7BE0" w:rsidRPr="004758A9">
        <w:rPr>
          <w:rFonts w:ascii="Times New Roman" w:hAnsi="Times New Roman" w:cs="Times New Roman"/>
          <w:sz w:val="20"/>
          <w:szCs w:val="20"/>
        </w:rPr>
        <w:t xml:space="preserve"> </w:t>
      </w:r>
      <w:r w:rsidR="00EE7BE0" w:rsidRPr="004758A9">
        <w:rPr>
          <w:rFonts w:ascii="Times New Roman" w:eastAsia="Times New Roman" w:hAnsi="Times New Roman" w:cs="Times New Roman"/>
          <w:sz w:val="20"/>
          <w:szCs w:val="20"/>
          <w:lang w:eastAsia="en-GB"/>
        </w:rPr>
        <w:t xml:space="preserve">diurnal profiles, correlations with meaningful external </w:t>
      </w:r>
      <w:r w:rsidR="00694755" w:rsidRPr="004758A9">
        <w:rPr>
          <w:rFonts w:ascii="Times New Roman" w:eastAsia="Times New Roman" w:hAnsi="Times New Roman" w:cs="Times New Roman"/>
          <w:sz w:val="20"/>
          <w:szCs w:val="20"/>
          <w:lang w:eastAsia="en-GB"/>
        </w:rPr>
        <w:t>tracer</w:t>
      </w:r>
      <w:r w:rsidR="00EE7BE0" w:rsidRPr="004758A9">
        <w:rPr>
          <w:rFonts w:ascii="Times New Roman" w:eastAsia="Times New Roman" w:hAnsi="Times New Roman" w:cs="Times New Roman"/>
          <w:sz w:val="20"/>
          <w:szCs w:val="20"/>
          <w:lang w:eastAsia="en-GB"/>
        </w:rPr>
        <w:t xml:space="preserve"> time series and reference mass spectra</w:t>
      </w:r>
      <w:r w:rsidR="0017319C"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{"citationID":"SPI1XRJC","properties":{"formattedCitation":"(Francesco Canonaco et al. 2021)","plainCitation":"(Francesco Canonaco et al. 2021)","dontUpdate":true,"noteIndex":0},"citationItems":[{"id":2010,"uris":["http://zotero.org/groups/3856298/items/XUGWID3D"],"itemData":{"id":2010,"type":"article-journal","abstract":"Abstract. A new methodology for performing long-term source apportionment (SA) using positive matrix factorization (PMF) is presented. The method is implemented within the SoFi Pro software package\nand uses the multilinear engine (ME-2) as a PMF solver. The technique is applied to a 1-year aerosol chemical speciation monitor (ACSM) dataset from downtown Zurich, Switzerland. The measured organic aerosol mass spectra were analyzed by PMF using a small (14 d) and rolling PMF window to account for the temporal evolution of the sources. The rotational ambiguity is explored and the uncertainties of the PMF solutions were estimated. Factor–tracer correlations for averaged seasonal results from the rolling window analysis are higher than those retrieved from\nconventional PMF analyses of individual seasons, highlighting the improved performance of the\nrolling window algorithm for long-term data. In this study four to five factors were tested for every PMF window. Factor profiles for primary organic aerosol from traffic (HOA), cooking (COA) and biomass burning (BBOA) were\nconstrained. Secondary organic aerosol was represented by either the combination of semi-volatile\nand low-volatility organic aerosol (SV-OOA and LV-OOA, respectively) or by a single OOA when this separation was not robust. This scheme led to roughly 40 000 PMF runs. Full visual inspection of\nall these PMF runs is unrealistic and is replaced by predefined user-selected criteria, which allow\nfactor sorting and PMF run acceptance/rejection. The selected criteria for traffic (HOA) and BBOA were the correlation with equivalent black carbon from traffic (eBCtr) and the explained variation of m/z 60, respectively. COA was assessed by the prominence of a lunchtime\nconcentration peak within the diurnal cycle. SV-OOA and LV-OOA were evaluated based on the fractions of m/z 43 and 44 in their respective factor profiles. Seasonal pre-tests revealed a\nnon-continuous separation of OOA into SV-OOA and LV-OOA, in particular during the warm\nseasons. Therefore, a differentiation between four-factor solutions (HOA, COA, BBOA and OOA) and\nfive-factor solutions (HOA, COA, BBOA, SV-OOA and LV-OOA) was also conducted based on the criterion\nfor SV-OOA. HOA and COA contribute between 0.4–0.7 µg m−3 (7.8 %–9.0 %) and\n0.7–1.2 µg m−3 (12.2 %–15.7 %) on average throughout the year,\nrespectively. BBOA shows a strong yearly cycle with the lowest mean concentrations in summer\n(0.6 µg m−3, 12.0 %), slightly higher mean concentrations during spring and fall (1.0 and 1.5 µg m−3, or 15.6 % and 18.6 %, respectively), and the highest mean concentrations during winter (1.9 µg m−3, 25.0 %). In summer, OOA is separated into SV-OOA and LV-OOA, with mean concentrations of 1.4 µg m−3\n(26.5 %) and 2.2 µg m−3 (40.3 %), respectively. For the remaining seasons\nthe seasonal concentrations of SV-OOA, LV-OOA and OOA range from 0.3 to 1.1 µg m−3 (3.4 %–15.9 %), from 0.6 to 2.2 µg m−3 (7.7 %–33.7 %) and\nfrom 0.9 to 3.1 µg m−3 (13.7 %–39.9 %), respectively. The relative PMF errors modeled for this study for HOA, COA, BBOA, LV-OOA, SV-OOA and OOA are on average ±34 %, ±27 %, ±30 %, ±11 %, ±25 % and ±12 %, respectively.","container-title":"Atmospheric Measurement Techniques","DOI":"10.5194/amt-14-923-2021","ISSN":"1867-8548","issue":"2","journalAbbreviation":"Atmos. Meas. Tech.","language":"en","page":"923-943","source":"DOI.org (Crossref)","title":"A new method for long-term source apportionment with time-dependent factor profiles and uncertainty assessment using SoFi Pro: application to 1 year of organic aerosol data","title-short":"A new method for long-term source apportionment with time-dependent factor profiles and uncertainty assessment using SoFi Pro","volume":"14","author":[{"family":"Canonaco","given":"Francesco"},{"family":"Tobler","given":"Anna"},{"family":"Chen","given":"Gang"},{"family":"Sosedova","given":"Yulia"},{"family":"Slowik","given":"Jay Gates"},{"family":"Bozzetti","given":"Carlo"},{"family":"Daellenbach","given":"Kaspar Rudolf"},{"family":"El Haddad","given":"Imad"},{"family":"Crippa","given":"Monica"},{"family":"Huang","given":"Ru-Jin"},{"family":"Furger","given":"Markus"},{"family":"Baltensperger","given":"Urs"},{"family":"Prévôt","given":"André Stephan Henry"}],"issued":{"date-parts":[["2021",2,8]]},"citation-key":"canonacoNewMethodLongterm2021"}}],"schema":"https://github.com/citation-style-language/schema/raw/master/csl-citation.json"} </w:instrText>
      </w:r>
      <w:r w:rsidR="0017319C" w:rsidRPr="004758A9">
        <w:rPr>
          <w:rFonts w:ascii="Times New Roman" w:eastAsia="Times New Roman" w:hAnsi="Times New Roman" w:cs="Times New Roman"/>
          <w:sz w:val="20"/>
          <w:szCs w:val="20"/>
          <w:lang w:eastAsia="en-GB"/>
        </w:rPr>
        <w:fldChar w:fldCharType="separate"/>
      </w:r>
      <w:r w:rsidR="0017319C" w:rsidRPr="004758A9">
        <w:rPr>
          <w:rFonts w:ascii="Times New Roman" w:hAnsi="Times New Roman" w:cs="Times New Roman"/>
          <w:sz w:val="20"/>
        </w:rPr>
        <w:t>(Canonaco et al. 2021)</w:t>
      </w:r>
      <w:r w:rsidR="0017319C"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 xml:space="preserve">extracted </w:t>
      </w:r>
      <w:r w:rsidR="00EE7BE0" w:rsidRPr="004758A9">
        <w:rPr>
          <w:rFonts w:ascii="Times New Roman" w:eastAsia="Times New Roman" w:hAnsi="Times New Roman" w:cs="Times New Roman"/>
          <w:sz w:val="20"/>
          <w:szCs w:val="20"/>
          <w:lang w:eastAsia="en-GB"/>
        </w:rPr>
        <w:t xml:space="preserve">from the aerosol mass spectrometer database </w:t>
      </w:r>
      <w:bookmarkEnd w:id="137"/>
      <w:r w:rsidR="00093135" w:rsidRPr="004758A9">
        <w:rPr>
          <w:rFonts w:ascii="Times New Roman" w:eastAsia="Times New Roman" w:hAnsi="Times New Roman" w:cs="Times New Roman"/>
          <w:sz w:val="20"/>
          <w:szCs w:val="20"/>
          <w:lang w:eastAsia="en-GB"/>
        </w:rPr>
        <w:fldChar w:fldCharType="begin"/>
      </w:r>
      <w:r w:rsidR="00001419">
        <w:rPr>
          <w:rFonts w:ascii="Times New Roman" w:eastAsia="Times New Roman" w:hAnsi="Times New Roman" w:cs="Times New Roman"/>
          <w:sz w:val="20"/>
          <w:szCs w:val="20"/>
          <w:lang w:eastAsia="en-GB"/>
        </w:rPr>
        <w:instrText xml:space="preserve"> ADDIN ZOTERO_ITEM CSL_CITATION {"citationID":"TYHaGkN7","properties":{"formattedCitation":"(Ulbrich et al., 2009)","plainCitation":"(Ulbrich et al., 2009)","noteIndex":0},"citationItems":[{"id":1977,"uris":["http://zotero.org/groups/3856298/items/6DWDABAG"],"itemData":{"id":1977,"type":"article-journal","abstract":"Abstract. The organic aerosol (OA) dataset from an Aerodyne Aerosol Mass Spectrometer (Q-AMS) collected at the Pittsburgh Air Quality Study (PAQS) in September 2002 was analyzed with Positive Matrix Factorization (PMF). Three components – hydrocarbon-like organic aerosol OA (HOA), a highly-oxygenated OA (OOA-1) that correlates well with sulfate, and a less-oxygenated, semi-volatile OA (OOA-2) that correlates well with nitrate and chloride – are identified and interpreted as primary combustion emissions, aged SOA, and semivolatile, less aged SOA, respectively. The complexity of interpreting the PMF solutions of unit mass resolution (UMR) AMS data is illustrated by a detailed analysis of the solutions as a function of number of components and rotational forcing. A public web-based database of AMS spectra has been created to aid this type of analysis. Realistic synthetic data is also used to characterize the behavior of PMF for choosing the best number of factors, and evaluating the rotations of non-unique solutions. The ambient and synthetic data indicate that the variation of the PMF quality of fit parameter (Q, a normalized chi-squared metric) vs. number of factors in the solution is useful to identify the minimum number of factors, but more detailed analysis and interpretation are needed to choose the best number of factors. The maximum value of the rotational matrix is not useful for determining the best number of factors. In synthetic datasets, factors are \"split\" into two or more components when solving for more factors than were used in the input. Elements of the \"splitting\" behavior are observed in solutions of real datasets with several factors. Significant structure remains in the residual of the real dataset after physically-meaningful factors have been assigned and an unrealistic number of factors would be required to explain the remaining variance. This residual structure appears to be due to variability in the spectra of the components (especially OOA-2 in this case), which is likely to be a key limit of the retrievability of components from AMS datasets using PMF and similar methods that need to assume constant component mass spectra. Methods for characterizing and dealing with this variability are needed. Interpretation of PMF factors must be done carefully. Synthetic data indicate that PMF internal diagnostics and similarity to available source component spectra together are not sufficient for identifying factors. It is critical to use correlations between factor and external measurement time series and other criteria to support factor interpretations. True components with &lt;5% of the mass are unlikely to be retrieved accurately. Results from this study may be useful for interpreting the PMF analysis of data from other aerosol mass spectrometers. Researchers are urged to analyze future datasets carefully, including synthetic analyses, and to evaluate whether the conclusions made here apply to their datasets.","container-title":"Atmospheric Chemistry and Physics","DOI":"10.5194/acp-9-2891-2009","ISSN":"1680-7324","issue":"9","journalAbbreviation":"Atmos. Chem. Phys.","language":"en","page":"2891-2918","source":"DOI.org (Crossref)","title":"Interpretation of organic components from Positive Matrix Factorization of aerosol mass spectrometric data","volume":"9","author":[{"family":"Ulbrich","given":"I. M."},{"family":"Canagaratna","given":"M. R."},{"family":"Zhang","given":"Q."},{"family":"Worsnop","given":"D. R."},{"family":"Jimenez","given":"J. L."}],"issued":{"date-parts":[["2009",5,5]]},"citation-key":"ulbrichInterpretationOrganicComponents2009"}}],"schema":"https://github.com/citation-style-language/schema/raw/master/csl-citation.json"} </w:instrText>
      </w:r>
      <w:r w:rsidR="00093135" w:rsidRPr="004758A9">
        <w:rPr>
          <w:rFonts w:ascii="Times New Roman" w:eastAsia="Times New Roman" w:hAnsi="Times New Roman" w:cs="Times New Roman"/>
          <w:sz w:val="20"/>
          <w:szCs w:val="20"/>
          <w:lang w:eastAsia="en-GB"/>
        </w:rPr>
        <w:fldChar w:fldCharType="separate"/>
      </w:r>
      <w:r w:rsidR="00001419" w:rsidRPr="00001419">
        <w:rPr>
          <w:rFonts w:ascii="Times New Roman" w:hAnsi="Times New Roman" w:cs="Times New Roman"/>
          <w:sz w:val="20"/>
        </w:rPr>
        <w:t>(Ulbrich et al., 2009)</w:t>
      </w:r>
      <w:r w:rsidR="00093135" w:rsidRPr="004758A9">
        <w:rPr>
          <w:rFonts w:ascii="Times New Roman" w:eastAsia="Times New Roman" w:hAnsi="Times New Roman" w:cs="Times New Roman"/>
          <w:sz w:val="20"/>
          <w:szCs w:val="20"/>
          <w:lang w:eastAsia="en-GB"/>
        </w:rPr>
        <w:fldChar w:fldCharType="end"/>
      </w:r>
      <w:r w:rsidR="00093135" w:rsidRPr="004758A9">
        <w:rPr>
          <w:rFonts w:ascii="Times New Roman" w:eastAsia="Times New Roman" w:hAnsi="Times New Roman" w:cs="Times New Roman"/>
          <w:sz w:val="20"/>
          <w:szCs w:val="20"/>
          <w:lang w:eastAsia="en-GB"/>
        </w:rPr>
        <w:t>.</w:t>
      </w:r>
    </w:p>
    <w:p w14:paraId="7FADBF31" w14:textId="5C128BAD" w:rsidR="00FC3086" w:rsidRPr="004758A9" w:rsidRDefault="00FC3086" w:rsidP="00FC3086">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t xml:space="preserve">2.4 Air masses trajectory </w:t>
      </w:r>
      <w:r w:rsidR="007E6377" w:rsidRPr="004758A9">
        <w:rPr>
          <w:rFonts w:ascii="Times New Roman" w:eastAsia="Times New Roman" w:hAnsi="Times New Roman" w:cs="Times New Roman"/>
          <w:b/>
          <w:bCs/>
          <w:color w:val="000000" w:themeColor="text1"/>
          <w:sz w:val="20"/>
          <w:szCs w:val="20"/>
          <w:lang w:eastAsia="en-GB"/>
        </w:rPr>
        <w:t>analysis</w:t>
      </w:r>
    </w:p>
    <w:p w14:paraId="19048B68" w14:textId="32457FCD" w:rsidR="00480551" w:rsidRPr="004758A9" w:rsidRDefault="00402AEF" w:rsidP="003A40C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Air masses back trajectories analysis was performed using the Hybrid Single Particle Lagrangian Integrated Trajectory</w:t>
      </w:r>
      <w:r w:rsidR="00B65F32" w:rsidRPr="004758A9">
        <w:rPr>
          <w:rFonts w:ascii="Times New Roman" w:hAnsi="Times New Roman" w:cs="Times New Roman" w:hint="eastAsia"/>
          <w:sz w:val="20"/>
          <w:szCs w:val="20"/>
          <w:lang w:eastAsia="zh-CN"/>
        </w:rPr>
        <w:t xml:space="preserve"> (HYSPLIT)</w:t>
      </w:r>
      <w:r w:rsidR="00395F1F" w:rsidRPr="004758A9">
        <w:rPr>
          <w:rFonts w:ascii="Times New Roman" w:hAnsi="Times New Roman" w:cs="Times New Roman"/>
          <w:sz w:val="20"/>
          <w:szCs w:val="20"/>
        </w:rPr>
        <w:t xml:space="preserve"> </w:t>
      </w:r>
      <w:r w:rsidR="007B677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{"citationID":"z0K8zW5G","properties":{"formattedCitation":"(Stein et al., 2015)","plainCitation":"(Stein et al., 2015)","noteIndex":0},"citationItems":[{"id":2157,"uris":["http://zotero.org/groups/3856298/items/HAPNGT9F"],"itemData":{"id":2157,"type":"article-journal","abstract":"Abstract\n            The Hybrid Single-Particle Lagrangian Integrated Trajectory model (HYSPLIT), developed by NOAA’s Air Resources Laboratory, is one of the most widely used models for atmospheric trajectory and dispersion calculations. We present the model’s historical evolution over the last 30 years from simple hand-drawn back trajectories to very sophisticated computations of transport, mixing, chemical transformation, and deposition of pollutants and hazardous materials. We highlight recent applications of the HYSPLIT modeling system, including the simulation of atmospheric tracer release experiments, radionuclides, smoke originated from wild fires, volcanic ash, mercury, and wind-blown dust.","container-title":"Bulletin of the American Meteorological Society","DOI":"10.1175/BAMS-D-14-00110.1","ISSN":"0003-0007, 1520-0477","issue":"12","language":"en","page":"2059-2077","source":"DOI.org (Crossref)","title":"NOAA’s HYSPLIT Atmospheric Transport and Dispersion Modeling System","volume":"96","author":[{"family":"Stein","given":"A. F."},{"family":"Draxler","given":"R. R."},{"family":"Rolph","given":"G. D."},{"family":"Stunder","given":"B. J. B."},{"family":"Cohen","given":"M. D."},{"family":"Ngan","given":"F."}],"issued":{"date-parts":[["2015",12,1]]},"citation-key":"steinNOAAHYSPLITAtmospheric2015a"}}],"schema":"https://github.com/citation-style-language/schema/raw/master/csl-citation.json"} </w:instrText>
      </w:r>
      <w:r w:rsidR="007B677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(Stein et al., 2015)</w:t>
      </w:r>
      <w:r w:rsidR="007B677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Meteorological data were accessed from the Global Data Assimilation System (GDAS) archived by NOAA Air Resources Laboratory</w:t>
      </w:r>
      <w:r w:rsidR="00395F1F" w:rsidRPr="004758A9">
        <w:rPr>
          <w:rFonts w:ascii="Times New Roman" w:hAnsi="Times New Roman" w:cs="Times New Roman"/>
          <w:sz w:val="20"/>
          <w:szCs w:val="20"/>
        </w:rPr>
        <w:t xml:space="preserve">. </w:t>
      </w:r>
      <w:r w:rsidR="00577959" w:rsidRPr="004758A9">
        <w:rPr>
          <w:rFonts w:ascii="Times New Roman" w:hAnsi="Times New Roman" w:cs="Times New Roman"/>
          <w:sz w:val="20"/>
          <w:szCs w:val="20"/>
        </w:rPr>
        <w:t xml:space="preserve">HYSPLIT </w:t>
      </w:r>
      <w:r w:rsidR="00C73E2F" w:rsidRPr="004758A9">
        <w:rPr>
          <w:rFonts w:ascii="Times New Roman" w:hAnsi="Times New Roman" w:cs="Times New Roman"/>
          <w:sz w:val="20"/>
          <w:szCs w:val="20"/>
        </w:rPr>
        <w:t>was used to calculate</w:t>
      </w:r>
      <w:r w:rsidR="00577959" w:rsidRPr="004758A9">
        <w:rPr>
          <w:rFonts w:ascii="Times New Roman" w:hAnsi="Times New Roman" w:cs="Times New Roman"/>
          <w:sz w:val="20"/>
          <w:szCs w:val="20"/>
        </w:rPr>
        <w:t xml:space="preserve"> 72</w:t>
      </w:r>
      <w:ins w:id="138" w:author="Fossum, Kirsten" w:date="2025-01-07T16:55:00Z">
        <w:r w:rsidR="00FB410B">
          <w:rPr>
            <w:rFonts w:ascii="Times New Roman" w:hAnsi="Times New Roman" w:cs="Times New Roman"/>
            <w:sz w:val="20"/>
            <w:szCs w:val="20"/>
          </w:rPr>
          <w:t>-</w:t>
        </w:r>
      </w:ins>
      <w:del w:id="139" w:author="Fossum, Kirsten" w:date="2025-01-07T16:55:00Z">
        <w:r w:rsidR="00577959" w:rsidRPr="004758A9" w:rsidDel="00FB410B">
          <w:rPr>
            <w:rFonts w:ascii="Times New Roman" w:hAnsi="Times New Roman" w:cs="Times New Roman"/>
            <w:sz w:val="20"/>
            <w:szCs w:val="20"/>
          </w:rPr>
          <w:delText xml:space="preserve"> </w:delText>
        </w:r>
      </w:del>
      <w:r w:rsidR="00577959" w:rsidRPr="004758A9">
        <w:rPr>
          <w:rFonts w:ascii="Times New Roman" w:hAnsi="Times New Roman" w:cs="Times New Roman"/>
          <w:sz w:val="20"/>
          <w:szCs w:val="20"/>
        </w:rPr>
        <w:t>hour</w:t>
      </w:r>
      <w:del w:id="140" w:author="Fossum, Kirsten" w:date="2025-01-07T16:55:00Z">
        <w:r w:rsidR="00352900" w:rsidRPr="004758A9" w:rsidDel="00FB410B">
          <w:rPr>
            <w:rFonts w:ascii="Times New Roman" w:hAnsi="Times New Roman" w:cs="Times New Roman"/>
            <w:sz w:val="20"/>
            <w:szCs w:val="20"/>
          </w:rPr>
          <w:delText>s</w:delText>
        </w:r>
      </w:del>
      <w:r w:rsidR="00C73E2F" w:rsidRPr="004758A9">
        <w:rPr>
          <w:rFonts w:ascii="Times New Roman" w:hAnsi="Times New Roman" w:cs="Times New Roman"/>
          <w:sz w:val="20"/>
          <w:szCs w:val="20"/>
        </w:rPr>
        <w:t xml:space="preserve"> back trajectories every </w:t>
      </w:r>
      <w:r w:rsidR="00577959" w:rsidRPr="004758A9">
        <w:rPr>
          <w:rFonts w:ascii="Times New Roman" w:hAnsi="Times New Roman" w:cs="Times New Roman"/>
          <w:sz w:val="20"/>
          <w:szCs w:val="20"/>
        </w:rPr>
        <w:t>3</w:t>
      </w:r>
      <w:r w:rsidRPr="004758A9">
        <w:rPr>
          <w:rFonts w:ascii="Times New Roman" w:hAnsi="Times New Roman" w:cs="Times New Roman"/>
          <w:sz w:val="20"/>
          <w:szCs w:val="20"/>
        </w:rPr>
        <w:t xml:space="preserve"> hours</w:t>
      </w:r>
      <w:r w:rsidR="00EC6082" w:rsidRPr="004758A9">
        <w:rPr>
          <w:rFonts w:ascii="Times New Roman" w:hAnsi="Times New Roman" w:cs="Times New Roman"/>
          <w:sz w:val="20"/>
          <w:szCs w:val="20"/>
        </w:rPr>
        <w:t xml:space="preserve"> </w:t>
      </w:r>
      <w:r w:rsidR="0025603D" w:rsidRPr="004758A9">
        <w:rPr>
          <w:rFonts w:ascii="Times New Roman" w:hAnsi="Times New Roman" w:cs="Times New Roman"/>
          <w:sz w:val="20"/>
          <w:szCs w:val="20"/>
        </w:rPr>
        <w:t>with</w:t>
      </w:r>
      <w:r w:rsidR="00A745F3">
        <w:rPr>
          <w:rFonts w:ascii="Times New Roman" w:hAnsi="Times New Roman" w:cs="Times New Roman"/>
          <w:sz w:val="20"/>
          <w:szCs w:val="20"/>
        </w:rPr>
        <w:t xml:space="preserve"> </w:t>
      </w:r>
      <w:ins w:id="141" w:author="CHEVASSUS, Emmanuel" w:date="2024-12-11T21:55:00Z">
        <w:r w:rsidR="00A745F3">
          <w:rPr>
            <w:rFonts w:ascii="Times New Roman" w:hAnsi="Times New Roman" w:cs="Times New Roman"/>
            <w:sz w:val="20"/>
            <w:szCs w:val="20"/>
          </w:rPr>
          <w:t>arrival</w:t>
        </w:r>
      </w:ins>
      <w:ins w:id="142" w:author="Fossum, Kirsten" w:date="2025-01-07T16:56:00Z">
        <w:r w:rsidR="00FB410B">
          <w:rPr>
            <w:rFonts w:ascii="Times New Roman" w:hAnsi="Times New Roman" w:cs="Times New Roman"/>
            <w:sz w:val="20"/>
            <w:szCs w:val="20"/>
          </w:rPr>
          <w:t xml:space="preserve"> </w:t>
        </w:r>
      </w:ins>
      <w:del w:id="143" w:author="CHEVASSUS, Emmanuel" w:date="2024-12-11T21:55:00Z">
        <w:r w:rsidR="00A745F3" w:rsidDel="00A745F3">
          <w:rPr>
            <w:rFonts w:ascii="Times New Roman" w:hAnsi="Times New Roman" w:cs="Times New Roman"/>
            <w:sz w:val="20"/>
            <w:szCs w:val="20"/>
          </w:rPr>
          <w:delText>starting</w:delText>
        </w:r>
        <w:r w:rsidR="0025603D" w:rsidRPr="004758A9" w:rsidDel="00A745F3">
          <w:rPr>
            <w:rFonts w:ascii="Times New Roman" w:hAnsi="Times New Roman" w:cs="Times New Roman"/>
            <w:sz w:val="20"/>
            <w:szCs w:val="20"/>
          </w:rPr>
          <w:delText xml:space="preserve"> </w:delText>
        </w:r>
      </w:del>
      <w:r w:rsidR="0025603D" w:rsidRPr="004758A9">
        <w:rPr>
          <w:rFonts w:ascii="Times New Roman" w:hAnsi="Times New Roman" w:cs="Times New Roman"/>
          <w:sz w:val="20"/>
          <w:szCs w:val="20"/>
        </w:rPr>
        <w:t>height set to 100m</w:t>
      </w:r>
      <w:r w:rsidR="00FF6CF0" w:rsidRPr="004758A9">
        <w:rPr>
          <w:rFonts w:ascii="Times New Roman" w:hAnsi="Times New Roman" w:cs="Times New Roman"/>
          <w:sz w:val="20"/>
          <w:szCs w:val="20"/>
        </w:rPr>
        <w:t xml:space="preserve"> </w:t>
      </w:r>
      <w:r w:rsidR="00805D67" w:rsidRPr="004758A9">
        <w:rPr>
          <w:rFonts w:ascii="Times New Roman" w:hAnsi="Times New Roman" w:cs="Times New Roman"/>
          <w:sz w:val="20"/>
          <w:szCs w:val="20"/>
        </w:rPr>
        <w:t>above ground level</w:t>
      </w:r>
      <w:r w:rsidR="0062567F" w:rsidRPr="004758A9">
        <w:rPr>
          <w:rFonts w:ascii="Times New Roman" w:hAnsi="Times New Roman" w:cs="Times New Roman"/>
          <w:sz w:val="20"/>
          <w:szCs w:val="20"/>
        </w:rPr>
        <w:t>.</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To</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 xml:space="preserve">investigate potential source regions leading to total particle </w:t>
      </w:r>
      <w:r w:rsidR="003A40C4" w:rsidRPr="004758A9">
        <w:rPr>
          <w:rFonts w:ascii="Times New Roman" w:hAnsi="Times New Roman" w:cs="Times New Roman"/>
          <w:sz w:val="20"/>
          <w:szCs w:val="20"/>
        </w:rPr>
        <w:t xml:space="preserve">mass </w:t>
      </w:r>
      <w:r w:rsidR="0062567F" w:rsidRPr="004758A9">
        <w:rPr>
          <w:rFonts w:ascii="Times New Roman" w:hAnsi="Times New Roman" w:cs="Times New Roman"/>
          <w:sz w:val="20"/>
          <w:szCs w:val="20"/>
        </w:rPr>
        <w:t>concentration</w:t>
      </w:r>
      <w:r w:rsidR="003A40C4" w:rsidRPr="004758A9">
        <w:rPr>
          <w:rFonts w:ascii="Times New Roman" w:hAnsi="Times New Roman" w:cs="Times New Roman"/>
          <w:sz w:val="20"/>
          <w:szCs w:val="20"/>
        </w:rPr>
        <w:t>s</w:t>
      </w:r>
      <w:r w:rsidR="0062567F" w:rsidRPr="004758A9">
        <w:rPr>
          <w:rFonts w:ascii="Times New Roman" w:hAnsi="Times New Roman" w:cs="Times New Roman"/>
          <w:sz w:val="20"/>
          <w:szCs w:val="20"/>
        </w:rPr>
        <w:t xml:space="preserve"> from each resolved source, the back trajectories were gridded to 1° × 1° grid cells and linked to particle concentrations </w:t>
      </w:r>
      <w:r w:rsidR="00DA4AF8" w:rsidRPr="004758A9">
        <w:rPr>
          <w:rFonts w:ascii="Times New Roman" w:hAnsi="Times New Roman" w:cs="Times New Roman"/>
          <w:sz w:val="20"/>
          <w:szCs w:val="20"/>
        </w:rPr>
        <w:t>using trajectory source contribution functions</w:t>
      </w:r>
      <w:r w:rsidR="00B37112"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While common source contribution functions assume </w:t>
      </w:r>
      <w:r w:rsidR="00480551" w:rsidRPr="004758A9">
        <w:rPr>
          <w:rFonts w:ascii="Times New Roman" w:hAnsi="Times New Roman" w:cs="Times New Roman"/>
          <w:sz w:val="20"/>
          <w:szCs w:val="20"/>
        </w:rPr>
        <w:t>that trajectories centreline</w:t>
      </w:r>
      <w:r w:rsidR="001E1E6C" w:rsidRPr="004758A9">
        <w:rPr>
          <w:rFonts w:ascii="Times New Roman" w:hAnsi="Times New Roman" w:cs="Times New Roman"/>
          <w:sz w:val="20"/>
          <w:szCs w:val="20"/>
        </w:rPr>
        <w:t>s</w:t>
      </w:r>
      <w:r w:rsidR="00FF6CF0" w:rsidRPr="004758A9">
        <w:rPr>
          <w:rFonts w:ascii="Times New Roman" w:hAnsi="Times New Roman" w:cs="Times New Roman"/>
          <w:sz w:val="20"/>
          <w:szCs w:val="20"/>
        </w:rPr>
        <w:t xml:space="preserve"> are accurate</w:t>
      </w:r>
      <w:r w:rsidR="009276ED" w:rsidRPr="004758A9">
        <w:rPr>
          <w:rFonts w:ascii="Times New Roman" w:hAnsi="Times New Roman" w:cs="Times New Roman"/>
          <w:sz w:val="20"/>
          <w:szCs w:val="20"/>
        </w:rPr>
        <w:t>, we focused</w:t>
      </w:r>
      <w:r w:rsidR="00413CA2" w:rsidRPr="004758A9">
        <w:rPr>
          <w:rFonts w:ascii="Times New Roman" w:hAnsi="Times New Roman" w:cs="Times New Roman"/>
          <w:sz w:val="20"/>
          <w:szCs w:val="20"/>
        </w:rPr>
        <w:t xml:space="preserve"> instead</w:t>
      </w:r>
      <w:r w:rsidR="009276ED" w:rsidRPr="004758A9">
        <w:rPr>
          <w:rFonts w:ascii="Times New Roman" w:hAnsi="Times New Roman" w:cs="Times New Roman"/>
          <w:sz w:val="20"/>
          <w:szCs w:val="20"/>
        </w:rPr>
        <w:t xml:space="preserve"> on the Simplified </w:t>
      </w:r>
      <w:r w:rsidR="00127235" w:rsidRPr="004758A9">
        <w:rPr>
          <w:rFonts w:ascii="Times New Roman" w:hAnsi="Times New Roman" w:cs="Times New Roman"/>
          <w:sz w:val="20"/>
          <w:szCs w:val="20"/>
        </w:rPr>
        <w:t>Quantitative</w:t>
      </w:r>
      <w:r w:rsidR="009276ED" w:rsidRPr="004758A9">
        <w:rPr>
          <w:rFonts w:ascii="Times New Roman" w:hAnsi="Times New Roman" w:cs="Times New Roman"/>
          <w:sz w:val="20"/>
          <w:szCs w:val="20"/>
        </w:rPr>
        <w:t xml:space="preserve"> Transport Bias Analysis (STQBA) </w:t>
      </w:r>
      <w:r w:rsidR="00406ABB" w:rsidRPr="004758A9">
        <w:rPr>
          <w:rFonts w:ascii="Times New Roman" w:hAnsi="Times New Roman" w:cs="Times New Roman"/>
          <w:sz w:val="20"/>
          <w:szCs w:val="20"/>
        </w:rPr>
        <w:t>method</w:t>
      </w:r>
      <w:r w:rsidR="001E1E6C"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which </w:t>
      </w:r>
      <w:r w:rsidR="00395F1F" w:rsidRPr="004758A9">
        <w:rPr>
          <w:rFonts w:ascii="Times New Roman" w:hAnsi="Times New Roman" w:cs="Times New Roman"/>
          <w:sz w:val="20"/>
          <w:szCs w:val="20"/>
        </w:rPr>
        <w:t>considers</w:t>
      </w:r>
      <w:r w:rsidR="001E1E6C" w:rsidRPr="004758A9">
        <w:rPr>
          <w:rFonts w:ascii="Times New Roman" w:hAnsi="Times New Roman" w:cs="Times New Roman"/>
          <w:sz w:val="20"/>
          <w:szCs w:val="20"/>
        </w:rPr>
        <w:t xml:space="preserve"> plumes transport bias along air mass trajectories</w:t>
      </w:r>
      <w:r w:rsidR="00406ABB" w:rsidRPr="004758A9">
        <w:rPr>
          <w:rFonts w:ascii="Times New Roman" w:hAnsi="Times New Roman" w:cs="Times New Roman"/>
          <w:sz w:val="20"/>
          <w:szCs w:val="20"/>
        </w:rPr>
        <w:t xml:space="preserve"> as a more </w:t>
      </w:r>
      <w:r w:rsidR="00FF6CF0" w:rsidRPr="004758A9">
        <w:rPr>
          <w:rFonts w:ascii="Times New Roman" w:hAnsi="Times New Roman" w:cs="Times New Roman"/>
          <w:sz w:val="20"/>
          <w:szCs w:val="20"/>
        </w:rPr>
        <w:t>robust</w:t>
      </w:r>
      <w:r w:rsidR="00406ABB" w:rsidRPr="004758A9">
        <w:rPr>
          <w:rFonts w:ascii="Times New Roman" w:hAnsi="Times New Roman" w:cs="Times New Roman"/>
          <w:sz w:val="20"/>
          <w:szCs w:val="20"/>
        </w:rPr>
        <w:t xml:space="preserve"> approach</w:t>
      </w:r>
      <w:r w:rsidR="009276ED" w:rsidRPr="004758A9">
        <w:rPr>
          <w:rFonts w:ascii="Times New Roman" w:hAnsi="Times New Roman" w:cs="Times New Roman"/>
          <w:sz w:val="20"/>
          <w:szCs w:val="20"/>
        </w:rPr>
        <w:t xml:space="preserve">. </w:t>
      </w:r>
    </w:p>
    <w:p w14:paraId="1ADC8862" w14:textId="48EDC5E5" w:rsidR="007A01E5" w:rsidRPr="004758A9" w:rsidRDefault="00805D67" w:rsidP="007A01E5">
      <w:pPr>
        <w:pBdr>
          <w:top w:val="nil"/>
          <w:left w:val="nil"/>
          <w:bottom w:val="nil"/>
          <w:right w:val="nil"/>
          <w:between w:val="nil"/>
        </w:pBdr>
        <w:spacing w:line="360" w:lineRule="auto"/>
        <w:rPr>
          <w:rFonts w:ascii="Times New Roman" w:hAnsi="Times New Roman" w:cs="Times New Roman"/>
          <w:sz w:val="20"/>
          <w:szCs w:val="20"/>
        </w:rPr>
      </w:pPr>
      <w:bookmarkStart w:id="144" w:name="_Hlk165556418"/>
      <w:r w:rsidRPr="004758A9">
        <w:rPr>
          <w:rFonts w:ascii="Times New Roman" w:hAnsi="Times New Roman" w:cs="Times New Roman"/>
          <w:sz w:val="20"/>
          <w:szCs w:val="20"/>
        </w:rPr>
        <w:t>The Boundary layer height (BLH)</w:t>
      </w:r>
      <w:r w:rsidR="007A01E5" w:rsidRPr="004758A9">
        <w:rPr>
          <w:rFonts w:ascii="Times New Roman" w:hAnsi="Times New Roman" w:cs="Times New Roman"/>
          <w:sz w:val="20"/>
          <w:szCs w:val="20"/>
        </w:rPr>
        <w:t xml:space="preserve"> was determined from the fifth generation ECMWF (European Centre for Medium-Range Weather Forecasts) atmospheric reanalysis (ERA5) dataset based on the bulk Richardson number </w:t>
      </w:r>
      <w:r w:rsidR="007A01E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{"citationID":"BZtyaMzC","properties":{"formattedCitation":"(Guo et al., 2021)","plainCitation":"(Guo et al., 2021)","noteIndex":0},"citationItems":[{"id":2450,"uris":["http://zotero.org/groups/3856298/items/DY4Y7MG4"],"itemData":{"id":2450,"type":"article-journal","abstract":"Abstract. The planetary boundary layer (PBL) governs the vertical transport of mass,\nmomentum, and moisture between the surface and the free atmosphere, and thus\nthe determination of PBL height (BLH) is recognized as crucial for air\nquality, weather, and climate analysis. Although reanalysis products can\nprovide important insight into the global view of BLH in a seamless way, the BLH observed in situ on a global scale remains poorly understood due to the lack of\nhigh-resolution (1 or 2 s) radiosonde measurements. The present study\nattempts to establish a near-global BLH climatology at synoptic times (00:00\nand 12:00 UTC) and in the daytime using high-resolution radiosonde\nmeasurements over 300 radiosonde sites worldwide for the period 2012 to\n2019, which is then compared against the BLHs obtained from four reanalysis\ndatasets, including ERA5, MERRA-2, JRA-55, and NCEP-2. The variations in\ndaytime BLH exhibit large spatial and temporal dependence, and as a result\nthe BLH maxima are generally discerned over the regions such as the western\nUnited States and western China, in which the balloon launch times mostly\ncorrespond to the afternoon. The diurnal variations in BLH are revealed with\na peak at 17:00 local solar time (LST). The most promising reanalysis product\nis ERA5, which underestimates BLH by around 130 m as compared to radiosondes\nreleased during daytime. In addition, MERRA-2 is a well-established product\nand has an underestimation of around 160 m. JRA-55 and NCEP-2 might produce\nconsiderable additional uncertainties, with a much larger underestimation of\nup to 400 m. The largest bias in the reanalysis data appears over the\nwestern United States and western China, and it might be attributed to the\nmaximal BLH in the afternoon when the PBL has risen. Statistical analyses\nfurther indicate that the biases of reanalysis BLH products are positively\nassociated with orographic complexity, as well as the occurrence of static\ninstability. To our best knowledge, this study presents the first\nnear-global view of high-resolution radiosonde-derived boundary layer height\nand provides a quantitative assessment of the four frequently used\nreanalysis products.","container-title":"Atmospheric Chemistry and Physics","DOI":"10.5194/acp-21-17079-2021","ISSN":"1680-7324","issue":"22","journalAbbreviation":"Atmos. Chem. Phys.","language":"en","page":"17079-17097","source":"DOI.org (Crossref)","title":"Investigation of near-global daytime boundary layer height using high-resolution radiosondes: first results and comparison with ERA5, MERRA-2, JRA-55, and NCEP-2 reanalyses","title-short":"Investigation of near-global daytime boundary layer height using high-resolution radiosondes","volume":"21","author":[{"family":"Guo","given":"Jianping"},{"family":"Zhang","given":"Jian"},{"family":"Yang","given":"Kun"},{"family":"Liao","given":"Hong"},{"family":"Zhang","given":"Shaodong"},{"family":"Huang","given":"Kaiming"},{"family":"Lv","given":"Yanmin"},{"family":"Shao","given":"Jia"},{"family":"Yu","given":"Tao"},{"family":"Tong","given":"Bing"},{"family":"Li","given":"Jian"},{"family":"Su","given":"Tianning"},{"family":"Yim","given":"Steve H. L."},{"family":"Stoffelen","given":"Ad"},{"family":"Zhai","given":"Panmao"},{"family":"Xu","given":"Xiaofeng"}],"issued":{"date-parts":[["2021",11,24]]},"citation-key":"guoInvestigationNearglobalDaytime2021"}}],"schema":"https://github.com/citation-style-language/schema/raw/master/csl-citation.json"} </w:instrText>
      </w:r>
      <w:r w:rsidR="007A01E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(Guo et al., 2021)</w:t>
      </w:r>
      <w:r w:rsidR="007A01E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by mapping HYSPLIT trajectories footprint along the gridded BLH data. </w:t>
      </w:r>
      <w:r w:rsidR="007A01E5" w:rsidRPr="004758A9">
        <w:rPr>
          <w:rFonts w:ascii="Times New Roman" w:hAnsi="Times New Roman" w:cs="Times New Roman"/>
          <w:sz w:val="20"/>
          <w:szCs w:val="20"/>
        </w:rPr>
        <w:t xml:space="preserve">This was used to find the fraction of time spent over the </w:t>
      </w:r>
      <w:r w:rsidRPr="004758A9">
        <w:rPr>
          <w:rFonts w:ascii="Times New Roman" w:hAnsi="Times New Roman" w:cs="Times New Roman"/>
          <w:sz w:val="20"/>
          <w:szCs w:val="20"/>
        </w:rPr>
        <w:t>O</w:t>
      </w:r>
      <w:r w:rsidR="007A01E5" w:rsidRPr="004758A9">
        <w:rPr>
          <w:rFonts w:ascii="Times New Roman" w:hAnsi="Times New Roman" w:cs="Times New Roman"/>
          <w:sz w:val="20"/>
          <w:szCs w:val="20"/>
        </w:rPr>
        <w:t>cean, within the Marine Boundary Layer (MBL; altitude &lt;BLH), in the Marine Free Troposphere (MFT; altitude &gt;BLH) and</w:t>
      </w:r>
      <w:r w:rsidR="00540AF4">
        <w:rPr>
          <w:rFonts w:ascii="Times New Roman" w:hAnsi="Times New Roman" w:cs="Times New Roman"/>
          <w:sz w:val="20"/>
          <w:szCs w:val="20"/>
        </w:rPr>
        <w:t xml:space="preserve"> </w:t>
      </w:r>
      <w:r w:rsidR="007A01E5" w:rsidRPr="004758A9">
        <w:rPr>
          <w:rFonts w:ascii="Times New Roman" w:hAnsi="Times New Roman" w:cs="Times New Roman"/>
          <w:sz w:val="20"/>
          <w:szCs w:val="20"/>
        </w:rPr>
        <w:t xml:space="preserve">in </w:t>
      </w:r>
      <w:ins w:id="145" w:author="CHEVASSUS, Emmanuel" w:date="2024-12-11T13:27:00Z">
        <w:r w:rsidR="00540AF4" w:rsidRPr="004758A9">
          <w:rPr>
            <w:rFonts w:ascii="Times New Roman" w:hAnsi="Times New Roman" w:cs="Times New Roman"/>
            <w:sz w:val="20"/>
            <w:szCs w:val="20"/>
          </w:rPr>
          <w:t>the planetary boundary layer</w:t>
        </w:r>
        <w:r w:rsidR="00540AF4">
          <w:rPr>
            <w:rFonts w:ascii="Times New Roman" w:hAnsi="Times New Roman" w:cs="Times New Roman"/>
            <w:sz w:val="20"/>
            <w:szCs w:val="20"/>
          </w:rPr>
          <w:t xml:space="preserve"> over land</w:t>
        </w:r>
        <w:r w:rsidR="00540AF4" w:rsidRPr="004758A9">
          <w:rPr>
            <w:rFonts w:ascii="Times New Roman" w:hAnsi="Times New Roman" w:cs="Times New Roman"/>
            <w:sz w:val="20"/>
            <w:szCs w:val="20"/>
          </w:rPr>
          <w:t xml:space="preserve"> </w:t>
        </w:r>
      </w:ins>
      <w:r w:rsidR="007A01E5" w:rsidRPr="004758A9">
        <w:rPr>
          <w:rFonts w:ascii="Times New Roman" w:hAnsi="Times New Roman" w:cs="Times New Roman"/>
          <w:sz w:val="20"/>
          <w:szCs w:val="20"/>
        </w:rPr>
        <w:t>(PBL; altitude &lt; BLH)</w:t>
      </w:r>
      <w:r w:rsidRPr="004758A9">
        <w:rPr>
          <w:rFonts w:ascii="Times New Roman" w:hAnsi="Times New Roman" w:cs="Times New Roman"/>
          <w:sz w:val="20"/>
          <w:szCs w:val="20"/>
        </w:rPr>
        <w:t xml:space="preserve">. The R package </w:t>
      </w:r>
      <w:r w:rsidRPr="004758A9">
        <w:rPr>
          <w:rFonts w:ascii="Times New Roman" w:hAnsi="Times New Roman" w:cs="Times New Roman"/>
          <w:i/>
          <w:iCs/>
          <w:sz w:val="20"/>
          <w:szCs w:val="20"/>
        </w:rPr>
        <w:t>rnaturalearth</w:t>
      </w:r>
      <w:r w:rsidRPr="004758A9">
        <w:rPr>
          <w:rFonts w:ascii="Times New Roman" w:hAnsi="Times New Roman" w:cs="Times New Roman"/>
          <w:sz w:val="20"/>
          <w:szCs w:val="20"/>
        </w:rPr>
        <w:t xml:space="preserve"> was also used to obtain a high-resolution land mask for Ireland allowing for identification of purely marine air masses (no advection over land for at least 3 days prior to being sampled at MHD) and aided in delineating lands from oceans.</w:t>
      </w:r>
    </w:p>
    <w:p w14:paraId="1968E12F" w14:textId="074B20F7" w:rsidR="007A01E5" w:rsidRDefault="00805D67" w:rsidP="007A01E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Finally, </w:t>
      </w:r>
      <w:r w:rsidR="007A01E5" w:rsidRPr="004758A9">
        <w:rPr>
          <w:rFonts w:ascii="Times New Roman" w:hAnsi="Times New Roman" w:cs="Times New Roman"/>
          <w:sz w:val="20"/>
          <w:szCs w:val="20"/>
        </w:rPr>
        <w:t xml:space="preserve">NASA Ocean Biogeochemical Model (NOBM) taxonomic group simulations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{"citationID":"HSNiA1N2","properties":{"formattedCitation":"(Rousseaux,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(Rousseaux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2013)</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for </w:t>
      </w:r>
      <w:r w:rsidR="007A01E5" w:rsidRPr="004758A9">
        <w:rPr>
          <w:rFonts w:ascii="Times New Roman" w:hAnsi="Times New Roman" w:cs="Times New Roman"/>
          <w:i/>
          <w:iCs/>
          <w:sz w:val="20"/>
          <w:szCs w:val="20"/>
        </w:rPr>
        <w:t>coccolithophores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diatoms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chlorophytes</w:t>
      </w:r>
      <w:r w:rsidR="007A01E5" w:rsidRPr="004758A9">
        <w:rPr>
          <w:rFonts w:ascii="Times New Roman" w:hAnsi="Times New Roman" w:cs="Times New Roman"/>
          <w:sz w:val="20"/>
          <w:szCs w:val="20"/>
        </w:rPr>
        <w:t xml:space="preserve"> and </w:t>
      </w:r>
      <w:r w:rsidR="007A01E5" w:rsidRPr="004758A9">
        <w:rPr>
          <w:rFonts w:ascii="Times New Roman" w:hAnsi="Times New Roman" w:cs="Times New Roman"/>
          <w:i/>
          <w:iCs/>
          <w:sz w:val="20"/>
          <w:szCs w:val="20"/>
        </w:rPr>
        <w:t>cyanobacteria</w:t>
      </w:r>
      <w:r w:rsidRPr="004758A9">
        <w:rPr>
          <w:rFonts w:ascii="Times New Roman" w:hAnsi="Times New Roman" w:cs="Times New Roman"/>
          <w:iCs/>
          <w:sz w:val="20"/>
          <w:szCs w:val="20"/>
        </w:rPr>
        <w:t xml:space="preserve"> were</w:t>
      </w:r>
      <w:r w:rsidR="007A01E5" w:rsidRPr="004758A9">
        <w:rPr>
          <w:rFonts w:ascii="Times New Roman" w:hAnsi="Times New Roman" w:cs="Times New Roman"/>
          <w:iCs/>
          <w:sz w:val="20"/>
          <w:szCs w:val="20"/>
        </w:rPr>
        <w:t xml:space="preserve"> used </w:t>
      </w:r>
      <w:r w:rsidRPr="004758A9">
        <w:rPr>
          <w:rFonts w:ascii="Times New Roman" w:hAnsi="Times New Roman" w:cs="Times New Roman"/>
          <w:iCs/>
          <w:sz w:val="20"/>
          <w:szCs w:val="20"/>
        </w:rPr>
        <w:t xml:space="preserve">to visualise phytoplankton </w:t>
      </w:r>
      <w:r w:rsidR="007A01E5" w:rsidRPr="004758A9">
        <w:rPr>
          <w:rFonts w:ascii="Times New Roman" w:hAnsi="Times New Roman" w:cs="Times New Roman"/>
          <w:sz w:val="20"/>
          <w:szCs w:val="20"/>
        </w:rPr>
        <w:t xml:space="preserve"> geographic repartition estimates as well as</w:t>
      </w:r>
      <w:r w:rsidRPr="004758A9">
        <w:rPr>
          <w:rFonts w:ascii="Times New Roman" w:hAnsi="Times New Roman" w:cs="Times New Roman"/>
          <w:sz w:val="20"/>
          <w:szCs w:val="20"/>
        </w:rPr>
        <w:t xml:space="preserve"> for</w:t>
      </w:r>
      <w:r w:rsidR="007A01E5" w:rsidRPr="004758A9">
        <w:rPr>
          <w:rFonts w:ascii="Times New Roman" w:hAnsi="Times New Roman" w:cs="Times New Roman"/>
          <w:sz w:val="20"/>
          <w:szCs w:val="20"/>
        </w:rPr>
        <w:t xml:space="preserve"> lags calculations</w:t>
      </w:r>
      <w:r w:rsidRPr="004758A9">
        <w:rPr>
          <w:rFonts w:ascii="Times New Roman" w:hAnsi="Times New Roman" w:cs="Times New Roman"/>
          <w:sz w:val="20"/>
          <w:szCs w:val="20"/>
        </w:rPr>
        <w:t xml:space="preserve"> with OA</w:t>
      </w:r>
      <w:r w:rsidR="007A01E5" w:rsidRPr="004758A9">
        <w:rPr>
          <w:rFonts w:ascii="Times New Roman" w:hAnsi="Times New Roman" w:cs="Times New Roman"/>
          <w:sz w:val="20"/>
          <w:szCs w:val="20"/>
        </w:rPr>
        <w:t xml:space="preserve"> similarly to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{"citationID":"w4tr3EBy","properties":{"formattedCitation":"(O\\uc0\\u8217{}Dowd et al. 2015)","plainCitation":"(O’Dowd et al. 2015)","dontUpdate":true,"noteIndex":0},"citationItems":[{"id":1457,"uris":["http://zotero.org/groups/3856298/items/QEUXKLK2"],"itemData":{"id":1457,"type":"article-journal","container-title":"Scientific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O’Dowd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xml:space="preserve"> (2015)</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w:t>
      </w:r>
    </w:p>
    <w:p w14:paraId="0A9D5DFE" w14:textId="0C6B7245" w:rsidR="003D372C" w:rsidRPr="004758A9" w:rsidRDefault="003D372C" w:rsidP="003D372C">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t>2.</w:t>
      </w:r>
      <w:r>
        <w:rPr>
          <w:rFonts w:ascii="Times New Roman" w:eastAsia="Times New Roman" w:hAnsi="Times New Roman" w:cs="Times New Roman"/>
          <w:b/>
          <w:bCs/>
          <w:color w:val="000000" w:themeColor="text1"/>
          <w:sz w:val="20"/>
          <w:szCs w:val="20"/>
          <w:lang w:eastAsia="en-GB"/>
        </w:rPr>
        <w:t>5</w:t>
      </w:r>
      <w:r w:rsidRPr="004758A9">
        <w:rPr>
          <w:rFonts w:ascii="Times New Roman" w:eastAsia="Times New Roman" w:hAnsi="Times New Roman" w:cs="Times New Roman"/>
          <w:b/>
          <w:bCs/>
          <w:color w:val="000000" w:themeColor="text1"/>
          <w:sz w:val="20"/>
          <w:szCs w:val="20"/>
          <w:lang w:eastAsia="en-GB"/>
        </w:rPr>
        <w:t xml:space="preserve"> </w:t>
      </w:r>
      <w:r>
        <w:rPr>
          <w:rFonts w:ascii="Times New Roman" w:eastAsia="Times New Roman" w:hAnsi="Times New Roman" w:cs="Times New Roman"/>
          <w:b/>
          <w:bCs/>
          <w:color w:val="000000" w:themeColor="text1"/>
          <w:sz w:val="20"/>
          <w:szCs w:val="20"/>
          <w:lang w:eastAsia="en-GB"/>
        </w:rPr>
        <w:t>Transfer entropy analysis</w:t>
      </w:r>
    </w:p>
    <w:p w14:paraId="419C6FE6" w14:textId="7045336D" w:rsidR="00605BB0" w:rsidRPr="00605BB0" w:rsidRDefault="00605BB0" w:rsidP="00605BB0">
      <w:pPr>
        <w:pBdr>
          <w:top w:val="nil"/>
          <w:left w:val="nil"/>
          <w:bottom w:val="nil"/>
          <w:right w:val="nil"/>
          <w:between w:val="nil"/>
        </w:pBdr>
        <w:spacing w:line="360" w:lineRule="auto"/>
        <w:rPr>
          <w:rFonts w:ascii="Times New Roman" w:hAnsi="Times New Roman" w:cs="Times New Roman"/>
          <w:sz w:val="20"/>
          <w:szCs w:val="20"/>
        </w:rPr>
      </w:pPr>
      <w:r w:rsidRPr="00605BB0">
        <w:rPr>
          <w:rFonts w:ascii="Times New Roman" w:hAnsi="Times New Roman" w:cs="Times New Roman"/>
          <w:sz w:val="20"/>
          <w:szCs w:val="20"/>
        </w:rPr>
        <w:t xml:space="preserve">The R package RTransferEntropy (Behrendt et al., 2019) was used to quantify the information flow between time series using the transfer entropy (TE) as previously done on recent SOA studies (Long et al., 2023; Sinha et al., 2024). Transfer entropy (TE) is a prediction model that quantifies the directional influence between two time series X and Y by determining how the past values of one series predict the future behaviour of the other (Schreiber, 2000). TE is calculated using Rényi entropy, a generalisation of Shannon entropy that offers enhanced robustness in the presence of tails effects. To account for spurious information transfer, the transfer entropy is also estimated from a shuffled version of the time series. This shuffled estimate called effective </w:t>
      </w:r>
      <w:r w:rsidRPr="00605BB0">
        <w:rPr>
          <w:rFonts w:ascii="Times New Roman" w:hAnsi="Times New Roman" w:cs="Times New Roman"/>
          <w:sz w:val="20"/>
          <w:szCs w:val="20"/>
        </w:rPr>
        <w:lastRenderedPageBreak/>
        <w:t xml:space="preserve">transfer entropy (eTE) is used to correct for sampling bias, ensuring the validity of the results. Statistical significance is assessed with a bootstrapped Markov chain, where a p-value of less than 0.05 indicates a significant information transfer between X and Y. The reader is </w:t>
      </w:r>
      <w:r w:rsidR="00AD68EC" w:rsidRPr="00605BB0">
        <w:rPr>
          <w:rFonts w:ascii="Times New Roman" w:hAnsi="Times New Roman" w:cs="Times New Roman"/>
          <w:sz w:val="20"/>
          <w:szCs w:val="20"/>
        </w:rPr>
        <w:t>referred</w:t>
      </w:r>
      <w:r w:rsidRPr="00605BB0">
        <w:rPr>
          <w:rFonts w:ascii="Times New Roman" w:hAnsi="Times New Roman" w:cs="Times New Roman"/>
          <w:sz w:val="20"/>
          <w:szCs w:val="20"/>
        </w:rPr>
        <w:t xml:space="preserve"> </w:t>
      </w:r>
      <w:r w:rsidR="00AD68EC">
        <w:rPr>
          <w:rFonts w:ascii="Times New Roman" w:hAnsi="Times New Roman" w:cs="Times New Roman"/>
          <w:sz w:val="20"/>
          <w:szCs w:val="20"/>
        </w:rPr>
        <w:t xml:space="preserve">back </w:t>
      </w:r>
      <w:r w:rsidRPr="00605BB0">
        <w:rPr>
          <w:rFonts w:ascii="Times New Roman" w:hAnsi="Times New Roman" w:cs="Times New Roman"/>
          <w:sz w:val="20"/>
          <w:szCs w:val="20"/>
        </w:rPr>
        <w:t>to (Behrendt et al., 2019) for more details.</w:t>
      </w:r>
    </w:p>
    <w:p w14:paraId="337A028F" w14:textId="5C45DCC7" w:rsidR="00CD7419" w:rsidRPr="004758A9" w:rsidRDefault="008847A7" w:rsidP="00B8215E">
      <w:pPr>
        <w:pStyle w:val="Heading1"/>
        <w:rPr>
          <w:rFonts w:ascii="Times New Roman" w:hAnsi="Times New Roman" w:cs="Times New Roman"/>
          <w:b/>
          <w:bCs/>
          <w:color w:val="000000" w:themeColor="text1"/>
          <w:sz w:val="20"/>
          <w:szCs w:val="20"/>
        </w:rPr>
      </w:pPr>
      <w:r w:rsidRPr="004758A9">
        <w:rPr>
          <w:rStyle w:val="Heading2Char"/>
          <w:rFonts w:ascii="Times New Roman" w:hAnsi="Times New Roman" w:cs="Times New Roman"/>
          <w:b/>
          <w:bCs/>
          <w:color w:val="000000" w:themeColor="text1"/>
          <w:sz w:val="20"/>
          <w:szCs w:val="20"/>
        </w:rPr>
        <w:t>3.</w:t>
      </w:r>
      <w:r w:rsidRPr="004758A9">
        <w:rPr>
          <w:rFonts w:ascii="Times New Roman" w:hAnsi="Times New Roman" w:cs="Times New Roman"/>
          <w:b/>
          <w:bCs/>
          <w:color w:val="000000" w:themeColor="text1"/>
          <w:sz w:val="20"/>
          <w:szCs w:val="20"/>
        </w:rPr>
        <w:t xml:space="preserve"> </w:t>
      </w:r>
      <w:r w:rsidRPr="004758A9">
        <w:rPr>
          <w:rStyle w:val="Heading2Char"/>
          <w:rFonts w:ascii="Times New Roman" w:hAnsi="Times New Roman" w:cs="Times New Roman"/>
          <w:b/>
          <w:bCs/>
          <w:color w:val="000000" w:themeColor="text1"/>
          <w:sz w:val="20"/>
          <w:szCs w:val="20"/>
        </w:rPr>
        <w:t>Results</w:t>
      </w:r>
    </w:p>
    <w:bookmarkEnd w:id="144"/>
    <w:p w14:paraId="43AFBD69" w14:textId="597C964B" w:rsidR="008847A7" w:rsidRPr="004758A9" w:rsidRDefault="003F6076" w:rsidP="003F6076">
      <w:pPr>
        <w:pStyle w:val="Heading2"/>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3.1 Submicron aerosol chemical composition overview</w:t>
      </w:r>
    </w:p>
    <w:p w14:paraId="47CF6E04" w14:textId="7B2E1129" w:rsidR="00252A13" w:rsidRPr="004758A9" w:rsidRDefault="00966053"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The</w:t>
      </w:r>
      <w:r w:rsidR="00FC769F" w:rsidRPr="004758A9">
        <w:rPr>
          <w:rFonts w:ascii="Times New Roman" w:hAnsi="Times New Roman" w:cs="Times New Roman"/>
          <w:color w:val="000000" w:themeColor="text1"/>
          <w:sz w:val="20"/>
          <w:szCs w:val="20"/>
        </w:rPr>
        <w:t xml:space="preserve"> mass</w:t>
      </w:r>
      <w:r w:rsidR="009078DC" w:rsidRPr="004758A9">
        <w:rPr>
          <w:rFonts w:ascii="Times New Roman" w:hAnsi="Times New Roman" w:cs="Times New Roman"/>
          <w:color w:val="000000" w:themeColor="text1"/>
          <w:sz w:val="20"/>
          <w:szCs w:val="20"/>
        </w:rPr>
        <w:t xml:space="preserve"> concentration</w:t>
      </w:r>
      <w:r w:rsidR="00FC769F" w:rsidRPr="004758A9">
        <w:rPr>
          <w:rFonts w:ascii="Times New Roman" w:hAnsi="Times New Roman" w:cs="Times New Roman"/>
          <w:color w:val="000000" w:themeColor="text1"/>
          <w:sz w:val="20"/>
          <w:szCs w:val="20"/>
        </w:rPr>
        <w:t xml:space="preserve"> time series</w:t>
      </w:r>
      <w:r w:rsidR="009078DC" w:rsidRPr="004758A9">
        <w:rPr>
          <w:rFonts w:ascii="Times New Roman" w:hAnsi="Times New Roman" w:cs="Times New Roman"/>
          <w:color w:val="000000" w:themeColor="text1"/>
          <w:sz w:val="20"/>
          <w:szCs w:val="20"/>
        </w:rPr>
        <w:t xml:space="preserve"> of organic </w:t>
      </w:r>
      <w:r w:rsidR="00FC769F" w:rsidRPr="004758A9">
        <w:rPr>
          <w:rFonts w:ascii="Times New Roman" w:hAnsi="Times New Roman" w:cs="Times New Roman"/>
          <w:color w:val="000000" w:themeColor="text1"/>
          <w:sz w:val="20"/>
          <w:szCs w:val="20"/>
        </w:rPr>
        <w:t>aerosols</w:t>
      </w:r>
      <w:r w:rsidR="00ED2B42" w:rsidRPr="004758A9">
        <w:rPr>
          <w:rFonts w:ascii="Times New Roman" w:hAnsi="Times New Roman" w:cs="Times New Roman"/>
          <w:color w:val="000000" w:themeColor="text1"/>
          <w:sz w:val="20"/>
          <w:szCs w:val="20"/>
        </w:rPr>
        <w:t xml:space="preserve"> (OA)</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m</w:t>
      </w:r>
      <w:r w:rsidR="00B65F32" w:rsidRPr="004758A9">
        <w:rPr>
          <w:rFonts w:ascii="Times New Roman" w:hAnsi="Times New Roman" w:cs="Times New Roman"/>
          <w:color w:val="000000" w:themeColor="text1"/>
          <w:sz w:val="20"/>
          <w:szCs w:val="20"/>
        </w:rPr>
        <w:t xml:space="preserve">ethane </w:t>
      </w:r>
      <w:r w:rsidR="007B4E93" w:rsidRPr="004758A9">
        <w:rPr>
          <w:rFonts w:ascii="Times New Roman" w:hAnsi="Times New Roman" w:cs="Times New Roman"/>
          <w:color w:val="000000" w:themeColor="text1"/>
          <w:sz w:val="20"/>
          <w:szCs w:val="20"/>
        </w:rPr>
        <w:t xml:space="preserve">sulphonic acid (MSA), </w:t>
      </w:r>
      <w:r w:rsidR="0047479A" w:rsidRPr="004758A9">
        <w:rPr>
          <w:rFonts w:ascii="Times New Roman" w:hAnsi="Times New Roman" w:cs="Times New Roman"/>
          <w:color w:val="000000" w:themeColor="text1"/>
          <w:sz w:val="20"/>
          <w:szCs w:val="20"/>
          <w:lang w:eastAsia="zh-CN"/>
        </w:rPr>
        <w:t>sulfate (</w:t>
      </w:r>
      <w:r w:rsidR="009078DC" w:rsidRPr="004758A9">
        <w:rPr>
          <w:rFonts w:ascii="Times New Roman" w:hAnsi="Times New Roman" w:cs="Times New Roman"/>
          <w:color w:val="000000" w:themeColor="text1"/>
          <w:sz w:val="20"/>
          <w:szCs w:val="20"/>
        </w:rPr>
        <w:t>SO</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2-</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n</w:t>
      </w:r>
      <w:r w:rsidR="00B65F32" w:rsidRPr="004758A9">
        <w:rPr>
          <w:rFonts w:ascii="Times New Roman" w:hAnsi="Times New Roman" w:cs="Times New Roman"/>
          <w:color w:val="000000" w:themeColor="text1"/>
          <w:sz w:val="20"/>
          <w:szCs w:val="20"/>
          <w:lang w:eastAsia="zh-CN"/>
        </w:rPr>
        <w:t xml:space="preserve">itrate </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NO</w:t>
      </w:r>
      <w:r w:rsidR="009078DC" w:rsidRPr="004758A9">
        <w:rPr>
          <w:rFonts w:ascii="Times New Roman" w:hAnsi="Times New Roman" w:cs="Times New Roman"/>
          <w:color w:val="000000" w:themeColor="text1"/>
          <w:sz w:val="20"/>
          <w:szCs w:val="20"/>
          <w:vertAlign w:val="subscript"/>
        </w:rPr>
        <w:t>3</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w:t>
      </w:r>
      <w:r w:rsidR="00DB55AF" w:rsidRPr="004758A9">
        <w:rPr>
          <w:rFonts w:ascii="Times New Roman" w:hAnsi="Times New Roman" w:cs="Times New Roman"/>
          <w:color w:val="000000" w:themeColor="text1"/>
          <w:sz w:val="20"/>
          <w:szCs w:val="20"/>
        </w:rPr>
        <w:t xml:space="preserve"> </w:t>
      </w:r>
      <w:r w:rsidR="0047479A" w:rsidRPr="004758A9">
        <w:rPr>
          <w:rFonts w:ascii="Times New Roman" w:hAnsi="Times New Roman" w:cs="Times New Roman"/>
          <w:color w:val="000000" w:themeColor="text1"/>
          <w:sz w:val="20"/>
          <w:szCs w:val="20"/>
          <w:lang w:eastAsia="zh-CN"/>
        </w:rPr>
        <w:t>ammonium (</w:t>
      </w:r>
      <w:r w:rsidR="009078DC" w:rsidRPr="004758A9">
        <w:rPr>
          <w:rFonts w:ascii="Times New Roman" w:hAnsi="Times New Roman" w:cs="Times New Roman"/>
          <w:color w:val="000000" w:themeColor="text1"/>
          <w:sz w:val="20"/>
          <w:szCs w:val="20"/>
        </w:rPr>
        <w:t>NH</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and sea</w:t>
      </w:r>
      <w:r w:rsidR="00DB55AF" w:rsidRPr="004758A9">
        <w:rPr>
          <w:rFonts w:ascii="Times New Roman" w:hAnsi="Times New Roman" w:cs="Times New Roman"/>
          <w:color w:val="000000" w:themeColor="text1"/>
          <w:sz w:val="20"/>
          <w:szCs w:val="20"/>
        </w:rPr>
        <w:t xml:space="preserve"> </w:t>
      </w:r>
      <w:r w:rsidR="009078DC" w:rsidRPr="004758A9">
        <w:rPr>
          <w:rFonts w:ascii="Times New Roman" w:hAnsi="Times New Roman" w:cs="Times New Roman"/>
          <w:color w:val="000000" w:themeColor="text1"/>
          <w:sz w:val="20"/>
          <w:szCs w:val="20"/>
        </w:rPr>
        <w:t>salt measured by the HR-ToF-AMS</w:t>
      </w:r>
      <w:r w:rsidR="00EC6082" w:rsidRPr="004758A9">
        <w:rPr>
          <w:rFonts w:ascii="Times New Roman" w:hAnsi="Times New Roman" w:cs="Times New Roman"/>
          <w:color w:val="000000" w:themeColor="text1"/>
          <w:sz w:val="20"/>
          <w:szCs w:val="20"/>
        </w:rPr>
        <w:t xml:space="preserve"> as well as eBC from MAAP measurements</w:t>
      </w:r>
      <w:r w:rsidRPr="004758A9">
        <w:rPr>
          <w:rFonts w:ascii="Times New Roman" w:hAnsi="Times New Roman" w:cs="Times New Roman"/>
          <w:color w:val="000000" w:themeColor="text1"/>
          <w:sz w:val="20"/>
          <w:szCs w:val="20"/>
        </w:rPr>
        <w:t xml:space="preserve"> </w:t>
      </w:r>
      <w:r w:rsidR="00B007BD">
        <w:rPr>
          <w:rFonts w:ascii="Times New Roman" w:hAnsi="Times New Roman" w:cs="Times New Roman"/>
          <w:color w:val="000000" w:themeColor="text1"/>
          <w:sz w:val="20"/>
          <w:szCs w:val="20"/>
        </w:rPr>
        <w:t>are</w:t>
      </w:r>
      <w:r w:rsidR="00B007BD"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shown on </w:t>
      </w:r>
      <w:r w:rsidR="007D4AEC" w:rsidRPr="004758A9">
        <w:rPr>
          <w:rFonts w:ascii="Times New Roman" w:hAnsi="Times New Roman" w:cs="Times New Roman"/>
          <w:color w:val="000000" w:themeColor="text1"/>
          <w:sz w:val="20"/>
          <w:szCs w:val="20"/>
        </w:rPr>
        <w:t>F</w:t>
      </w:r>
      <w:r w:rsidRPr="004758A9">
        <w:rPr>
          <w:rFonts w:ascii="Times New Roman" w:hAnsi="Times New Roman" w:cs="Times New Roman"/>
          <w:color w:val="000000" w:themeColor="text1"/>
          <w:sz w:val="20"/>
          <w:szCs w:val="20"/>
        </w:rPr>
        <w:t xml:space="preserve">igure </w:t>
      </w:r>
      <w:r w:rsidR="0070590F" w:rsidRPr="004758A9">
        <w:rPr>
          <w:rFonts w:ascii="Times New Roman" w:hAnsi="Times New Roman" w:cs="Times New Roman"/>
          <w:color w:val="000000" w:themeColor="text1"/>
          <w:sz w:val="20"/>
          <w:szCs w:val="20"/>
        </w:rPr>
        <w:t>1</w:t>
      </w:r>
      <w:r w:rsidR="00713280" w:rsidRPr="004758A9">
        <w:rPr>
          <w:rFonts w:ascii="Times New Roman" w:hAnsi="Times New Roman" w:cs="Times New Roman"/>
          <w:color w:val="000000" w:themeColor="text1"/>
          <w:sz w:val="20"/>
          <w:szCs w:val="20"/>
        </w:rPr>
        <w:t xml:space="preserve">. </w:t>
      </w:r>
      <w:r w:rsidR="00F36BC7" w:rsidRPr="004758A9">
        <w:rPr>
          <w:rFonts w:ascii="Times New Roman" w:hAnsi="Times New Roman" w:cs="Times New Roman"/>
          <w:sz w:val="20"/>
          <w:szCs w:val="20"/>
        </w:rPr>
        <w:t>The average chemical composition was dominated by</w:t>
      </w:r>
      <w:r w:rsidR="000D6489" w:rsidRPr="004758A9">
        <w:rPr>
          <w:rFonts w:ascii="Times New Roman" w:hAnsi="Times New Roman" w:cs="Times New Roman"/>
          <w:sz w:val="20"/>
          <w:szCs w:val="20"/>
        </w:rPr>
        <w:t xml:space="preserve"> OA</w:t>
      </w:r>
      <w:r w:rsidR="00F36BC7" w:rsidRPr="004758A9">
        <w:rPr>
          <w:rFonts w:ascii="Times New Roman" w:hAnsi="Times New Roman" w:cs="Times New Roman"/>
          <w:sz w:val="20"/>
          <w:szCs w:val="20"/>
        </w:rPr>
        <w:t xml:space="preserve"> (</w:t>
      </w:r>
      <w:r w:rsidR="00A369DB" w:rsidRPr="004758A9">
        <w:rPr>
          <w:rFonts w:ascii="Times New Roman" w:hAnsi="Times New Roman" w:cs="Times New Roman"/>
          <w:sz w:val="20"/>
          <w:szCs w:val="20"/>
        </w:rPr>
        <w:t>3</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 xml:space="preserve">%), followed by </w:t>
      </w:r>
      <w:r w:rsidR="000D6489" w:rsidRPr="004758A9">
        <w:rPr>
          <w:rFonts w:ascii="Times New Roman" w:hAnsi="Times New Roman" w:cs="Times New Roman"/>
          <w:sz w:val="20"/>
          <w:szCs w:val="20"/>
        </w:rPr>
        <w:t>SO</w:t>
      </w:r>
      <w:r w:rsidR="000D6489" w:rsidRPr="004758A9">
        <w:rPr>
          <w:rFonts w:ascii="Times New Roman" w:hAnsi="Times New Roman" w:cs="Times New Roman"/>
          <w:sz w:val="20"/>
          <w:szCs w:val="20"/>
          <w:vertAlign w:val="subscript"/>
        </w:rPr>
        <w:t>4</w:t>
      </w:r>
      <w:r w:rsidR="000D6489" w:rsidRPr="004758A9">
        <w:rPr>
          <w:rFonts w:ascii="Times New Roman" w:hAnsi="Times New Roman" w:cs="Times New Roman"/>
          <w:sz w:val="20"/>
          <w:szCs w:val="20"/>
          <w:vertAlign w:val="superscript"/>
        </w:rPr>
        <w:t>2−</w:t>
      </w:r>
      <w:r w:rsidR="000D6489" w:rsidRPr="004758A9">
        <w:rPr>
          <w:rFonts w:ascii="Times New Roman" w:hAnsi="Times New Roman" w:cs="Times New Roman"/>
          <w:sz w:val="20"/>
          <w:szCs w:val="20"/>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31</w:t>
      </w:r>
      <w:r w:rsidR="00F36BC7" w:rsidRPr="004758A9">
        <w:rPr>
          <w:rFonts w:ascii="Times New Roman" w:hAnsi="Times New Roman" w:cs="Times New Roman"/>
          <w:sz w:val="20"/>
          <w:szCs w:val="20"/>
        </w:rPr>
        <w:t xml:space="preserve">%), </w:t>
      </w:r>
      <w:r w:rsidR="00864890" w:rsidRPr="004758A9">
        <w:rPr>
          <w:rFonts w:ascii="Times New Roman" w:hAnsi="Times New Roman" w:cs="Times New Roman"/>
          <w:sz w:val="20"/>
          <w:szCs w:val="20"/>
        </w:rPr>
        <w:t>sea salt</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2</w:t>
      </w:r>
      <w:r w:rsidR="000D6489" w:rsidRPr="004758A9">
        <w:rPr>
          <w:rFonts w:ascii="Times New Roman" w:hAnsi="Times New Roman" w:cs="Times New Roman"/>
          <w:sz w:val="20"/>
          <w:szCs w:val="20"/>
        </w:rPr>
        <w:t>0</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 xml:space="preserve">MSA (7%), </w:t>
      </w:r>
      <w:r w:rsidR="00F36BC7" w:rsidRPr="004758A9">
        <w:rPr>
          <w:rFonts w:ascii="Times New Roman" w:hAnsi="Times New Roman" w:cs="Times New Roman"/>
          <w:sz w:val="20"/>
          <w:szCs w:val="20"/>
        </w:rPr>
        <w:t>NH</w:t>
      </w:r>
      <w:r w:rsidR="00F36BC7" w:rsidRPr="004758A9">
        <w:rPr>
          <w:rFonts w:ascii="Times New Roman" w:hAnsi="Times New Roman" w:cs="Times New Roman"/>
          <w:sz w:val="20"/>
          <w:szCs w:val="20"/>
          <w:vertAlign w:val="subscript"/>
        </w:rPr>
        <w:t>4</w:t>
      </w:r>
      <w:r w:rsidR="00F36BC7" w:rsidRPr="004758A9">
        <w:rPr>
          <w:rFonts w:ascii="Times New Roman" w:hAnsi="Times New Roman" w:cs="Times New Roman"/>
          <w:sz w:val="20"/>
          <w:szCs w:val="20"/>
          <w:vertAlign w:val="superscript"/>
        </w:rPr>
        <w:t>+</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6</w:t>
      </w:r>
      <w:r w:rsidR="00F36BC7" w:rsidRPr="004758A9">
        <w:rPr>
          <w:rFonts w:ascii="Times New Roman" w:hAnsi="Times New Roman" w:cs="Times New Roman"/>
          <w:sz w:val="20"/>
          <w:szCs w:val="20"/>
        </w:rPr>
        <w:t>%), NO</w:t>
      </w:r>
      <w:r w:rsidR="00F36BC7" w:rsidRPr="004758A9">
        <w:rPr>
          <w:rFonts w:ascii="Times New Roman" w:hAnsi="Times New Roman" w:cs="Times New Roman"/>
          <w:sz w:val="20"/>
          <w:szCs w:val="20"/>
          <w:vertAlign w:val="subscript"/>
        </w:rPr>
        <w:t>3</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 xml:space="preserve"> and eBC (</w:t>
      </w:r>
      <w:r w:rsidR="000D6489" w:rsidRPr="004758A9">
        <w:rPr>
          <w:rFonts w:ascii="Times New Roman" w:hAnsi="Times New Roman" w:cs="Times New Roman"/>
          <w:sz w:val="20"/>
          <w:szCs w:val="20"/>
        </w:rPr>
        <w:t>2</w:t>
      </w:r>
      <w:r w:rsidR="00864890" w:rsidRPr="004758A9">
        <w:rPr>
          <w:rFonts w:ascii="Times New Roman" w:hAnsi="Times New Roman" w:cs="Times New Roman"/>
          <w:sz w:val="20"/>
          <w:szCs w:val="20"/>
        </w:rPr>
        <w:t>%)</w:t>
      </w:r>
      <w:r w:rsidR="00F36BC7" w:rsidRPr="004758A9">
        <w:rPr>
          <w:rFonts w:ascii="Times New Roman" w:hAnsi="Times New Roman" w:cs="Times New Roman"/>
          <w:sz w:val="20"/>
          <w:szCs w:val="20"/>
        </w:rPr>
        <w:t xml:space="preserve"> (</w:t>
      </w:r>
      <w:r w:rsidR="00B77159" w:rsidRPr="004758A9">
        <w:rPr>
          <w:rFonts w:ascii="Times New Roman" w:hAnsi="Times New Roman" w:cs="Times New Roman"/>
          <w:sz w:val="20"/>
          <w:szCs w:val="20"/>
        </w:rPr>
        <w:t>F</w:t>
      </w:r>
      <w:r w:rsidR="00F36BC7" w:rsidRPr="004758A9">
        <w:rPr>
          <w:rFonts w:ascii="Times New Roman" w:hAnsi="Times New Roman" w:cs="Times New Roman"/>
          <w:sz w:val="20"/>
          <w:szCs w:val="20"/>
        </w:rPr>
        <w:t xml:space="preserve">igure </w:t>
      </w:r>
      <w:r w:rsidR="00FC1756" w:rsidRPr="004758A9">
        <w:rPr>
          <w:rFonts w:ascii="Times New Roman" w:hAnsi="Times New Roman" w:cs="Times New Roman"/>
          <w:sz w:val="20"/>
          <w:szCs w:val="20"/>
        </w:rPr>
        <w:t>1</w:t>
      </w:r>
      <w:r w:rsidR="00F36BC7" w:rsidRPr="004758A9">
        <w:rPr>
          <w:rFonts w:ascii="Times New Roman" w:hAnsi="Times New Roman" w:cs="Times New Roman"/>
          <w:sz w:val="20"/>
          <w:szCs w:val="20"/>
        </w:rPr>
        <w:t>).</w:t>
      </w:r>
      <w:r w:rsidR="00042555" w:rsidRPr="004758A9">
        <w:rPr>
          <w:rFonts w:ascii="Times New Roman" w:hAnsi="Times New Roman" w:cs="Times New Roman"/>
          <w:sz w:val="20"/>
          <w:szCs w:val="20"/>
        </w:rPr>
        <w:t xml:space="preserve"> </w:t>
      </w:r>
    </w:p>
    <w:p w14:paraId="06F7F578" w14:textId="20823FAF" w:rsidR="009213EC" w:rsidRPr="004758A9" w:rsidRDefault="00CB60DD" w:rsidP="00C86CBD">
      <w:pPr>
        <w:pBdr>
          <w:top w:val="nil"/>
          <w:left w:val="nil"/>
          <w:bottom w:val="nil"/>
          <w:right w:val="nil"/>
          <w:between w:val="nil"/>
        </w:pBdr>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lang w:val="en-IE" w:eastAsia="en-IE"/>
        </w:rPr>
        <w:drawing>
          <wp:inline distT="0" distB="0" distL="0" distR="0" wp14:anchorId="3FD1E854" wp14:editId="702F932B">
            <wp:extent cx="4954656" cy="4892307"/>
            <wp:effectExtent l="0" t="0" r="0" b="3810"/>
            <wp:docPr id="139224890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48903" name="Picture 3"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54656" cy="4892307"/>
                    </a:xfrm>
                    <a:prstGeom prst="rect">
                      <a:avLst/>
                    </a:prstGeom>
                  </pic:spPr>
                </pic:pic>
              </a:graphicData>
            </a:graphic>
          </wp:inline>
        </w:drawing>
      </w:r>
    </w:p>
    <w:p w14:paraId="1E42FFC0" w14:textId="054BE989" w:rsidR="00892925" w:rsidRPr="004758A9" w:rsidRDefault="009213EC" w:rsidP="009213EC">
      <w:pPr>
        <w:rPr>
          <w:rFonts w:ascii="Times New Roman" w:hAnsi="Times New Roman" w:cs="Times New Roman"/>
          <w:b/>
          <w:bCs/>
          <w:sz w:val="20"/>
          <w:szCs w:val="20"/>
        </w:rPr>
      </w:pPr>
      <w:r w:rsidRPr="004758A9">
        <w:rPr>
          <w:rFonts w:ascii="Times New Roman" w:hAnsi="Times New Roman" w:cs="Times New Roman"/>
          <w:b/>
          <w:bCs/>
          <w:sz w:val="20"/>
          <w:szCs w:val="20"/>
        </w:rPr>
        <w:t>Figure</w:t>
      </w:r>
      <w:r w:rsidR="00093E8A" w:rsidRPr="004758A9">
        <w:rPr>
          <w:rFonts w:ascii="Times New Roman" w:hAnsi="Times New Roman" w:cs="Times New Roman"/>
          <w:b/>
          <w:bCs/>
          <w:sz w:val="20"/>
          <w:szCs w:val="20"/>
        </w:rPr>
        <w:t xml:space="preserve"> </w:t>
      </w:r>
      <w:r w:rsidR="00FC1756" w:rsidRPr="004758A9">
        <w:rPr>
          <w:rFonts w:ascii="Times New Roman" w:hAnsi="Times New Roman" w:cs="Times New Roman"/>
          <w:b/>
          <w:bCs/>
          <w:sz w:val="20"/>
          <w:szCs w:val="20"/>
        </w:rPr>
        <w:t>1</w:t>
      </w:r>
      <w:r w:rsidR="00C25153">
        <w:rPr>
          <w:rFonts w:ascii="Times New Roman" w:hAnsi="Times New Roman" w:cs="Times New Roman"/>
          <w:b/>
          <w:bCs/>
          <w:sz w:val="20"/>
          <w:szCs w:val="20"/>
        </w:rPr>
        <w:t>.</w:t>
      </w:r>
      <w:r w:rsidRPr="004758A9">
        <w:rPr>
          <w:rFonts w:ascii="Times New Roman" w:hAnsi="Times New Roman" w:cs="Times New Roman"/>
          <w:b/>
          <w:bCs/>
          <w:sz w:val="20"/>
          <w:szCs w:val="20"/>
        </w:rPr>
        <w:t xml:space="preserve"> A) </w:t>
      </w:r>
      <w:r w:rsidR="000D6489" w:rsidRPr="004758A9">
        <w:rPr>
          <w:rFonts w:ascii="Times New Roman" w:hAnsi="Times New Roman" w:cs="Times New Roman"/>
          <w:b/>
          <w:bCs/>
          <w:sz w:val="20"/>
          <w:szCs w:val="20"/>
        </w:rPr>
        <w:t>OA, SO</w:t>
      </w:r>
      <w:proofErr w:type="gramStart"/>
      <w:r w:rsidR="000D6489" w:rsidRPr="004758A9">
        <w:rPr>
          <w:rFonts w:ascii="Times New Roman" w:hAnsi="Times New Roman" w:cs="Times New Roman"/>
          <w:b/>
          <w:bCs/>
          <w:sz w:val="20"/>
          <w:szCs w:val="20"/>
          <w:vertAlign w:val="subscript"/>
        </w:rPr>
        <w:t>4,</w:t>
      </w:r>
      <w:r w:rsidR="000D6489" w:rsidRPr="004758A9">
        <w:rPr>
          <w:rFonts w:ascii="Times New Roman" w:hAnsi="Times New Roman" w:cs="Times New Roman"/>
          <w:b/>
          <w:bCs/>
          <w:sz w:val="20"/>
          <w:szCs w:val="20"/>
        </w:rPr>
        <w:t>,</w:t>
      </w:r>
      <w:proofErr w:type="gramEnd"/>
      <w:r w:rsidR="000D6489" w:rsidRPr="004758A9">
        <w:rPr>
          <w:rFonts w:ascii="Times New Roman" w:hAnsi="Times New Roman" w:cs="Times New Roman"/>
          <w:b/>
          <w:bCs/>
          <w:sz w:val="20"/>
          <w:szCs w:val="20"/>
        </w:rPr>
        <w:t xml:space="preserve"> N</w:t>
      </w:r>
      <w:r w:rsidRPr="004758A9">
        <w:rPr>
          <w:rFonts w:ascii="Times New Roman" w:hAnsi="Times New Roman" w:cs="Times New Roman"/>
          <w:b/>
          <w:bCs/>
          <w:sz w:val="20"/>
          <w:szCs w:val="20"/>
        </w:rPr>
        <w:t>H</w:t>
      </w:r>
      <w:r w:rsidRPr="004758A9">
        <w:rPr>
          <w:rFonts w:ascii="Times New Roman" w:hAnsi="Times New Roman" w:cs="Times New Roman"/>
          <w:b/>
          <w:bCs/>
          <w:sz w:val="20"/>
          <w:szCs w:val="20"/>
          <w:vertAlign w:val="subscript"/>
        </w:rPr>
        <w:t>4</w:t>
      </w:r>
      <w:r w:rsidRPr="004758A9">
        <w:rPr>
          <w:rFonts w:ascii="Times New Roman" w:hAnsi="Times New Roman" w:cs="Times New Roman"/>
          <w:b/>
          <w:bCs/>
          <w:sz w:val="20"/>
          <w:szCs w:val="20"/>
        </w:rPr>
        <w:t>, NO</w:t>
      </w:r>
      <w:r w:rsidRPr="004758A9">
        <w:rPr>
          <w:rFonts w:ascii="Times New Roman" w:hAnsi="Times New Roman" w:cs="Times New Roman"/>
          <w:b/>
          <w:bCs/>
          <w:sz w:val="20"/>
          <w:szCs w:val="20"/>
          <w:vertAlign w:val="subscript"/>
        </w:rPr>
        <w:t>3</w:t>
      </w:r>
      <w:r w:rsidR="000D6489" w:rsidRPr="004758A9">
        <w:rPr>
          <w:rFonts w:ascii="Times New Roman" w:hAnsi="Times New Roman" w:cs="Times New Roman"/>
          <w:b/>
          <w:bCs/>
          <w:sz w:val="20"/>
          <w:szCs w:val="20"/>
        </w:rPr>
        <w:t xml:space="preserve"> and</w:t>
      </w:r>
      <w:r w:rsidRPr="004758A9">
        <w:rPr>
          <w:rFonts w:ascii="Times New Roman" w:hAnsi="Times New Roman" w:cs="Times New Roman"/>
          <w:b/>
          <w:bCs/>
          <w:sz w:val="20"/>
          <w:szCs w:val="20"/>
        </w:rPr>
        <w:t xml:space="preserve"> eBC mass concentrations time series </w:t>
      </w:r>
      <w:r w:rsidR="003A6B81"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μg</w:t>
      </w:r>
      <w:r w:rsidR="003A6B81" w:rsidRPr="004758A9">
        <w:rPr>
          <w:rFonts w:ascii="Times New Roman" w:hAnsi="Times New Roman" w:cs="Times New Roman"/>
          <w:b/>
          <w:bCs/>
          <w:sz w:val="20"/>
          <w:szCs w:val="20"/>
        </w:rPr>
        <w:t xml:space="preserve"> </w:t>
      </w:r>
      <w:r w:rsidRPr="004758A9">
        <w:rPr>
          <w:rFonts w:ascii="Times New Roman" w:hAnsi="Times New Roman" w:cs="Times New Roman"/>
          <w:b/>
          <w:bCs/>
          <w:sz w:val="20"/>
          <w:szCs w:val="20"/>
        </w:rPr>
        <w:t>m</w:t>
      </w:r>
      <w:r w:rsidRPr="004758A9">
        <w:rPr>
          <w:rFonts w:ascii="Times New Roman" w:hAnsi="Times New Roman" w:cs="Times New Roman"/>
          <w:b/>
          <w:bCs/>
          <w:sz w:val="20"/>
          <w:szCs w:val="20"/>
          <w:vertAlign w:val="superscript"/>
        </w:rPr>
        <w:t>-3</w:t>
      </w:r>
      <w:r w:rsidRPr="004758A9">
        <w:rPr>
          <w:rFonts w:ascii="Times New Roman" w:hAnsi="Times New Roman" w:cs="Times New Roman"/>
          <w:b/>
          <w:bCs/>
          <w:sz w:val="20"/>
          <w:szCs w:val="20"/>
        </w:rPr>
        <w:t xml:space="preserve"> B) Relative contributions to total PM1 C</w:t>
      </w:r>
      <w:r w:rsidR="000D6489" w:rsidRPr="004758A9">
        <w:rPr>
          <w:rFonts w:ascii="Times New Roman" w:hAnsi="Times New Roman" w:cs="Times New Roman"/>
          <w:b/>
          <w:bCs/>
          <w:sz w:val="20"/>
          <w:szCs w:val="20"/>
        </w:rPr>
        <w:t xml:space="preserve">) Pie plot of total contributions to total PM1 D) </w:t>
      </w:r>
      <w:r w:rsidR="00777613" w:rsidRPr="004758A9">
        <w:rPr>
          <w:rFonts w:ascii="Times New Roman" w:hAnsi="Times New Roman" w:cs="Times New Roman"/>
          <w:b/>
          <w:bCs/>
          <w:sz w:val="20"/>
          <w:szCs w:val="20"/>
        </w:rPr>
        <w:t>shows</w:t>
      </w:r>
      <w:r w:rsidR="000D6489" w:rsidRPr="004758A9">
        <w:rPr>
          <w:rFonts w:ascii="Times New Roman" w:hAnsi="Times New Roman" w:cs="Times New Roman"/>
          <w:b/>
          <w:bCs/>
          <w:sz w:val="20"/>
          <w:szCs w:val="20"/>
        </w:rPr>
        <w:t xml:space="preserve"> MSA and sea salt</w:t>
      </w:r>
      <w:r w:rsidR="003A6B81" w:rsidRPr="004758A9">
        <w:rPr>
          <w:rFonts w:ascii="Times New Roman" w:hAnsi="Times New Roman" w:cs="Times New Roman"/>
          <w:b/>
          <w:bCs/>
          <w:sz w:val="20"/>
          <w:szCs w:val="20"/>
        </w:rPr>
        <w:t xml:space="preserve"> – μg m</w:t>
      </w:r>
      <w:r w:rsidR="003A6B81" w:rsidRPr="004758A9">
        <w:rPr>
          <w:rFonts w:ascii="Times New Roman" w:hAnsi="Times New Roman" w:cs="Times New Roman"/>
          <w:b/>
          <w:bCs/>
          <w:sz w:val="20"/>
          <w:szCs w:val="20"/>
          <w:vertAlign w:val="superscript"/>
        </w:rPr>
        <w:t>-3</w:t>
      </w:r>
      <w:r w:rsidR="000D6489" w:rsidRPr="004758A9">
        <w:rPr>
          <w:rFonts w:ascii="Times New Roman" w:hAnsi="Times New Roman" w:cs="Times New Roman"/>
          <w:b/>
          <w:bCs/>
          <w:sz w:val="20"/>
          <w:szCs w:val="20"/>
        </w:rPr>
        <w:t>.</w:t>
      </w:r>
    </w:p>
    <w:p w14:paraId="6EE21A0C" w14:textId="33827D66" w:rsidR="00BB0EBE" w:rsidRPr="004758A9" w:rsidRDefault="00C86CBD"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 xml:space="preserve">The total </w:t>
      </w:r>
      <w:r w:rsidR="00F269FB" w:rsidRPr="004758A9">
        <w:rPr>
          <w:rFonts w:ascii="Times New Roman" w:hAnsi="Times New Roman" w:cs="Times New Roman"/>
          <w:color w:val="000000" w:themeColor="text1"/>
          <w:sz w:val="20"/>
          <w:szCs w:val="20"/>
          <w:lang w:eastAsia="zh-CN"/>
        </w:rPr>
        <w:t xml:space="preserve">average </w:t>
      </w:r>
      <w:r w:rsidRPr="004758A9">
        <w:rPr>
          <w:rFonts w:ascii="Times New Roman" w:hAnsi="Times New Roman" w:cs="Times New Roman"/>
          <w:color w:val="000000" w:themeColor="text1"/>
          <w:sz w:val="20"/>
          <w:szCs w:val="20"/>
        </w:rPr>
        <w:t>bulk submicron aerosol mass was 1.2 μg m</w:t>
      </w:r>
      <w:r w:rsidRPr="004758A9">
        <w:rPr>
          <w:rFonts w:ascii="Times New Roman" w:hAnsi="Times New Roman" w:cs="Times New Roman"/>
          <w:color w:val="000000" w:themeColor="text1"/>
          <w:sz w:val="20"/>
          <w:szCs w:val="20"/>
          <w:vertAlign w:val="superscript"/>
        </w:rPr>
        <w:t>− 3</w:t>
      </w:r>
      <w:r w:rsidRPr="004758A9">
        <w:rPr>
          <w:rFonts w:ascii="Times New Roman" w:hAnsi="Times New Roman" w:cs="Times New Roman"/>
          <w:color w:val="000000" w:themeColor="text1"/>
          <w:sz w:val="20"/>
          <w:szCs w:val="20"/>
        </w:rPr>
        <w:t xml:space="preserve"> over the entire measurement period</w:t>
      </w:r>
      <w:r w:rsidR="007A01E5" w:rsidRPr="004758A9">
        <w:rPr>
          <w:rFonts w:ascii="Times New Roman" w:hAnsi="Times New Roman" w:cs="Times New Roman"/>
          <w:color w:val="000000" w:themeColor="text1"/>
          <w:sz w:val="20"/>
          <w:szCs w:val="20"/>
        </w:rPr>
        <w:t>. T</w:t>
      </w:r>
      <w:r w:rsidRPr="004758A9">
        <w:rPr>
          <w:rFonts w:ascii="Times New Roman" w:hAnsi="Times New Roman" w:cs="Times New Roman"/>
          <w:color w:val="000000" w:themeColor="text1"/>
          <w:sz w:val="20"/>
          <w:szCs w:val="20"/>
        </w:rPr>
        <w:t>hese high SO</w:t>
      </w:r>
      <w:r w:rsidRPr="004758A9">
        <w:rPr>
          <w:rFonts w:ascii="Times New Roman" w:hAnsi="Times New Roman" w:cs="Times New Roman"/>
          <w:color w:val="000000" w:themeColor="text1"/>
          <w:sz w:val="20"/>
          <w:szCs w:val="20"/>
          <w:vertAlign w:val="subscript"/>
        </w:rPr>
        <w:t>4</w:t>
      </w:r>
      <w:r w:rsidR="006676A3" w:rsidRPr="004758A9">
        <w:rPr>
          <w:rFonts w:ascii="Times New Roman" w:hAnsi="Times New Roman" w:cs="Times New Roman"/>
          <w:color w:val="000000" w:themeColor="text1"/>
          <w:sz w:val="20"/>
          <w:szCs w:val="20"/>
          <w:vertAlign w:val="superscript"/>
          <w:lang w:eastAsia="zh-CN"/>
        </w:rPr>
        <w:t>2-</w:t>
      </w:r>
      <w:r w:rsidRPr="004758A9">
        <w:rPr>
          <w:rFonts w:ascii="Times New Roman" w:hAnsi="Times New Roman" w:cs="Times New Roman"/>
          <w:color w:val="000000" w:themeColor="text1"/>
          <w:sz w:val="20"/>
          <w:szCs w:val="20"/>
        </w:rPr>
        <w:t xml:space="preserve"> and OA relative contributions and overall low concentrations are common for coastal sites during summertime in the marine boundary layer as reported over the North &amp; South Atlantic Ocean</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{"citationID":"sje4Niq4","properties":{"formattedCitation":"(Huang et al., 2018; Ovadnevaite et al., 2014b)","plainCitation":"(Huang et al., 2018; Ovadnevaite et al., 2014b)","noteIndex":0},"citationItems":[{"id":1324,"uris":["http://zotero.org/groups/3856298/items/D8R7EPXU"],"itemData":{"id":1324,"type":"article-journal","abstract":"Abstract.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rPr>
        <w:t>(Huang et al., 2018; Ovadnevaite et al., 2014b)</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as well as in the Artic</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{"citationID":"DpvX5g9d","properties":{"formattedCitation":"(Nielsen et al., 2019; Willis et al., 2017)","plainCitation":"(Nielsen et al., 2019; Willis et al., 2017)","noteIndex":0},"citationItems":[{"id":1179,"uris":["http://zotero.org/groups/3856298/items/S2VX8G78"],"itemData":{"id":1179,"type":"article-journal","abstract":"Abstract.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36</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w:instrText>
      </w:r>
      <w:r w:rsidR="00AA00DB">
        <w:rPr>
          <w:rFonts w:ascii="Times New Roman" w:hAnsi="Times New Roman" w:cs="Times New Roman" w:hint="eastAsia"/>
          <w:color w:val="000000" w:themeColor="text1"/>
          <w:sz w:val="20"/>
          <w:szCs w:val="20"/>
        </w:rPr>
        <w:instrText>t. The highest O</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(0.95) and S</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(0.011)\nwas found for MOA. Our data support the current understanding that Arctic\naerosols are highly influenced by secondary aerosol formation and receives an\nimportant contribution from marine emissions d</w:instrText>
      </w:r>
      <w:r w:rsidR="00AA00DB">
        <w:rPr>
          <w:rFonts w:ascii="Times New Roman" w:hAnsi="Times New Roman" w:cs="Times New Roman"/>
          <w:color w:val="000000" w:themeColor="text1"/>
          <w:sz w:val="20"/>
          <w:szCs w:val="20"/>
        </w:rPr>
        <w:instrText>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w:instrText>
      </w:r>
      <w:r w:rsidR="00AA00DB" w:rsidRPr="0001161C">
        <w:rPr>
          <w:rFonts w:ascii="Times New Roman" w:hAnsi="Times New Roman" w:cs="Times New Roman"/>
          <w:color w:val="000000" w:themeColor="text1"/>
          <w:sz w:val="20"/>
          <w:szCs w:val="20"/>
          <w:lang w:val="en-IE"/>
        </w:rPr>
        <w:instrText>Osto","given":"Manuel"},{"family":"J</w:instrText>
      </w:r>
      <w:r w:rsidR="00AA00DB" w:rsidRPr="00AA00DB">
        <w:rPr>
          <w:rFonts w:ascii="Times New Roman" w:hAnsi="Times New Roman" w:cs="Times New Roman"/>
          <w:color w:val="000000" w:themeColor="text1"/>
          <w:sz w:val="20"/>
          <w:szCs w:val="20"/>
          <w:lang w:val="en-IE"/>
        </w:rPr>
        <w:instrText xml:space="preserve">unninen","given":"Heikki"},{"family":"Sarnela","given":"Nina"},{"family":"Lange","given":"Robert"},{"family":"Collier","given":"Sonya"},{"family":"Zhang","given":"Qi"},{"family":"Cappa","given":"Christopher D."},{"family":"Nøjgaard","given":"Jacob K."}],"issued":{"date-parts":[["2019",8,13]]},"citation-key":"nielsenBiogenicAnthropogenicSources2019"}},{"id":1607,"uris":["http://zotero.org/groups/3856298/items/6IAZHT5M"],"itemData":{"id":1607,"type":"article-journal","container-title":"Geophysical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lang w:val="en-IE"/>
        </w:rPr>
        <w:t>(Nielsen et al., 2019; Willis et al., 2017)</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lang w:val="en-IE"/>
        </w:rPr>
        <w:t xml:space="preserve">. </w:t>
      </w:r>
      <w:r w:rsidR="00BB0EBE" w:rsidRPr="004758A9">
        <w:rPr>
          <w:rFonts w:ascii="Times New Roman" w:hAnsi="Times New Roman" w:cs="Times New Roman"/>
          <w:sz w:val="20"/>
          <w:szCs w:val="20"/>
        </w:rPr>
        <w:t xml:space="preserve">MSA in </w:t>
      </w:r>
      <w:r w:rsidR="008D10AF" w:rsidRPr="004758A9">
        <w:rPr>
          <w:rFonts w:ascii="Times New Roman" w:hAnsi="Times New Roman" w:cs="Times New Roman"/>
          <w:sz w:val="20"/>
          <w:szCs w:val="20"/>
        </w:rPr>
        <w:lastRenderedPageBreak/>
        <w:t>particular</w:t>
      </w:r>
      <w:r w:rsidR="00BB0EBE" w:rsidRPr="004758A9">
        <w:rPr>
          <w:rFonts w:ascii="Times New Roman" w:hAnsi="Times New Roman" w:cs="Times New Roman"/>
          <w:sz w:val="20"/>
          <w:szCs w:val="20"/>
        </w:rPr>
        <w:t xml:space="preserve"> showed mass concentrations</w:t>
      </w:r>
      <w:r w:rsidR="00F65B1D" w:rsidRPr="004758A9">
        <w:rPr>
          <w:rFonts w:ascii="Times New Roman" w:hAnsi="Times New Roman" w:cs="Times New Roman"/>
          <w:sz w:val="20"/>
          <w:szCs w:val="20"/>
        </w:rPr>
        <w:t xml:space="preserve"> values of 0.08±</w:t>
      </w:r>
      <w:r w:rsidR="00F65B1D" w:rsidRPr="004758A9">
        <w:rPr>
          <w:rFonts w:ascii="Times New Roman" w:hAnsi="Times New Roman" w:cs="Times New Roman"/>
          <w:sz w:val="20"/>
          <w:szCs w:val="20"/>
          <w:lang w:eastAsia="zh-CN"/>
        </w:rPr>
        <w:t xml:space="preserve"> </w:t>
      </w:r>
      <w:r w:rsidR="00F65B1D" w:rsidRPr="004758A9">
        <w:rPr>
          <w:rFonts w:ascii="Times New Roman" w:hAnsi="Times New Roman" w:cs="Times New Roman"/>
          <w:sz w:val="20"/>
          <w:szCs w:val="20"/>
        </w:rPr>
        <w:t>0.04 µg m</w:t>
      </w:r>
      <w:r w:rsidR="00F65B1D" w:rsidRPr="004758A9">
        <w:rPr>
          <w:rFonts w:ascii="Times New Roman" w:hAnsi="Times New Roman" w:cs="Times New Roman"/>
          <w:sz w:val="20"/>
          <w:szCs w:val="20"/>
          <w:vertAlign w:val="superscript"/>
        </w:rPr>
        <w:t>-3</w:t>
      </w:r>
      <w:r w:rsidR="00BB0EBE" w:rsidRPr="004758A9">
        <w:rPr>
          <w:rFonts w:ascii="Times New Roman" w:hAnsi="Times New Roman" w:cs="Times New Roman"/>
          <w:sz w:val="20"/>
          <w:szCs w:val="20"/>
        </w:rPr>
        <w:t xml:space="preserve"> in the range of those previously reported at Mace Head</w:t>
      </w:r>
      <w:r w:rsidR="00FF6CF0" w:rsidRPr="004758A9">
        <w:rPr>
          <w:rFonts w:ascii="Times New Roman" w:hAnsi="Times New Roman" w:cs="Times New Roman"/>
          <w:sz w:val="20"/>
          <w:szCs w:val="20"/>
        </w:rPr>
        <w:t xml:space="preserve"> (0.05±0.04)</w:t>
      </w:r>
      <w:r w:rsidR="00BB0EBE" w:rsidRPr="004758A9">
        <w:rPr>
          <w:rFonts w:ascii="Times New Roman" w:hAnsi="Times New Roman" w:cs="Times New Roman"/>
          <w:sz w:val="20"/>
          <w:szCs w:val="20"/>
        </w:rPr>
        <w:t xml:space="preserve"> </w:t>
      </w:r>
      <w:r w:rsidR="00AA00DB">
        <w:rPr>
          <w:rFonts w:ascii="Times New Roman" w:hAnsi="Times New Roman" w:cs="Times New Roman"/>
          <w:sz w:val="20"/>
          <w:szCs w:val="20"/>
        </w:rPr>
        <w:fldChar w:fldCharType="begin"/>
      </w:r>
      <w:r w:rsidR="00AA00DB">
        <w:rPr>
          <w:rFonts w:ascii="Times New Roman" w:hAnsi="Times New Roman" w:cs="Times New Roman"/>
          <w:sz w:val="20"/>
          <w:szCs w:val="20"/>
        </w:rPr>
        <w:instrText xml:space="preserve"> ADDIN ZOTERO_ITEM CSL_CITATION {"citationID":"zTXrn9Qx","properties":{"formattedCitation":"(Ovadnevaite et al., 2011a)","plainCitation":"(Ovadnevaite et al., 2011a)","noteIndex":0},"citationItems":[{"id":1482,"uris":["http://zotero.org/groups/3856298/items/ZAFCWYP4"],"itemData":{"id":1482,"type":"article-journal","container-title":"Geophysical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AA00DB">
        <w:rPr>
          <w:rFonts w:ascii="Times New Roman" w:hAnsi="Times New Roman" w:cs="Times New Roman"/>
          <w:sz w:val="20"/>
          <w:szCs w:val="20"/>
        </w:rPr>
        <w:fldChar w:fldCharType="separate"/>
      </w:r>
      <w:r w:rsidR="00AA00DB" w:rsidRPr="00AA00DB">
        <w:rPr>
          <w:rFonts w:ascii="Times New Roman" w:hAnsi="Times New Roman" w:cs="Times New Roman"/>
          <w:sz w:val="20"/>
        </w:rPr>
        <w:t>(Ovadnevaite et al., 2011a)</w:t>
      </w:r>
      <w:r w:rsidR="00AA00DB">
        <w:rPr>
          <w:rFonts w:ascii="Times New Roman" w:hAnsi="Times New Roman" w:cs="Times New Roman"/>
          <w:sz w:val="20"/>
          <w:szCs w:val="20"/>
        </w:rPr>
        <w:fldChar w:fldCharType="end"/>
      </w:r>
      <w:r w:rsidR="00AA00DB">
        <w:rPr>
          <w:rFonts w:ascii="Times New Roman" w:hAnsi="Times New Roman" w:cs="Times New Roman"/>
          <w:sz w:val="20"/>
          <w:szCs w:val="20"/>
        </w:rPr>
        <w:t xml:space="preserve"> </w:t>
      </w:r>
      <w:r w:rsidR="008D10AF" w:rsidRPr="004758A9">
        <w:rPr>
          <w:rFonts w:ascii="Times New Roman" w:hAnsi="Times New Roman" w:cs="Times New Roman"/>
          <w:sz w:val="20"/>
          <w:szCs w:val="20"/>
        </w:rPr>
        <w:t>and more diverse locations</w:t>
      </w:r>
      <w:r w:rsidR="006016A9" w:rsidRPr="004758A9">
        <w:rPr>
          <w:rFonts w:ascii="Times New Roman" w:hAnsi="Times New Roman" w:cs="Times New Roman"/>
          <w:sz w:val="20"/>
          <w:szCs w:val="20"/>
        </w:rPr>
        <w:t xml:space="preserve"> such as the central Arctic</w:t>
      </w:r>
      <w:r w:rsidR="008D10AF" w:rsidRPr="004758A9">
        <w:rPr>
          <w:rFonts w:ascii="Times New Roman" w:hAnsi="Times New Roman" w:cs="Times New Roman"/>
          <w:sz w:val="20"/>
          <w:szCs w:val="20"/>
        </w:rPr>
        <w:t xml:space="preserve"> </w:t>
      </w:r>
      <w:r w:rsidR="008D10AF"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{"citationID":"XlIFae7b","properties":{"formattedCitation":"(Dada et al., 2022)","plainCitation":"(Dada et al., 2022)","noteIndex":0},"citationItems":[{"id":2422,"uris":["http://zotero.org/groups/3856298/items/ES3SUJ9A"],"itemData":{"id":2422,"type":"article-journal","abstract":"Abstract\n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8D10AF"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(Dada et al., 2022)</w:t>
      </w:r>
      <w:r w:rsidR="008D10AF" w:rsidRPr="004758A9">
        <w:rPr>
          <w:rFonts w:ascii="Times New Roman" w:hAnsi="Times New Roman" w:cs="Times New Roman"/>
          <w:sz w:val="20"/>
          <w:szCs w:val="20"/>
        </w:rPr>
        <w:fldChar w:fldCharType="end"/>
      </w:r>
      <w:r w:rsidR="008D10AF"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 xml:space="preserve">and </w:t>
      </w:r>
      <w:r w:rsidR="00BB0EBE" w:rsidRPr="004758A9">
        <w:rPr>
          <w:rFonts w:ascii="Times New Roman" w:hAnsi="Times New Roman" w:cs="Times New Roman"/>
          <w:sz w:val="20"/>
          <w:szCs w:val="20"/>
        </w:rPr>
        <w:t xml:space="preserve">the Atlantic Ocean from 53° N to 53° S where average mass concentrations </w:t>
      </w:r>
      <w:r w:rsidR="0071582B" w:rsidRPr="004758A9">
        <w:rPr>
          <w:rFonts w:ascii="Times New Roman" w:hAnsi="Times New Roman" w:cs="Times New Roman"/>
          <w:sz w:val="20"/>
          <w:szCs w:val="20"/>
        </w:rPr>
        <w:t>of 0</w:t>
      </w:r>
      <w:r w:rsidR="00BB0EBE" w:rsidRPr="004758A9">
        <w:rPr>
          <w:rFonts w:ascii="Times New Roman" w:hAnsi="Times New Roman" w:cs="Times New Roman"/>
          <w:sz w:val="20"/>
          <w:szCs w:val="20"/>
        </w:rPr>
        <w:t>.04</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 xml:space="preserve">0.03 </w:t>
      </w:r>
      <w:r w:rsidR="006016A9" w:rsidRPr="004758A9">
        <w:rPr>
          <w:rFonts w:ascii="Times New Roman" w:hAnsi="Times New Roman" w:cs="Times New Roman"/>
          <w:sz w:val="20"/>
          <w:szCs w:val="20"/>
        </w:rPr>
        <w:t>µg</w:t>
      </w:r>
      <w:r w:rsidR="00C35A6E"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m</w:t>
      </w:r>
      <w:r w:rsidR="00C35A6E" w:rsidRPr="004758A9">
        <w:rPr>
          <w:rFonts w:ascii="Times New Roman" w:hAnsi="Times New Roman" w:cs="Times New Roman"/>
          <w:sz w:val="20"/>
          <w:szCs w:val="20"/>
          <w:vertAlign w:val="superscript"/>
        </w:rPr>
        <w:t>-</w:t>
      </w:r>
      <w:r w:rsidR="006016A9" w:rsidRPr="004758A9">
        <w:rPr>
          <w:rFonts w:ascii="Times New Roman" w:hAnsi="Times New Roman" w:cs="Times New Roman"/>
          <w:sz w:val="20"/>
          <w:szCs w:val="20"/>
          <w:vertAlign w:val="superscript"/>
        </w:rPr>
        <w:t>3</w:t>
      </w:r>
      <w:r w:rsidR="006016A9"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{"citationID":"2hZfLDSB","properties":{"formattedCitation":"(Huang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w:t>
      </w:r>
      <w:r w:rsidR="00522F3C" w:rsidRPr="004758A9">
        <w:rPr>
          <w:rFonts w:ascii="Times New Roman" w:hAnsi="Times New Roman" w:cs="Times New Roman"/>
          <w:sz w:val="20"/>
          <w:szCs w:val="20"/>
        </w:rPr>
        <w:fldChar w:fldCharType="end"/>
      </w:r>
      <w:r w:rsidR="00522F3C" w:rsidRPr="004758A9">
        <w:rPr>
          <w:rFonts w:ascii="Times New Roman" w:hAnsi="Times New Roman" w:cs="Times New Roman"/>
          <w:sz w:val="20"/>
          <w:szCs w:val="20"/>
        </w:rPr>
        <w:t xml:space="preserve"> </w:t>
      </w:r>
      <w:r w:rsidR="00BB0EBE" w:rsidRPr="004758A9">
        <w:rPr>
          <w:rFonts w:ascii="Times New Roman" w:hAnsi="Times New Roman" w:cs="Times New Roman"/>
          <w:sz w:val="20"/>
          <w:szCs w:val="20"/>
        </w:rPr>
        <w:t>were reported</w:t>
      </w:r>
      <w:r w:rsidR="008D10AF" w:rsidRPr="004758A9">
        <w:rPr>
          <w:rFonts w:ascii="Times New Roman" w:hAnsi="Times New Roman" w:cs="Times New Roman"/>
          <w:sz w:val="20"/>
          <w:szCs w:val="20"/>
        </w:rPr>
        <w:t>.</w:t>
      </w:r>
    </w:p>
    <w:p w14:paraId="56AF4DBC" w14:textId="7CDDB850" w:rsidR="008618AE" w:rsidRPr="00AA00DB" w:rsidRDefault="00935F76" w:rsidP="00093E8A">
      <w:pPr>
        <w:spacing w:line="360" w:lineRule="auto"/>
        <w:rPr>
          <w:rFonts w:ascii="Times New Roman" w:hAnsi="Times New Roman" w:cs="Times New Roman"/>
          <w:bCs/>
          <w:color w:val="000000" w:themeColor="text1"/>
          <w:sz w:val="20"/>
          <w:szCs w:val="20"/>
          <w:lang w:val="en-IE"/>
        </w:rPr>
      </w:pPr>
      <w:r w:rsidRPr="004758A9">
        <w:rPr>
          <w:rFonts w:ascii="Times New Roman" w:eastAsia="Times New Roman" w:hAnsi="Times New Roman" w:cs="Times New Roman"/>
          <w:color w:val="000000"/>
          <w:sz w:val="20"/>
          <w:szCs w:val="20"/>
          <w:lang w:eastAsia="en-GB"/>
        </w:rPr>
        <w:t>The</w:t>
      </w:r>
      <w:r w:rsidR="00FB2DC1" w:rsidRPr="004758A9">
        <w:rPr>
          <w:rFonts w:ascii="Times New Roman" w:hAnsi="Times New Roman" w:cs="Times New Roman"/>
          <w:bCs/>
          <w:color w:val="000000" w:themeColor="text1"/>
          <w:sz w:val="20"/>
          <w:szCs w:val="20"/>
        </w:rPr>
        <w:t xml:space="preserve"> low mass concentrations of NH</w:t>
      </w:r>
      <w:r w:rsidR="00FB2DC1" w:rsidRPr="004758A9">
        <w:rPr>
          <w:rFonts w:ascii="Times New Roman" w:hAnsi="Times New Roman" w:cs="Times New Roman"/>
          <w:bCs/>
          <w:color w:val="000000" w:themeColor="text1"/>
          <w:sz w:val="20"/>
          <w:szCs w:val="20"/>
          <w:vertAlign w:val="subscript"/>
        </w:rPr>
        <w:t>4</w:t>
      </w:r>
      <w:r w:rsidR="00ED2B42" w:rsidRPr="004758A9">
        <w:rPr>
          <w:rFonts w:ascii="Times New Roman" w:hAnsi="Times New Roman" w:cs="Times New Roman"/>
          <w:color w:val="000000" w:themeColor="text1"/>
          <w:sz w:val="20"/>
          <w:szCs w:val="20"/>
          <w:vertAlign w:val="superscript"/>
        </w:rPr>
        <w:t>+</w:t>
      </w:r>
      <w:r w:rsidR="002B7AA6" w:rsidRPr="004758A9">
        <w:rPr>
          <w:rFonts w:ascii="Times New Roman" w:hAnsi="Times New Roman" w:cs="Times New Roman"/>
          <w:bCs/>
          <w:color w:val="000000" w:themeColor="text1"/>
          <w:sz w:val="20"/>
          <w:szCs w:val="20"/>
        </w:rPr>
        <w:t xml:space="preserve">, </w:t>
      </w:r>
      <w:r w:rsidR="00FB2DC1" w:rsidRPr="004758A9">
        <w:rPr>
          <w:rFonts w:ascii="Times New Roman" w:hAnsi="Times New Roman" w:cs="Times New Roman"/>
          <w:bCs/>
          <w:color w:val="000000" w:themeColor="text1"/>
          <w:sz w:val="20"/>
          <w:szCs w:val="20"/>
        </w:rPr>
        <w:t>NO</w:t>
      </w:r>
      <w:r w:rsidR="00FB2DC1" w:rsidRPr="004758A9">
        <w:rPr>
          <w:rFonts w:ascii="Times New Roman" w:hAnsi="Times New Roman" w:cs="Times New Roman"/>
          <w:bCs/>
          <w:color w:val="000000" w:themeColor="text1"/>
          <w:sz w:val="20"/>
          <w:szCs w:val="20"/>
          <w:vertAlign w:val="subscript"/>
        </w:rPr>
        <w:t>3</w:t>
      </w:r>
      <w:r w:rsidR="00AA00DB">
        <w:rPr>
          <w:rFonts w:ascii="Times New Roman" w:hAnsi="Times New Roman" w:cs="Times New Roman"/>
          <w:color w:val="000000" w:themeColor="text1"/>
          <w:sz w:val="20"/>
          <w:szCs w:val="20"/>
          <w:vertAlign w:val="superscript"/>
        </w:rPr>
        <w:t>-</w:t>
      </w:r>
      <w:r w:rsidR="00FB2DC1" w:rsidRPr="004758A9">
        <w:rPr>
          <w:rFonts w:ascii="Times New Roman" w:hAnsi="Times New Roman" w:cs="Times New Roman"/>
          <w:bCs/>
          <w:color w:val="000000" w:themeColor="text1"/>
          <w:sz w:val="20"/>
          <w:szCs w:val="20"/>
        </w:rPr>
        <w:t xml:space="preserve"> and corresponding N:C ratio</w:t>
      </w:r>
      <w:r w:rsidR="007E2659" w:rsidRPr="004758A9">
        <w:rPr>
          <w:rFonts w:ascii="Times New Roman" w:hAnsi="Times New Roman" w:cs="Times New Roman"/>
          <w:bCs/>
          <w:color w:val="000000" w:themeColor="text1"/>
          <w:sz w:val="20"/>
          <w:szCs w:val="20"/>
        </w:rPr>
        <w:t xml:space="preserve"> of 0.006</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0.002</w:t>
      </w:r>
      <w:r w:rsidR="001774BB">
        <w:rPr>
          <w:rFonts w:ascii="Times New Roman" w:hAnsi="Times New Roman" w:cs="Times New Roman"/>
          <w:bCs/>
          <w:color w:val="000000" w:themeColor="text1"/>
          <w:sz w:val="20"/>
          <w:szCs w:val="20"/>
        </w:rPr>
        <w:t xml:space="preserve"> (Figure S1)</w:t>
      </w:r>
      <w:r w:rsidR="00FB2DC1" w:rsidRPr="004758A9">
        <w:rPr>
          <w:rFonts w:ascii="Times New Roman" w:hAnsi="Times New Roman" w:cs="Times New Roman"/>
          <w:bCs/>
          <w:color w:val="000000" w:themeColor="text1"/>
          <w:sz w:val="20"/>
          <w:szCs w:val="20"/>
        </w:rPr>
        <w:t>, indicate a limited presence of amino acids (below detection limit) from usual sources such as the North Atlantic oligotrophic gyre, ornithogenic emissions</w:t>
      </w:r>
      <w:r w:rsidR="007E2659" w:rsidRPr="004758A9">
        <w:rPr>
          <w:rFonts w:ascii="Times New Roman" w:hAnsi="Times New Roman" w:cs="Times New Roman"/>
          <w:bCs/>
          <w:color w:val="000000" w:themeColor="text1"/>
          <w:sz w:val="20"/>
          <w:szCs w:val="20"/>
        </w:rPr>
        <w:t xml:space="preserve"> (i.e., birds)</w:t>
      </w:r>
      <w:r w:rsidR="00FB2DC1" w:rsidRPr="004758A9">
        <w:rPr>
          <w:rFonts w:ascii="Times New Roman" w:hAnsi="Times New Roman" w:cs="Times New Roman"/>
          <w:bCs/>
          <w:color w:val="000000" w:themeColor="text1"/>
          <w:sz w:val="20"/>
          <w:szCs w:val="20"/>
        </w:rPr>
        <w:t>, phytoplankton, bacteria, or in situ atmospheric processes</w:t>
      </w:r>
      <w:r w:rsidR="00AA00DB">
        <w:rPr>
          <w:rFonts w:ascii="Times New Roman" w:hAnsi="Times New Roman" w:cs="Times New Roman"/>
          <w:bCs/>
          <w:color w:val="000000" w:themeColor="text1"/>
          <w:sz w:val="20"/>
          <w:szCs w:val="20"/>
        </w:rPr>
        <w:t xml:space="preserve"> </w:t>
      </w:r>
      <w:r w:rsidR="00AA00DB">
        <w:rPr>
          <w:rFonts w:ascii="Times New Roman" w:hAnsi="Times New Roman" w:cs="Times New Roman"/>
          <w:bCs/>
          <w:color w:val="000000" w:themeColor="text1"/>
          <w:sz w:val="20"/>
          <w:szCs w:val="20"/>
        </w:rPr>
        <w:fldChar w:fldCharType="begin"/>
      </w:r>
      <w:r w:rsidR="00AA00DB">
        <w:rPr>
          <w:rFonts w:ascii="Times New Roman" w:hAnsi="Times New Roman" w:cs="Times New Roman"/>
          <w:bCs/>
          <w:color w:val="000000" w:themeColor="text1"/>
          <w:sz w:val="20"/>
          <w:szCs w:val="20"/>
        </w:rPr>
        <w:instrText xml:space="preserve"> ADDIN ZOTERO_ITEM CSL_CITATION {"citationID":"lds3vrpr","properties":{"formattedCitation":"(van Pinxteren et al., 2022; Schmale et al., 2013)","plainCitation":"(van Pinxteren et al., 2022; Schmale et al., 2013)","noteIndex":0},"citationItems":[{"id":2335,"uris":["http://zotero.org/groups/3856298/items/HSZT9NKB"],"itemData":{"id":2335,"type":"article-journal","abstract":"Abstract. Transparent exopolymer particles (TEPs) exhibit the properties of gels and\nare ubiquitously found in the world oceans. TEPs may enter the\natmosphere as part of sea-spray aerosol. Here, we report number concentrations of TEPs with a diameter &gt; 4.5 µm, hence covering a part of the supermicron particle range, in ambient aerosol and\ncloud water samples from the tropical Atlantic Ocean as well as in generated aerosol particles using a plunging waterfall tank that was filled with the ambient seawater. The ambient TEP concentrations ranged between 7×102 and 3×104 #TEP m−3 in the aerosol particles and correlations with sodium (Na+) and calcium (Ca2+) (R2=0.5) suggested some contribution via bubble bursting. Cloud water TEP concentrations were between 4×106 and 9×106 #TEP L−1 and, according to the\nmeasured cloud liquid water content, corresponding to equivalent air\nconcentrations of 2–4×103 #TEP m−3. Based on Na+ concentrations in seawater and in the atmosphere, the enrichment factors for TEPs in the atmosphere were calculated. The tank-generated TEPs were enriched by a factor of 50 compared with seawater and, therefore, in-line with published enrichment factors for supermicron organic matter in general and TEPs specifically. TEP enrichment in the ambient atmosphere was on average 1×103 in cloud water and\n9×103 in ambient aerosol particles and therefore about two orders of magnitude higher than the corresponding enrichment from the tank study. Such high enrichment of supermicron particulate organic constituents in the\natmosphere is uncommon and we propose that atmospheric TEP concentrations\nresulted from a combination of enrichment during bubble bursting transfer\nfrom the ocean and a secondary TEP in-situ formation in atmospheric phases.\nAbiotic in-situ formation might have occurred from aqueous reactions of\ndissolved organic precursors that were present in particle and cloud water\nsamples, whereas biotic formation involves bacteria, which were abundant in\nthe cloud water samples. The ambient TEP number concentrations were two orders of magnitude higher\nthan recently reported ice nucleating particle (INP) concentrations measured at the same location. As TEPs likely possess good properties to act as INPs, in future experiments it is worth studying if a certain part of TEPs\ncontributes a fraction of the biogenic INP population.","container-title":"Atmospheric Chemistry and Physics","DOI":"10.5194/acp-22-5725-2022","ISSN":"1680-7324","issue":"8","journalAbbreviation":"Atmos. Chem. Phys.","language":"en","page":"5725-5742","source":"DOI.org (Crossref)","title":"High number concentrations of transparent exopolymer particles in ambient aerosol particles and cloud water – a case study at the tropical Atlantic Ocean","volume":"22","author":[{"family":"Pinxteren","given":"Manuela","non-dropping-particle":"van"},{"family":"Robinson","given":"Tiera-Brandy"},{"family":"Zeppenfeld","given":"Sebastian"},{"family":"Gong","given":"Xianda"},{"family":"Bahlmann","given":"Enno"},{"family":"Fomba","given":"Khanneh Wadinga"},{"family":"Triesch","given":"Nadja"},{"family":"Stratmann","given":"Frank"},{"family":"Wurl","given":"Oliver"},{"family":"Engel","given":"Anja"},{"family":"Wex","given":"Heike"},{"family":"Herrmann","given":"Hartmut"}],"issued":{"date-parts":[["2022",5,2]]},"citation-key":"vanpinxterenHighNumberConcentrations2022"}},{"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AA00DB">
        <w:rPr>
          <w:rFonts w:ascii="Times New Roman" w:hAnsi="Times New Roman" w:cs="Times New Roman"/>
          <w:bCs/>
          <w:color w:val="000000" w:themeColor="text1"/>
          <w:sz w:val="20"/>
          <w:szCs w:val="20"/>
        </w:rPr>
        <w:fldChar w:fldCharType="separate"/>
      </w:r>
      <w:r w:rsidR="00AA00DB" w:rsidRPr="00AA00DB">
        <w:rPr>
          <w:rFonts w:ascii="Times New Roman" w:hAnsi="Times New Roman" w:cs="Times New Roman"/>
          <w:sz w:val="20"/>
        </w:rPr>
        <w:t>(van Pinxteren et al., 2022; Schmale et al., 2013)</w:t>
      </w:r>
      <w:r w:rsidR="00AA00DB">
        <w:rPr>
          <w:rFonts w:ascii="Times New Roman" w:hAnsi="Times New Roman" w:cs="Times New Roman"/>
          <w:bCs/>
          <w:color w:val="000000" w:themeColor="text1"/>
          <w:sz w:val="20"/>
          <w:szCs w:val="20"/>
        </w:rPr>
        <w:fldChar w:fldCharType="end"/>
      </w:r>
      <w:r w:rsidR="00AA00DB">
        <w:rPr>
          <w:rFonts w:ascii="Times New Roman" w:hAnsi="Times New Roman" w:cs="Times New Roman"/>
          <w:bCs/>
          <w:color w:val="000000" w:themeColor="text1"/>
          <w:sz w:val="20"/>
          <w:szCs w:val="20"/>
        </w:rPr>
        <w:t>.</w:t>
      </w:r>
    </w:p>
    <w:p w14:paraId="59C0F824" w14:textId="574C048C" w:rsidR="00236DF8" w:rsidRPr="004758A9" w:rsidRDefault="00236DF8"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 xml:space="preserve">Following </w:t>
      </w:r>
      <w:r w:rsidR="007A01E5" w:rsidRPr="004758A9">
        <w:rPr>
          <w:rFonts w:ascii="Times New Roman" w:hAnsi="Times New Roman" w:cs="Times New Roman"/>
          <w:bCs/>
          <w:color w:val="000000" w:themeColor="text1"/>
          <w:sz w:val="20"/>
          <w:szCs w:val="20"/>
        </w:rPr>
        <w:t>eBC</w:t>
      </w:r>
      <w:r w:rsidRPr="004758A9">
        <w:rPr>
          <w:rFonts w:ascii="Times New Roman" w:hAnsi="Times New Roman" w:cs="Times New Roman"/>
          <w:bCs/>
          <w:color w:val="000000" w:themeColor="text1"/>
          <w:sz w:val="20"/>
          <w:szCs w:val="20"/>
        </w:rPr>
        <w:t xml:space="preserve"> thresholds established for the North-East Atlantic</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{"citationID":"s5muf6R2","properties":{"formattedCitation":"(Grigas et al., 2017)","plainCitation":"(Grigas et al., 2017)","noteIndex":0},"citationItems":[{"id":1442,"uris":["http://zotero.org/groups/3856298/items/3ZYSUGFT"],"itemData":{"id":1442,"type":"article-journal","container-title":"Scientific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(Grigas et al., 2017)</w:t>
      </w:r>
      <w:r w:rsidR="009A1170">
        <w:rPr>
          <w:rFonts w:ascii="Times New Roman" w:hAnsi="Times New Roman" w:cs="Times New Roman"/>
          <w:bCs/>
          <w:color w:val="000000" w:themeColor="text1"/>
          <w:sz w:val="20"/>
          <w:szCs w:val="20"/>
        </w:rPr>
        <w:fldChar w:fldCharType="end"/>
      </w:r>
      <w:r w:rsidR="009A1170">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pristine conditions (eBC levels below 0.015 μg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were observed</w:t>
      </w:r>
      <w:r w:rsidRPr="004758A9">
        <w:rPr>
          <w:rFonts w:ascii="Times New Roman" w:hAnsi="Times New Roman" w:cs="Times New Roman"/>
          <w:bCs/>
          <w:color w:val="000000" w:themeColor="text1"/>
          <w:sz w:val="20"/>
          <w:szCs w:val="20"/>
        </w:rPr>
        <w:t xml:space="preserve"> during 60.4% of the measurement period. Clean conditions (eBC levels between 0.015 and 0.05 μg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 xml:space="preserve">) prevailed </w:t>
      </w:r>
      <w:r w:rsidR="009A1170">
        <w:rPr>
          <w:rFonts w:ascii="Times New Roman" w:hAnsi="Times New Roman" w:cs="Times New Roman"/>
          <w:bCs/>
          <w:color w:val="000000" w:themeColor="text1"/>
          <w:sz w:val="20"/>
          <w:szCs w:val="20"/>
        </w:rPr>
        <w:t xml:space="preserve">for </w:t>
      </w:r>
      <w:r w:rsidRPr="004758A9">
        <w:rPr>
          <w:rFonts w:ascii="Times New Roman" w:hAnsi="Times New Roman" w:cs="Times New Roman"/>
          <w:bCs/>
          <w:color w:val="000000" w:themeColor="text1"/>
          <w:sz w:val="20"/>
          <w:szCs w:val="20"/>
        </w:rPr>
        <w:t>30.</w:t>
      </w:r>
      <w:r w:rsidR="00C13563" w:rsidRPr="004758A9">
        <w:rPr>
          <w:rFonts w:ascii="Times New Roman" w:hAnsi="Times New Roman" w:cs="Times New Roman"/>
          <w:bCs/>
          <w:color w:val="000000" w:themeColor="text1"/>
          <w:sz w:val="20"/>
          <w:szCs w:val="20"/>
        </w:rPr>
        <w:t>5</w:t>
      </w:r>
      <w:r w:rsidRPr="004758A9">
        <w:rPr>
          <w:rFonts w:ascii="Times New Roman" w:hAnsi="Times New Roman" w:cs="Times New Roman"/>
          <w:bCs/>
          <w:color w:val="000000" w:themeColor="text1"/>
          <w:sz w:val="20"/>
          <w:szCs w:val="20"/>
        </w:rPr>
        <w:t>% of the time, and moderately polluted conditions (eBC levels between 0.05 and 0.3 μg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occurred </w:t>
      </w:r>
      <w:r w:rsidRPr="004758A9">
        <w:rPr>
          <w:rFonts w:ascii="Times New Roman" w:hAnsi="Times New Roman" w:cs="Times New Roman"/>
          <w:bCs/>
          <w:color w:val="000000" w:themeColor="text1"/>
          <w:sz w:val="20"/>
          <w:szCs w:val="20"/>
        </w:rPr>
        <w:t xml:space="preserve">for 9.1% of the time with a </w:t>
      </w:r>
      <w:r w:rsidR="00522F3C" w:rsidRPr="004758A9">
        <w:rPr>
          <w:rFonts w:ascii="Times New Roman" w:hAnsi="Times New Roman" w:cs="Times New Roman"/>
          <w:bCs/>
          <w:color w:val="000000" w:themeColor="text1"/>
          <w:sz w:val="20"/>
          <w:szCs w:val="20"/>
        </w:rPr>
        <w:t>significant</w:t>
      </w:r>
      <w:r w:rsidRPr="004758A9">
        <w:rPr>
          <w:rFonts w:ascii="Times New Roman" w:hAnsi="Times New Roman" w:cs="Times New Roman"/>
          <w:bCs/>
          <w:color w:val="000000" w:themeColor="text1"/>
          <w:sz w:val="20"/>
          <w:szCs w:val="20"/>
        </w:rPr>
        <w:t xml:space="preserve"> pollution event spanning from August 17</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to 19</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w:t>
      </w:r>
      <w:r w:rsidR="008618AE" w:rsidRPr="004758A9">
        <w:rPr>
          <w:rFonts w:ascii="Times New Roman" w:hAnsi="Times New Roman" w:cs="Times New Roman"/>
          <w:bCs/>
          <w:color w:val="000000" w:themeColor="text1"/>
          <w:sz w:val="20"/>
          <w:szCs w:val="20"/>
        </w:rPr>
        <w:t xml:space="preserve">2015 </w:t>
      </w:r>
      <w:r w:rsidRPr="004758A9">
        <w:rPr>
          <w:rFonts w:ascii="Times New Roman" w:hAnsi="Times New Roman" w:cs="Times New Roman"/>
          <w:bCs/>
          <w:color w:val="000000" w:themeColor="text1"/>
          <w:sz w:val="20"/>
          <w:szCs w:val="20"/>
        </w:rPr>
        <w:t>onwards.</w:t>
      </w:r>
    </w:p>
    <w:p w14:paraId="1F1C888B" w14:textId="3DFB7540" w:rsidR="00CB3935" w:rsidRPr="004758A9" w:rsidRDefault="00722A6F"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Likewise, CO mixing ratios were below 100 ppb for over 70% of the time, similarly to other pristine sites</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{"citationID":"7xwP6DFe","properties":{"formattedCitation":"(Zhao et al., 2022)","plainCitation":"(Zhao et al., 2022)","noteIndex":0},"citationItems":[{"id":2438,"uris":["http://zotero.org/groups/3856298/items/LUJDC924"],"itemData":{"id":2438,"type":"article-journal","abstract":"Air samples were collected by flasks and analyzed via a Picarro G2401 gas analyzer for carbon dioxide (CO2) and carbon monoxide (CO) at the Akedala Atmospheric Background Station in Xinjiang, China, from September 2009 to December 2019, to analyze the changes in the characteristics of atmospheric CO2 and CO and determine the sources. The results show that the annual average CO2 concentration showed an increasing trend (growth rate: 1.90 ppm year−1), ranging from 389.80 to 410.43 ppm, and the annual average CO concentration also showed an increasing trend (growth rate: 1.78 ppb year−1), ranging from 136.30 to 189.82 ppb. The CO2 concentration and growth rate were the highest in winter, followed by autumn, spring, and summer. The CO concentration and growth rate were also the highest in winter due to anthropogenic emissions, ecosystem effects, and diffusion conditions. The main trajectories of CO2 and CO determined by the Hybrid Single-Particle Lagrangian Integrated Trajectory (HYSPLIT) model were parallel to the Irtysh River valley and then passed through the Old Wind Pass. Furthermore, the main source regions of CO2 and CO at the Akedala Station were eastern Kazakhstan, southern Russia, western Mongolia, and the Xinjiang Tianshan North Slope Economic Zone of China. This study reflects the characteristics of long-term changes in CO2 and CO concentrations at the Akedala station and provides fundamental data for the studies on environmental changes and climate change in Central Asia.","container-title":"International Journal of Environmental Research and Public Health","DOI":"10.3390/ijerph19116948","ISSN":"1660-4601","issue":"11","journalAbbreviation":"IJERPH","language":"en","page":"6948","source":"DOI.org (Crossref)","title":"Analysis of Atmospheric CO2 and CO at Akedala Atmospheric Background Observation Station, a Regional Station in Northwestern China","volume":"19","author":[{"family":"Zhao","given":"Zhujun"},{"family":"He","given":"Qing"},{"family":"Lu","given":"Zhongqi"},{"family":"Zhao","given":"Quanwei"},{"family":"Wang","given":"Jianlin"}],"issued":{"date-parts":[["2022",6,6]]},"citation-key":"zhaoAnalysisAtmosphericCO22022"}}],"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(Zhao et al., 2022)</w:t>
      </w:r>
      <w:r w:rsidR="009A1170">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Wind</w:t>
      </w:r>
      <w:r w:rsidR="00063EB7" w:rsidRPr="004758A9">
        <w:rPr>
          <w:rFonts w:ascii="Times New Roman" w:hAnsi="Times New Roman" w:cs="Times New Roman"/>
          <w:bCs/>
          <w:color w:val="000000" w:themeColor="text1"/>
          <w:sz w:val="20"/>
          <w:szCs w:val="20"/>
        </w:rPr>
        <w:t>s</w:t>
      </w:r>
      <w:r w:rsidRPr="004758A9">
        <w:rPr>
          <w:rFonts w:ascii="Times New Roman" w:hAnsi="Times New Roman" w:cs="Times New Roman"/>
          <w:bCs/>
          <w:color w:val="000000" w:themeColor="text1"/>
          <w:sz w:val="20"/>
          <w:szCs w:val="20"/>
        </w:rPr>
        <w:t xml:space="preserve"> </w:t>
      </w:r>
      <w:r w:rsidR="007A01E5" w:rsidRPr="004758A9">
        <w:rPr>
          <w:rFonts w:ascii="Times New Roman" w:hAnsi="Times New Roman" w:cs="Times New Roman"/>
          <w:bCs/>
          <w:color w:val="000000" w:themeColor="text1"/>
          <w:sz w:val="20"/>
          <w:szCs w:val="20"/>
        </w:rPr>
        <w:t xml:space="preserve">advected </w:t>
      </w:r>
      <w:r w:rsidR="002354A0" w:rsidRPr="004758A9">
        <w:rPr>
          <w:rFonts w:ascii="Times New Roman" w:hAnsi="Times New Roman" w:cs="Times New Roman"/>
          <w:bCs/>
          <w:color w:val="000000" w:themeColor="text1"/>
          <w:sz w:val="20"/>
          <w:szCs w:val="20"/>
        </w:rPr>
        <w:t>through the</w:t>
      </w:r>
      <w:r w:rsidRPr="004758A9">
        <w:rPr>
          <w:rFonts w:ascii="Times New Roman" w:hAnsi="Times New Roman" w:cs="Times New Roman"/>
          <w:bCs/>
          <w:color w:val="000000" w:themeColor="text1"/>
          <w:sz w:val="20"/>
          <w:szCs w:val="20"/>
        </w:rPr>
        <w:t xml:space="preserve"> clean sector (190-300°)</w:t>
      </w:r>
      <w:r w:rsidR="007A01E5"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for over 78% of the time. Finally mean wind speed was 6.6</w:t>
      </w:r>
      <w:r w:rsidR="00277AB4" w:rsidRPr="004758A9">
        <w:rPr>
          <w:rFonts w:ascii="Times New Roman" w:hAnsi="Times New Roman" w:cs="Times New Roman"/>
          <w:bCs/>
          <w:color w:val="000000" w:themeColor="text1"/>
          <w:sz w:val="20"/>
          <w:szCs w:val="20"/>
        </w:rPr>
        <w:t xml:space="preserve"> </w:t>
      </w:r>
      <w:r w:rsidR="00277AB4" w:rsidRPr="004758A9">
        <w:rPr>
          <w:rFonts w:ascii="Times New Roman" w:hAnsi="Times New Roman" w:cs="Times New Roman"/>
          <w:sz w:val="20"/>
          <w:szCs w:val="20"/>
        </w:rPr>
        <w:t>± 3.1</w:t>
      </w:r>
      <w:r w:rsidRPr="004758A9">
        <w:rPr>
          <w:rFonts w:ascii="Times New Roman" w:hAnsi="Times New Roman" w:cs="Times New Roman"/>
          <w:bCs/>
          <w:color w:val="000000" w:themeColor="text1"/>
          <w:sz w:val="20"/>
          <w:szCs w:val="20"/>
        </w:rPr>
        <w:t xml:space="preserve"> m</w:t>
      </w:r>
      <w:r w:rsidR="006676A3" w:rsidRPr="004758A9">
        <w:rPr>
          <w:rFonts w:ascii="Times New Roman" w:hAnsi="Times New Roman" w:cs="Times New Roman" w:hint="eastAsia"/>
          <w:bCs/>
          <w:color w:val="000000" w:themeColor="text1"/>
          <w:sz w:val="20"/>
          <w:szCs w:val="20"/>
          <w:lang w:eastAsia="zh-CN"/>
        </w:rPr>
        <w:t>s</w:t>
      </w:r>
      <w:r w:rsidR="006676A3" w:rsidRPr="004758A9">
        <w:rPr>
          <w:rFonts w:ascii="Times New Roman" w:hAnsi="Times New Roman" w:cs="Times New Roman"/>
          <w:bCs/>
          <w:color w:val="000000" w:themeColor="text1"/>
          <w:sz w:val="20"/>
          <w:szCs w:val="20"/>
          <w:vertAlign w:val="superscript"/>
          <w:lang w:eastAsia="zh-CN"/>
        </w:rPr>
        <w:t>-1</w:t>
      </w:r>
      <w:r w:rsidRPr="004758A9">
        <w:rPr>
          <w:rFonts w:ascii="Times New Roman" w:hAnsi="Times New Roman" w:cs="Times New Roman"/>
          <w:bCs/>
          <w:color w:val="000000" w:themeColor="text1"/>
          <w:sz w:val="20"/>
          <w:szCs w:val="20"/>
        </w:rPr>
        <w:t xml:space="preserve"> </w:t>
      </w:r>
      <w:ins w:id="146" w:author="CHEVASSUS, Emmanuel" w:date="2024-12-11T13:27:00Z">
        <w:r w:rsidR="00540AF4">
          <w:rPr>
            <w:rFonts w:ascii="Times New Roman" w:hAnsi="Times New Roman" w:cs="Times New Roman"/>
            <w:bCs/>
            <w:color w:val="000000" w:themeColor="text1"/>
            <w:sz w:val="20"/>
            <w:szCs w:val="20"/>
          </w:rPr>
          <w:t>exceeding</w:t>
        </w:r>
        <w:r w:rsidR="00540AF4" w:rsidRPr="004758A9">
          <w:rPr>
            <w:rFonts w:ascii="Times New Roman" w:hAnsi="Times New Roman" w:cs="Times New Roman"/>
            <w:bCs/>
            <w:color w:val="000000" w:themeColor="text1"/>
            <w:sz w:val="20"/>
            <w:szCs w:val="20"/>
          </w:rPr>
          <w:t xml:space="preserve"> the whitecap threshold of 4 m</w:t>
        </w:r>
        <w:r w:rsidR="00540AF4" w:rsidRPr="004758A9">
          <w:rPr>
            <w:rFonts w:ascii="Times New Roman" w:hAnsi="Times New Roman" w:cs="Times New Roman" w:hint="eastAsia"/>
            <w:bCs/>
            <w:color w:val="000000" w:themeColor="text1"/>
            <w:sz w:val="20"/>
            <w:szCs w:val="20"/>
            <w:lang w:eastAsia="zh-CN"/>
          </w:rPr>
          <w:t xml:space="preserve"> s</w:t>
        </w:r>
        <w:r w:rsidR="00540AF4" w:rsidRPr="004758A9">
          <w:rPr>
            <w:rFonts w:ascii="Times New Roman" w:hAnsi="Times New Roman" w:cs="Times New Roman"/>
            <w:bCs/>
            <w:color w:val="000000" w:themeColor="text1"/>
            <w:sz w:val="20"/>
            <w:szCs w:val="20"/>
            <w:vertAlign w:val="superscript"/>
            <w:lang w:eastAsia="zh-CN"/>
          </w:rPr>
          <w:t>-1</w:t>
        </w:r>
        <w:r w:rsidR="00540AF4" w:rsidRPr="004758A9">
          <w:rPr>
            <w:rFonts w:ascii="Times New Roman" w:hAnsi="Times New Roman" w:cs="Times New Roman"/>
            <w:bCs/>
            <w:color w:val="000000" w:themeColor="text1"/>
            <w:sz w:val="20"/>
            <w:szCs w:val="20"/>
          </w:rPr>
          <w:t xml:space="preserve"> </w:t>
        </w:r>
        <w:r w:rsidR="00540AF4">
          <w:rPr>
            <w:rFonts w:ascii="Times New Roman" w:hAnsi="Times New Roman" w:cs="Times New Roman"/>
            <w:bCs/>
            <w:color w:val="000000" w:themeColor="text1"/>
            <w:sz w:val="20"/>
            <w:szCs w:val="20"/>
          </w:rPr>
          <w:fldChar w:fldCharType="begin"/>
        </w:r>
        <w:r w:rsidR="00540AF4">
          <w:rPr>
            <w:rFonts w:ascii="Times New Roman" w:hAnsi="Times New Roman" w:cs="Times New Roman"/>
            <w:bCs/>
            <w:color w:val="000000" w:themeColor="text1"/>
            <w:sz w:val="20"/>
            <w:szCs w:val="20"/>
          </w:rPr>
          <w:instrText xml:space="preserve"> ADDIN ZOTERO_ITEM CSL_CITATION {"citationID":"TmCQJzrU","properties":{"formattedCitation":"(O\\uc0\\u8217{}Dowd et al., 2014)","plainCitation":"(O’Dowd et al., 2014)","noteIndex":0},"citationItems":[{"id":1666,"uris":["http://zotero.org/groups/3856298/items/A3ETK94R"],"itemData":{"id":1666,"type":"article-journal","abstract":"Abstract.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540AF4">
          <w:rPr>
            <w:rFonts w:ascii="Cambria Math" w:hAnsi="Cambria Math" w:cs="Cambria Math"/>
            <w:bCs/>
            <w:color w:val="000000" w:themeColor="text1"/>
            <w:sz w:val="20"/>
            <w:szCs w:val="20"/>
          </w:rPr>
          <w:instrText>∼</w:instrText>
        </w:r>
        <w:r w:rsidR="00540AF4">
          <w:rPr>
            <w:rFonts w:ascii="Times New Roman" w:hAnsi="Times New Roman" w:cs="Times New Roman"/>
            <w:bCs/>
            <w:color w:val="000000" w:themeColor="text1"/>
            <w:sz w:val="20"/>
            <w:szCs w:val="20"/>
          </w:rPr>
          <w:instrText xml:space="preserve">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C."}],"issued":{"date-parts":[["2014",10,10]]},"citation-key":"odowdAnthropogenicContinentalCoastal2014"}}],"schema":"https://github.com/citation-style-language/schema/raw/master/csl-citation.json"} </w:instrText>
        </w:r>
        <w:r w:rsidR="00540AF4">
          <w:rPr>
            <w:rFonts w:ascii="Times New Roman" w:hAnsi="Times New Roman" w:cs="Times New Roman"/>
            <w:bCs/>
            <w:color w:val="000000" w:themeColor="text1"/>
            <w:sz w:val="20"/>
            <w:szCs w:val="20"/>
          </w:rPr>
          <w:fldChar w:fldCharType="separate"/>
        </w:r>
        <w:r w:rsidR="00540AF4" w:rsidRPr="009A1170">
          <w:rPr>
            <w:rFonts w:ascii="Times New Roman" w:hAnsi="Times New Roman" w:cs="Times New Roman"/>
            <w:sz w:val="20"/>
          </w:rPr>
          <w:t>(O’Dowd et al., 2014)</w:t>
        </w:r>
        <w:r w:rsidR="00540AF4">
          <w:rPr>
            <w:rFonts w:ascii="Times New Roman" w:hAnsi="Times New Roman" w:cs="Times New Roman"/>
            <w:bCs/>
            <w:color w:val="000000" w:themeColor="text1"/>
            <w:sz w:val="20"/>
            <w:szCs w:val="20"/>
          </w:rPr>
          <w:fldChar w:fldCharType="end"/>
        </w:r>
        <w:r w:rsidR="00540AF4" w:rsidRPr="004758A9">
          <w:rPr>
            <w:rFonts w:ascii="Times New Roman" w:hAnsi="Times New Roman" w:cs="Times New Roman"/>
            <w:bCs/>
            <w:color w:val="000000" w:themeColor="text1"/>
            <w:sz w:val="20"/>
            <w:szCs w:val="20"/>
          </w:rPr>
          <w:t xml:space="preserve">  for </w:t>
        </w:r>
        <w:r w:rsidR="00540AF4">
          <w:rPr>
            <w:rFonts w:ascii="Times New Roman" w:hAnsi="Times New Roman" w:cs="Times New Roman"/>
            <w:bCs/>
            <w:color w:val="000000" w:themeColor="text1"/>
            <w:sz w:val="20"/>
            <w:szCs w:val="20"/>
          </w:rPr>
          <w:t>77</w:t>
        </w:r>
        <w:r w:rsidR="00540AF4" w:rsidRPr="004758A9">
          <w:rPr>
            <w:rFonts w:ascii="Times New Roman" w:hAnsi="Times New Roman" w:cs="Times New Roman"/>
            <w:bCs/>
            <w:color w:val="000000" w:themeColor="text1"/>
            <w:sz w:val="20"/>
            <w:szCs w:val="20"/>
          </w:rPr>
          <w:t>%</w:t>
        </w:r>
      </w:ins>
      <w:ins w:id="147" w:author="Fossum, Kirsten" w:date="2025-01-07T17:00:00Z">
        <w:r w:rsidR="006115C8">
          <w:rPr>
            <w:rFonts w:ascii="Times New Roman" w:hAnsi="Times New Roman" w:cs="Times New Roman"/>
            <w:bCs/>
            <w:color w:val="000000" w:themeColor="text1"/>
            <w:sz w:val="20"/>
            <w:szCs w:val="20"/>
          </w:rPr>
          <w:t xml:space="preserve"> </w:t>
        </w:r>
      </w:ins>
      <w:r w:rsidR="002354A0" w:rsidRPr="004758A9">
        <w:rPr>
          <w:rFonts w:ascii="Times New Roman" w:hAnsi="Times New Roman" w:cs="Times New Roman"/>
          <w:bCs/>
          <w:color w:val="000000" w:themeColor="text1"/>
          <w:sz w:val="20"/>
          <w:szCs w:val="20"/>
        </w:rPr>
        <w:t>of the time</w:t>
      </w:r>
      <w:ins w:id="148" w:author="Fossum, Kirsten" w:date="2025-01-07T17:01:00Z">
        <w:r w:rsidR="006115C8">
          <w:rPr>
            <w:rFonts w:ascii="Times New Roman" w:hAnsi="Times New Roman" w:cs="Times New Roman"/>
            <w:bCs/>
            <w:color w:val="000000" w:themeColor="text1"/>
            <w:sz w:val="20"/>
            <w:szCs w:val="20"/>
          </w:rPr>
          <w:t>,</w:t>
        </w:r>
      </w:ins>
      <w:r w:rsidR="002354A0"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hinting at</w:t>
      </w:r>
      <w:r w:rsidR="001D4364"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strong</w:t>
      </w:r>
      <w:del w:id="149" w:author="Fossum, Kirsten" w:date="2025-01-07T17:01:00Z">
        <w:r w:rsidR="001D4364" w:rsidRPr="004758A9" w:rsidDel="006115C8">
          <w:rPr>
            <w:rFonts w:ascii="Times New Roman" w:hAnsi="Times New Roman" w:cs="Times New Roman"/>
            <w:bCs/>
            <w:color w:val="000000" w:themeColor="text1"/>
            <w:sz w:val="20"/>
            <w:szCs w:val="20"/>
          </w:rPr>
          <w:delText xml:space="preserve"> </w:delText>
        </w:r>
      </w:del>
      <w:r w:rsidRPr="004758A9">
        <w:rPr>
          <w:rFonts w:ascii="Times New Roman" w:hAnsi="Times New Roman" w:cs="Times New Roman"/>
          <w:bCs/>
          <w:color w:val="000000" w:themeColor="text1"/>
          <w:sz w:val="20"/>
          <w:szCs w:val="20"/>
        </w:rPr>
        <w:t xml:space="preserve"> sea spray influences.</w:t>
      </w:r>
      <w:r w:rsidR="00347281" w:rsidRPr="004758A9">
        <w:rPr>
          <w:rFonts w:ascii="Times New Roman" w:hAnsi="Times New Roman" w:cs="Times New Roman"/>
          <w:bCs/>
          <w:color w:val="000000" w:themeColor="text1"/>
          <w:sz w:val="20"/>
          <w:szCs w:val="20"/>
        </w:rPr>
        <w:t xml:space="preserve"> </w:t>
      </w:r>
    </w:p>
    <w:p w14:paraId="7EB6A401" w14:textId="29EFAEDF" w:rsidR="004F00F4" w:rsidRPr="004758A9" w:rsidRDefault="00E05742" w:rsidP="00093E8A">
      <w:pPr>
        <w:spacing w:line="360" w:lineRule="auto"/>
        <w:rPr>
          <w:rFonts w:ascii="Times New Roman" w:hAnsi="Times New Roman" w:cs="Times New Roman"/>
          <w:bCs/>
          <w:color w:val="000000" w:themeColor="text1"/>
          <w:sz w:val="20"/>
          <w:szCs w:val="20"/>
        </w:rPr>
      </w:pPr>
      <w:ins w:id="150" w:author="Fossum, Kirsten" w:date="2025-01-07T17:35:00Z">
        <w:r>
          <w:rPr>
            <w:rFonts w:ascii="Times New Roman" w:hAnsi="Times New Roman" w:cs="Times New Roman"/>
            <w:bCs/>
            <w:color w:val="000000" w:themeColor="text1"/>
            <w:sz w:val="20"/>
            <w:szCs w:val="20"/>
          </w:rPr>
          <w:t xml:space="preserve">There were also </w:t>
        </w:r>
      </w:ins>
      <w:r w:rsidR="001D4364" w:rsidRPr="004758A9">
        <w:rPr>
          <w:rFonts w:ascii="Times New Roman" w:hAnsi="Times New Roman" w:cs="Times New Roman"/>
          <w:bCs/>
          <w:color w:val="000000" w:themeColor="text1"/>
          <w:sz w:val="20"/>
          <w:szCs w:val="20"/>
        </w:rPr>
        <w:t xml:space="preserve">SOA influences </w:t>
      </w:r>
      <w:del w:id="151" w:author="Fossum, Kirsten" w:date="2025-01-07T17:35:00Z">
        <w:r w:rsidR="001D4364" w:rsidRPr="004758A9" w:rsidDel="00E05742">
          <w:rPr>
            <w:rFonts w:ascii="Times New Roman" w:hAnsi="Times New Roman" w:cs="Times New Roman"/>
            <w:bCs/>
            <w:color w:val="000000" w:themeColor="text1"/>
            <w:sz w:val="20"/>
            <w:szCs w:val="20"/>
          </w:rPr>
          <w:delText>were also consequent as revealed</w:delText>
        </w:r>
      </w:del>
      <w:ins w:id="152" w:author="Fossum, Kirsten" w:date="2025-01-07T17:35:00Z">
        <w:r>
          <w:rPr>
            <w:rFonts w:ascii="Times New Roman" w:hAnsi="Times New Roman" w:cs="Times New Roman"/>
            <w:bCs/>
            <w:color w:val="000000" w:themeColor="text1"/>
            <w:sz w:val="20"/>
            <w:szCs w:val="20"/>
          </w:rPr>
          <w:t>indicated by</w:t>
        </w:r>
      </w:ins>
      <w:del w:id="153" w:author="Fossum, Kirsten" w:date="2025-01-07T17:36:00Z">
        <w:r w:rsidR="001D4364" w:rsidRPr="004758A9" w:rsidDel="00E05742">
          <w:rPr>
            <w:rFonts w:ascii="Times New Roman" w:hAnsi="Times New Roman" w:cs="Times New Roman"/>
            <w:bCs/>
            <w:color w:val="000000" w:themeColor="text1"/>
            <w:sz w:val="20"/>
            <w:szCs w:val="20"/>
          </w:rPr>
          <w:delText xml:space="preserve"> with</w:delText>
        </w:r>
      </w:del>
      <w:r w:rsidR="001D4364" w:rsidRPr="004758A9">
        <w:rPr>
          <w:rFonts w:ascii="Times New Roman" w:hAnsi="Times New Roman" w:cs="Times New Roman"/>
          <w:bCs/>
          <w:color w:val="000000" w:themeColor="text1"/>
          <w:sz w:val="20"/>
          <w:szCs w:val="20"/>
        </w:rPr>
        <w:t xml:space="preserve"> t</w:t>
      </w:r>
      <w:r w:rsidR="00FC1756" w:rsidRPr="004758A9">
        <w:rPr>
          <w:rFonts w:ascii="Times New Roman" w:hAnsi="Times New Roman" w:cs="Times New Roman"/>
          <w:bCs/>
          <w:color w:val="000000" w:themeColor="text1"/>
          <w:sz w:val="20"/>
          <w:szCs w:val="20"/>
        </w:rPr>
        <w:t xml:space="preserve">he </w:t>
      </w:r>
      <w:r w:rsidR="002F681B" w:rsidRPr="004758A9">
        <w:rPr>
          <w:rFonts w:ascii="Times New Roman" w:hAnsi="Times New Roman" w:cs="Times New Roman"/>
          <w:bCs/>
          <w:color w:val="000000" w:themeColor="text1"/>
          <w:sz w:val="20"/>
          <w:szCs w:val="20"/>
        </w:rPr>
        <w:t>average OM/OC</w:t>
      </w:r>
      <w:r w:rsidR="001D4364" w:rsidRPr="004758A9">
        <w:rPr>
          <w:rFonts w:ascii="Times New Roman" w:hAnsi="Times New Roman" w:cs="Times New Roman"/>
          <w:bCs/>
          <w:color w:val="000000" w:themeColor="text1"/>
          <w:sz w:val="20"/>
          <w:szCs w:val="20"/>
        </w:rPr>
        <w:t xml:space="preserve"> (organic matter to organic carbon ratio) value of</w:t>
      </w:r>
      <w:r w:rsidR="000660CB"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2.10 ±</w:t>
      </w:r>
      <w:r w:rsidR="005E5B47" w:rsidRPr="004758A9">
        <w:rPr>
          <w:rFonts w:ascii="Times New Roman" w:hAnsi="Times New Roman" w:cs="Times New Roman"/>
          <w:bCs/>
          <w:color w:val="000000" w:themeColor="text1"/>
          <w:sz w:val="20"/>
          <w:szCs w:val="20"/>
          <w:lang w:eastAsia="zh-CN"/>
        </w:rPr>
        <w:t xml:space="preserve"> </w:t>
      </w:r>
      <w:r w:rsidR="002F681B" w:rsidRPr="004758A9">
        <w:rPr>
          <w:rFonts w:ascii="Times New Roman" w:hAnsi="Times New Roman" w:cs="Times New Roman"/>
          <w:bCs/>
          <w:color w:val="000000" w:themeColor="text1"/>
          <w:sz w:val="20"/>
          <w:szCs w:val="20"/>
        </w:rPr>
        <w:t>0.14</w:t>
      </w:r>
      <w:r w:rsidR="006E31CB">
        <w:rPr>
          <w:rFonts w:ascii="Times New Roman" w:hAnsi="Times New Roman" w:cs="Times New Roman"/>
          <w:bCs/>
          <w:color w:val="000000" w:themeColor="text1"/>
          <w:sz w:val="20"/>
          <w:szCs w:val="20"/>
        </w:rPr>
        <w:t xml:space="preserve"> (Figure S1),</w:t>
      </w:r>
      <w:r w:rsidR="00FC1756" w:rsidRPr="004758A9">
        <w:rPr>
          <w:rFonts w:ascii="Times New Roman" w:hAnsi="Times New Roman" w:cs="Times New Roman"/>
          <w:bCs/>
          <w:color w:val="000000" w:themeColor="text1"/>
          <w:sz w:val="20"/>
          <w:szCs w:val="20"/>
        </w:rPr>
        <w:t xml:space="preserve"> aligning </w:t>
      </w:r>
      <w:r w:rsidR="002F681B" w:rsidRPr="004758A9">
        <w:rPr>
          <w:rFonts w:ascii="Times New Roman" w:hAnsi="Times New Roman" w:cs="Times New Roman"/>
          <w:bCs/>
          <w:color w:val="000000" w:themeColor="text1"/>
          <w:sz w:val="20"/>
          <w:szCs w:val="20"/>
        </w:rPr>
        <w:t>with the value of 1.9 previously reported for clean</w:t>
      </w:r>
      <w:r w:rsidR="001D4364" w:rsidRPr="004758A9">
        <w:rPr>
          <w:rFonts w:ascii="Times New Roman" w:hAnsi="Times New Roman" w:cs="Times New Roman"/>
          <w:bCs/>
          <w:color w:val="000000" w:themeColor="text1"/>
          <w:sz w:val="20"/>
          <w:szCs w:val="20"/>
        </w:rPr>
        <w:t xml:space="preserve"> aged</w:t>
      </w:r>
      <w:r w:rsidR="002F681B" w:rsidRPr="004758A9">
        <w:rPr>
          <w:rFonts w:ascii="Times New Roman" w:hAnsi="Times New Roman" w:cs="Times New Roman"/>
          <w:bCs/>
          <w:color w:val="000000" w:themeColor="text1"/>
          <w:sz w:val="20"/>
          <w:szCs w:val="20"/>
        </w:rPr>
        <w:t xml:space="preserve"> marine polar air masses at MH</w:t>
      </w:r>
      <w:r w:rsidR="005E5B47" w:rsidRPr="004758A9">
        <w:rPr>
          <w:rFonts w:ascii="Times New Roman" w:hAnsi="Times New Roman" w:cs="Times New Roman"/>
          <w:bCs/>
          <w:color w:val="000000" w:themeColor="text1"/>
          <w:sz w:val="20"/>
          <w:szCs w:val="20"/>
          <w:lang w:eastAsia="zh-CN"/>
        </w:rPr>
        <w:t>D</w:t>
      </w:r>
      <w:r w:rsidR="00C030C3" w:rsidRPr="004758A9">
        <w:rPr>
          <w:rFonts w:ascii="Times New Roman" w:hAnsi="Times New Roman" w:cs="Times New Roman"/>
          <w:bCs/>
          <w:color w:val="000000" w:themeColor="text1"/>
          <w:sz w:val="20"/>
          <w:szCs w:val="20"/>
          <w:lang w:eastAsia="zh-CN"/>
        </w:rPr>
        <w:t xml:space="preserve"> </w:t>
      </w:r>
      <w:r w:rsidR="00C030C3" w:rsidRPr="004758A9">
        <w:rPr>
          <w:rFonts w:ascii="Times New Roman" w:hAnsi="Times New Roman" w:cs="Times New Roman"/>
          <w:bCs/>
          <w:color w:val="000000" w:themeColor="text1"/>
          <w:sz w:val="20"/>
          <w:szCs w:val="20"/>
          <w:lang w:eastAsia="zh-CN"/>
        </w:rPr>
        <w:fldChar w:fldCharType="begin"/>
      </w:r>
      <w:r w:rsidR="0084318F">
        <w:rPr>
          <w:rFonts w:ascii="Times New Roman" w:hAnsi="Times New Roman" w:cs="Times New Roman"/>
          <w:bCs/>
          <w:color w:val="000000" w:themeColor="text1"/>
          <w:sz w:val="20"/>
          <w:szCs w:val="20"/>
          <w:lang w:eastAsia="zh-CN"/>
        </w:rPr>
        <w:instrText xml:space="preserve"> ADDIN ZOTERO_ITEM CSL_CITATION {"citationID":"4jkXTRp7","properties":{"formattedCitation":"(Jurgita Ovadnevaite et al. 2014)","plainCitation":"(Jurgita Ovadnevaite et al. 2014)","dontUpdate":true,"noteIndex":0},"citationItems":[{"id":1485,"uris":["http://zotero.org/groups/3856298/items/UQ33BAU3"],"itemData":{"id":1485,"type":"article-journal","container-title":"Journal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C030C3" w:rsidRPr="004758A9">
        <w:rPr>
          <w:rFonts w:ascii="Times New Roman" w:hAnsi="Times New Roman" w:cs="Times New Roman"/>
          <w:bCs/>
          <w:color w:val="000000" w:themeColor="text1"/>
          <w:sz w:val="20"/>
          <w:szCs w:val="20"/>
          <w:lang w:eastAsia="zh-CN"/>
        </w:rPr>
        <w:fldChar w:fldCharType="separate"/>
      </w:r>
      <w:r w:rsidR="00474BA9" w:rsidRPr="004758A9">
        <w:rPr>
          <w:rFonts w:ascii="Times New Roman" w:hAnsi="Times New Roman" w:cs="Times New Roman"/>
          <w:sz w:val="20"/>
        </w:rPr>
        <w:t>(Ovadnevaite et al. 2014)</w:t>
      </w:r>
      <w:r w:rsidR="00C030C3" w:rsidRPr="004758A9">
        <w:rPr>
          <w:rFonts w:ascii="Times New Roman" w:hAnsi="Times New Roman" w:cs="Times New Roman"/>
          <w:bCs/>
          <w:color w:val="000000" w:themeColor="text1"/>
          <w:sz w:val="20"/>
          <w:szCs w:val="20"/>
          <w:lang w:eastAsia="zh-CN"/>
        </w:rPr>
        <w:fldChar w:fldCharType="end"/>
      </w:r>
      <w:r w:rsidR="00D74C4C"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Additionally, </w:t>
      </w:r>
      <w:r w:rsidR="008E7FCC" w:rsidRPr="004758A9">
        <w:rPr>
          <w:rFonts w:ascii="Times New Roman" w:hAnsi="Times New Roman" w:cs="Times New Roman"/>
          <w:bCs/>
          <w:color w:val="000000" w:themeColor="text1"/>
          <w:sz w:val="20"/>
          <w:szCs w:val="20"/>
        </w:rPr>
        <w:t>AMS derived OM/OC valu</w:t>
      </w:r>
      <w:r w:rsidR="001D4364" w:rsidRPr="004758A9">
        <w:rPr>
          <w:rFonts w:ascii="Times New Roman" w:hAnsi="Times New Roman" w:cs="Times New Roman"/>
          <w:bCs/>
          <w:color w:val="000000" w:themeColor="text1"/>
          <w:sz w:val="20"/>
          <w:szCs w:val="20"/>
        </w:rPr>
        <w:t xml:space="preserve">es </w:t>
      </w:r>
      <w:r w:rsidR="008E7FCC" w:rsidRPr="004758A9">
        <w:rPr>
          <w:rFonts w:ascii="Times New Roman" w:hAnsi="Times New Roman" w:cs="Times New Roman"/>
          <w:bCs/>
          <w:color w:val="000000" w:themeColor="text1"/>
          <w:sz w:val="20"/>
          <w:szCs w:val="20"/>
        </w:rPr>
        <w:t xml:space="preserve">in </w:t>
      </w:r>
      <w:r w:rsidR="002F681B" w:rsidRPr="004758A9">
        <w:rPr>
          <w:rFonts w:ascii="Times New Roman" w:hAnsi="Times New Roman" w:cs="Times New Roman"/>
          <w:bCs/>
          <w:color w:val="000000" w:themeColor="text1"/>
          <w:sz w:val="20"/>
          <w:szCs w:val="20"/>
        </w:rPr>
        <w:t xml:space="preserve">the high Arctic </w:t>
      </w:r>
      <w:r w:rsidR="00C030C3"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{"citationID":"Xd2YBD9a","properties":{"formattedCitation":"(Nielsen et al., 2019)","plainCitation":"(Nielsen et al., 2019)","noteIndex":0},"citationItems":[{"id":1179,"uris":["http://zotero.org/groups/3856298/items/S2VX8G78"],"itemData":{"id":1179,"type":"article-journal","abstract":"Abstract.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001419">
        <w:rPr>
          <w:rFonts w:ascii="Cambria Math" w:hAnsi="Cambria Math" w:cs="Cambria Math"/>
          <w:bCs/>
          <w:color w:val="000000" w:themeColor="text1"/>
          <w:sz w:val="20"/>
          <w:szCs w:val="20"/>
        </w:rPr>
        <w:instrText>∘</w:instrText>
      </w:r>
      <w:r w:rsidR="00001419">
        <w:rPr>
          <w:rFonts w:ascii="Times New Roman" w:hAnsi="Times New Roman" w:cs="Times New Roman"/>
          <w:bCs/>
          <w:color w:val="000000" w:themeColor="text1"/>
          <w:sz w:val="20"/>
          <w:szCs w:val="20"/>
        </w:rPr>
        <w:instrText>36</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absent. The highest O</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C ratio (0.95) and S</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xml:space="preserve">C ratio (0.011)\nwas found for MOA. Our data support the current understanding that Arctic\naerosols are highly influenced by secondary aerosol formation and receives an\nimportant contribution from marine emissions during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C."},{"family":"Dall'Osto","given":"Manuel"},{"family":"Junninen","given":"Heikki"},{"family":"Sarnela","given":"Nina"},{"family":"Lange","given":"Robert"},{"family":"Collier","given":"Sonya"},{"family":"Zhang","given":"Qi"},{"family":"Cappa","given":"Christopher D."},{"family":"Nøjgaard","given":"Jacob K."}],"issued":{"date-parts":[["2019",8,13]]},"citation-key":"nielsenBiogenicAnthropogenicSources2019"}}],"schema":"https://github.com/citation-style-language/schema/raw/master/csl-citation.json"} </w:instrText>
      </w:r>
      <w:r w:rsidR="00C030C3"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(Nielsen et al., 2019)</w:t>
      </w:r>
      <w:r w:rsidR="00C030C3" w:rsidRPr="004758A9">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also fall within the range of </w:t>
      </w:r>
      <w:r w:rsidR="008E7FCC" w:rsidRPr="004758A9">
        <w:rPr>
          <w:rFonts w:ascii="Times New Roman" w:hAnsi="Times New Roman" w:cs="Times New Roman"/>
          <w:bCs/>
          <w:color w:val="000000" w:themeColor="text1"/>
          <w:sz w:val="20"/>
          <w:szCs w:val="20"/>
        </w:rPr>
        <w:t>1.96</w:t>
      </w:r>
      <w:r w:rsidR="002F681B" w:rsidRPr="004758A9">
        <w:rPr>
          <w:rFonts w:ascii="Times New Roman" w:hAnsi="Times New Roman" w:cs="Times New Roman"/>
          <w:bCs/>
          <w:color w:val="000000" w:themeColor="text1"/>
          <w:sz w:val="20"/>
          <w:szCs w:val="20"/>
        </w:rPr>
        <w:t xml:space="preserve"> to 2.4</w:t>
      </w:r>
      <w:r w:rsidR="008E7FCC" w:rsidRPr="004758A9">
        <w:rPr>
          <w:rFonts w:ascii="Times New Roman" w:hAnsi="Times New Roman" w:cs="Times New Roman"/>
          <w:bCs/>
          <w:color w:val="000000" w:themeColor="text1"/>
          <w:sz w:val="20"/>
          <w:szCs w:val="20"/>
        </w:rPr>
        <w:t>2 for PMOA</w:t>
      </w:r>
      <w:r w:rsidR="001D4364" w:rsidRPr="004758A9">
        <w:rPr>
          <w:rFonts w:ascii="Times New Roman" w:hAnsi="Times New Roman" w:cs="Times New Roman"/>
          <w:bCs/>
          <w:color w:val="000000" w:themeColor="text1"/>
          <w:sz w:val="20"/>
          <w:szCs w:val="20"/>
        </w:rPr>
        <w:t xml:space="preserve"> (primary marine organic aerosols)</w:t>
      </w:r>
      <w:r w:rsidR="008E7FCC" w:rsidRPr="004758A9">
        <w:rPr>
          <w:rFonts w:ascii="Times New Roman" w:hAnsi="Times New Roman" w:cs="Times New Roman"/>
          <w:bCs/>
          <w:color w:val="000000" w:themeColor="text1"/>
          <w:sz w:val="20"/>
          <w:szCs w:val="20"/>
        </w:rPr>
        <w:t xml:space="preserve"> and MO-OOA</w:t>
      </w:r>
      <w:r w:rsidR="001D4364" w:rsidRPr="004758A9">
        <w:rPr>
          <w:rFonts w:ascii="Times New Roman" w:hAnsi="Times New Roman" w:cs="Times New Roman"/>
          <w:bCs/>
          <w:color w:val="000000" w:themeColor="text1"/>
          <w:sz w:val="20"/>
          <w:szCs w:val="20"/>
        </w:rPr>
        <w:t xml:space="preserve"> (more oxidised organic aerosols)</w:t>
      </w:r>
      <w:r w:rsidR="00C030C3" w:rsidRPr="004758A9">
        <w:rPr>
          <w:rFonts w:ascii="Times New Roman" w:hAnsi="Times New Roman" w:cs="Times New Roman"/>
          <w:bCs/>
          <w:color w:val="000000" w:themeColor="text1"/>
          <w:sz w:val="20"/>
          <w:szCs w:val="20"/>
        </w:rPr>
        <w:t xml:space="preserve"> respectively, here </w:t>
      </w:r>
      <w:r w:rsidR="00A55252" w:rsidRPr="004758A9">
        <w:rPr>
          <w:rFonts w:ascii="Times New Roman" w:hAnsi="Times New Roman" w:cs="Times New Roman"/>
          <w:bCs/>
          <w:color w:val="000000" w:themeColor="text1"/>
          <w:sz w:val="20"/>
          <w:szCs w:val="20"/>
        </w:rPr>
        <w:t>median OM/OC value was 2.</w:t>
      </w:r>
      <w:r w:rsidR="007B59FE" w:rsidRPr="004758A9">
        <w:rPr>
          <w:rFonts w:ascii="Times New Roman" w:hAnsi="Times New Roman" w:cs="Times New Roman"/>
          <w:bCs/>
          <w:color w:val="000000" w:themeColor="text1"/>
          <w:sz w:val="20"/>
          <w:szCs w:val="20"/>
        </w:rPr>
        <w:t>11</w:t>
      </w:r>
      <w:r w:rsidR="00A55252" w:rsidRPr="004758A9">
        <w:rPr>
          <w:rFonts w:ascii="Times New Roman" w:hAnsi="Times New Roman" w:cs="Times New Roman"/>
          <w:bCs/>
          <w:color w:val="000000" w:themeColor="text1"/>
          <w:sz w:val="20"/>
          <w:szCs w:val="20"/>
        </w:rPr>
        <w:t xml:space="preserve"> with </w:t>
      </w:r>
      <w:r w:rsidR="00C030C3" w:rsidRPr="004758A9">
        <w:rPr>
          <w:rFonts w:ascii="Times New Roman" w:hAnsi="Times New Roman" w:cs="Times New Roman"/>
          <w:bCs/>
          <w:color w:val="000000" w:themeColor="text1"/>
          <w:sz w:val="20"/>
          <w:szCs w:val="20"/>
        </w:rPr>
        <w:t xml:space="preserve">minimum </w:t>
      </w:r>
      <w:r w:rsidR="009D3D96" w:rsidRPr="004758A9">
        <w:rPr>
          <w:rFonts w:ascii="Times New Roman" w:hAnsi="Times New Roman" w:cs="Times New Roman"/>
          <w:bCs/>
          <w:color w:val="000000" w:themeColor="text1"/>
          <w:sz w:val="20"/>
          <w:szCs w:val="20"/>
        </w:rPr>
        <w:t>and maximum</w:t>
      </w:r>
      <w:r w:rsidR="00FC1756" w:rsidRPr="004758A9">
        <w:rPr>
          <w:rFonts w:ascii="Times New Roman" w:hAnsi="Times New Roman" w:cs="Times New Roman"/>
          <w:bCs/>
          <w:color w:val="000000" w:themeColor="text1"/>
          <w:sz w:val="20"/>
          <w:szCs w:val="20"/>
        </w:rPr>
        <w:t xml:space="preserve"> OM/OC</w:t>
      </w:r>
      <w:r w:rsidR="009D3D96" w:rsidRPr="004758A9">
        <w:rPr>
          <w:rFonts w:ascii="Times New Roman" w:hAnsi="Times New Roman" w:cs="Times New Roman"/>
          <w:bCs/>
          <w:color w:val="000000" w:themeColor="text1"/>
          <w:sz w:val="20"/>
          <w:szCs w:val="20"/>
        </w:rPr>
        <w:t xml:space="preserve"> values </w:t>
      </w:r>
      <w:r w:rsidR="00A55252" w:rsidRPr="004758A9">
        <w:rPr>
          <w:rFonts w:ascii="Times New Roman" w:hAnsi="Times New Roman" w:cs="Times New Roman"/>
          <w:bCs/>
          <w:color w:val="000000" w:themeColor="text1"/>
          <w:sz w:val="20"/>
          <w:szCs w:val="20"/>
        </w:rPr>
        <w:t>of</w:t>
      </w:r>
      <w:r w:rsidR="00C030C3" w:rsidRPr="004758A9">
        <w:rPr>
          <w:rFonts w:ascii="Times New Roman" w:hAnsi="Times New Roman" w:cs="Times New Roman"/>
          <w:bCs/>
          <w:color w:val="000000" w:themeColor="text1"/>
          <w:sz w:val="20"/>
          <w:szCs w:val="20"/>
        </w:rPr>
        <w:t xml:space="preserve"> 1.71 and</w:t>
      </w:r>
      <w:r w:rsidR="009D3D96" w:rsidRPr="004758A9">
        <w:rPr>
          <w:rFonts w:ascii="Times New Roman" w:hAnsi="Times New Roman" w:cs="Times New Roman"/>
          <w:bCs/>
          <w:color w:val="000000" w:themeColor="text1"/>
          <w:sz w:val="20"/>
          <w:szCs w:val="20"/>
        </w:rPr>
        <w:t xml:space="preserve"> </w:t>
      </w:r>
      <w:r w:rsidR="00C030C3" w:rsidRPr="004758A9">
        <w:rPr>
          <w:rFonts w:ascii="Times New Roman" w:hAnsi="Times New Roman" w:cs="Times New Roman"/>
          <w:bCs/>
          <w:color w:val="000000" w:themeColor="text1"/>
          <w:sz w:val="20"/>
          <w:szCs w:val="20"/>
        </w:rPr>
        <w:t xml:space="preserve">2.42 </w:t>
      </w:r>
      <w:r w:rsidR="009D3D96" w:rsidRPr="004758A9">
        <w:rPr>
          <w:rFonts w:ascii="Times New Roman" w:hAnsi="Times New Roman" w:cs="Times New Roman"/>
          <w:bCs/>
          <w:color w:val="000000" w:themeColor="text1"/>
          <w:sz w:val="20"/>
          <w:szCs w:val="20"/>
        </w:rPr>
        <w:t xml:space="preserve">respectively. This </w:t>
      </w:r>
      <w:r w:rsidR="00063EB7" w:rsidRPr="004758A9">
        <w:rPr>
          <w:rFonts w:ascii="Times New Roman" w:hAnsi="Times New Roman" w:cs="Times New Roman"/>
          <w:bCs/>
          <w:color w:val="000000" w:themeColor="text1"/>
          <w:sz w:val="20"/>
          <w:szCs w:val="20"/>
        </w:rPr>
        <w:t xml:space="preserve">indicates </w:t>
      </w:r>
      <w:r w:rsidR="009D3D96" w:rsidRPr="004758A9">
        <w:rPr>
          <w:rFonts w:ascii="Times New Roman" w:hAnsi="Times New Roman" w:cs="Times New Roman"/>
          <w:bCs/>
          <w:color w:val="000000" w:themeColor="text1"/>
          <w:sz w:val="20"/>
          <w:szCs w:val="20"/>
        </w:rPr>
        <w:t>the presen</w:t>
      </w:r>
      <w:r w:rsidR="00063EB7" w:rsidRPr="004758A9">
        <w:rPr>
          <w:rFonts w:ascii="Times New Roman" w:hAnsi="Times New Roman" w:cs="Times New Roman"/>
          <w:bCs/>
          <w:color w:val="000000" w:themeColor="text1"/>
          <w:sz w:val="20"/>
          <w:szCs w:val="20"/>
        </w:rPr>
        <w:t>ce</w:t>
      </w:r>
      <w:r w:rsidR="009D3D96" w:rsidRPr="004758A9">
        <w:rPr>
          <w:rFonts w:ascii="Times New Roman" w:hAnsi="Times New Roman" w:cs="Times New Roman"/>
          <w:bCs/>
          <w:color w:val="000000" w:themeColor="text1"/>
          <w:sz w:val="20"/>
          <w:szCs w:val="20"/>
        </w:rPr>
        <w:t xml:space="preserve"> of both POA (i.e., saturated hydrocarbons, unsaturated hydrocarbons and cycloalkanes) as well oxygenated SOA formed with photochemical processing during long range transport </w:t>
      </w:r>
      <w:r w:rsidR="009D3D96"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{"citationID":"DTZKhKXG","properties":{"formattedCitation":"(Aiken et al., 2008; Simon et al., 2011)","plainCitation":"(Aiken et al., 2008; Simon et al., 2011)","noteIndex":0},"citationItems":[{"id":1985,"uris":["http://zotero.org/groups/3856298/items/5BIELKEE"],"itemData":{"id":1985,"type":"article-journal","container-title":"Environmental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L."}],"issued":{"date-parts":[["2008",6,1]]},"citation-key":"aikenOMOCRatios2008"}},{"id":2371,"uris":["http://zotero.org/groups/3856298/items/ZPDXMCSR"],"itemData":{"id":2371,"type":"article-journal","abstract":"Abstract. Data from the Interagency Monitoring of Protected Visual Environments (IMPROVE) network are used to estimate organic mass to organic carbon (OM/OC) ratios across the United States by extending previously published multiple regression techniques. Our new methodology addresses common pitfalls of multiple regression including measurement uncertainty, colinearity of covariates, dataset selection, and model selection. As expected, summertime OM/OC ratios are larger than wintertime values across the US with all regional median OM/OC values tightly confined between 1.80 and 1.95. Further, we find that OM/OC ratios during the winter are distinctly larger in the eastern US than in the West (regional medians are 1.58, 1.64, and 1.85 in the great lakes, southeast, and northeast regions, versus 1.29 and 1.32 in the western and central states). We find less spatial variability in long-term averaged OM/OC ratios across the US (90% of our multiyear regressions estimate OM/OC ratios between 1.37 and 1.94) than previous studies (90% fell between 1.30 and 2.10). We attribute this difference largely to the inclusion of EC as a covariate in previous regression studies. Due to the colinearity of EC and OC, we find that up to one-quarter of the OM/OC estimates in a previous study are biased low. Assumptions about OC measurement artifacts add uncertainty to our estimates of OM/OC. In addition to estimating OM/OC ratios, our technique reveals trends that may be contrasted with conventional assumptions regarding nitrate, sulfate, and soil across the IMPROVE network. For example, our regressions show pronounced seasonal and spatial variability in both nitrate volatilization and sulfate neutralization and hydration.","container-title":"Atmospheric Chemistry and Physics","DOI":"10.5194/acp-11-2933-2011","ISSN":"1680-7324","issue":"6","journalAbbreviation":"Atmos. Chem. Phys.","language":"en","page":"2933-2949","source":"DOI.org (Crossref)","title":"Determining the spatial and seasonal variability in OM/OC ratios across the US using multiple regression","volume":"11","author":[{"family":"Simon","given":"H."},{"family":"Bhave","given":"P. V."},{"family":"Swall","given":"J. L."},{"family":"Frank","given":"N. H."},{"family":"Malm","given":"W. C."}],"issued":{"date-parts":[["2011",3,30]]},"citation-key":"simonDeterminingSpatialSeasonal2011"}}],"schema":"https://github.com/citation-style-language/schema/raw/master/csl-citation.json"} </w:instrText>
      </w:r>
      <w:r w:rsidR="009D3D96"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(Aiken et al., 2008; Simon et al., 2011)</w:t>
      </w:r>
      <w:r w:rsidR="009D3D96" w:rsidRPr="004758A9">
        <w:rPr>
          <w:rFonts w:ascii="Times New Roman" w:hAnsi="Times New Roman" w:cs="Times New Roman"/>
          <w:bCs/>
          <w:color w:val="000000" w:themeColor="text1"/>
          <w:sz w:val="20"/>
          <w:szCs w:val="20"/>
        </w:rPr>
        <w:fldChar w:fldCharType="end"/>
      </w:r>
      <w:r w:rsidR="009D3D96" w:rsidRPr="004758A9">
        <w:rPr>
          <w:rFonts w:ascii="Times New Roman" w:hAnsi="Times New Roman" w:cs="Times New Roman"/>
          <w:bCs/>
          <w:color w:val="000000" w:themeColor="text1"/>
          <w:sz w:val="20"/>
          <w:szCs w:val="20"/>
        </w:rPr>
        <w:t xml:space="preserve">. </w:t>
      </w:r>
    </w:p>
    <w:p w14:paraId="431AA5C8" w14:textId="594CFBC7" w:rsidR="00472B99" w:rsidRPr="004758A9" w:rsidRDefault="007A01E5" w:rsidP="008A3A83">
      <w:pPr>
        <w:spacing w:line="360" w:lineRule="auto"/>
        <w:rPr>
          <w:rFonts w:ascii="Times New Roman" w:hAnsi="Times New Roman" w:cs="Times New Roman"/>
          <w:sz w:val="20"/>
          <w:szCs w:val="20"/>
        </w:rPr>
      </w:pPr>
      <w:r w:rsidRPr="004758A9">
        <w:rPr>
          <w:rFonts w:ascii="Times New Roman" w:hAnsi="Times New Roman" w:cs="Times New Roman"/>
          <w:sz w:val="20"/>
          <w:szCs w:val="20"/>
        </w:rPr>
        <w:t>To get a better sense of the aerosol sources, the respective contributions of the marine boundary layer (MBL), marine free troposphere (MFT) and boundary layer</w:t>
      </w:r>
      <w:r w:rsidR="006405E0">
        <w:rPr>
          <w:rFonts w:ascii="Times New Roman" w:hAnsi="Times New Roman" w:cs="Times New Roman"/>
          <w:sz w:val="20"/>
          <w:szCs w:val="20"/>
        </w:rPr>
        <w:t xml:space="preserve"> over land </w:t>
      </w:r>
      <w:r w:rsidRPr="004758A9">
        <w:rPr>
          <w:rFonts w:ascii="Times New Roman" w:hAnsi="Times New Roman" w:cs="Times New Roman"/>
          <w:sz w:val="20"/>
          <w:szCs w:val="20"/>
        </w:rPr>
        <w:t xml:space="preserve">(BL) </w:t>
      </w:r>
      <w:r w:rsidRPr="004758A9">
        <w:rPr>
          <w:rFonts w:ascii="Times New Roman" w:hAnsi="Times New Roman" w:cs="Times New Roman"/>
          <w:sz w:val="20"/>
          <w:szCs w:val="20"/>
          <w:lang w:eastAsia="zh-CN"/>
        </w:rPr>
        <w:t xml:space="preserve">are </w:t>
      </w:r>
      <w:r w:rsidRPr="004758A9">
        <w:rPr>
          <w:rFonts w:ascii="Times New Roman" w:hAnsi="Times New Roman" w:cs="Times New Roman"/>
          <w:sz w:val="20"/>
          <w:szCs w:val="20"/>
        </w:rPr>
        <w:t xml:space="preserve">shown </w:t>
      </w:r>
      <w:r w:rsidR="00B007BD">
        <w:rPr>
          <w:rFonts w:ascii="Times New Roman" w:hAnsi="Times New Roman" w:cs="Times New Roman"/>
          <w:sz w:val="20"/>
          <w:szCs w:val="20"/>
        </w:rPr>
        <w:t>i</w:t>
      </w:r>
      <w:r w:rsidRPr="004758A9">
        <w:rPr>
          <w:rFonts w:ascii="Times New Roman" w:hAnsi="Times New Roman" w:cs="Times New Roman"/>
          <w:sz w:val="20"/>
          <w:szCs w:val="20"/>
        </w:rPr>
        <w:t>n Figure S</w:t>
      </w:r>
      <w:r w:rsidR="006E31CB">
        <w:rPr>
          <w:rFonts w:ascii="Times New Roman" w:hAnsi="Times New Roman" w:cs="Times New Roman"/>
          <w:sz w:val="20"/>
          <w:szCs w:val="20"/>
        </w:rPr>
        <w:t>2</w:t>
      </w:r>
      <w:r w:rsidR="00BB7957" w:rsidRPr="004758A9">
        <w:rPr>
          <w:rFonts w:ascii="Times New Roman" w:hAnsi="Times New Roman" w:cs="Times New Roman"/>
          <w:sz w:val="20"/>
          <w:szCs w:val="20"/>
        </w:rPr>
        <w:t>.</w:t>
      </w:r>
      <w:r w:rsidR="00C35A6E" w:rsidRPr="004758A9">
        <w:rPr>
          <w:rFonts w:ascii="Times New Roman" w:hAnsi="Times New Roman" w:cs="Times New Roman"/>
          <w:sz w:val="20"/>
          <w:szCs w:val="20"/>
        </w:rPr>
        <w:t xml:space="preserve"> </w:t>
      </w:r>
      <w:r w:rsidR="00851144" w:rsidRPr="004758A9">
        <w:rPr>
          <w:rFonts w:ascii="Times New Roman" w:hAnsi="Times New Roman" w:cs="Times New Roman"/>
          <w:bCs/>
          <w:iCs/>
          <w:sz w:val="20"/>
          <w:szCs w:val="20"/>
        </w:rPr>
        <w:t>Overall,</w:t>
      </w:r>
      <w:r w:rsidR="007520AE" w:rsidRPr="004758A9">
        <w:rPr>
          <w:rFonts w:ascii="Times New Roman" w:hAnsi="Times New Roman" w:cs="Times New Roman"/>
          <w:bCs/>
          <w:iCs/>
          <w:sz w:val="20"/>
          <w:szCs w:val="20"/>
        </w:rPr>
        <w:t xml:space="preserve"> the measurement period was dominated by marine boundary layer influences (</w:t>
      </w:r>
      <w:r w:rsidR="005B10D2" w:rsidRPr="004758A9">
        <w:rPr>
          <w:rFonts w:ascii="Times New Roman" w:hAnsi="Times New Roman" w:cs="Times New Roman"/>
          <w:bCs/>
          <w:iCs/>
          <w:sz w:val="20"/>
          <w:szCs w:val="20"/>
        </w:rPr>
        <w:t>9</w:t>
      </w:r>
      <w:r w:rsidR="001A50EC" w:rsidRPr="004758A9">
        <w:rPr>
          <w:rFonts w:ascii="Times New Roman" w:hAnsi="Times New Roman" w:cs="Times New Roman"/>
          <w:bCs/>
          <w:iCs/>
          <w:sz w:val="20"/>
          <w:szCs w:val="20"/>
        </w:rPr>
        <w:t>1</w:t>
      </w:r>
      <w:r w:rsidR="007520AE" w:rsidRPr="004758A9">
        <w:rPr>
          <w:rFonts w:ascii="Times New Roman" w:hAnsi="Times New Roman" w:cs="Times New Roman"/>
          <w:bCs/>
          <w:iCs/>
          <w:sz w:val="20"/>
          <w:szCs w:val="20"/>
        </w:rPr>
        <w:t xml:space="preserve">% of the time), with </w:t>
      </w:r>
      <w:r w:rsidR="00063EB7" w:rsidRPr="004758A9">
        <w:rPr>
          <w:rFonts w:ascii="Times New Roman" w:hAnsi="Times New Roman" w:cs="Times New Roman"/>
          <w:bCs/>
          <w:iCs/>
          <w:sz w:val="20"/>
          <w:szCs w:val="20"/>
        </w:rPr>
        <w:t xml:space="preserve">minimal </w:t>
      </w:r>
      <w:r w:rsidR="007520AE" w:rsidRPr="004758A9">
        <w:rPr>
          <w:rFonts w:ascii="Times New Roman" w:hAnsi="Times New Roman" w:cs="Times New Roman"/>
          <w:bCs/>
          <w:iCs/>
          <w:sz w:val="20"/>
          <w:szCs w:val="20"/>
        </w:rPr>
        <w:t>marine free troposphere influences (</w:t>
      </w:r>
      <w:r w:rsidR="001A50EC" w:rsidRPr="004758A9">
        <w:rPr>
          <w:rFonts w:ascii="Times New Roman" w:hAnsi="Times New Roman" w:cs="Times New Roman"/>
          <w:bCs/>
          <w:iCs/>
          <w:sz w:val="20"/>
          <w:szCs w:val="20"/>
        </w:rPr>
        <w:t>8</w:t>
      </w:r>
      <w:r w:rsidR="007520AE" w:rsidRPr="004758A9">
        <w:rPr>
          <w:rFonts w:ascii="Times New Roman" w:hAnsi="Times New Roman" w:cs="Times New Roman"/>
          <w:bCs/>
          <w:iCs/>
          <w:sz w:val="20"/>
          <w:szCs w:val="20"/>
        </w:rPr>
        <w:t>%) and extremely low land-influences from the planetary boundary layer (1%)</w:t>
      </w:r>
      <w:r w:rsidR="00472B99" w:rsidRPr="004758A9">
        <w:rPr>
          <w:rFonts w:ascii="Times New Roman" w:hAnsi="Times New Roman" w:cs="Times New Roman"/>
          <w:bCs/>
          <w:iCs/>
          <w:sz w:val="20"/>
          <w:szCs w:val="20"/>
        </w:rPr>
        <w:t xml:space="preserve"> further </w:t>
      </w:r>
      <w:del w:id="154" w:author="Fossum, Kirsten" w:date="2025-01-07T17:38:00Z">
        <w:r w:rsidR="00472B99" w:rsidRPr="004758A9" w:rsidDel="00E05742">
          <w:rPr>
            <w:rFonts w:ascii="Times New Roman" w:hAnsi="Times New Roman" w:cs="Times New Roman"/>
            <w:bCs/>
            <w:iCs/>
            <w:sz w:val="20"/>
            <w:szCs w:val="20"/>
          </w:rPr>
          <w:delText>hinting at</w:delText>
        </w:r>
      </w:del>
      <w:ins w:id="155" w:author="Fossum, Kirsten" w:date="2025-01-07T17:38:00Z">
        <w:r w:rsidR="00E05742">
          <w:rPr>
            <w:rFonts w:ascii="Times New Roman" w:hAnsi="Times New Roman" w:cs="Times New Roman"/>
            <w:bCs/>
            <w:iCs/>
            <w:sz w:val="20"/>
            <w:szCs w:val="20"/>
          </w:rPr>
          <w:t>evidencing</w:t>
        </w:r>
      </w:ins>
      <w:r w:rsidR="00472B99" w:rsidRPr="004758A9">
        <w:rPr>
          <w:rFonts w:ascii="Times New Roman" w:hAnsi="Times New Roman" w:cs="Times New Roman"/>
          <w:bCs/>
          <w:iCs/>
          <w:sz w:val="20"/>
          <w:szCs w:val="20"/>
        </w:rPr>
        <w:t xml:space="preserve"> pristine marine conditions. </w:t>
      </w:r>
    </w:p>
    <w:p w14:paraId="0C8EA199" w14:textId="74211F42" w:rsidR="00FA6C15" w:rsidRPr="004758A9" w:rsidRDefault="00FA6C15" w:rsidP="00CE6115">
      <w:pPr>
        <w:pStyle w:val="Heading2"/>
        <w:spacing w:after="160"/>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3.2</w:t>
      </w:r>
      <w:r w:rsidR="008A3A83"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Source apportionment</w:t>
      </w:r>
    </w:p>
    <w:p w14:paraId="2155133B" w14:textId="391D11F1" w:rsidR="00722A6F" w:rsidRPr="004758A9" w:rsidRDefault="00B56DFF"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To </w:t>
      </w:r>
      <w:r w:rsidR="00A70584" w:rsidRPr="004758A9">
        <w:rPr>
          <w:rFonts w:ascii="Times New Roman" w:hAnsi="Times New Roman" w:cs="Times New Roman"/>
          <w:sz w:val="20"/>
          <w:szCs w:val="20"/>
        </w:rPr>
        <w:t>accurately</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classify</w:t>
      </w:r>
      <w:r w:rsidRPr="004758A9">
        <w:rPr>
          <w:rFonts w:ascii="Times New Roman" w:hAnsi="Times New Roman" w:cs="Times New Roman"/>
          <w:sz w:val="20"/>
          <w:szCs w:val="20"/>
        </w:rPr>
        <w:t xml:space="preserve"> and categori</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e the </w:t>
      </w:r>
      <w:r w:rsidR="00A70584" w:rsidRPr="004758A9">
        <w:rPr>
          <w:rFonts w:ascii="Times New Roman" w:hAnsi="Times New Roman" w:cs="Times New Roman"/>
          <w:sz w:val="20"/>
          <w:szCs w:val="20"/>
        </w:rPr>
        <w:t>diverse</w:t>
      </w:r>
      <w:r w:rsidRPr="004758A9">
        <w:rPr>
          <w:rFonts w:ascii="Times New Roman" w:hAnsi="Times New Roman" w:cs="Times New Roman"/>
          <w:sz w:val="20"/>
          <w:szCs w:val="20"/>
        </w:rPr>
        <w:t xml:space="preserve"> sources of </w:t>
      </w:r>
      <w:r w:rsidR="006676A3" w:rsidRPr="004758A9">
        <w:rPr>
          <w:rFonts w:ascii="Times New Roman" w:hAnsi="Times New Roman" w:cs="Times New Roman" w:hint="eastAsia"/>
          <w:sz w:val="20"/>
          <w:szCs w:val="20"/>
          <w:lang w:eastAsia="zh-CN"/>
        </w:rPr>
        <w:t>OA</w:t>
      </w:r>
      <w:r w:rsidRPr="004758A9">
        <w:rPr>
          <w:rFonts w:ascii="Times New Roman" w:hAnsi="Times New Roman" w:cs="Times New Roman"/>
          <w:sz w:val="20"/>
          <w:szCs w:val="20"/>
        </w:rPr>
        <w:t xml:space="preserve"> </w:t>
      </w:r>
      <w:r w:rsidR="00724E0F">
        <w:rPr>
          <w:rFonts w:ascii="Times New Roman" w:hAnsi="Times New Roman" w:cs="Times New Roman"/>
          <w:sz w:val="20"/>
          <w:szCs w:val="20"/>
        </w:rPr>
        <w:t xml:space="preserve">that are </w:t>
      </w:r>
      <w:r w:rsidRPr="004758A9">
        <w:rPr>
          <w:rFonts w:ascii="Times New Roman" w:hAnsi="Times New Roman" w:cs="Times New Roman"/>
          <w:sz w:val="20"/>
          <w:szCs w:val="20"/>
        </w:rPr>
        <w:t>present at Mace Head, source apportionment was performed utili</w:t>
      </w:r>
      <w:r w:rsidR="009A1170">
        <w:rPr>
          <w:rFonts w:ascii="Times New Roman" w:hAnsi="Times New Roman" w:cs="Times New Roman"/>
          <w:sz w:val="20"/>
          <w:szCs w:val="20"/>
        </w:rPr>
        <w:t>s</w:t>
      </w:r>
      <w:r w:rsidRPr="004758A9">
        <w:rPr>
          <w:rFonts w:ascii="Times New Roman" w:hAnsi="Times New Roman" w:cs="Times New Roman"/>
          <w:sz w:val="20"/>
          <w:szCs w:val="20"/>
        </w:rPr>
        <w:t>ing the Positive Matrix Factorization (PMF) method</w:t>
      </w:r>
      <w:r w:rsidR="002672C7" w:rsidRPr="004758A9">
        <w:rPr>
          <w:rFonts w:ascii="Times New Roman" w:hAnsi="Times New Roman" w:cs="Times New Roman"/>
          <w:sz w:val="20"/>
          <w:szCs w:val="20"/>
        </w:rPr>
        <w:t xml:space="preserve"> </w:t>
      </w:r>
      <w:r w:rsidRPr="004758A9">
        <w:rPr>
          <w:rFonts w:ascii="Times New Roman" w:hAnsi="Times New Roman" w:cs="Times New Roman"/>
          <w:sz w:val="20"/>
          <w:szCs w:val="20"/>
        </w:rPr>
        <w:t>on the organic mass spectrum, which ranged from m/z 12 to m/z 130</w:t>
      </w:r>
      <w:r w:rsidR="007B59FE" w:rsidRPr="004758A9">
        <w:rPr>
          <w:rFonts w:ascii="Times New Roman" w:hAnsi="Times New Roman" w:cs="Times New Roman"/>
          <w:sz w:val="20"/>
          <w:szCs w:val="20"/>
        </w:rPr>
        <w:t xml:space="preserve">. </w:t>
      </w:r>
      <w:r w:rsidRPr="004758A9">
        <w:rPr>
          <w:rFonts w:ascii="Times New Roman" w:hAnsi="Times New Roman" w:cs="Times New Roman"/>
          <w:sz w:val="20"/>
          <w:szCs w:val="20"/>
        </w:rPr>
        <w:t>The resulting</w:t>
      </w:r>
      <w:r w:rsidR="007A01E5" w:rsidRPr="004758A9">
        <w:rPr>
          <w:rFonts w:ascii="Times New Roman" w:hAnsi="Times New Roman" w:cs="Times New Roman"/>
          <w:sz w:val="20"/>
          <w:szCs w:val="20"/>
        </w:rPr>
        <w:t xml:space="preserve"> chosen</w:t>
      </w:r>
      <w:r w:rsidRPr="004758A9">
        <w:rPr>
          <w:rFonts w:ascii="Times New Roman" w:hAnsi="Times New Roman" w:cs="Times New Roman"/>
          <w:sz w:val="20"/>
          <w:szCs w:val="20"/>
        </w:rPr>
        <w:t xml:space="preserve"> four-factor</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 solution, as depicted in Figure </w:t>
      </w:r>
      <w:r w:rsidR="0070590F" w:rsidRPr="004758A9">
        <w:rPr>
          <w:rFonts w:ascii="Times New Roman" w:hAnsi="Times New Roman" w:cs="Times New Roman"/>
          <w:sz w:val="20"/>
          <w:szCs w:val="20"/>
        </w:rPr>
        <w:t>2</w:t>
      </w:r>
      <w:r w:rsidRPr="004758A9">
        <w:rPr>
          <w:rFonts w:ascii="Times New Roman" w:hAnsi="Times New Roman" w:cs="Times New Roman"/>
          <w:sz w:val="20"/>
          <w:szCs w:val="20"/>
        </w:rPr>
        <w:t>, yielded a Q/Qexp ratio of 1.38 and accounted for up to 90% of the total</w:t>
      </w:r>
      <w:r w:rsidR="009A1170">
        <w:rPr>
          <w:rFonts w:ascii="Times New Roman" w:hAnsi="Times New Roman" w:cs="Times New Roman"/>
          <w:sz w:val="20"/>
          <w:szCs w:val="20"/>
        </w:rPr>
        <w:t xml:space="preserve"> OA </w:t>
      </w:r>
      <w:r w:rsidR="00063EB7" w:rsidRPr="004758A9">
        <w:rPr>
          <w:rFonts w:ascii="Times New Roman" w:hAnsi="Times New Roman" w:cs="Times New Roman"/>
          <w:sz w:val="20"/>
          <w:szCs w:val="20"/>
        </w:rPr>
        <w:t>mass</w:t>
      </w:r>
      <w:r w:rsidRPr="004758A9">
        <w:rPr>
          <w:rFonts w:ascii="Times New Roman" w:hAnsi="Times New Roman" w:cs="Times New Roman"/>
          <w:sz w:val="20"/>
          <w:szCs w:val="20"/>
        </w:rPr>
        <w:t xml:space="preserve">. </w:t>
      </w:r>
      <w:r w:rsidR="0049494D">
        <w:rPr>
          <w:rFonts w:ascii="Times New Roman" w:hAnsi="Times New Roman" w:cs="Times New Roman"/>
          <w:sz w:val="20"/>
          <w:szCs w:val="20"/>
        </w:rPr>
        <w:t>S</w:t>
      </w:r>
      <w:r w:rsidR="0049494D" w:rsidRPr="004758A9">
        <w:rPr>
          <w:rFonts w:ascii="Times New Roman" w:hAnsi="Times New Roman" w:cs="Times New Roman"/>
          <w:sz w:val="20"/>
          <w:szCs w:val="20"/>
        </w:rPr>
        <w:t xml:space="preserve">olutions with a </w:t>
      </w:r>
      <w:r w:rsidR="0049494D">
        <w:rPr>
          <w:rFonts w:ascii="Times New Roman" w:hAnsi="Times New Roman" w:cs="Times New Roman"/>
          <w:sz w:val="20"/>
          <w:szCs w:val="20"/>
        </w:rPr>
        <w:lastRenderedPageBreak/>
        <w:t xml:space="preserve">higher </w:t>
      </w:r>
      <w:r w:rsidR="0049494D" w:rsidRPr="004758A9">
        <w:rPr>
          <w:rFonts w:ascii="Times New Roman" w:hAnsi="Times New Roman" w:cs="Times New Roman"/>
          <w:sz w:val="20"/>
          <w:szCs w:val="20"/>
        </w:rPr>
        <w:t>number of factors introduced splitting and did not show additional emergent interpretable sources (Figure S</w:t>
      </w:r>
      <w:r w:rsidR="006E31CB">
        <w:rPr>
          <w:rFonts w:ascii="Times New Roman" w:hAnsi="Times New Roman" w:cs="Times New Roman"/>
          <w:sz w:val="20"/>
          <w:szCs w:val="20"/>
        </w:rPr>
        <w:t>3</w:t>
      </w:r>
      <w:r w:rsidR="0049494D" w:rsidRPr="004758A9">
        <w:rPr>
          <w:rFonts w:ascii="Times New Roman" w:hAnsi="Times New Roman" w:cs="Times New Roman"/>
          <w:sz w:val="20"/>
          <w:szCs w:val="20"/>
        </w:rPr>
        <w:t>, Text S1).</w:t>
      </w:r>
    </w:p>
    <w:p w14:paraId="5ABC878D" w14:textId="39C99AA7" w:rsidR="009A1170" w:rsidRDefault="0049494D" w:rsidP="008A3A83">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sz w:val="20"/>
          <w:szCs w:val="20"/>
        </w:rPr>
        <w:t>The following four factors,</w:t>
      </w:r>
      <w:r w:rsidR="000D1984">
        <w:rPr>
          <w:rFonts w:ascii="Times New Roman" w:hAnsi="Times New Roman" w:cs="Times New Roman"/>
          <w:sz w:val="20"/>
          <w:szCs w:val="20"/>
        </w:rPr>
        <w:t xml:space="preserve"> </w:t>
      </w:r>
      <w:r>
        <w:rPr>
          <w:rFonts w:ascii="Times New Roman" w:hAnsi="Times New Roman" w:cs="Times New Roman"/>
          <w:sz w:val="20"/>
          <w:szCs w:val="20"/>
        </w:rPr>
        <w:t xml:space="preserve">namely </w:t>
      </w:r>
      <w:r w:rsidRPr="004758A9">
        <w:rPr>
          <w:rFonts w:ascii="Times New Roman" w:hAnsi="Times New Roman" w:cs="Times New Roman"/>
          <w:sz w:val="20"/>
          <w:szCs w:val="20"/>
        </w:rPr>
        <w:t>Methane Sulphonic Acid</w:t>
      </w:r>
      <w:r>
        <w:rPr>
          <w:rFonts w:ascii="Times New Roman" w:hAnsi="Times New Roman" w:cs="Times New Roman"/>
          <w:sz w:val="20"/>
          <w:szCs w:val="20"/>
        </w:rPr>
        <w:t xml:space="preserve">, </w:t>
      </w:r>
      <w:r w:rsidRPr="004758A9">
        <w:rPr>
          <w:rFonts w:ascii="Times New Roman" w:hAnsi="Times New Roman" w:cs="Times New Roman"/>
          <w:sz w:val="20"/>
          <w:szCs w:val="20"/>
        </w:rPr>
        <w:t>More Oxidised Organic</w:t>
      </w:r>
      <w:r>
        <w:rPr>
          <w:rFonts w:ascii="Times New Roman" w:hAnsi="Times New Roman" w:cs="Times New Roman"/>
          <w:sz w:val="20"/>
          <w:szCs w:val="20"/>
        </w:rPr>
        <w:t xml:space="preserve">s, </w:t>
      </w:r>
      <w:r w:rsidRPr="004758A9">
        <w:rPr>
          <w:rFonts w:ascii="Times New Roman" w:hAnsi="Times New Roman" w:cs="Times New Roman"/>
          <w:sz w:val="20"/>
          <w:szCs w:val="20"/>
        </w:rPr>
        <w:t>Primary Marine Organic</w:t>
      </w:r>
      <w:r>
        <w:rPr>
          <w:rFonts w:ascii="Times New Roman" w:hAnsi="Times New Roman" w:cs="Times New Roman"/>
          <w:sz w:val="20"/>
          <w:szCs w:val="20"/>
        </w:rPr>
        <w:t>s and Peat,</w:t>
      </w:r>
      <w:r w:rsidR="000D1984">
        <w:rPr>
          <w:rFonts w:ascii="Times New Roman" w:hAnsi="Times New Roman" w:cs="Times New Roman"/>
          <w:sz w:val="20"/>
          <w:szCs w:val="20"/>
        </w:rPr>
        <w:t xml:space="preserve"> </w:t>
      </w:r>
      <w:r w:rsidRPr="004758A9">
        <w:rPr>
          <w:rFonts w:ascii="Times New Roman" w:hAnsi="Times New Roman" w:cs="Times New Roman"/>
          <w:sz w:val="20"/>
          <w:szCs w:val="20"/>
        </w:rPr>
        <w:t>w</w:t>
      </w:r>
      <w:r>
        <w:rPr>
          <w:rFonts w:ascii="Times New Roman" w:hAnsi="Times New Roman" w:cs="Times New Roman"/>
          <w:sz w:val="20"/>
          <w:szCs w:val="20"/>
        </w:rPr>
        <w:t>ere</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determined as the optimal representation</w:t>
      </w:r>
      <w:r>
        <w:rPr>
          <w:rFonts w:ascii="Times New Roman" w:hAnsi="Times New Roman" w:cs="Times New Roman"/>
          <w:sz w:val="20"/>
          <w:szCs w:val="20"/>
        </w:rPr>
        <w:t xml:space="preserve"> of the aerosol</w:t>
      </w:r>
      <w:r w:rsidR="009A1170">
        <w:rPr>
          <w:rFonts w:ascii="Times New Roman" w:hAnsi="Times New Roman" w:cs="Times New Roman"/>
          <w:sz w:val="20"/>
          <w:szCs w:val="20"/>
        </w:rPr>
        <w:t>s</w:t>
      </w:r>
      <w:r>
        <w:rPr>
          <w:rFonts w:ascii="Times New Roman" w:hAnsi="Times New Roman" w:cs="Times New Roman"/>
          <w:sz w:val="20"/>
          <w:szCs w:val="20"/>
        </w:rPr>
        <w:t xml:space="preserve"> at Mace Head:</w:t>
      </w:r>
      <w:r w:rsidR="00A15AFF" w:rsidRPr="004758A9">
        <w:rPr>
          <w:rFonts w:ascii="Times New Roman" w:hAnsi="Times New Roman" w:cs="Times New Roman"/>
          <w:sz w:val="20"/>
          <w:szCs w:val="20"/>
        </w:rPr>
        <w:t xml:space="preserve"> </w:t>
      </w:r>
    </w:p>
    <w:p w14:paraId="30567475" w14:textId="5CECC9C2" w:rsidR="003156D8" w:rsidRPr="004758A9" w:rsidRDefault="003156D8"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Methane Sulphonic Acid Organic Aerosols (MSA-OA</w:t>
      </w:r>
      <w:del w:id="156" w:author="Fossum, Kirsten" w:date="2025-01-07T17:40:00Z">
        <w:r w:rsidRPr="004758A9" w:rsidDel="00E05742">
          <w:rPr>
            <w:rFonts w:ascii="Times New Roman" w:hAnsi="Times New Roman" w:cs="Times New Roman"/>
            <w:sz w:val="20"/>
            <w:szCs w:val="20"/>
          </w:rPr>
          <w:delText xml:space="preserve">): </w:delText>
        </w:r>
      </w:del>
      <w:ins w:id="157" w:author="Fossum, Kirsten" w:date="2025-01-07T17:40:00Z">
        <w:r w:rsidR="00E05742" w:rsidRPr="004758A9">
          <w:rPr>
            <w:rFonts w:ascii="Times New Roman" w:hAnsi="Times New Roman" w:cs="Times New Roman"/>
            <w:sz w:val="20"/>
            <w:szCs w:val="20"/>
          </w:rPr>
          <w:t>)</w:t>
        </w:r>
        <w:r w:rsidR="00E05742">
          <w:rPr>
            <w:rFonts w:ascii="Times New Roman" w:hAnsi="Times New Roman" w:cs="Times New Roman"/>
            <w:sz w:val="20"/>
            <w:szCs w:val="20"/>
          </w:rPr>
          <w:t>,</w:t>
        </w:r>
        <w:r w:rsidR="00E05742" w:rsidRPr="004758A9">
          <w:rPr>
            <w:rFonts w:ascii="Times New Roman" w:hAnsi="Times New Roman" w:cs="Times New Roman"/>
            <w:sz w:val="20"/>
            <w:szCs w:val="20"/>
          </w:rPr>
          <w:t xml:space="preserve"> </w:t>
        </w:r>
      </w:ins>
      <w:del w:id="158" w:author="Fossum, Kirsten" w:date="2025-01-07T17:39:00Z">
        <w:r w:rsidRPr="004758A9" w:rsidDel="00E05742">
          <w:rPr>
            <w:rFonts w:ascii="Times New Roman" w:hAnsi="Times New Roman" w:cs="Times New Roman"/>
            <w:sz w:val="20"/>
            <w:szCs w:val="20"/>
          </w:rPr>
          <w:delText xml:space="preserve">Representing </w:delText>
        </w:r>
      </w:del>
      <w:ins w:id="159" w:author="Fossum, Kirsten" w:date="2025-01-07T17:39:00Z">
        <w:r w:rsidR="00E05742">
          <w:rPr>
            <w:rFonts w:ascii="Times New Roman" w:hAnsi="Times New Roman" w:cs="Times New Roman"/>
            <w:sz w:val="20"/>
            <w:szCs w:val="20"/>
          </w:rPr>
          <w:t>r</w:t>
        </w:r>
        <w:r w:rsidR="00E05742" w:rsidRPr="004758A9">
          <w:rPr>
            <w:rFonts w:ascii="Times New Roman" w:hAnsi="Times New Roman" w:cs="Times New Roman"/>
            <w:sz w:val="20"/>
            <w:szCs w:val="20"/>
          </w:rPr>
          <w:t xml:space="preserve">epresenting </w:t>
        </w:r>
      </w:ins>
      <w:r w:rsidRPr="004758A9">
        <w:rPr>
          <w:rFonts w:ascii="Times New Roman" w:hAnsi="Times New Roman" w:cs="Times New Roman"/>
          <w:sz w:val="20"/>
          <w:szCs w:val="20"/>
        </w:rPr>
        <w:t>approximately 17.2% of the total</w:t>
      </w:r>
      <w:r w:rsidR="001D4364" w:rsidRPr="004758A9">
        <w:rPr>
          <w:rFonts w:ascii="Times New Roman" w:hAnsi="Times New Roman" w:cs="Times New Roman"/>
          <w:sz w:val="20"/>
          <w:szCs w:val="20"/>
        </w:rPr>
        <w:t xml:space="preserve"> OA mass</w:t>
      </w:r>
      <w:r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MSA</w:t>
      </w:r>
      <w:r w:rsidRPr="004758A9">
        <w:rPr>
          <w:rFonts w:ascii="Times New Roman" w:hAnsi="Times New Roman" w:cs="Times New Roman"/>
          <w:sz w:val="20"/>
          <w:szCs w:val="20"/>
        </w:rPr>
        <w:t xml:space="preserve"> displayed a distinct m/z fragment at m/z 78.98</w:t>
      </w:r>
      <w:r w:rsidR="008937C1" w:rsidRPr="004758A9">
        <w:rPr>
          <w:rFonts w:ascii="Times New Roman" w:hAnsi="Times New Roman" w:cs="Times New Roman"/>
          <w:sz w:val="20"/>
          <w:szCs w:val="20"/>
        </w:rPr>
        <w:t xml:space="preserve"> (CH</w:t>
      </w:r>
      <w:r w:rsidR="008937C1" w:rsidRPr="004758A9">
        <w:rPr>
          <w:rFonts w:ascii="Times New Roman" w:hAnsi="Times New Roman" w:cs="Times New Roman"/>
          <w:sz w:val="20"/>
          <w:szCs w:val="20"/>
          <w:vertAlign w:val="subscript"/>
        </w:rPr>
        <w:t>3</w:t>
      </w:r>
      <w:r w:rsidR="008937C1" w:rsidRPr="004758A9">
        <w:rPr>
          <w:rFonts w:ascii="Times New Roman" w:hAnsi="Times New Roman" w:cs="Times New Roman"/>
          <w:sz w:val="20"/>
          <w:szCs w:val="20"/>
        </w:rPr>
        <w:t>SO</w:t>
      </w:r>
      <w:r w:rsidR="008937C1" w:rsidRPr="004758A9">
        <w:rPr>
          <w:rFonts w:ascii="Times New Roman" w:hAnsi="Times New Roman" w:cs="Times New Roman"/>
          <w:sz w:val="20"/>
          <w:szCs w:val="20"/>
          <w:vertAlign w:val="subscript"/>
        </w:rPr>
        <w:t>2</w:t>
      </w:r>
      <w:r w:rsidR="008937C1" w:rsidRPr="004758A9">
        <w:rPr>
          <w:rFonts w:ascii="Times New Roman" w:hAnsi="Times New Roman" w:cs="Times New Roman"/>
          <w:sz w:val="20"/>
          <w:szCs w:val="20"/>
          <w:vertAlign w:val="superscript"/>
        </w:rPr>
        <w:t>+</w:t>
      </w:r>
      <w:r w:rsidR="008937C1" w:rsidRPr="004758A9">
        <w:rPr>
          <w:rFonts w:ascii="Times New Roman" w:hAnsi="Times New Roman" w:cs="Times New Roman"/>
          <w:sz w:val="20"/>
          <w:szCs w:val="20"/>
        </w:rPr>
        <w:t>)</w:t>
      </w:r>
      <w:r w:rsidR="006676A3"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36.3% of its total mass spectra signal intensity. </w:t>
      </w:r>
      <w:r w:rsidR="005D619D" w:rsidRPr="004758A9">
        <w:rPr>
          <w:rFonts w:ascii="Times New Roman" w:hAnsi="Times New Roman" w:cs="Times New Roman"/>
          <w:sz w:val="20"/>
          <w:szCs w:val="20"/>
        </w:rPr>
        <w:t xml:space="preserve">The identification of specific methane sulphonic acid tracer ions further substantiated its </w:t>
      </w:r>
      <w:r w:rsidR="002672C7" w:rsidRPr="004758A9">
        <w:rPr>
          <w:rFonts w:ascii="Times New Roman" w:hAnsi="Times New Roman" w:cs="Times New Roman"/>
          <w:sz w:val="20"/>
          <w:szCs w:val="20"/>
        </w:rPr>
        <w:t>origin</w:t>
      </w:r>
      <w:r w:rsidR="005D619D" w:rsidRPr="004758A9">
        <w:rPr>
          <w:rFonts w:ascii="Times New Roman" w:hAnsi="Times New Roman" w:cs="Times New Roman"/>
          <w:sz w:val="20"/>
          <w:szCs w:val="20"/>
        </w:rPr>
        <w:t>.</w:t>
      </w:r>
      <w:r w:rsidR="006C2B6F" w:rsidRPr="004758A9">
        <w:rPr>
          <w:rFonts w:ascii="Times New Roman" w:hAnsi="Times New Roman" w:cs="Times New Roman"/>
          <w:sz w:val="20"/>
          <w:szCs w:val="20"/>
        </w:rPr>
        <w:t xml:space="preserve"> More details on all factors are provided below in sections 3.2.1-3.2.4.</w:t>
      </w:r>
    </w:p>
    <w:p w14:paraId="3559A02A" w14:textId="1156922D" w:rsidR="003156D8" w:rsidRPr="004758A9" w:rsidRDefault="0080607E"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More Oxidised </w:t>
      </w:r>
      <w:r w:rsidR="003156D8" w:rsidRPr="004758A9">
        <w:rPr>
          <w:rFonts w:ascii="Times New Roman" w:hAnsi="Times New Roman" w:cs="Times New Roman"/>
          <w:sz w:val="20"/>
          <w:szCs w:val="20"/>
        </w:rPr>
        <w:t>Organic Aerosols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Making up about 31.8% of the total elucidated PMF solutions, this factor exhibited </w:t>
      </w:r>
      <w:r w:rsidR="00A70584" w:rsidRPr="004758A9">
        <w:rPr>
          <w:rFonts w:ascii="Times New Roman" w:hAnsi="Times New Roman" w:cs="Times New Roman"/>
          <w:sz w:val="20"/>
          <w:szCs w:val="20"/>
        </w:rPr>
        <w:t>prominent</w:t>
      </w:r>
      <w:r w:rsidR="003156D8" w:rsidRPr="004758A9">
        <w:rPr>
          <w:rFonts w:ascii="Times New Roman" w:hAnsi="Times New Roman" w:cs="Times New Roman"/>
          <w:sz w:val="20"/>
          <w:szCs w:val="20"/>
        </w:rPr>
        <w:t xml:space="preserve"> m/z fragments at m/z 27.99 and m/z 43.99</w:t>
      </w:r>
      <w:r w:rsidR="00237565" w:rsidRPr="004758A9">
        <w:rPr>
          <w:rFonts w:ascii="Times New Roman" w:hAnsi="Times New Roman" w:cs="Times New Roman"/>
          <w:sz w:val="20"/>
          <w:szCs w:val="20"/>
        </w:rPr>
        <w:t xml:space="preserve"> </w:t>
      </w:r>
      <w:r w:rsidR="007B59FE" w:rsidRPr="004758A9">
        <w:rPr>
          <w:rFonts w:ascii="Times New Roman" w:hAnsi="Times New Roman" w:cs="Times New Roman"/>
          <w:sz w:val="20"/>
          <w:szCs w:val="20"/>
        </w:rPr>
        <w:t>and showed</w:t>
      </w:r>
      <w:r w:rsidR="003156D8"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significant</w:t>
      </w:r>
      <w:r w:rsidR="003156D8" w:rsidRPr="004758A9">
        <w:rPr>
          <w:rFonts w:ascii="Times New Roman" w:hAnsi="Times New Roman" w:cs="Times New Roman"/>
          <w:sz w:val="20"/>
          <w:szCs w:val="20"/>
        </w:rPr>
        <w:t xml:space="preserve"> cor</w:t>
      </w:r>
      <w:r w:rsidR="00FE1F8B" w:rsidRPr="004758A9">
        <w:rPr>
          <w:rFonts w:ascii="Times New Roman" w:hAnsi="Times New Roman" w:cs="Times New Roman"/>
          <w:sz w:val="20"/>
          <w:szCs w:val="20"/>
        </w:rPr>
        <w:t>r</w:t>
      </w:r>
      <w:r w:rsidR="003156D8" w:rsidRPr="004758A9">
        <w:rPr>
          <w:rFonts w:ascii="Times New Roman" w:hAnsi="Times New Roman" w:cs="Times New Roman"/>
          <w:sz w:val="20"/>
          <w:szCs w:val="20"/>
        </w:rPr>
        <w:t>elations</w:t>
      </w:r>
      <w:r w:rsidR="00B120DE" w:rsidRPr="004758A9">
        <w:rPr>
          <w:rFonts w:ascii="Times New Roman" w:hAnsi="Times New Roman" w:cs="Times New Roman"/>
          <w:sz w:val="20"/>
          <w:szCs w:val="20"/>
        </w:rPr>
        <w:t xml:space="preserve"> </w:t>
      </w:r>
      <w:r w:rsidR="003156D8" w:rsidRPr="004758A9">
        <w:rPr>
          <w:rFonts w:ascii="Times New Roman" w:hAnsi="Times New Roman" w:cs="Times New Roman"/>
          <w:sz w:val="20"/>
          <w:szCs w:val="20"/>
        </w:rPr>
        <w:t xml:space="preserve">with reference mass spectra for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(R = 0.97)</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{"citationID":"Eo7NIRXO","properties":{"formattedCitation":"(Hu et al., 2015)","plainCitation":"(Hu et al., 2015)","noteIndex":0},"citationItems":[{"id":1232,"uris":["http://zotero.org/groups/3856298/items/U3H9S2W9"],"itemData":{"id":1232,"type":"article-journal","abstract":"Abstract.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 et al., 2015)</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SV-OOA (R = 0.76)</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{"citationID":"dWByP3Be","properties":{"formattedCitation":"(Mohr et al., 2012)","plainCitation":"(Mohr et al., 2012)","noteIndex":0},"citationItems":[{"id":5274,"uris":["http://zotero.org/groups/3856298/items/BN6UY8WG"],"itemData":{"id":5274,"type":"article-journal","abstract":"Abstract. PM1 (particulate matter with an aerodynamic diameter &lt;1 μm) non-refractory components and black carbon were measured continuously together with additional air quality and atmospheric parameters at an urban background site in Barcelona, Spain, during March 2009 (campaign DAURE, Determination of the sources of atmospheric Aerosols in Urban and Rural Environments in the western Mediterranean). Positive matrix factorization (PMF) was conducted on the organic aerosol (OA) data matrix measured by an aerosol mass spectrometer, on both unit mass (UMR) and high resolution (HR) data. Five factors or sources could be identified: LV-OOA (low-volatility oxygenated OA), related to regional, aged secondary OA; SV-OOA (semi-volatile oxygenated OA), a fresher oxygenated OA; HOA (hydrocarbon-like OA, related to traffic emissions); BBOA (biomass burning OA) from domestic heating or agricultural biomass burning activities; and COA (cooking OA). LV-OOA contributed 28% to OA, SV-OOA 27%, COA 17%, HOA 16%, and BBOA 11%. The COA HR spectrum contained substantial signal from oxygenated ions (O:C: 0.21) whereas the HR HOA spectrum had almost exclusively contributions from chemically reduced ions (O:C: 0.03). If we assume that the carbon in HOA is fossil while that in COA and BBOA is modern, primary OA in Barcelona contains a surprisingly high fraction (59%) of non-fossil carbon.  This paper presents a method for estimating cooking organic aerosol in ambient datasets based on the fractions of organic mass fragments at m/z 55 and 57: their data points fall into a V-shape in a scatter plot, with strongly influenced HOA data aligned to the right arm and strongly influenced COA data points aligned to the left arm. HR data show that this differentiation is mainly driven by the oxygen-containing ions C3H3O+ and C3H5O+, even though their contributions to m/z 55 and 57 are low compared to the reduced ions C4H7+ and C4H9+. A simple estimation method based on the markers m/z 55, 57, and 44 is developed here and allows for a first-order-estimation of COA in urban air. This study emphasizes the importance of cooking activities for ambient air quality and confirms the importance of chemical composition measurements with a high mass and time resolution.","container-title":"Atmospheric Chemistry and Physics","DOI":"10.5194/acp-12-1649-2012","ISSN":"1680-7324","issue":"4","journalAbbreviation":"Atmos. Chem. Phys.","language":"en","license":"https://creativecommons.org/licenses/by/3.0/","page":"1649-1665","source":"DOI.org (Crossref)","title":"Identification and quantification of organic aerosol from cooking and other sources in Barcelona using aerosol mass spectrometer data","volume":"12","author":[{"family":"Mohr","given":"C."},{"family":"DeCarlo","given":"P. F."},{"family":"Heringa","given":"M. F."},{"family":"Chirico","given":"R."},{"family":"Slowik","given":"J. G."},{"family":"Richter","given":"R."},{"family":"Reche","given":"C."},{"family":"Alastuey","given":"A."},{"family":"Querol","given":"X."},{"family":"Seco","given":"R."},{"family":"Peñuelas","given":"J."},{"family":"Jiménez","given":"J. L."},{"family":"Crippa","given":"M."},{"family":"Zimmermann","given":"R."},{"family":"Baltensperger","given":"U."},{"family":"Prévôt","given":"A. S. H."}],"issued":{"date-parts":[["2012",2,15]]},"citation-key":"mohrIdentificationQuantificationOrganic2012"}}],"schema":"https://github.com/citation-style-language/schema/raw/master/csl-citation.json"}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(Mohr et al., 2012)</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and was interpreted as</w:t>
      </w:r>
      <w:r w:rsidR="00D16788" w:rsidRPr="004758A9">
        <w:rPr>
          <w:rFonts w:ascii="Times New Roman" w:hAnsi="Times New Roman" w:cs="Times New Roman"/>
          <w:sz w:val="20"/>
          <w:szCs w:val="20"/>
        </w:rPr>
        <w:t xml:space="preserve"> </w:t>
      </w:r>
      <w:r w:rsidR="00ED45CC" w:rsidRPr="004758A9">
        <w:rPr>
          <w:rFonts w:ascii="Times New Roman" w:hAnsi="Times New Roman" w:cs="Times New Roman"/>
          <w:sz w:val="20"/>
          <w:szCs w:val="20"/>
        </w:rPr>
        <w:t>MO-OOA</w:t>
      </w:r>
      <w:r w:rsidR="005D619D" w:rsidRPr="004758A9">
        <w:rPr>
          <w:rFonts w:ascii="Times New Roman" w:hAnsi="Times New Roman" w:cs="Times New Roman"/>
          <w:sz w:val="20"/>
          <w:szCs w:val="20"/>
        </w:rPr>
        <w:t xml:space="preserve"> after examining elemental ratios</w:t>
      </w:r>
      <w:r w:rsidR="002672C7" w:rsidRPr="004758A9">
        <w:rPr>
          <w:rFonts w:ascii="Times New Roman" w:hAnsi="Times New Roman" w:cs="Times New Roman"/>
          <w:sz w:val="20"/>
          <w:szCs w:val="20"/>
        </w:rPr>
        <w:t xml:space="preserve"> and correlations</w:t>
      </w:r>
      <w:r w:rsidR="005D619D" w:rsidRPr="004758A9">
        <w:rPr>
          <w:rFonts w:ascii="Times New Roman" w:hAnsi="Times New Roman" w:cs="Times New Roman"/>
          <w:sz w:val="20"/>
          <w:szCs w:val="20"/>
        </w:rPr>
        <w:t>.</w:t>
      </w:r>
    </w:p>
    <w:p w14:paraId="614A2B5F" w14:textId="00A36CAB" w:rsidR="000243C1" w:rsidRPr="004758A9" w:rsidRDefault="00E87C64"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Primary </w:t>
      </w:r>
      <w:r w:rsidR="003156D8" w:rsidRPr="004758A9">
        <w:rPr>
          <w:rFonts w:ascii="Times New Roman" w:hAnsi="Times New Roman" w:cs="Times New Roman"/>
          <w:sz w:val="20"/>
          <w:szCs w:val="20"/>
        </w:rPr>
        <w:t>Marine Organic Aerosols (</w:t>
      </w:r>
      <w:r w:rsidRPr="004758A9">
        <w:rPr>
          <w:rFonts w:ascii="Times New Roman" w:hAnsi="Times New Roman" w:cs="Times New Roman"/>
          <w:sz w:val="20"/>
          <w:szCs w:val="20"/>
        </w:rPr>
        <w:t>P</w:t>
      </w:r>
      <w:r w:rsidR="003156D8" w:rsidRPr="004758A9">
        <w:rPr>
          <w:rFonts w:ascii="Times New Roman" w:hAnsi="Times New Roman" w:cs="Times New Roman"/>
          <w:sz w:val="20"/>
          <w:szCs w:val="20"/>
        </w:rPr>
        <w:t>MOA): Comprising roughly 42.2% of the total resolved PMF solutions</w:t>
      </w:r>
      <w:r w:rsidR="00EE642B"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This f</w:t>
      </w:r>
      <w:r w:rsidR="003156D8" w:rsidRPr="004758A9">
        <w:rPr>
          <w:rFonts w:ascii="Times New Roman" w:hAnsi="Times New Roman" w:cs="Times New Roman"/>
          <w:sz w:val="20"/>
          <w:szCs w:val="20"/>
        </w:rPr>
        <w:t xml:space="preserve">actor  </w:t>
      </w:r>
      <w:r w:rsidR="00EE642B" w:rsidRPr="004758A9">
        <w:rPr>
          <w:rFonts w:ascii="Times New Roman" w:hAnsi="Times New Roman" w:cs="Times New Roman"/>
          <w:sz w:val="20"/>
          <w:szCs w:val="20"/>
        </w:rPr>
        <w:t>exhibited</w:t>
      </w:r>
      <w:r w:rsidR="003156D8" w:rsidRPr="004758A9">
        <w:rPr>
          <w:rFonts w:ascii="Times New Roman" w:hAnsi="Times New Roman" w:cs="Times New Roman"/>
          <w:sz w:val="20"/>
          <w:szCs w:val="20"/>
        </w:rPr>
        <w:t xml:space="preserve"> m/z fragments </w:t>
      </w:r>
      <w:r w:rsidR="00237565" w:rsidRPr="004758A9">
        <w:rPr>
          <w:rFonts w:ascii="Times New Roman" w:hAnsi="Times New Roman" w:cs="Times New Roman"/>
          <w:sz w:val="20"/>
          <w:szCs w:val="20"/>
        </w:rPr>
        <w:t>similar</w:t>
      </w:r>
      <w:r w:rsidR="003156D8" w:rsidRPr="004758A9">
        <w:rPr>
          <w:rFonts w:ascii="Times New Roman" w:hAnsi="Times New Roman" w:cs="Times New Roman"/>
          <w:sz w:val="20"/>
          <w:szCs w:val="20"/>
        </w:rPr>
        <w:t xml:space="preserve"> to </w:t>
      </w:r>
      <w:r w:rsidR="00ED45CC" w:rsidRPr="004758A9">
        <w:rPr>
          <w:rFonts w:ascii="Times New Roman" w:hAnsi="Times New Roman" w:cs="Times New Roman"/>
          <w:sz w:val="20"/>
          <w:szCs w:val="20"/>
        </w:rPr>
        <w:t>MO-OOA</w:t>
      </w:r>
      <w:r w:rsidR="00EE642B"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{"citationID":"8l4ZqzQw","properties":{"formattedCitation":"(Schmale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522F3C" w:rsidRPr="004758A9">
        <w:rPr>
          <w:rFonts w:ascii="Times New Roman" w:hAnsi="Times New Roman" w:cs="Times New Roman"/>
          <w:sz w:val="20"/>
          <w:szCs w:val="20"/>
        </w:rPr>
        <w:fldChar w:fldCharType="end"/>
      </w:r>
      <w:r w:rsidR="00237565" w:rsidRPr="004758A9">
        <w:rPr>
          <w:rFonts w:ascii="Times New Roman" w:hAnsi="Times New Roman" w:cs="Times New Roman"/>
          <w:sz w:val="20"/>
          <w:szCs w:val="20"/>
        </w:rPr>
        <w:t xml:space="preserve">, but with higher </w:t>
      </w:r>
      <w:r w:rsidR="00EE642B" w:rsidRPr="004758A9">
        <w:rPr>
          <w:rFonts w:ascii="Times New Roman" w:hAnsi="Times New Roman" w:cs="Times New Roman"/>
          <w:sz w:val="20"/>
          <w:szCs w:val="20"/>
        </w:rPr>
        <w:t>contributions from aliphatics (C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r w:rsidR="00EE642B" w:rsidRPr="004758A9">
        <w:rPr>
          <w:rFonts w:ascii="Times New Roman" w:hAnsi="Times New Roman" w:cs="Times New Roman"/>
          <w:sz w:val="20"/>
          <w:szCs w:val="20"/>
        </w:rPr>
        <w:t>) such as</w:t>
      </w:r>
      <w:r w:rsidR="00652DF2" w:rsidRPr="004758A9">
        <w:rPr>
          <w:rFonts w:ascii="Times New Roman" w:hAnsi="Times New Roman" w:cs="Times New Roman"/>
          <w:sz w:val="20"/>
          <w:szCs w:val="20"/>
        </w:rPr>
        <w:t xml:space="preserve">  alkyls (dominant in sea spray during phytoplankton blooms</w:t>
      </w:r>
      <w:r w:rsidR="00652DF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{"citationID":"rtbJPw2e","properties":{"formattedCitation":"(Cavalli 2004)","plainCitation":"(Cavalli 2004)","dontUpdate":true,"noteIndex":0},"citationItems":[{"id":1629,"uris":["http://zotero.org/groups/3856298/items/LDQF4G8H"],"itemData":{"id":1629,"type":"article-journal","container-title":"Journal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652DF2" w:rsidRPr="004758A9">
        <w:rPr>
          <w:rFonts w:ascii="Times New Roman" w:hAnsi="Times New Roman" w:cs="Times New Roman"/>
          <w:sz w:val="20"/>
          <w:szCs w:val="20"/>
        </w:rPr>
        <w:fldChar w:fldCharType="separate"/>
      </w:r>
      <w:r w:rsidR="00652DF2" w:rsidRPr="004758A9">
        <w:rPr>
          <w:rFonts w:ascii="Times New Roman" w:hAnsi="Times New Roman" w:cs="Times New Roman"/>
          <w:sz w:val="20"/>
        </w:rPr>
        <w:t>; Cavalli et al. 2004)</w:t>
      </w:r>
      <w:r w:rsidR="00652DF2" w:rsidRPr="004758A9">
        <w:rPr>
          <w:rFonts w:ascii="Times New Roman" w:hAnsi="Times New Roman" w:cs="Times New Roman"/>
          <w:sz w:val="20"/>
          <w:szCs w:val="20"/>
        </w:rPr>
        <w:fldChar w:fldCharType="end"/>
      </w:r>
      <w:r w:rsidR="00652DF2" w:rsidRPr="004758A9">
        <w:rPr>
          <w:rFonts w:ascii="Times New Roman" w:hAnsi="Times New Roman" w:cs="Times New Roman"/>
          <w:sz w:val="20"/>
          <w:szCs w:val="20"/>
        </w:rPr>
        <w:t xml:space="preserve">,  </w:t>
      </w:r>
      <w:r w:rsidR="00EE642B" w:rsidRPr="004758A9">
        <w:rPr>
          <w:rFonts w:ascii="Times New Roman" w:hAnsi="Times New Roman" w:cs="Times New Roman"/>
          <w:sz w:val="20"/>
          <w:szCs w:val="20"/>
        </w:rPr>
        <w:t>alkenes</w:t>
      </w:r>
      <w:r w:rsidR="00F21490" w:rsidRPr="004758A9">
        <w:rPr>
          <w:rFonts w:ascii="Times New Roman" w:hAnsi="Times New Roman" w:cs="Times New Roman"/>
          <w:sz w:val="20"/>
          <w:szCs w:val="20"/>
        </w:rPr>
        <w:t xml:space="preserve"> (i.e. phenols or humic materials;</w:t>
      </w:r>
      <w:r w:rsidR="00F2149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{"citationID":"es9xUDZ2","properties":{"formattedCitation":"(Bahadur et al. 2010)","plainCitation":"(Bahadur et al. 2010)","dontUpdate":true,"noteIndex":0},"citationItems":[{"id":5242,"uris":["http://zotero.org/groups/3856298/items/2DRTQYWK"],"itemData":{"id":5242,"type":"article-journal","container-title":"Environmental Science &amp; Technology","DOI":"10.1021/es9032277","ISSN":"0013-936X, 1520-5851","issue":"7","journalAbbreviation":"Environ. Sci. Technol.","language":"en","page":"2542-2548","source":"DOI.org (Crossref)","title":"Phenol Groups in Northeastern U.S. Submicrometer Aerosol Particles Produced from Seawater Sources","volume":"44","author":[{"family":"Bahadur","given":"Ranjit"},{"family":"Uplinger","given":"Timothy"},{"family":"Russell","given":"Lynn M."},{"family":"Sive","given":"Barkley C."},{"family":"Cliff","given":"Steven S."},{"family":"Millet","given":"Dylan B."},{"family":"Goldstein","given":"Allen"},{"family":"Bates","given":"Timothy S."}],"issued":{"date-parts":[["2010",4,1]]},"citation-key":"bahadurPhenolGroupsNortheastern2010"}}],"schema":"https://github.com/citation-style-language/schema/raw/master/csl-citation.json"} </w:instrText>
      </w:r>
      <w:r w:rsidR="00F21490" w:rsidRPr="004758A9">
        <w:rPr>
          <w:rFonts w:ascii="Times New Roman" w:hAnsi="Times New Roman" w:cs="Times New Roman"/>
          <w:sz w:val="20"/>
          <w:szCs w:val="20"/>
        </w:rPr>
        <w:fldChar w:fldCharType="separate"/>
      </w:r>
      <w:r w:rsidR="00F21490" w:rsidRPr="004758A9">
        <w:rPr>
          <w:rFonts w:ascii="Times New Roman" w:hAnsi="Times New Roman" w:cs="Times New Roman"/>
          <w:sz w:val="20"/>
        </w:rPr>
        <w:t xml:space="preserve"> Bahadur et al. 2010)</w:t>
      </w:r>
      <w:r w:rsidR="00F21490" w:rsidRPr="004758A9">
        <w:rPr>
          <w:rFonts w:ascii="Times New Roman" w:hAnsi="Times New Roman" w:cs="Times New Roman"/>
          <w:sz w:val="20"/>
          <w:szCs w:val="20"/>
        </w:rPr>
        <w:fldChar w:fldCharType="end"/>
      </w:r>
      <w:r w:rsidR="000F17F1" w:rsidRPr="004758A9">
        <w:rPr>
          <w:rFonts w:ascii="Times New Roman" w:hAnsi="Times New Roman" w:cs="Times New Roman"/>
          <w:sz w:val="20"/>
          <w:szCs w:val="20"/>
        </w:rPr>
        <w:t xml:space="preserve"> and </w:t>
      </w:r>
      <w:r w:rsidR="00EE642B" w:rsidRPr="004758A9">
        <w:rPr>
          <w:rFonts w:ascii="Times New Roman" w:hAnsi="Times New Roman" w:cs="Times New Roman"/>
          <w:sz w:val="20"/>
          <w:szCs w:val="20"/>
        </w:rPr>
        <w:t>functional derivatives such as alcohols (C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r w:rsidR="00EE642B" w:rsidRPr="004758A9">
        <w:rPr>
          <w:rFonts w:ascii="Times New Roman" w:hAnsi="Times New Roman" w:cs="Times New Roman"/>
          <w:sz w:val="20"/>
          <w:szCs w:val="20"/>
        </w:rPr>
        <w:t>O</w:t>
      </w:r>
      <w:r w:rsidR="00EE642B" w:rsidRPr="004758A9">
        <w:rPr>
          <w:rFonts w:ascii="Times New Roman" w:hAnsi="Times New Roman" w:cs="Times New Roman"/>
          <w:sz w:val="20"/>
          <w:szCs w:val="20"/>
          <w:vertAlign w:val="subscript"/>
        </w:rPr>
        <w:t>z</w:t>
      </w:r>
      <w:r w:rsidR="00EE642B" w:rsidRPr="004758A9">
        <w:rPr>
          <w:rFonts w:ascii="Times New Roman" w:hAnsi="Times New Roman" w:cs="Times New Roman"/>
          <w:sz w:val="20"/>
          <w:szCs w:val="20"/>
        </w:rPr>
        <w:t>, where z=1) as established in earlier studies</w:t>
      </w:r>
      <w:r w:rsidR="00036FA8" w:rsidRPr="004758A9">
        <w:rPr>
          <w:rFonts w:ascii="Times New Roman" w:hAnsi="Times New Roman" w:cs="Times New Roman"/>
          <w:sz w:val="20"/>
          <w:szCs w:val="20"/>
        </w:rPr>
        <w:t xml:space="preserve"> </w:t>
      </w:r>
      <w:r w:rsidR="001A24E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{"citationID":"ifzdH880","properties":{"formattedCitation":"(Jurgita Ovadnevaite, Ceburnis, et al. 2011; Crippa et al. 2013)","plainCitation":"(Jurgita Ovadnevaite, Ceburnis, et al. 2011; Crippa et al. 2013)","dontUpdate":true,"noteIndex":0},"citationItems":[{"id":1688,"uris":["http://zotero.org/groups/3856298/items/3NBFSTA8"],"itemData":{"id":1688,"type":"article-journal","container-title":"Geophysical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1A24E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w:t>
      </w:r>
      <w:r w:rsidR="00EA68BA" w:rsidRPr="004758A9">
        <w:rPr>
          <w:rFonts w:ascii="Times New Roman" w:hAnsi="Times New Roman" w:cs="Times New Roman"/>
          <w:sz w:val="20"/>
        </w:rPr>
        <w:t xml:space="preserve"> </w:t>
      </w:r>
      <w:r w:rsidR="00474BA9" w:rsidRPr="004758A9">
        <w:rPr>
          <w:rFonts w:ascii="Times New Roman" w:hAnsi="Times New Roman" w:cs="Times New Roman"/>
          <w:sz w:val="20"/>
        </w:rPr>
        <w:t>et al. 2011; Crippa et al. 2013)</w:t>
      </w:r>
      <w:r w:rsidR="001A24E9" w:rsidRPr="004758A9">
        <w:rPr>
          <w:rFonts w:ascii="Times New Roman" w:hAnsi="Times New Roman" w:cs="Times New Roman"/>
          <w:sz w:val="20"/>
          <w:szCs w:val="20"/>
        </w:rPr>
        <w:fldChar w:fldCharType="end"/>
      </w:r>
      <w:r w:rsidR="00036FA8" w:rsidRPr="004758A9">
        <w:rPr>
          <w:rFonts w:ascii="Times New Roman" w:hAnsi="Times New Roman" w:cs="Times New Roman"/>
          <w:sz w:val="20"/>
          <w:szCs w:val="20"/>
        </w:rPr>
        <w:t>.</w:t>
      </w:r>
    </w:p>
    <w:p w14:paraId="52E3E002" w14:textId="57BB9361" w:rsidR="00A70584" w:rsidRDefault="00A70584" w:rsidP="00A7058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Peat-OA</w:t>
      </w:r>
      <w:r w:rsidR="00FB7E47"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approximately 8.8% of the total PMF solutions, was characterised by 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unsaturated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and cycloalkanes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 xml:space="preserve">) ion series. </w:t>
      </w:r>
      <w:r w:rsidR="00237565" w:rsidRPr="004758A9">
        <w:rPr>
          <w:rFonts w:ascii="Times New Roman" w:hAnsi="Times New Roman" w:cs="Times New Roman"/>
          <w:sz w:val="20"/>
          <w:szCs w:val="20"/>
        </w:rPr>
        <w:t>This f</w:t>
      </w:r>
      <w:r w:rsidRPr="004758A9">
        <w:rPr>
          <w:rFonts w:ascii="Times New Roman" w:hAnsi="Times New Roman" w:cs="Times New Roman"/>
          <w:sz w:val="20"/>
          <w:szCs w:val="20"/>
        </w:rPr>
        <w:t xml:space="preserve">actor  was identified as Peat-OA owing to its </w:t>
      </w:r>
      <w:r w:rsidRPr="004758A9">
        <w:rPr>
          <w:rFonts w:ascii="Times New Roman" w:hAnsi="Times New Roman" w:cs="Times New Roman"/>
          <w:sz w:val="20"/>
          <w:szCs w:val="20"/>
          <w:lang w:eastAsia="zh-CN"/>
        </w:rPr>
        <w:t xml:space="preserve">good </w:t>
      </w:r>
      <w:r w:rsidRPr="004758A9">
        <w:rPr>
          <w:rFonts w:ascii="Times New Roman" w:hAnsi="Times New Roman" w:cs="Times New Roman"/>
          <w:sz w:val="20"/>
          <w:szCs w:val="20"/>
        </w:rPr>
        <w:t xml:space="preserve">correlation (R=0.75) with the Peat-OA reference mass spectra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{"citationID":"PLkqRISC","properties":{"formattedCitation":"(Lin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 Additionally, its mass spectr</w:t>
      </w:r>
      <w:r w:rsidR="00BB458B" w:rsidRPr="004758A9">
        <w:rPr>
          <w:rFonts w:ascii="Times New Roman" w:hAnsi="Times New Roman" w:cs="Times New Roman"/>
          <w:sz w:val="20"/>
          <w:szCs w:val="20"/>
        </w:rPr>
        <w:t>um was marked by</w:t>
      </w:r>
      <w:r w:rsidR="000D1984">
        <w:rPr>
          <w:rFonts w:ascii="Times New Roman" w:hAnsi="Times New Roman" w:cs="Times New Roman"/>
          <w:sz w:val="20"/>
          <w:szCs w:val="20"/>
        </w:rPr>
        <w:t xml:space="preserve"> cellulose pyrolysis fragments typical for</w:t>
      </w:r>
      <w:r w:rsidR="00BB458B" w:rsidRPr="004758A9">
        <w:rPr>
          <w:rFonts w:ascii="Times New Roman" w:hAnsi="Times New Roman" w:cs="Times New Roman"/>
          <w:sz w:val="20"/>
          <w:szCs w:val="20"/>
        </w:rPr>
        <w:t xml:space="preserve"> </w:t>
      </w:r>
      <w:r w:rsidR="000D1984">
        <w:rPr>
          <w:rFonts w:ascii="Times New Roman" w:hAnsi="Times New Roman" w:cs="Times New Roman"/>
          <w:sz w:val="20"/>
          <w:szCs w:val="20"/>
        </w:rPr>
        <w:t>levoglucosan (</w:t>
      </w:r>
      <w:r w:rsidR="0022431D">
        <w:rPr>
          <w:rFonts w:ascii="Times New Roman" w:hAnsi="Times New Roman" w:cs="Times New Roman"/>
          <w:sz w:val="20"/>
          <w:szCs w:val="20"/>
        </w:rPr>
        <w:t>i.e.</w:t>
      </w:r>
      <w:r w:rsidR="000D1984">
        <w:rPr>
          <w:rFonts w:ascii="Times New Roman" w:hAnsi="Times New Roman" w:cs="Times New Roman"/>
          <w:sz w:val="20"/>
          <w:szCs w:val="20"/>
        </w:rPr>
        <w:t xml:space="preserve"> </w:t>
      </w:r>
      <w:r w:rsidR="00472316" w:rsidRPr="004758A9">
        <w:rPr>
          <w:rFonts w:ascii="Times New Roman" w:hAnsi="Times New Roman" w:cs="Times New Roman"/>
          <w:sz w:val="20"/>
          <w:szCs w:val="20"/>
        </w:rPr>
        <w:t>C</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rPr>
        <w:t>H</w:t>
      </w:r>
      <w:r w:rsidR="00472316" w:rsidRPr="004758A9">
        <w:rPr>
          <w:rFonts w:ascii="Times New Roman" w:hAnsi="Times New Roman" w:cs="Times New Roman"/>
          <w:sz w:val="20"/>
          <w:szCs w:val="20"/>
          <w:vertAlign w:val="subscript"/>
        </w:rPr>
        <w:t>4</w:t>
      </w:r>
      <w:r w:rsidR="00472316" w:rsidRPr="004758A9">
        <w:rPr>
          <w:rFonts w:ascii="Times New Roman" w:hAnsi="Times New Roman" w:cs="Times New Roman"/>
          <w:sz w:val="20"/>
          <w:szCs w:val="20"/>
        </w:rPr>
        <w:t>O</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w:t>
      </w:r>
      <w:r w:rsidR="00BB458B" w:rsidRPr="004758A9">
        <w:rPr>
          <w:rFonts w:ascii="Times New Roman" w:hAnsi="Times New Roman" w:cs="Times New Roman"/>
          <w:sz w:val="20"/>
          <w:szCs w:val="20"/>
        </w:rPr>
        <w:t xml:space="preserve"> m/z 60</w:t>
      </w:r>
      <w:r w:rsidR="000D1984">
        <w:rPr>
          <w:rFonts w:ascii="Times New Roman" w:hAnsi="Times New Roman" w:cs="Times New Roman"/>
          <w:sz w:val="20"/>
          <w:szCs w:val="20"/>
        </w:rPr>
        <w:t xml:space="preserve"> and </w:t>
      </w:r>
      <w:r w:rsidR="000D1984" w:rsidRPr="000D1984">
        <w:rPr>
          <w:rFonts w:ascii="Times New Roman" w:hAnsi="Times New Roman" w:cs="Times New Roman"/>
          <w:sz w:val="20"/>
          <w:szCs w:val="20"/>
        </w:rPr>
        <w:t>C</w:t>
      </w:r>
      <w:r w:rsidR="000D1984" w:rsidRPr="000D1984">
        <w:rPr>
          <w:rFonts w:ascii="Times New Roman" w:hAnsi="Times New Roman" w:cs="Times New Roman"/>
          <w:sz w:val="20"/>
          <w:szCs w:val="20"/>
          <w:vertAlign w:val="subscript"/>
        </w:rPr>
        <w:t>3</w:t>
      </w:r>
      <w:r w:rsidR="000D1984" w:rsidRPr="000D1984">
        <w:rPr>
          <w:rFonts w:ascii="Times New Roman" w:hAnsi="Times New Roman" w:cs="Times New Roman"/>
          <w:sz w:val="20"/>
          <w:szCs w:val="20"/>
        </w:rPr>
        <w:t>H</w:t>
      </w:r>
      <w:r w:rsidR="000D1984" w:rsidRPr="000D1984">
        <w:rPr>
          <w:rFonts w:ascii="Times New Roman" w:hAnsi="Times New Roman" w:cs="Times New Roman"/>
          <w:sz w:val="20"/>
          <w:szCs w:val="20"/>
          <w:vertAlign w:val="subscript"/>
        </w:rPr>
        <w:t>5</w:t>
      </w:r>
      <w:r w:rsidR="000D1984" w:rsidRPr="000D1984">
        <w:rPr>
          <w:rFonts w:ascii="Times New Roman" w:hAnsi="Times New Roman" w:cs="Times New Roman"/>
          <w:sz w:val="20"/>
          <w:szCs w:val="20"/>
        </w:rPr>
        <w:t>O</w:t>
      </w:r>
      <w:r w:rsidR="000D1984" w:rsidRPr="000D1984">
        <w:rPr>
          <w:rFonts w:ascii="Times New Roman" w:hAnsi="Times New Roman" w:cs="Times New Roman"/>
          <w:sz w:val="20"/>
          <w:szCs w:val="20"/>
          <w:vertAlign w:val="subscript"/>
        </w:rPr>
        <w:t>2</w:t>
      </w:r>
      <w:r w:rsidR="000D1984" w:rsidRPr="004758A9">
        <w:rPr>
          <w:rFonts w:ascii="Times New Roman" w:hAnsi="Times New Roman" w:cs="Times New Roman"/>
          <w:sz w:val="20"/>
          <w:szCs w:val="20"/>
          <w:vertAlign w:val="superscript"/>
        </w:rPr>
        <w:t>+</w:t>
      </w:r>
      <w:r w:rsidR="000D1984">
        <w:rPr>
          <w:rFonts w:ascii="Times New Roman" w:hAnsi="Times New Roman" w:cs="Times New Roman"/>
          <w:sz w:val="20"/>
          <w:szCs w:val="20"/>
        </w:rPr>
        <w:t xml:space="preserve"> at m/z 73)</w:t>
      </w:r>
      <w:r w:rsidR="00472316" w:rsidRPr="004758A9">
        <w:rPr>
          <w:rFonts w:ascii="Times New Roman" w:hAnsi="Times New Roman" w:cs="Times New Roman"/>
          <w:sz w:val="20"/>
          <w:szCs w:val="20"/>
        </w:rPr>
        <w:t xml:space="preserve"> and by</w:t>
      </w:r>
      <w:r w:rsidRPr="004758A9">
        <w:rPr>
          <w:rFonts w:ascii="Times New Roman" w:hAnsi="Times New Roman" w:cs="Times New Roman"/>
          <w:sz w:val="20"/>
          <w:szCs w:val="20"/>
        </w:rPr>
        <w:t xml:space="preserve"> the dominance</w:t>
      </w:r>
      <w:r w:rsidR="00734057" w:rsidRPr="004758A9">
        <w:rPr>
          <w:rFonts w:ascii="Times New Roman" w:hAnsi="Times New Roman" w:cs="Times New Roman"/>
          <w:sz w:val="20"/>
          <w:szCs w:val="20"/>
        </w:rPr>
        <w:t xml:space="preserve"> of</w:t>
      </w:r>
      <w:r w:rsidRPr="004758A9">
        <w:rPr>
          <w:rFonts w:ascii="Times New Roman" w:hAnsi="Times New Roman" w:cs="Times New Roman"/>
          <w:sz w:val="20"/>
          <w:szCs w:val="20"/>
        </w:rPr>
        <w:t xml:space="preserve"> C</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7</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rather than C</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 m/z 43 which</w:t>
      </w:r>
      <w:r w:rsidRPr="004758A9">
        <w:rPr>
          <w:rFonts w:ascii="Times New Roman" w:hAnsi="Times New Roman" w:cs="Times New Roman"/>
          <w:sz w:val="20"/>
          <w:szCs w:val="20"/>
        </w:rPr>
        <w:t xml:space="preserve"> facilitated the distinction of peat emissions over wood</w:t>
      </w:r>
      <w:r w:rsidR="00472316" w:rsidRPr="004758A9">
        <w:rPr>
          <w:rFonts w:ascii="Times New Roman" w:hAnsi="Times New Roman" w:cs="Times New Roman"/>
          <w:sz w:val="20"/>
          <w:szCs w:val="20"/>
        </w:rPr>
        <w:t xml:space="preserve"> or smoky coal</w:t>
      </w:r>
      <w:r w:rsidRPr="004758A9">
        <w:rPr>
          <w:rFonts w:ascii="Times New Roman" w:hAnsi="Times New Roman" w:cs="Times New Roman"/>
          <w:sz w:val="20"/>
          <w:szCs w:val="20"/>
        </w:rPr>
        <w:t xml:space="preserve"> emissions.</w:t>
      </w:r>
    </w:p>
    <w:p w14:paraId="395B0383" w14:textId="64362FF7" w:rsidR="006331E8" w:rsidRPr="004758A9" w:rsidRDefault="00663BC0" w:rsidP="00A70584">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0DDB0182" wp14:editId="233AA933">
            <wp:extent cx="5759450" cy="7201535"/>
            <wp:effectExtent l="0" t="0" r="0" b="0"/>
            <wp:docPr id="16423325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3253" name="Picture 3"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7201535"/>
                    </a:xfrm>
                    <a:prstGeom prst="rect">
                      <a:avLst/>
                    </a:prstGeom>
                  </pic:spPr>
                </pic:pic>
              </a:graphicData>
            </a:graphic>
          </wp:inline>
        </w:drawing>
      </w:r>
    </w:p>
    <w:p w14:paraId="6AC31970" w14:textId="66AAA986" w:rsidR="00240777" w:rsidRPr="00496300" w:rsidRDefault="00240777" w:rsidP="00496300">
      <w:pPr>
        <w:pBdr>
          <w:top w:val="nil"/>
          <w:left w:val="nil"/>
          <w:bottom w:val="nil"/>
          <w:right w:val="nil"/>
          <w:between w:val="nil"/>
        </w:pBdr>
        <w:spacing w:line="360" w:lineRule="auto"/>
        <w:jc w:val="both"/>
        <w:rPr>
          <w:rFonts w:ascii="Times New Roman" w:eastAsia="Times New Roman" w:hAnsi="Times New Roman" w:cs="Times New Roman"/>
          <w:b/>
          <w:color w:val="00000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2</w:t>
      </w:r>
      <w:r w:rsidRPr="00496300">
        <w:rPr>
          <w:rFonts w:ascii="Times New Roman" w:eastAsia="Times New Roman" w:hAnsi="Times New Roman" w:cs="Times New Roman"/>
          <w:b/>
          <w:color w:val="000000"/>
          <w:sz w:val="20"/>
          <w:szCs w:val="20"/>
        </w:rPr>
        <w:t xml:space="preserve">. </w:t>
      </w:r>
      <w:r w:rsidR="00496300">
        <w:rPr>
          <w:rFonts w:ascii="Times New Roman" w:eastAsia="Times New Roman" w:hAnsi="Times New Roman" w:cs="Times New Roman"/>
          <w:b/>
          <w:color w:val="000000"/>
          <w:sz w:val="20"/>
          <w:szCs w:val="20"/>
        </w:rPr>
        <w:t xml:space="preserve">A) </w:t>
      </w:r>
      <w:r w:rsidR="00496300" w:rsidRPr="00496300">
        <w:rPr>
          <w:rFonts w:ascii="Times New Roman" w:eastAsia="Times New Roman" w:hAnsi="Times New Roman" w:cs="Times New Roman"/>
          <w:b/>
          <w:color w:val="000000"/>
          <w:sz w:val="20"/>
          <w:szCs w:val="20"/>
        </w:rPr>
        <w:t>Factors time series (MSA-OA in red, MO-OOA in green, PMOA in blue, Peat-OA in black) and associated relative contribution time series and pie chart showing fractions and respective mass concentrations (μg m</w:t>
      </w:r>
      <w:r w:rsidR="00496300" w:rsidRPr="00496300">
        <w:rPr>
          <w:rFonts w:ascii="Times New Roman" w:eastAsia="Times New Roman" w:hAnsi="Times New Roman" w:cs="Times New Roman"/>
          <w:b/>
          <w:color w:val="000000"/>
          <w:sz w:val="20"/>
          <w:szCs w:val="20"/>
          <w:vertAlign w:val="superscript"/>
        </w:rPr>
        <w:t>-3</w:t>
      </w:r>
      <w:r w:rsidR="00496300" w:rsidRPr="00496300">
        <w:rPr>
          <w:rFonts w:ascii="Times New Roman" w:eastAsia="Times New Roman" w:hAnsi="Times New Roman" w:cs="Times New Roman"/>
          <w:b/>
          <w:color w:val="000000"/>
          <w:sz w:val="20"/>
          <w:szCs w:val="20"/>
        </w:rPr>
        <w:t>) for the whole period</w:t>
      </w:r>
      <w:r w:rsidR="00496300">
        <w:rPr>
          <w:rFonts w:ascii="Times New Roman" w:eastAsia="Times New Roman" w:hAnsi="Times New Roman" w:cs="Times New Roman"/>
          <w:b/>
          <w:color w:val="000000"/>
          <w:sz w:val="20"/>
          <w:szCs w:val="20"/>
        </w:rPr>
        <w:t xml:space="preserve"> B)</w:t>
      </w:r>
      <w:r w:rsidRPr="00496300">
        <w:rPr>
          <w:rFonts w:ascii="Times New Roman" w:eastAsia="Times New Roman" w:hAnsi="Times New Roman" w:cs="Times New Roman"/>
          <w:b/>
          <w:color w:val="000000"/>
          <w:sz w:val="20"/>
          <w:szCs w:val="20"/>
        </w:rPr>
        <w:t xml:space="preserve"> </w:t>
      </w:r>
      <w:r w:rsidR="00496300" w:rsidRPr="00496300">
        <w:rPr>
          <w:rFonts w:ascii="Times New Roman" w:eastAsia="Times New Roman" w:hAnsi="Times New Roman" w:cs="Times New Roman"/>
          <w:b/>
          <w:color w:val="000000"/>
          <w:sz w:val="20"/>
          <w:szCs w:val="20"/>
        </w:rPr>
        <w:t xml:space="preserve">Factors mass spectra (MSA-OA in red, MO-OOA in green, PMOA in blue, Peat-OA in black) and associated improved ambient OM:OC, O:C and H:C ratios </w:t>
      </w:r>
      <w:r w:rsidR="00496300" w:rsidRPr="00496300">
        <w:rPr>
          <w:rFonts w:ascii="Times New Roman" w:eastAsia="Times New Roman" w:hAnsi="Times New Roman" w:cs="Times New Roman"/>
          <w:b/>
          <w:color w:val="000000"/>
          <w:sz w:val="20"/>
          <w:szCs w:val="20"/>
        </w:rPr>
        <w:fldChar w:fldCharType="begin"/>
      </w:r>
      <w:r w:rsidR="00496300" w:rsidRPr="00496300">
        <w:rPr>
          <w:rFonts w:ascii="Times New Roman" w:eastAsia="Times New Roman" w:hAnsi="Times New Roman" w:cs="Times New Roman"/>
          <w:b/>
          <w:color w:val="000000"/>
          <w:sz w:val="20"/>
          <w:szCs w:val="20"/>
        </w:rPr>
        <w:instrText xml:space="preserve"> ADDIN ZOTERO_ITEM CSL_CITATION {"citationID":"s0bQNwrD","properties":{"formattedCitation":"(Canagaratna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496300" w:rsidRPr="00496300">
        <w:rPr>
          <w:rFonts w:ascii="Times New Roman" w:eastAsia="Times New Roman" w:hAnsi="Times New Roman" w:cs="Times New Roman"/>
          <w:b/>
          <w:color w:val="000000"/>
          <w:sz w:val="20"/>
          <w:szCs w:val="20"/>
        </w:rPr>
        <w:fldChar w:fldCharType="separate"/>
      </w:r>
      <w:r w:rsidR="00496300" w:rsidRPr="00496300">
        <w:rPr>
          <w:rFonts w:ascii="Times New Roman" w:hAnsi="Times New Roman" w:cs="Times New Roman"/>
          <w:b/>
          <w:sz w:val="20"/>
        </w:rPr>
        <w:t>(Canagaratna et al., 2015)</w:t>
      </w:r>
      <w:r w:rsidR="00496300" w:rsidRPr="00496300">
        <w:rPr>
          <w:rFonts w:ascii="Times New Roman" w:eastAsia="Times New Roman" w:hAnsi="Times New Roman" w:cs="Times New Roman"/>
          <w:b/>
          <w:color w:val="000000"/>
          <w:sz w:val="20"/>
          <w:szCs w:val="20"/>
        </w:rPr>
        <w:fldChar w:fldCharType="end"/>
      </w:r>
      <w:r w:rsidR="00496300" w:rsidRPr="00496300">
        <w:rPr>
          <w:rFonts w:ascii="Times New Roman" w:eastAsia="Times New Roman" w:hAnsi="Times New Roman" w:cs="Times New Roman"/>
          <w:b/>
          <w:color w:val="000000"/>
          <w:sz w:val="20"/>
          <w:szCs w:val="20"/>
        </w:rPr>
        <w:t xml:space="preserve">. </w:t>
      </w:r>
    </w:p>
    <w:p w14:paraId="5979875D" w14:textId="4E900B9E" w:rsidR="006D3BC6"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lastRenderedPageBreak/>
        <w:t xml:space="preserve">3.2.1 </w:t>
      </w:r>
      <w:r w:rsidR="0080607E" w:rsidRPr="004758A9">
        <w:rPr>
          <w:rFonts w:ascii="Times New Roman" w:eastAsia="Times New Roman" w:hAnsi="Times New Roman" w:cs="Times New Roman"/>
          <w:b/>
          <w:bCs/>
          <w:color w:val="000000" w:themeColor="text1"/>
          <w:sz w:val="20"/>
          <w:szCs w:val="20"/>
        </w:rPr>
        <w:t xml:space="preserve">More </w:t>
      </w:r>
      <w:r w:rsidR="00015125" w:rsidRPr="004758A9">
        <w:rPr>
          <w:rFonts w:ascii="Times New Roman" w:eastAsia="Times New Roman" w:hAnsi="Times New Roman" w:cs="Times New Roman"/>
          <w:b/>
          <w:bCs/>
          <w:color w:val="000000" w:themeColor="text1"/>
          <w:sz w:val="20"/>
          <w:szCs w:val="20"/>
        </w:rPr>
        <w:t xml:space="preserve">Oxidised </w:t>
      </w:r>
      <w:r w:rsidR="000B5999" w:rsidRPr="004758A9">
        <w:rPr>
          <w:rFonts w:ascii="Times New Roman" w:eastAsiaTheme="minorEastAsia" w:hAnsi="Times New Roman" w:cs="Times New Roman"/>
          <w:b/>
          <w:bCs/>
          <w:color w:val="000000" w:themeColor="text1"/>
          <w:sz w:val="20"/>
          <w:szCs w:val="20"/>
          <w:lang w:eastAsia="zh-CN"/>
        </w:rPr>
        <w:t>Oxygenated</w:t>
      </w:r>
      <w:r w:rsidR="000B5999"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Organic Aerosols (</w:t>
      </w:r>
      <w:r w:rsidR="00ED45CC" w:rsidRPr="004758A9">
        <w:rPr>
          <w:rFonts w:ascii="Times New Roman" w:eastAsia="Times New Roman" w:hAnsi="Times New Roman" w:cs="Times New Roman"/>
          <w:b/>
          <w:bCs/>
          <w:color w:val="000000" w:themeColor="text1"/>
          <w:sz w:val="20"/>
          <w:szCs w:val="20"/>
        </w:rPr>
        <w:t>MO-OOA</w:t>
      </w:r>
      <w:r w:rsidRPr="004758A9">
        <w:rPr>
          <w:rFonts w:ascii="Times New Roman" w:eastAsia="Times New Roman" w:hAnsi="Times New Roman" w:cs="Times New Roman"/>
          <w:b/>
          <w:bCs/>
          <w:color w:val="000000" w:themeColor="text1"/>
          <w:sz w:val="20"/>
          <w:szCs w:val="20"/>
        </w:rPr>
        <w:t>)</w:t>
      </w:r>
    </w:p>
    <w:p w14:paraId="358B810C" w14:textId="3B2FF8F8" w:rsidR="00663B6B" w:rsidRPr="004758A9" w:rsidRDefault="00ED45CC"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bookmarkStart w:id="160" w:name="_Hlk120539616"/>
      <w:r w:rsidRPr="004758A9">
        <w:rPr>
          <w:rFonts w:ascii="Times New Roman" w:hAnsi="Times New Roman" w:cs="Times New Roman"/>
          <w:color w:val="000000" w:themeColor="text1"/>
          <w:sz w:val="20"/>
          <w:szCs w:val="20"/>
        </w:rPr>
        <w:t>MO-OOA</w:t>
      </w:r>
      <w:r w:rsidR="00723471" w:rsidRPr="004758A9">
        <w:rPr>
          <w:rFonts w:ascii="Times New Roman" w:hAnsi="Times New Roman" w:cs="Times New Roman"/>
          <w:color w:val="000000" w:themeColor="text1"/>
          <w:sz w:val="20"/>
          <w:szCs w:val="20"/>
        </w:rPr>
        <w:t xml:space="preserve"> main contributing ions </w:t>
      </w:r>
      <w:r w:rsidR="003A6B81" w:rsidRPr="004758A9">
        <w:rPr>
          <w:rFonts w:ascii="Times New Roman" w:hAnsi="Times New Roman" w:cs="Times New Roman"/>
          <w:color w:val="000000" w:themeColor="text1"/>
          <w:sz w:val="20"/>
          <w:szCs w:val="20"/>
        </w:rPr>
        <w:t>are</w:t>
      </w:r>
      <w:r w:rsidR="00723471" w:rsidRPr="004758A9">
        <w:rPr>
          <w:rFonts w:ascii="Times New Roman" w:hAnsi="Times New Roman" w:cs="Times New Roman"/>
          <w:color w:val="000000" w:themeColor="text1"/>
          <w:sz w:val="20"/>
          <w:szCs w:val="20"/>
        </w:rPr>
        <w:t xml:space="preserve"> associated with oxygenated compounds belonging to the COOH functional group</w:t>
      </w:r>
      <w:r w:rsidR="00A25B75">
        <w:rPr>
          <w:rFonts w:ascii="Times New Roman" w:hAnsi="Times New Roman" w:cs="Times New Roman"/>
          <w:color w:val="000000" w:themeColor="text1"/>
          <w:sz w:val="20"/>
          <w:szCs w:val="20"/>
        </w:rPr>
        <w:t xml:space="preserve"> (Figure S5)</w:t>
      </w:r>
      <w:r w:rsidR="00FF3CAD" w:rsidRPr="004758A9">
        <w:rPr>
          <w:rFonts w:ascii="Times New Roman" w:hAnsi="Times New Roman" w:cs="Times New Roman"/>
          <w:color w:val="000000" w:themeColor="text1"/>
          <w:sz w:val="20"/>
          <w:szCs w:val="20"/>
        </w:rPr>
        <w:t xml:space="preserve">, reflecting pronounced fragmentation of mono- and dicarboxylic acids into fragments with multiple oxygen atoms </w:t>
      </w:r>
      <w:r w:rsidR="0053296D"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{"citationID":"NmbwoF0M","properties":{"formattedCitation":"(Duplissy et al., 2011)","plainCitation":"(Duplissy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R."},{"family":"Tomlinson","given":"J."},{"family":"Baltensperger","given":"U."}],"issued":{"date-parts":[["2011",2,10]]},"citation-key":"duplissyRelatingHygroscopicityComposition2011"}}],"schema":"https://github.com/citation-style-language/schema/raw/master/csl-citation.json"} </w:instrText>
      </w:r>
      <w:r w:rsidR="0053296D"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w:t>
      </w:r>
      <w:r w:rsidR="0053296D" w:rsidRPr="004758A9">
        <w:rPr>
          <w:rFonts w:ascii="Times New Roman" w:hAnsi="Times New Roman" w:cs="Times New Roman"/>
          <w:color w:val="000000" w:themeColor="text1"/>
          <w:sz w:val="20"/>
          <w:szCs w:val="20"/>
        </w:rPr>
        <w:fldChar w:fldCharType="end"/>
      </w:r>
      <w:r w:rsidR="003A6B81" w:rsidRPr="004758A9">
        <w:rPr>
          <w:rFonts w:ascii="Times New Roman" w:hAnsi="Times New Roman" w:cs="Times New Roman"/>
          <w:color w:val="000000" w:themeColor="text1"/>
          <w:sz w:val="20"/>
          <w:szCs w:val="20"/>
        </w:rPr>
        <w:t xml:space="preserve">. </w:t>
      </w:r>
      <w:r w:rsidR="00711D13" w:rsidRPr="004758A9">
        <w:rPr>
          <w:rFonts w:ascii="Times New Roman" w:hAnsi="Times New Roman" w:cs="Times New Roman"/>
          <w:color w:val="000000" w:themeColor="text1"/>
          <w:sz w:val="20"/>
          <w:szCs w:val="20"/>
        </w:rPr>
        <w:t xml:space="preserve">Specifically, </w:t>
      </w:r>
      <w:r w:rsidR="00723471" w:rsidRPr="004758A9">
        <w:rPr>
          <w:rFonts w:ascii="Times New Roman" w:hAnsi="Times New Roman" w:cs="Times New Roman"/>
          <w:sz w:val="20"/>
          <w:szCs w:val="20"/>
        </w:rPr>
        <w:t>C</w:t>
      </w:r>
      <w:r w:rsidR="00723471" w:rsidRPr="004758A9">
        <w:rPr>
          <w:rFonts w:ascii="Times New Roman" w:hAnsi="Times New Roman" w:cs="Times New Roman"/>
          <w:sz w:val="20"/>
          <w:szCs w:val="20"/>
          <w:vertAlign w:val="subscript"/>
        </w:rPr>
        <w:t>x</w:t>
      </w:r>
      <w:r w:rsidR="00723471" w:rsidRPr="004758A9">
        <w:rPr>
          <w:rFonts w:ascii="Times New Roman" w:hAnsi="Times New Roman" w:cs="Times New Roman"/>
          <w:sz w:val="20"/>
          <w:szCs w:val="20"/>
        </w:rPr>
        <w:t>H</w:t>
      </w:r>
      <w:r w:rsidR="00723471" w:rsidRPr="004758A9">
        <w:rPr>
          <w:rFonts w:ascii="Times New Roman" w:hAnsi="Times New Roman" w:cs="Times New Roman"/>
          <w:sz w:val="20"/>
          <w:szCs w:val="20"/>
          <w:vertAlign w:val="subscript"/>
        </w:rPr>
        <w:t>y</w:t>
      </w:r>
      <w:r w:rsidR="00723471" w:rsidRPr="004758A9">
        <w:rPr>
          <w:rFonts w:ascii="Times New Roman" w:hAnsi="Times New Roman" w:cs="Times New Roman"/>
          <w:sz w:val="20"/>
          <w:szCs w:val="20"/>
        </w:rPr>
        <w:t>O</w:t>
      </w:r>
      <w:r w:rsidR="00723471" w:rsidRPr="004758A9">
        <w:rPr>
          <w:rFonts w:ascii="Times New Roman" w:hAnsi="Times New Roman" w:cs="Times New Roman"/>
          <w:sz w:val="20"/>
          <w:szCs w:val="20"/>
          <w:vertAlign w:val="subscript"/>
        </w:rPr>
        <w:t>z</w:t>
      </w:r>
      <w:r w:rsidR="00723471" w:rsidRPr="004758A9">
        <w:rPr>
          <w:rFonts w:ascii="Times New Roman" w:hAnsi="Times New Roman" w:cs="Times New Roman"/>
          <w:sz w:val="20"/>
          <w:szCs w:val="20"/>
        </w:rPr>
        <w:t xml:space="preserve"> (z &gt; 1)</w:t>
      </w:r>
      <w:r w:rsidR="00FF3CAD" w:rsidRPr="004758A9">
        <w:rPr>
          <w:rFonts w:ascii="Times New Roman" w:hAnsi="Times New Roman" w:cs="Times New Roman"/>
          <w:sz w:val="20"/>
          <w:szCs w:val="20"/>
        </w:rPr>
        <w:t xml:space="preserve"> ions family</w:t>
      </w:r>
      <w:r w:rsidR="002D0F89"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account</w:t>
      </w:r>
      <w:r w:rsidR="003A6B81" w:rsidRPr="004758A9">
        <w:rPr>
          <w:rFonts w:ascii="Times New Roman" w:hAnsi="Times New Roman" w:cs="Times New Roman"/>
          <w:sz w:val="20"/>
          <w:szCs w:val="20"/>
        </w:rPr>
        <w:t>s</w:t>
      </w:r>
      <w:r w:rsidR="00A70584" w:rsidRPr="004758A9">
        <w:rPr>
          <w:rFonts w:ascii="Times New Roman" w:hAnsi="Times New Roman" w:cs="Times New Roman"/>
          <w:sz w:val="20"/>
          <w:szCs w:val="20"/>
        </w:rPr>
        <w:t xml:space="preserve"> for</w:t>
      </w:r>
      <w:r w:rsidR="00711D13" w:rsidRPr="004758A9">
        <w:rPr>
          <w:rFonts w:ascii="Times New Roman" w:hAnsi="Times New Roman" w:cs="Times New Roman"/>
          <w:sz w:val="20"/>
          <w:szCs w:val="20"/>
        </w:rPr>
        <w:t xml:space="preserve"> 63.1%</w:t>
      </w:r>
      <w:r w:rsidR="00FF3CAD" w:rsidRPr="004758A9">
        <w:rPr>
          <w:rFonts w:ascii="Times New Roman" w:hAnsi="Times New Roman" w:cs="Times New Roman"/>
          <w:sz w:val="20"/>
          <w:szCs w:val="20"/>
        </w:rPr>
        <w:t xml:space="preserve"> of the total mass spectra intensity, followed by C</w:t>
      </w:r>
      <w:r w:rsidR="00FF3CAD" w:rsidRPr="004758A9">
        <w:rPr>
          <w:rFonts w:ascii="Times New Roman" w:hAnsi="Times New Roman" w:cs="Times New Roman"/>
          <w:sz w:val="20"/>
          <w:szCs w:val="20"/>
          <w:vertAlign w:val="subscript"/>
        </w:rPr>
        <w:t>x</w:t>
      </w:r>
      <w:r w:rsidR="00FF3CAD" w:rsidRPr="004758A9">
        <w:rPr>
          <w:rFonts w:ascii="Times New Roman" w:hAnsi="Times New Roman" w:cs="Times New Roman"/>
          <w:sz w:val="20"/>
          <w:szCs w:val="20"/>
        </w:rPr>
        <w:t>H</w:t>
      </w:r>
      <w:r w:rsidR="00FF3CAD" w:rsidRPr="004758A9">
        <w:rPr>
          <w:rFonts w:ascii="Times New Roman" w:hAnsi="Times New Roman" w:cs="Times New Roman"/>
          <w:sz w:val="20"/>
          <w:szCs w:val="20"/>
          <w:vertAlign w:val="subscript"/>
        </w:rPr>
        <w:t>y</w:t>
      </w:r>
      <w:r w:rsidR="00FF3CAD" w:rsidRPr="004758A9">
        <w:rPr>
          <w:rFonts w:ascii="Times New Roman" w:hAnsi="Times New Roman" w:cs="Times New Roman"/>
          <w:sz w:val="20"/>
          <w:szCs w:val="20"/>
        </w:rPr>
        <w:t>O</w:t>
      </w:r>
      <w:r w:rsidR="00FF3CAD" w:rsidRPr="004758A9">
        <w:rPr>
          <w:rFonts w:ascii="Times New Roman" w:hAnsi="Times New Roman" w:cs="Times New Roman"/>
          <w:sz w:val="20"/>
          <w:szCs w:val="20"/>
          <w:vertAlign w:val="subscript"/>
        </w:rPr>
        <w:t>z</w:t>
      </w:r>
      <w:r w:rsidR="00FF3CAD" w:rsidRPr="004758A9">
        <w:rPr>
          <w:rFonts w:ascii="Times New Roman" w:hAnsi="Times New Roman" w:cs="Times New Roman"/>
          <w:sz w:val="20"/>
          <w:szCs w:val="20"/>
        </w:rPr>
        <w:t xml:space="preserve"> (z = 1)</w:t>
      </w:r>
      <w:r w:rsidR="00735F71" w:rsidRPr="004758A9">
        <w:rPr>
          <w:rFonts w:ascii="Times New Roman" w:hAnsi="Times New Roman" w:cs="Times New Roman"/>
          <w:sz w:val="20"/>
          <w:szCs w:val="20"/>
        </w:rPr>
        <w:t xml:space="preserve"> ions family (</w:t>
      </w:r>
      <w:r w:rsidR="00663B6B" w:rsidRPr="004758A9">
        <w:rPr>
          <w:rFonts w:ascii="Times New Roman" w:hAnsi="Times New Roman" w:cs="Times New Roman"/>
          <w:sz w:val="20"/>
          <w:szCs w:val="20"/>
        </w:rPr>
        <w:t>m/z 27.99, m/z 43.02, m/z 42.01…</w:t>
      </w:r>
      <w:r w:rsidR="00735F71" w:rsidRPr="004758A9">
        <w:rPr>
          <w:rFonts w:ascii="Times New Roman" w:hAnsi="Times New Roman" w:cs="Times New Roman"/>
          <w:sz w:val="20"/>
          <w:szCs w:val="20"/>
        </w:rPr>
        <w:t>)</w:t>
      </w:r>
      <w:r w:rsidR="00FF3CAD" w:rsidRPr="004758A9">
        <w:rPr>
          <w:rFonts w:ascii="Times New Roman" w:hAnsi="Times New Roman" w:cs="Times New Roman"/>
          <w:color w:val="000000" w:themeColor="text1"/>
          <w:sz w:val="20"/>
          <w:szCs w:val="20"/>
        </w:rPr>
        <w:t xml:space="preserve"> contributing</w:t>
      </w:r>
      <w:r w:rsidR="00663B6B" w:rsidRPr="004758A9">
        <w:rPr>
          <w:rFonts w:ascii="Times New Roman" w:hAnsi="Times New Roman" w:cs="Times New Roman"/>
          <w:color w:val="000000" w:themeColor="text1"/>
          <w:sz w:val="20"/>
          <w:szCs w:val="20"/>
        </w:rPr>
        <w:t xml:space="preserve"> </w:t>
      </w:r>
      <w:r w:rsidR="00FF3CAD" w:rsidRPr="004758A9">
        <w:rPr>
          <w:rFonts w:ascii="Times New Roman" w:hAnsi="Times New Roman" w:cs="Times New Roman"/>
          <w:color w:val="000000" w:themeColor="text1"/>
          <w:sz w:val="20"/>
          <w:szCs w:val="20"/>
        </w:rPr>
        <w:t xml:space="preserve">13.68% to </w:t>
      </w:r>
      <w:r w:rsidRPr="004758A9">
        <w:rPr>
          <w:rFonts w:ascii="Times New Roman" w:hAnsi="Times New Roman" w:cs="Times New Roman"/>
          <w:color w:val="000000" w:themeColor="text1"/>
          <w:sz w:val="20"/>
          <w:szCs w:val="20"/>
        </w:rPr>
        <w:t>MO-OOA</w:t>
      </w:r>
      <w:r w:rsidR="00663B6B" w:rsidRPr="004758A9">
        <w:rPr>
          <w:rFonts w:ascii="Times New Roman" w:hAnsi="Times New Roman" w:cs="Times New Roman"/>
          <w:color w:val="000000" w:themeColor="text1"/>
          <w:sz w:val="20"/>
          <w:szCs w:val="20"/>
        </w:rPr>
        <w:t>,</w:t>
      </w:r>
      <w:r w:rsidR="00FF3CAD" w:rsidRPr="004758A9">
        <w:rPr>
          <w:rFonts w:ascii="Times New Roman" w:hAnsi="Times New Roman" w:cs="Times New Roman"/>
          <w:color w:val="000000" w:themeColor="text1"/>
          <w:sz w:val="20"/>
          <w:szCs w:val="20"/>
        </w:rPr>
        <w:t xml:space="preserve"> adding up to a total </w:t>
      </w:r>
      <w:r w:rsidR="00842B3E" w:rsidRPr="004758A9">
        <w:rPr>
          <w:rFonts w:ascii="Times New Roman" w:hAnsi="Times New Roman" w:cs="Times New Roman"/>
          <w:color w:val="000000" w:themeColor="text1"/>
          <w:sz w:val="20"/>
          <w:szCs w:val="20"/>
        </w:rPr>
        <w:t>contribution</w:t>
      </w:r>
      <w:r w:rsidR="00FF3CAD" w:rsidRPr="004758A9">
        <w:rPr>
          <w:rFonts w:ascii="Times New Roman" w:hAnsi="Times New Roman" w:cs="Times New Roman"/>
          <w:color w:val="000000" w:themeColor="text1"/>
          <w:sz w:val="20"/>
          <w:szCs w:val="20"/>
        </w:rPr>
        <w:t xml:space="preserve"> of 76.8%</w:t>
      </w:r>
      <w:r w:rsidR="00A25B75">
        <w:rPr>
          <w:rFonts w:ascii="Times New Roman" w:hAnsi="Times New Roman" w:cs="Times New Roman"/>
          <w:color w:val="000000" w:themeColor="text1"/>
          <w:sz w:val="20"/>
          <w:szCs w:val="20"/>
        </w:rPr>
        <w:t>.</w:t>
      </w:r>
      <w:r w:rsidR="006C18E4" w:rsidRPr="004758A9">
        <w:rPr>
          <w:rFonts w:ascii="Times New Roman" w:hAnsi="Times New Roman" w:cs="Times New Roman"/>
          <w:color w:val="000000" w:themeColor="text1"/>
          <w:sz w:val="20"/>
          <w:szCs w:val="20"/>
        </w:rPr>
        <w:t xml:space="preserve"> </w:t>
      </w:r>
      <w:r w:rsidR="00A97890" w:rsidRPr="004758A9">
        <w:rPr>
          <w:rFonts w:ascii="Times New Roman" w:hAnsi="Times New Roman" w:cs="Times New Roman"/>
          <w:color w:val="000000" w:themeColor="text1"/>
          <w:sz w:val="20"/>
          <w:szCs w:val="20"/>
        </w:rPr>
        <w:t>Additionally, CO</w:t>
      </w:r>
      <w:r w:rsidR="00A97890" w:rsidRPr="004758A9">
        <w:rPr>
          <w:rFonts w:ascii="Times New Roman" w:hAnsi="Times New Roman" w:cs="Times New Roman"/>
          <w:color w:val="000000" w:themeColor="text1"/>
          <w:sz w:val="20"/>
          <w:szCs w:val="20"/>
          <w:vertAlign w:val="superscript"/>
        </w:rPr>
        <w:t>+</w:t>
      </w:r>
      <w:r w:rsidR="00A97890" w:rsidRPr="004758A9">
        <w:rPr>
          <w:rFonts w:ascii="Times New Roman" w:hAnsi="Times New Roman" w:cs="Times New Roman"/>
          <w:color w:val="000000" w:themeColor="text1"/>
          <w:sz w:val="20"/>
          <w:szCs w:val="20"/>
        </w:rPr>
        <w:t xml:space="preserve"> </w:t>
      </w:r>
      <w:r w:rsidR="00374E34" w:rsidRPr="004758A9">
        <w:rPr>
          <w:rFonts w:ascii="Times New Roman" w:hAnsi="Times New Roman" w:cs="Times New Roman"/>
          <w:color w:val="000000" w:themeColor="text1"/>
          <w:sz w:val="20"/>
          <w:szCs w:val="20"/>
        </w:rPr>
        <w:t>and CO</w:t>
      </w:r>
      <w:r w:rsidR="00374E34" w:rsidRPr="004758A9">
        <w:rPr>
          <w:rFonts w:ascii="Times New Roman" w:hAnsi="Times New Roman" w:cs="Times New Roman"/>
          <w:color w:val="000000" w:themeColor="text1"/>
          <w:sz w:val="20"/>
          <w:szCs w:val="20"/>
          <w:vertAlign w:val="subscript"/>
        </w:rPr>
        <w:t>2</w:t>
      </w:r>
      <w:r w:rsidR="00374E34" w:rsidRPr="004758A9">
        <w:rPr>
          <w:rFonts w:ascii="Times New Roman" w:hAnsi="Times New Roman" w:cs="Times New Roman"/>
          <w:color w:val="000000" w:themeColor="text1"/>
          <w:sz w:val="20"/>
          <w:szCs w:val="20"/>
          <w:vertAlign w:val="superscript"/>
        </w:rPr>
        <w:t>+</w:t>
      </w:r>
      <w:r w:rsidR="00374E34" w:rsidRPr="004758A9">
        <w:rPr>
          <w:rFonts w:ascii="Times New Roman" w:hAnsi="Times New Roman" w:cs="Times New Roman"/>
          <w:color w:val="000000" w:themeColor="text1"/>
          <w:sz w:val="20"/>
          <w:szCs w:val="20"/>
        </w:rPr>
        <w:t xml:space="preserve"> each </w:t>
      </w:r>
      <w:r w:rsidR="003A6B81" w:rsidRPr="004758A9">
        <w:rPr>
          <w:rFonts w:ascii="Times New Roman" w:hAnsi="Times New Roman" w:cs="Times New Roman"/>
          <w:color w:val="000000" w:themeColor="text1"/>
          <w:sz w:val="20"/>
          <w:szCs w:val="20"/>
        </w:rPr>
        <w:t>accounts</w:t>
      </w:r>
      <w:r w:rsidR="00A97890" w:rsidRPr="004758A9">
        <w:rPr>
          <w:rFonts w:ascii="Times New Roman" w:hAnsi="Times New Roman" w:cs="Times New Roman"/>
          <w:color w:val="000000" w:themeColor="text1"/>
          <w:sz w:val="20"/>
          <w:szCs w:val="20"/>
        </w:rPr>
        <w:t xml:space="preserve"> for 25% of </w:t>
      </w:r>
      <w:r w:rsidRPr="004758A9">
        <w:rPr>
          <w:rFonts w:ascii="Times New Roman" w:hAnsi="Times New Roman" w:cs="Times New Roman"/>
          <w:color w:val="000000" w:themeColor="text1"/>
          <w:sz w:val="20"/>
          <w:szCs w:val="20"/>
        </w:rPr>
        <w:t>MO-OOA</w:t>
      </w:r>
      <w:r w:rsidR="00A97890" w:rsidRPr="004758A9">
        <w:rPr>
          <w:rFonts w:ascii="Times New Roman" w:hAnsi="Times New Roman" w:cs="Times New Roman"/>
          <w:color w:val="000000" w:themeColor="text1"/>
          <w:sz w:val="20"/>
          <w:szCs w:val="20"/>
        </w:rPr>
        <w:t xml:space="preserve"> intensity</w:t>
      </w:r>
      <w:r w:rsidR="00374E34" w:rsidRPr="004758A9">
        <w:rPr>
          <w:rFonts w:ascii="Times New Roman" w:hAnsi="Times New Roman" w:cs="Times New Roman"/>
          <w:color w:val="000000" w:themeColor="text1"/>
          <w:sz w:val="20"/>
          <w:szCs w:val="20"/>
        </w:rPr>
        <w:t xml:space="preserve"> which is typical for remote </w:t>
      </w:r>
      <w:r w:rsidR="0022431D">
        <w:rPr>
          <w:rFonts w:ascii="Times New Roman" w:hAnsi="Times New Roman" w:cs="Times New Roman"/>
          <w:color w:val="000000" w:themeColor="text1"/>
          <w:sz w:val="20"/>
          <w:szCs w:val="20"/>
        </w:rPr>
        <w:t>O</w:t>
      </w:r>
      <w:r w:rsidR="00374E34" w:rsidRPr="004758A9">
        <w:rPr>
          <w:rFonts w:ascii="Times New Roman" w:hAnsi="Times New Roman" w:cs="Times New Roman"/>
          <w:color w:val="000000" w:themeColor="text1"/>
          <w:sz w:val="20"/>
          <w:szCs w:val="20"/>
        </w:rPr>
        <w:t xml:space="preserve">cean carboxylic acids </w:t>
      </w:r>
      <w:r w:rsidR="00374E3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{"citationID":"nP5n7IJW","properties":{"formattedCitation":"(Dominutti et al., 2022)","plainCitation":"(Dominutti et al., 2022)","noteIndex":0},"citationItems":[{"id":2396,"uris":["http://zotero.org/groups/3856298/items/U4LGBPIR"],"itemData":{"id":2396,"type":"article-journal","container-title":"ACS Earth and Space Chemistry","DOI":"10.1021/acsearthspacechem.2c00149","ISSN":"2472-3452, 2472-3452","issue":"10","journalAbbreviation":"ACS Earth Space Chem.","language":"en","page":"2412-2431","source":"DOI.org (Crossref)","title":"Evaluation of the Sources, Precursors, and Processing of Aerosols at a High-Altitude Tropical Site","volume":"6","author":[{"family":"Dominutti","given":"Pamela A."},{"family":"Chevassus","given":"Emmanuel"},{"family":"Baray","given":"Jean-Luc"},{"family":"Jaffrezo","given":"Jean-Luc"},{"family":"Borbon","given":"Agnès"},{"family":"Colomb","given":"Aurèlie"},{"family":"Deguillaume","given":"Laurent"},{"family":"El Gdachi","given":"Samira"},{"family":"Houdier","given":"Stephan"},{"family":"Leriche","given":"Maud"},{"family":"Metzger","given":"Jean-Marc"},{"family":"Rocco","given":"Manon"},{"family":"Tulet","given":"Pierre"},{"family":"Sellegri","given":"Karine"},{"family":"Freney","given":"Evelyn"}],"issued":{"date-parts":[["2022",10,20]]},"citation-key":"dominuttiEvaluationSourcesPrecursors2022"}}],"schema":"https://github.com/citation-style-language/schema/raw/master/csl-citation.json"} </w:instrText>
      </w:r>
      <w:r w:rsidR="00374E3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(Dominutti et al., 2022)</w:t>
      </w:r>
      <w:r w:rsidR="00374E34" w:rsidRPr="004758A9">
        <w:rPr>
          <w:rFonts w:ascii="Times New Roman" w:hAnsi="Times New Roman" w:cs="Times New Roman"/>
          <w:color w:val="000000" w:themeColor="text1"/>
          <w:sz w:val="20"/>
          <w:szCs w:val="20"/>
        </w:rPr>
        <w:fldChar w:fldCharType="end"/>
      </w:r>
      <w:r w:rsidR="00374E34" w:rsidRPr="004758A9">
        <w:rPr>
          <w:rFonts w:ascii="Times New Roman" w:hAnsi="Times New Roman" w:cs="Times New Roman"/>
          <w:color w:val="000000" w:themeColor="text1"/>
          <w:sz w:val="20"/>
          <w:szCs w:val="20"/>
        </w:rPr>
        <w:t>.</w:t>
      </w:r>
    </w:p>
    <w:p w14:paraId="66BCCEFB" w14:textId="026C8921" w:rsidR="00113451" w:rsidRPr="004758A9" w:rsidRDefault="00A70584"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In contrast, C</w:t>
      </w:r>
      <w:r w:rsidRPr="004758A9">
        <w:rPr>
          <w:rFonts w:ascii="Times New Roman" w:hAnsi="Times New Roman" w:cs="Times New Roman"/>
          <w:color w:val="000000" w:themeColor="text1"/>
          <w:sz w:val="20"/>
          <w:szCs w:val="20"/>
          <w:vertAlign w:val="subscript"/>
        </w:rPr>
        <w:t>x</w:t>
      </w:r>
      <w:r w:rsidRPr="004758A9">
        <w:rPr>
          <w:rFonts w:ascii="Times New Roman" w:hAnsi="Times New Roman" w:cs="Times New Roman"/>
          <w:color w:val="000000" w:themeColor="text1"/>
          <w:sz w:val="20"/>
          <w:szCs w:val="20"/>
        </w:rPr>
        <w:t>H</w:t>
      </w:r>
      <w:r w:rsidRPr="004758A9">
        <w:rPr>
          <w:rFonts w:ascii="Times New Roman" w:hAnsi="Times New Roman" w:cs="Times New Roman"/>
          <w:color w:val="000000" w:themeColor="text1"/>
          <w:sz w:val="20"/>
          <w:szCs w:val="20"/>
          <w:vertAlign w:val="subscript"/>
        </w:rPr>
        <w:t>y</w:t>
      </w:r>
      <w:r w:rsidRPr="004758A9">
        <w:rPr>
          <w:rFonts w:ascii="Times New Roman" w:hAnsi="Times New Roman" w:cs="Times New Roman"/>
          <w:color w:val="000000" w:themeColor="text1"/>
          <w:sz w:val="20"/>
          <w:szCs w:val="20"/>
        </w:rPr>
        <w:t xml:space="preserve"> (aliphatics) ions family (m/z 13.00, m/z 15.02, m/z 16.03…) contribute</w:t>
      </w:r>
      <w:r w:rsidR="003A6B81" w:rsidRPr="004758A9">
        <w:rPr>
          <w:rFonts w:ascii="Times New Roman" w:hAnsi="Times New Roman" w:cs="Times New Roman"/>
          <w:color w:val="000000" w:themeColor="text1"/>
          <w:sz w:val="20"/>
          <w:szCs w:val="20"/>
        </w:rPr>
        <w:t>s</w:t>
      </w:r>
      <w:r w:rsidRPr="004758A9">
        <w:rPr>
          <w:rFonts w:ascii="Times New Roman" w:hAnsi="Times New Roman" w:cs="Times New Roman"/>
          <w:color w:val="000000" w:themeColor="text1"/>
          <w:sz w:val="20"/>
          <w:szCs w:val="20"/>
        </w:rPr>
        <w:t xml:space="preserve"> only 13.7% to MO-OOA total mass spectra intensity. Nitrogen-containing ions fragments constituted a very low portion of the signal (0.8%), similarly to previous remote ocean measurements </w:t>
      </w:r>
      <w:r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{"citationID":"BegVNfil","properties":{"formattedCitation":"(Jurgita Ovadnevaite, Ceburnis, et al. 2011)","plainCitation":"(Jurgita Ovadnevaite, Ceburnis, et al. 2011)","dontUpdate":true,"noteIndex":0},"citationItems":[{"id":1688,"uris":["http://zotero.org/groups/3856298/items/3NBFSTA8"],"itemData":{"id":1688,"type":"article-journal","container-title":"Geophysical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474BA9" w:rsidRPr="004758A9">
        <w:rPr>
          <w:rFonts w:ascii="Times New Roman" w:hAnsi="Times New Roman" w:cs="Times New Roman"/>
          <w:sz w:val="20"/>
        </w:rPr>
        <w:t>(Ovadnevaite</w:t>
      </w:r>
      <w:r w:rsidR="00100703" w:rsidRPr="004758A9">
        <w:rPr>
          <w:rFonts w:ascii="Times New Roman" w:hAnsi="Times New Roman" w:cs="Times New Roman"/>
          <w:sz w:val="20"/>
        </w:rPr>
        <w:t xml:space="preserve"> </w:t>
      </w:r>
      <w:r w:rsidR="00474BA9" w:rsidRPr="004758A9">
        <w:rPr>
          <w:rFonts w:ascii="Times New Roman" w:hAnsi="Times New Roman" w:cs="Times New Roman"/>
          <w:sz w:val="20"/>
        </w:rPr>
        <w:t>et al. 2011)</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A13C3" w:rsidRPr="004758A9">
        <w:rPr>
          <w:rFonts w:ascii="Times New Roman" w:hAnsi="Times New Roman" w:cs="Times New Roman"/>
          <w:color w:val="000000" w:themeColor="text1"/>
          <w:sz w:val="20"/>
          <w:szCs w:val="20"/>
        </w:rPr>
        <w:t xml:space="preserve">The </w:t>
      </w:r>
      <w:r w:rsidR="008E1E61" w:rsidRPr="004758A9">
        <w:rPr>
          <w:rFonts w:ascii="Times New Roman" w:hAnsi="Times New Roman" w:cs="Times New Roman"/>
          <w:color w:val="000000" w:themeColor="text1"/>
          <w:sz w:val="20"/>
          <w:szCs w:val="20"/>
        </w:rPr>
        <w:t>weak contribution from C</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rPr>
        <w:t>H</w:t>
      </w:r>
      <w:r w:rsidR="008E1E61" w:rsidRPr="004758A9">
        <w:rPr>
          <w:rFonts w:ascii="Times New Roman" w:hAnsi="Times New Roman" w:cs="Times New Roman"/>
          <w:color w:val="000000" w:themeColor="text1"/>
          <w:sz w:val="20"/>
          <w:szCs w:val="20"/>
          <w:vertAlign w:val="subscript"/>
        </w:rPr>
        <w:t>3</w:t>
      </w:r>
      <w:r w:rsidR="008E1E61" w:rsidRPr="004758A9">
        <w:rPr>
          <w:rFonts w:ascii="Times New Roman" w:hAnsi="Times New Roman" w:cs="Times New Roman"/>
          <w:color w:val="000000" w:themeColor="text1"/>
          <w:sz w:val="20"/>
          <w:szCs w:val="20"/>
        </w:rPr>
        <w:t>O</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(3.16%) which has been reported to be predominantly due to non-acid oxygenates (Ng </w:t>
      </w:r>
      <w:r w:rsidR="00485B74" w:rsidRPr="004758A9">
        <w:rPr>
          <w:rFonts w:ascii="Times New Roman" w:hAnsi="Times New Roman" w:cs="Times New Roman"/>
          <w:i/>
          <w:color w:val="000000" w:themeColor="text1"/>
          <w:sz w:val="20"/>
          <w:szCs w:val="20"/>
        </w:rPr>
        <w:t>et al</w:t>
      </w:r>
      <w:r w:rsidR="008E1E61" w:rsidRPr="004758A9">
        <w:rPr>
          <w:rFonts w:ascii="Times New Roman" w:hAnsi="Times New Roman" w:cs="Times New Roman"/>
          <w:color w:val="000000" w:themeColor="text1"/>
          <w:sz w:val="20"/>
          <w:szCs w:val="20"/>
        </w:rPr>
        <w:t>., 2011</w:t>
      </w:r>
      <w:r w:rsidR="00FA5B9C" w:rsidRPr="004758A9">
        <w:rPr>
          <w:rFonts w:ascii="Times New Roman" w:hAnsi="Times New Roman" w:cs="Times New Roman"/>
          <w:color w:val="000000" w:themeColor="text1"/>
          <w:sz w:val="20"/>
          <w:szCs w:val="20"/>
        </w:rPr>
        <w:t>a) suggests</w:t>
      </w:r>
      <w:r w:rsidR="008E1E61" w:rsidRPr="004758A9">
        <w:rPr>
          <w:rFonts w:ascii="Times New Roman" w:hAnsi="Times New Roman" w:cs="Times New Roman"/>
          <w:color w:val="000000" w:themeColor="text1"/>
          <w:sz w:val="20"/>
          <w:szCs w:val="20"/>
        </w:rPr>
        <w:t xml:space="preserve"> a considerable prevalence of aging/oxidation during transport over the North-East Atlantic Ocean</w:t>
      </w:r>
      <w:r w:rsidR="006C18E4" w:rsidRPr="004758A9">
        <w:rPr>
          <w:rFonts w:ascii="Times New Roman" w:hAnsi="Times New Roman" w:cs="Times New Roman"/>
          <w:color w:val="000000" w:themeColor="text1"/>
          <w:sz w:val="20"/>
          <w:szCs w:val="20"/>
        </w:rPr>
        <w:t>.</w:t>
      </w:r>
      <w:r w:rsidR="003153CD"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 xml:space="preserve">This is also further confirmed by the low m/z 43:44 ratio of 0.12 hinting to MO-OOA rather than less oxidised species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{"citationID":"vtNCXaJX","properties":{"formattedCitation":"(Ng et al., 2011)","plainCitation":"(Ng et al., 2011)","noteIndex":0},"citationItems":[{"id":79,"uris":["http://zotero.org/users/5865966/items/E4DAL979"],"itemData":{"id":79,"type":"article-journal","container-title":"Atmospheric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(Ng et al., 2011)</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 xml:space="preserve">This factor respective O:C ratio and H:C ratio of 0.78 and 1.17 </w:t>
      </w:r>
      <w:r w:rsidR="006C18E4" w:rsidRPr="004758A9">
        <w:rPr>
          <w:rFonts w:ascii="Times New Roman" w:hAnsi="Times New Roman" w:cs="Times New Roman"/>
          <w:color w:val="000000" w:themeColor="text1"/>
          <w:sz w:val="20"/>
          <w:szCs w:val="20"/>
        </w:rPr>
        <w:t>further agree with</w:t>
      </w:r>
      <w:r w:rsidR="008E1E6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 reported</w:t>
      </w:r>
      <w:r w:rsidR="008E1E61" w:rsidRPr="004758A9">
        <w:rPr>
          <w:rFonts w:ascii="Times New Roman" w:hAnsi="Times New Roman" w:cs="Times New Roman"/>
          <w:color w:val="000000" w:themeColor="text1"/>
          <w:sz w:val="20"/>
          <w:szCs w:val="20"/>
        </w:rPr>
        <w:t xml:space="preserve"> at other</w:t>
      </w:r>
      <w:r w:rsidR="006C18E4" w:rsidRPr="004758A9">
        <w:rPr>
          <w:rFonts w:ascii="Times New Roman" w:hAnsi="Times New Roman" w:cs="Times New Roman"/>
          <w:color w:val="000000" w:themeColor="text1"/>
          <w:sz w:val="20"/>
          <w:szCs w:val="20"/>
        </w:rPr>
        <w:t xml:space="preserve"> similar</w:t>
      </w:r>
      <w:r w:rsidR="008E1E61" w:rsidRPr="004758A9">
        <w:rPr>
          <w:rFonts w:ascii="Times New Roman" w:hAnsi="Times New Roman" w:cs="Times New Roman"/>
          <w:color w:val="000000" w:themeColor="text1"/>
          <w:sz w:val="20"/>
          <w:szCs w:val="20"/>
        </w:rPr>
        <w:t xml:space="preserve"> locations</w:t>
      </w:r>
      <w:r w:rsidR="006C18E4" w:rsidRPr="004758A9">
        <w:rPr>
          <w:rFonts w:ascii="Times New Roman" w:hAnsi="Times New Roman" w:cs="Times New Roman"/>
          <w:color w:val="000000" w:themeColor="text1"/>
          <w:sz w:val="20"/>
          <w:szCs w:val="20"/>
        </w:rPr>
        <w:t xml:space="preserve"> (</w:t>
      </w:r>
      <w:r w:rsidR="00953AAC"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4</w:t>
      </w:r>
      <w:r w:rsidR="00953AAC"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w:t>
      </w:r>
      <w:r w:rsidR="008E1E61" w:rsidRPr="004758A9">
        <w:rPr>
          <w:rFonts w:ascii="Times New Roman" w:hAnsi="Times New Roman" w:cs="Times New Roman"/>
          <w:color w:val="000000" w:themeColor="text1"/>
          <w:sz w:val="20"/>
          <w:szCs w:val="20"/>
        </w:rPr>
        <w:t xml:space="preserve"> </w:t>
      </w:r>
      <w:r w:rsidR="003A6B81" w:rsidRPr="004758A9">
        <w:rPr>
          <w:rFonts w:ascii="Times New Roman" w:hAnsi="Times New Roman" w:cs="Times New Roman"/>
          <w:color w:val="000000" w:themeColor="text1"/>
          <w:sz w:val="20"/>
          <w:szCs w:val="20"/>
        </w:rPr>
        <w:t>also has</w:t>
      </w:r>
      <w:r w:rsidR="008E1E61" w:rsidRPr="004758A9">
        <w:rPr>
          <w:rFonts w:ascii="Times New Roman" w:hAnsi="Times New Roman" w:cs="Times New Roman"/>
          <w:color w:val="000000" w:themeColor="text1"/>
          <w:sz w:val="20"/>
          <w:szCs w:val="20"/>
        </w:rPr>
        <w:t xml:space="preserve"> a strong contribution from CO</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(25</w:t>
      </w:r>
      <w:r w:rsidR="0036533D" w:rsidRPr="004758A9">
        <w:rPr>
          <w:rFonts w:ascii="Times New Roman" w:hAnsi="Times New Roman" w:cs="Times New Roman"/>
          <w:color w:val="000000" w:themeColor="text1"/>
          <w:sz w:val="20"/>
          <w:szCs w:val="20"/>
        </w:rPr>
        <w:t>.7</w:t>
      </w:r>
      <w:r w:rsidR="004C7272" w:rsidRPr="004758A9">
        <w:rPr>
          <w:rFonts w:ascii="Times New Roman" w:hAnsi="Times New Roman" w:cs="Times New Roman"/>
          <w:color w:val="000000" w:themeColor="text1"/>
          <w:sz w:val="20"/>
          <w:szCs w:val="20"/>
        </w:rPr>
        <w:t>%) which</w:t>
      </w:r>
      <w:r w:rsidR="008E1E61" w:rsidRPr="004758A9">
        <w:rPr>
          <w:rFonts w:ascii="Times New Roman" w:hAnsi="Times New Roman" w:cs="Times New Roman"/>
          <w:color w:val="000000" w:themeColor="text1"/>
          <w:sz w:val="20"/>
          <w:szCs w:val="20"/>
        </w:rPr>
        <w:t xml:space="preserve"> is assumed to originate mainly from acids or acid-derived compounds</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{"citationID":"Unm0bM0U","properties":{"formattedCitation":"(Duplissy et al., 2011; Ng et al., 2011)","plainCitation":"(Duplissy et al., 2011; Ng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 Ng et al., 2011)</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that are known to be mostly water-soluble</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{"citationID":"yUisC5cc","properties":{"formattedCitation":"(Decesari et al., 2007)","plainCitation":"(Decesari et al., 2007)","noteIndex":0},"citationItems":[{"id":2384,"uris":["http://zotero.org/groups/3856298/items/GSTNYYZU"],"itemData":{"id":2384,"type":"article-journal","container-title":"Environmental Science &amp; Technology","DOI":"10.1021/es061711l","ISSN":"0013-936X, 1520-5851","issue":"7","journalAbbreviation":"Environ. Sci. Technol.","language":"en","page":"2479-2484","source":"DOI.org (Crossref)","title":"Source Attribution of Water-Soluble Organic Aerosol by Nuclear Magnetic Resonance Spectroscopy","volume":"41","author":[{"family":"Decesari","given":"Stefano"},{"family":"Mircea","given":"Mihaiela"},{"family":"Cavalli","given":"Fabrizia"},{"family":"Fuzzi","given":"Sandro"},{"family":"Moretti","given":"Fabio"},{"family":"Tagliavini","given":"Emilio"},{"family":"Facchini","given":"Maria Cristina"}],"issued":{"date-parts":[["2007",4,1]]},"citation-key":"decesariSourceAttributionWaterSoluble2007"}}],"schema":"https://github.com/citation-style-language/schema/raw/master/csl-citation.json"}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(Decesari et al., 2007)</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such as organic acids (e.g., mesotartaric acid, meso-erythritol, tartaric acid, oxalic acid)</w:t>
      </w:r>
      <w:r w:rsidR="00406ABB"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formed from oligomerization of small α-dicarbonyls (e.g., glyoxal)</w:t>
      </w:r>
      <w:bookmarkStart w:id="161" w:name="_Hlk119062862"/>
      <w:r w:rsidR="006C18E4"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{"citationID":"ZnOiWeEX","properties":{"formattedCitation":"(Cui et al., 2022)","plainCitation":"(Cui et al., 2022)","noteIndex":0},"citationItems":[{"id":1157,"uris":["http://zotero.org/groups/3856298/items/SC7ZSVAL"],"itemData":{"id":1157,"type":"article-journal","abstract":"Abstract. Refractory black carbon (rBC) aerosols play an important role in\nair quality and climate change, yet highly time-resolved and detailed\ninvestigations on the physicochemical properties of rBC and its associated\ncoating are still scarce. In this work, we used a laser-only Aerodyne soot\nparticle aerosol mass spectrometer (SP-AMS) to exclusively measure\nrBC-containing (rBCc) particles, and we compared their properties with those of the total nonrefractory submicron particles (NR-PM1) measured in parallel by a high-resolution AMS (HR-AMS) in Shanghai. Observations showed that, overall, rBC was thickly coated, with an average mass ratio of coating to rBC core (RBC) of </w:instrText>
      </w:r>
      <w:r w:rsidR="00001419">
        <w:rPr>
          <w:rFonts w:ascii="Cambria Math" w:hAnsi="Cambria Math" w:cs="Cambria Math"/>
          <w:color w:val="000000" w:themeColor="text1"/>
          <w:sz w:val="20"/>
          <w:szCs w:val="20"/>
        </w:rPr>
        <w:instrText>∼</w:instrText>
      </w:r>
      <w:r w:rsidR="00001419">
        <w:rPr>
          <w:rFonts w:ascii="Times New Roman" w:hAnsi="Times New Roman" w:cs="Times New Roman"/>
          <w:color w:val="000000" w:themeColor="text1"/>
          <w:sz w:val="20"/>
          <w:szCs w:val="20"/>
        </w:rPr>
        <w:instrText xml:space="preserve">5.0 (±1.7). However, the ratio of the mass of the rBC-coating species to the mass of those species in NR-PM1 was only 19.1 (±4.9) %; sulfate tended to condense preferentially on non-rBC particles, so the ratio of the sulfate on rBC to the NR-PM1 sulfate was only 7.4 (±2.2) %, while the majority (72.7±21.0 %) of the primary organic aerosols (POA) were associated with rBC. Positive matrix factorization revealed that organics emitted from cooking did not coat rBC, and a portion of the organics that coated rBC was from biomass burning; such organics were unidentifiable in NR-PM1. Small rBCc particles were predominantly from traffic, while large-sized ones were often mixed with secondary components and typically had a thick coating. Sulfate and secondary organic aerosol (SOA) species were generated mainly through daytime photochemical oxidation (SOA formation, likely associated with in situ chemical conversion of traffic-related POA to SOA), while nocturnal heterogeneous formation was dominant for nitrate; we also estimated an average time of 5–19 h for those secondary species to coat rBC.\nDuring a short period that was affected by ship emissions, particles were\ncharacterized as having a high vanadium concentration (on average 6.3±3.1 ng m−3) and a mean vanadium/nickel mass ratio of 2.0 (±0.6). Furthermore, the size-resolved hygroscopicity parameter\n(κrBCc) of rBCc particles was obtained based on their full chemical characterization, and was parameterized as κrBCc(x)=0.29–0.14 × exp⁡(-0.006×x) (where x ranges from 150 to 1000 nm). Under critical supersaturations (SSC) of 0.1 % and 0.2 %, the D50 values were\n166 (±16) and 110 (±5) nm, respectively, and 16 (±3) % and 59 (±4) %, respectively, of the rBCc particles by number could be activated into cloud condensation nuclei (CCN). Our findings are valuable for advancing the understanding of BC chemistry as well as the effective control of atmospheric BC pollution.","container-title":"Atmospheric Chemistry and Physics","DOI":"10.5194/acp-22-8073-2022","ISSN":"1680-7324","issue":"12","journalAbbreviation":"Atmos. Chem. Phys.","language":"en","page":"8073-8096","source":"DOI.org (Crossref)","title":"Chemical properties, sources and size-resolved hygroscopicity of submicron black-carbon-containing aerosols in urban Shanghai","volume":"22","author":[{"family":"Cui","given":"Shijie"},{"family":"Huang","given":"Dan Dan"},{"family":"Wu","given":"Yangzhou"},{"family":"Wang","given":"Junfeng"},{"family":"Shen","given":"Fuzhen"},{"family":"Xian","given":"Jiukun"},{"family":"Zhang","given":"Yunjiang"},{"family":"Wang","given":"Hongli"},{"family":"Huang","given":"Cheng"},{"family":"Liao","given":"Hong"},{"family":"Ge","given":"Xinlei"}],"issued":{"date-parts":[["2022",6,22]]},"citation-key":"cuiChemicalPropertiesSources2022"}}],"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(Cui et al., 2022)</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3D7205" w:rsidRPr="004758A9">
        <w:rPr>
          <w:rFonts w:ascii="Times New Roman" w:hAnsi="Times New Roman" w:cs="Times New Roman"/>
          <w:color w:val="000000" w:themeColor="text1"/>
          <w:sz w:val="20"/>
          <w:szCs w:val="20"/>
        </w:rPr>
        <w:t xml:space="preserve"> </w:t>
      </w:r>
      <w:bookmarkEnd w:id="161"/>
    </w:p>
    <w:bookmarkEnd w:id="160"/>
    <w:p w14:paraId="37727DD8" w14:textId="0E5BB756" w:rsidR="00F6522D" w:rsidRDefault="00A70584" w:rsidP="00F6522D">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 xml:space="preserve">MO-OOA formation through ozonolysis </w:t>
      </w:r>
      <w:r w:rsidR="003A6B81" w:rsidRPr="004758A9">
        <w:rPr>
          <w:rFonts w:ascii="Times New Roman" w:hAnsi="Times New Roman" w:cs="Times New Roman"/>
          <w:sz w:val="20"/>
          <w:szCs w:val="20"/>
        </w:rPr>
        <w:t>is</w:t>
      </w:r>
      <w:r w:rsidRPr="004758A9">
        <w:rPr>
          <w:rFonts w:ascii="Times New Roman" w:hAnsi="Times New Roman" w:cs="Times New Roman"/>
          <w:sz w:val="20"/>
          <w:szCs w:val="20"/>
        </w:rPr>
        <w:t xml:space="preserve"> </w:t>
      </w:r>
      <w:r w:rsidR="003153CD" w:rsidRPr="004758A9">
        <w:rPr>
          <w:rFonts w:ascii="Times New Roman" w:hAnsi="Times New Roman" w:cs="Times New Roman"/>
          <w:sz w:val="20"/>
          <w:szCs w:val="20"/>
        </w:rPr>
        <w:t xml:space="preserve">postulated based on </w:t>
      </w:r>
      <w:r w:rsidRPr="004758A9">
        <w:rPr>
          <w:rFonts w:ascii="Times New Roman" w:hAnsi="Times New Roman" w:cs="Times New Roman"/>
          <w:sz w:val="20"/>
          <w:szCs w:val="20"/>
        </w:rPr>
        <w:t>a robust hourly averaged correlation (R=0.67) of MO-OOA to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across the entire observational period (Figure </w:t>
      </w:r>
      <w:r w:rsidR="00AF4967">
        <w:rPr>
          <w:rFonts w:ascii="Times New Roman" w:hAnsi="Times New Roman" w:cs="Times New Roman"/>
          <w:sz w:val="20"/>
          <w:szCs w:val="20"/>
        </w:rPr>
        <w:t>S6</w:t>
      </w:r>
      <w:r w:rsidR="006A13C3" w:rsidRPr="004758A9">
        <w:rPr>
          <w:rFonts w:ascii="Times New Roman" w:hAnsi="Times New Roman" w:cs="Times New Roman"/>
          <w:sz w:val="20"/>
          <w:szCs w:val="20"/>
        </w:rPr>
        <w:t>-B</w:t>
      </w:r>
      <w:r w:rsidRPr="004758A9">
        <w:rPr>
          <w:rFonts w:ascii="Times New Roman" w:hAnsi="Times New Roman" w:cs="Times New Roman"/>
          <w:sz w:val="20"/>
          <w:szCs w:val="20"/>
        </w:rPr>
        <w:t xml:space="preserve">). </w:t>
      </w:r>
      <w:r w:rsidR="006231E2" w:rsidRPr="004758A9">
        <w:rPr>
          <w:rFonts w:ascii="Times New Roman" w:hAnsi="Times New Roman" w:cs="Times New Roman"/>
          <w:color w:val="000000" w:themeColor="text1"/>
          <w:sz w:val="20"/>
          <w:szCs w:val="20"/>
        </w:rPr>
        <w:t>Using the</w:t>
      </w:r>
      <w:r w:rsidRPr="004758A9">
        <w:rPr>
          <w:rFonts w:ascii="Times New Roman" w:hAnsi="Times New Roman" w:cs="Times New Roman"/>
          <w:color w:val="000000" w:themeColor="text1"/>
          <w:sz w:val="20"/>
          <w:szCs w:val="20"/>
        </w:rPr>
        <w:t xml:space="preserve"> effective transfer entropy test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{"citationID":"suKsbjJV","properties":{"formattedCitation":"(Behrendt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(Behrendt et al., 2019)</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further reveals</w:t>
      </w:r>
      <w:r w:rsidRPr="004758A9">
        <w:rPr>
          <w:rFonts w:ascii="Times New Roman" w:hAnsi="Times New Roman" w:cs="Times New Roman"/>
          <w:color w:val="000000" w:themeColor="text1"/>
          <w:sz w:val="20"/>
          <w:szCs w:val="20"/>
        </w:rPr>
        <w:t xml:space="preserve"> the non-linear dynamics between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and MO-OOA, indicating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as a significant reactant in the formation of MO-OOA from its precursors</w:t>
      </w:r>
      <w:r w:rsidR="006231E2" w:rsidRPr="004758A9">
        <w:rPr>
          <w:rFonts w:ascii="Times New Roman" w:hAnsi="Times New Roman" w:cs="Times New Roman"/>
          <w:color w:val="000000" w:themeColor="text1"/>
          <w:sz w:val="20"/>
          <w:szCs w:val="20"/>
        </w:rPr>
        <w:t xml:space="preserve"> with a transfer entropy value</w:t>
      </w:r>
      <w:r w:rsid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Pr>
          <w:rFonts w:ascii="Times New Roman" w:hAnsi="Times New Roman" w:cs="Times New Roman"/>
          <w:color w:val="000000" w:themeColor="text1"/>
          <w:sz w:val="20"/>
          <w:szCs w:val="20"/>
        </w:rPr>
        <w:t>)</w:t>
      </w:r>
      <w:r w:rsidR="006231E2" w:rsidRPr="004758A9">
        <w:rPr>
          <w:rFonts w:ascii="Times New Roman" w:hAnsi="Times New Roman" w:cs="Times New Roman"/>
          <w:color w:val="000000" w:themeColor="text1"/>
          <w:sz w:val="20"/>
          <w:szCs w:val="20"/>
        </w:rPr>
        <w:t xml:space="preserve"> of 0.0144 and </w:t>
      </w:r>
      <w:r w:rsidR="003F0E5F" w:rsidRPr="004758A9">
        <w:rPr>
          <w:rFonts w:ascii="Times New Roman" w:hAnsi="Times New Roman" w:cs="Times New Roman"/>
          <w:color w:val="000000" w:themeColor="text1"/>
          <w:sz w:val="20"/>
          <w:szCs w:val="20"/>
        </w:rPr>
        <w:t xml:space="preserve">an </w:t>
      </w:r>
      <w:r w:rsidR="006231E2" w:rsidRPr="004758A9">
        <w:rPr>
          <w:rFonts w:ascii="Times New Roman" w:hAnsi="Times New Roman" w:cs="Times New Roman"/>
          <w:color w:val="000000" w:themeColor="text1"/>
          <w:sz w:val="20"/>
          <w:szCs w:val="20"/>
        </w:rPr>
        <w:t>effective transfer entropy value of</w:t>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 xml:space="preserve"> 0.0127 ± 0.0009</w:t>
      </w:r>
      <w:r w:rsidR="003F0E5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(p-value&lt;0.05</w:t>
      </w:r>
      <w:r w:rsidR="006231E2"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w:t>
      </w:r>
      <w:r w:rsidR="003F0E5F" w:rsidRPr="004758A9">
        <w:t xml:space="preserve"> </w:t>
      </w:r>
      <w:r w:rsidR="003F0E5F" w:rsidRPr="004758A9">
        <w:rPr>
          <w:rFonts w:ascii="Times New Roman" w:hAnsi="Times New Roman" w:cs="Times New Roman"/>
          <w:color w:val="000000" w:themeColor="text1"/>
          <w:sz w:val="20"/>
          <w:szCs w:val="20"/>
        </w:rPr>
        <w:t>In other words, there is a significant directional information flow between the two time series</w:t>
      </w:r>
      <w:r w:rsidR="001774BB">
        <w:rPr>
          <w:rFonts w:ascii="Times New Roman" w:hAnsi="Times New Roman" w:cs="Times New Roman"/>
          <w:color w:val="000000" w:themeColor="text1"/>
          <w:sz w:val="20"/>
          <w:szCs w:val="20"/>
        </w:rPr>
        <w:t>.</w:t>
      </w:r>
      <w:r w:rsidR="00A25B75" w:rsidRP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sidRPr="00A25B75">
        <w:rPr>
          <w:rFonts w:ascii="Times New Roman" w:hAnsi="Times New Roman" w:cs="Times New Roman"/>
          <w:color w:val="000000" w:themeColor="text1"/>
          <w:sz w:val="20"/>
          <w:szCs w:val="20"/>
        </w:rPr>
        <w:t xml:space="preserve"> also shows that MO-OOA is a mix of local (Peat-OA) and regional</w:t>
      </w:r>
      <w:r w:rsidR="00A25B75">
        <w:rPr>
          <w:rFonts w:ascii="Times New Roman" w:hAnsi="Times New Roman" w:cs="Times New Roman"/>
          <w:color w:val="000000" w:themeColor="text1"/>
          <w:sz w:val="20"/>
          <w:szCs w:val="20"/>
        </w:rPr>
        <w:t xml:space="preserve"> marine</w:t>
      </w:r>
      <w:r w:rsidR="00A25B75" w:rsidRPr="00A25B75">
        <w:rPr>
          <w:rFonts w:ascii="Times New Roman" w:hAnsi="Times New Roman" w:cs="Times New Roman"/>
          <w:color w:val="000000" w:themeColor="text1"/>
          <w:sz w:val="20"/>
          <w:szCs w:val="20"/>
        </w:rPr>
        <w:t xml:space="preserve"> influence (PMOA, </w:t>
      </w:r>
      <w:r w:rsidR="00A25B75">
        <w:rPr>
          <w:rFonts w:ascii="Times New Roman" w:hAnsi="Times New Roman" w:cs="Times New Roman"/>
          <w:color w:val="000000" w:themeColor="text1"/>
          <w:sz w:val="20"/>
          <w:szCs w:val="20"/>
        </w:rPr>
        <w:t>but also</w:t>
      </w:r>
      <w:r w:rsidR="00A25B75" w:rsidRPr="00A25B75">
        <w:rPr>
          <w:rFonts w:ascii="Times New Roman" w:hAnsi="Times New Roman" w:cs="Times New Roman"/>
          <w:color w:val="000000" w:themeColor="text1"/>
          <w:sz w:val="20"/>
          <w:szCs w:val="20"/>
        </w:rPr>
        <w:t xml:space="preserve"> MSA-OA to a lesser extent) </w:t>
      </w:r>
      <w:r w:rsidR="00AF4967">
        <w:rPr>
          <w:rFonts w:ascii="Times New Roman" w:hAnsi="Times New Roman" w:cs="Times New Roman"/>
          <w:color w:val="000000" w:themeColor="text1"/>
          <w:sz w:val="20"/>
          <w:szCs w:val="20"/>
        </w:rPr>
        <w:t xml:space="preserve">all eventually concurring to MO-OOA formation, </w:t>
      </w:r>
      <w:r w:rsidR="00A25B75" w:rsidRPr="00A25B75">
        <w:rPr>
          <w:rFonts w:ascii="Times New Roman" w:hAnsi="Times New Roman" w:cs="Times New Roman"/>
          <w:color w:val="000000" w:themeColor="text1"/>
          <w:sz w:val="20"/>
          <w:szCs w:val="20"/>
        </w:rPr>
        <w:t xml:space="preserve">with </w:t>
      </w:r>
      <w:r w:rsidR="00A25B75">
        <w:rPr>
          <w:rFonts w:ascii="Times New Roman" w:hAnsi="Times New Roman" w:cs="Times New Roman"/>
          <w:color w:val="000000" w:themeColor="text1"/>
          <w:sz w:val="20"/>
          <w:szCs w:val="20"/>
        </w:rPr>
        <w:t>ozone</w:t>
      </w:r>
      <w:r w:rsidR="00A25B75" w:rsidRPr="00A25B75">
        <w:rPr>
          <w:rFonts w:ascii="Times New Roman" w:hAnsi="Times New Roman" w:cs="Times New Roman"/>
          <w:color w:val="000000" w:themeColor="text1"/>
          <w:sz w:val="20"/>
          <w:szCs w:val="20"/>
        </w:rPr>
        <w:t xml:space="preserve"> contributing 3x more information to MO-OOA than irradiance does.</w:t>
      </w:r>
      <w:r w:rsidR="001774BB">
        <w:rPr>
          <w:rFonts w:ascii="Times New Roman" w:hAnsi="Times New Roman" w:cs="Times New Roman"/>
          <w:color w:val="000000" w:themeColor="text1"/>
          <w:sz w:val="20"/>
          <w:szCs w:val="20"/>
        </w:rPr>
        <w:t xml:space="preserve"> </w:t>
      </w:r>
      <w:ins w:id="162" w:author="Fossum, Kirsten" w:date="2025-01-09T11:51:00Z">
        <w:r w:rsidR="00AD2DDD">
          <w:rPr>
            <w:rFonts w:ascii="Times New Roman" w:hAnsi="Times New Roman" w:cs="Times New Roman"/>
            <w:color w:val="000000" w:themeColor="text1"/>
            <w:sz w:val="20"/>
            <w:szCs w:val="20"/>
          </w:rPr>
          <w:t xml:space="preserve">Although, irradiance and ozone was measured onsite and may not be as directly related to conditions of aerosol during transport. </w:t>
        </w:r>
      </w:ins>
      <w:del w:id="163" w:author="Fossum, Kirsten" w:date="2025-01-09T11:52:00Z">
        <w:r w:rsidRPr="004758A9" w:rsidDel="0014563C">
          <w:rPr>
            <w:rFonts w:ascii="Times New Roman" w:hAnsi="Times New Roman" w:cs="Times New Roman"/>
            <w:sz w:val="20"/>
            <w:szCs w:val="20"/>
          </w:rPr>
          <w:delText xml:space="preserve">This </w:delText>
        </w:r>
      </w:del>
      <w:ins w:id="164" w:author="Fossum, Kirsten" w:date="2025-01-09T11:52:00Z">
        <w:r w:rsidR="0014563C">
          <w:rPr>
            <w:rFonts w:ascii="Times New Roman" w:hAnsi="Times New Roman" w:cs="Times New Roman"/>
            <w:sz w:val="20"/>
            <w:szCs w:val="20"/>
          </w:rPr>
          <w:t>Yet, this finding</w:t>
        </w:r>
        <w:r w:rsidR="0014563C" w:rsidRPr="004758A9">
          <w:rPr>
            <w:rFonts w:ascii="Times New Roman" w:hAnsi="Times New Roman" w:cs="Times New Roman"/>
            <w:sz w:val="20"/>
            <w:szCs w:val="20"/>
          </w:rPr>
          <w:t xml:space="preserve"> </w:t>
        </w:r>
      </w:ins>
      <w:r w:rsidRPr="004758A9">
        <w:rPr>
          <w:rFonts w:ascii="Times New Roman" w:hAnsi="Times New Roman" w:cs="Times New Roman"/>
          <w:sz w:val="20"/>
          <w:szCs w:val="20"/>
        </w:rPr>
        <w:t>aligns with studies showing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to be </w:t>
      </w:r>
      <w:r w:rsidR="003F0E5F" w:rsidRPr="004758A9">
        <w:rPr>
          <w:rFonts w:ascii="Times New Roman" w:hAnsi="Times New Roman" w:cs="Times New Roman"/>
          <w:sz w:val="20"/>
          <w:szCs w:val="20"/>
        </w:rPr>
        <w:t>a strong oxidation</w:t>
      </w:r>
      <w:r w:rsidRPr="004758A9">
        <w:rPr>
          <w:rFonts w:ascii="Times New Roman" w:hAnsi="Times New Roman" w:cs="Times New Roman"/>
          <w:sz w:val="20"/>
          <w:szCs w:val="20"/>
        </w:rPr>
        <w:t xml:space="preserve"> driver during summertime in the marine environment (Ovadnevaite </w:t>
      </w:r>
      <w:r w:rsidR="00485B74" w:rsidRPr="004758A9">
        <w:rPr>
          <w:rFonts w:ascii="Times New Roman" w:hAnsi="Times New Roman" w:cs="Times New Roman"/>
          <w:i/>
          <w:sz w:val="20"/>
          <w:szCs w:val="20"/>
        </w:rPr>
        <w:t>et al</w:t>
      </w:r>
      <w:r w:rsidRPr="004758A9">
        <w:rPr>
          <w:rFonts w:ascii="Times New Roman" w:hAnsi="Times New Roman" w:cs="Times New Roman"/>
          <w:sz w:val="20"/>
          <w:szCs w:val="20"/>
        </w:rPr>
        <w:t xml:space="preserve">., 2011), where </w:t>
      </w:r>
      <w:r w:rsidRPr="004758A9">
        <w:rPr>
          <w:rFonts w:ascii="Times New Roman" w:hAnsi="Times New Roman" w:cs="Times New Roman"/>
          <w:color w:val="000000" w:themeColor="text1"/>
          <w:sz w:val="20"/>
          <w:szCs w:val="20"/>
        </w:rPr>
        <w:t>unsaturated aliphatic chains (</w:t>
      </w:r>
      <w:r w:rsidRPr="004758A9">
        <w:rPr>
          <w:rFonts w:ascii="Times New Roman" w:hAnsi="Times New Roman" w:cs="Times New Roman"/>
          <w:sz w:val="20"/>
          <w:szCs w:val="20"/>
        </w:rPr>
        <w:t>C=C double bonds)</w:t>
      </w:r>
      <w:r w:rsidRPr="004758A9">
        <w:rPr>
          <w:rFonts w:ascii="Times New Roman" w:hAnsi="Times New Roman" w:cs="Times New Roman"/>
          <w:color w:val="000000" w:themeColor="text1"/>
          <w:sz w:val="20"/>
          <w:szCs w:val="20"/>
        </w:rPr>
        <w:t xml:space="preserve"> react with ozone to form oxidised compounds (Decesari </w:t>
      </w:r>
      <w:r w:rsidR="00485B74" w:rsidRPr="004758A9">
        <w:rPr>
          <w:rFonts w:ascii="Times New Roman" w:hAnsi="Times New Roman" w:cs="Times New Roman"/>
          <w:i/>
          <w:color w:val="000000" w:themeColor="text1"/>
          <w:sz w:val="20"/>
          <w:szCs w:val="20"/>
        </w:rPr>
        <w:t>et al</w:t>
      </w:r>
      <w:r w:rsidRPr="004758A9">
        <w:rPr>
          <w:rFonts w:ascii="Times New Roman" w:hAnsi="Times New Roman" w:cs="Times New Roman"/>
          <w:color w:val="000000" w:themeColor="text1"/>
          <w:sz w:val="20"/>
          <w:szCs w:val="20"/>
        </w:rPr>
        <w:t>, 2011).</w:t>
      </w:r>
      <w:r w:rsidR="00A25B75">
        <w:rPr>
          <w:rFonts w:ascii="Times New Roman" w:hAnsi="Times New Roman" w:cs="Times New Roman"/>
          <w:color w:val="000000" w:themeColor="text1"/>
          <w:sz w:val="20"/>
          <w:szCs w:val="20"/>
        </w:rPr>
        <w:t xml:space="preserve"> </w:t>
      </w:r>
    </w:p>
    <w:p w14:paraId="5E8D4B4F" w14:textId="0104FD35" w:rsidR="001774BB" w:rsidRDefault="001774BB" w:rsidP="00F6522D">
      <w:pPr>
        <w:spacing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br/>
      </w:r>
      <w:r w:rsidR="00F6522D">
        <w:rPr>
          <w:rFonts w:ascii="Times New Roman" w:hAnsi="Times New Roman" w:cs="Times New Roman"/>
          <w:noProof/>
          <w:color w:val="000000" w:themeColor="text1"/>
          <w:sz w:val="20"/>
          <w:szCs w:val="20"/>
          <w:lang w:val="en-IE" w:eastAsia="en-IE"/>
        </w:rPr>
        <w:drawing>
          <wp:inline distT="0" distB="0" distL="0" distR="0" wp14:anchorId="779E6F12" wp14:editId="1C153DAE">
            <wp:extent cx="4287982" cy="2363354"/>
            <wp:effectExtent l="0" t="0" r="0" b="0"/>
            <wp:docPr id="25513718" name="Picture 4" descr="A graph of orang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3718" name="Picture 4" descr="A graph of orange bar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6741" cy="2373693"/>
                    </a:xfrm>
                    <a:prstGeom prst="rect">
                      <a:avLst/>
                    </a:prstGeom>
                  </pic:spPr>
                </pic:pic>
              </a:graphicData>
            </a:graphic>
          </wp:inline>
        </w:drawing>
      </w:r>
    </w:p>
    <w:p w14:paraId="00FF3DE1" w14:textId="79CA66C7" w:rsidR="00AF4967" w:rsidRPr="004758A9" w:rsidRDefault="001774BB" w:rsidP="00AF4967">
      <w:pPr>
        <w:spacing w:line="360" w:lineRule="auto"/>
        <w:rPr>
          <w:rFonts w:ascii="Times New Roman" w:hAnsi="Times New Roman" w:cs="Times New Roman"/>
          <w:color w:val="000000" w:themeColor="text1"/>
          <w:sz w:val="20"/>
          <w:szCs w:val="2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3</w:t>
      </w:r>
      <w:r>
        <w:rPr>
          <w:rFonts w:ascii="Times New Roman" w:eastAsia="Times New Roman" w:hAnsi="Times New Roman" w:cs="Times New Roman"/>
          <w:b/>
          <w:color w:val="000000"/>
          <w:sz w:val="20"/>
          <w:szCs w:val="20"/>
        </w:rPr>
        <w:t>. Significant</w:t>
      </w:r>
      <w:r w:rsidR="00AF4967">
        <w:rPr>
          <w:rFonts w:ascii="Times New Roman" w:eastAsia="Times New Roman" w:hAnsi="Times New Roman" w:cs="Times New Roman"/>
          <w:b/>
          <w:color w:val="000000"/>
          <w:sz w:val="20"/>
          <w:szCs w:val="20"/>
        </w:rPr>
        <w:t xml:space="preserve"> (p-value=0)</w:t>
      </w:r>
      <w:r>
        <w:rPr>
          <w:rFonts w:ascii="Times New Roman" w:eastAsia="Times New Roman" w:hAnsi="Times New Roman" w:cs="Times New Roman"/>
          <w:b/>
          <w:color w:val="000000"/>
          <w:sz w:val="20"/>
          <w:szCs w:val="20"/>
        </w:rPr>
        <w:t xml:space="preserve"> effective transfer entropy flow values between PMF factors, </w:t>
      </w:r>
      <w:r w:rsidR="007C0BA3">
        <w:rPr>
          <w:rFonts w:ascii="Times New Roman" w:eastAsia="Times New Roman" w:hAnsi="Times New Roman" w:cs="Times New Roman"/>
          <w:b/>
          <w:color w:val="000000"/>
          <w:sz w:val="20"/>
          <w:szCs w:val="20"/>
        </w:rPr>
        <w:t>ozone</w:t>
      </w:r>
      <w:r>
        <w:rPr>
          <w:rFonts w:ascii="Times New Roman" w:eastAsia="Times New Roman" w:hAnsi="Times New Roman" w:cs="Times New Roman"/>
          <w:b/>
          <w:color w:val="000000"/>
          <w:sz w:val="20"/>
          <w:szCs w:val="20"/>
        </w:rPr>
        <w:t xml:space="preserve"> and </w:t>
      </w:r>
      <w:r w:rsidR="004D7B78">
        <w:rPr>
          <w:rFonts w:ascii="Times New Roman" w:eastAsia="Times New Roman" w:hAnsi="Times New Roman" w:cs="Times New Roman"/>
          <w:b/>
          <w:color w:val="000000"/>
          <w:sz w:val="20"/>
          <w:szCs w:val="20"/>
        </w:rPr>
        <w:t>i</w:t>
      </w:r>
      <w:r>
        <w:rPr>
          <w:rFonts w:ascii="Times New Roman" w:eastAsia="Times New Roman" w:hAnsi="Times New Roman" w:cs="Times New Roman"/>
          <w:b/>
          <w:color w:val="000000"/>
          <w:sz w:val="20"/>
          <w:szCs w:val="20"/>
        </w:rPr>
        <w:t>rradiance.</w:t>
      </w:r>
      <w:r w:rsidR="00A25B75">
        <w:rPr>
          <w:rFonts w:ascii="Times New Roman" w:eastAsia="Times New Roman" w:hAnsi="Times New Roman" w:cs="Times New Roman"/>
          <w:b/>
          <w:color w:val="000000"/>
          <w:sz w:val="20"/>
          <w:szCs w:val="20"/>
        </w:rPr>
        <w:t xml:space="preserve"> </w:t>
      </w:r>
    </w:p>
    <w:p w14:paraId="714C8530" w14:textId="0BA08D75" w:rsidR="003F37DA" w:rsidRPr="004758A9" w:rsidRDefault="00EF04E2" w:rsidP="00EF04E2">
      <w:pPr>
        <w:pStyle w:val="Heading3"/>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3.2.2 Methanesulphonic Acid Organic Aerosols (MSA-OA)</w:t>
      </w:r>
    </w:p>
    <w:p w14:paraId="099C974E" w14:textId="49C81DB6" w:rsidR="008C34E4" w:rsidRPr="004758A9" w:rsidRDefault="00A439F1"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 xml:space="preserve">The mass profile of </w:t>
      </w:r>
      <w:r w:rsidR="00A12D07"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reveals</w:t>
      </w:r>
      <w:r w:rsidR="00A12D07" w:rsidRPr="004758A9">
        <w:rPr>
          <w:rFonts w:ascii="Times New Roman" w:hAnsi="Times New Roman" w:cs="Times New Roman"/>
          <w:sz w:val="20"/>
          <w:szCs w:val="20"/>
        </w:rPr>
        <w:t xml:space="preserve"> that two oxygenated carbon families CHO (sum of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k</w:t>
      </w:r>
      <w:r w:rsidR="00A12D07" w:rsidRPr="004758A9">
        <w:rPr>
          <w:rFonts w:ascii="Times New Roman" w:hAnsi="Times New Roman" w:cs="Times New Roman"/>
          <w:sz w:val="20"/>
          <w:szCs w:val="20"/>
        </w:rPr>
        <w:t xml:space="preserve"> and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w</w:t>
      </w:r>
      <w:r w:rsidR="00A12D07" w:rsidRPr="004758A9">
        <w:rPr>
          <w:rFonts w:ascii="Times New Roman" w:hAnsi="Times New Roman" w:cs="Times New Roman"/>
          <w:sz w:val="20"/>
          <w:szCs w:val="20"/>
        </w:rPr>
        <w:t xml:space="preserve"> where k = 1 and w &gt; 1) </w:t>
      </w:r>
      <w:r w:rsidR="006A13C3" w:rsidRPr="004758A9">
        <w:rPr>
          <w:rFonts w:ascii="Times New Roman" w:hAnsi="Times New Roman" w:cs="Times New Roman"/>
          <w:sz w:val="20"/>
          <w:szCs w:val="20"/>
        </w:rPr>
        <w:t xml:space="preserve">dominate </w:t>
      </w:r>
      <w:r w:rsidR="00A12D07" w:rsidRPr="004758A9">
        <w:rPr>
          <w:rFonts w:ascii="Times New Roman" w:hAnsi="Times New Roman" w:cs="Times New Roman"/>
          <w:sz w:val="20"/>
          <w:szCs w:val="20"/>
        </w:rPr>
        <w:t>53.4% of the total mass spectra fraction followed by aliphatics (pure Hydrocarbon‐like,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whose fraction </w:t>
      </w:r>
      <w:r w:rsidR="006A13C3" w:rsidRPr="004758A9">
        <w:rPr>
          <w:rFonts w:ascii="Times New Roman" w:hAnsi="Times New Roman" w:cs="Times New Roman"/>
          <w:sz w:val="20"/>
          <w:szCs w:val="20"/>
        </w:rPr>
        <w:t>accounts</w:t>
      </w:r>
      <w:r w:rsidR="00A12D07" w:rsidRPr="004758A9">
        <w:rPr>
          <w:rFonts w:ascii="Times New Roman" w:hAnsi="Times New Roman" w:cs="Times New Roman"/>
          <w:sz w:val="20"/>
          <w:szCs w:val="20"/>
        </w:rPr>
        <w:t xml:space="preserve"> for 33.3%</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w:t>
      </w:r>
      <w:r w:rsidR="002E0350"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 xml:space="preserve">is </w:t>
      </w:r>
      <w:r w:rsidR="00942E74" w:rsidRPr="004758A9">
        <w:rPr>
          <w:rFonts w:ascii="Times New Roman" w:hAnsi="Times New Roman" w:cs="Times New Roman"/>
          <w:sz w:val="20"/>
          <w:szCs w:val="20"/>
        </w:rPr>
        <w:t>clearly identified owing to its</w:t>
      </w:r>
      <w:r w:rsidR="00A12D07" w:rsidRPr="004758A9">
        <w:rPr>
          <w:rFonts w:ascii="Times New Roman" w:hAnsi="Times New Roman" w:cs="Times New Roman"/>
          <w:sz w:val="20"/>
          <w:szCs w:val="20"/>
        </w:rPr>
        <w:t xml:space="preserve"> substantial contribution from the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family (6</w:t>
      </w:r>
      <w:r w:rsidR="00942E74" w:rsidRPr="004758A9">
        <w:rPr>
          <w:rFonts w:ascii="Times New Roman" w:hAnsi="Times New Roman" w:cs="Times New Roman"/>
          <w:sz w:val="20"/>
          <w:szCs w:val="20"/>
        </w:rPr>
        <w:t>%) over</w:t>
      </w:r>
      <w:r w:rsidR="00A12D07" w:rsidRPr="004758A9">
        <w:rPr>
          <w:rFonts w:ascii="Times New Roman" w:hAnsi="Times New Roman" w:cs="Times New Roman"/>
          <w:sz w:val="20"/>
          <w:szCs w:val="20"/>
        </w:rPr>
        <w:t xml:space="preserve"> other sources, this is </w:t>
      </w:r>
      <w:r w:rsidR="00942E74" w:rsidRPr="004758A9">
        <w:rPr>
          <w:rFonts w:ascii="Times New Roman" w:hAnsi="Times New Roman" w:cs="Times New Roman"/>
          <w:sz w:val="20"/>
          <w:szCs w:val="20"/>
        </w:rPr>
        <w:t>in line with</w:t>
      </w:r>
      <w:r w:rsidR="00A12D07" w:rsidRPr="004758A9">
        <w:rPr>
          <w:rFonts w:ascii="Times New Roman" w:hAnsi="Times New Roman" w:cs="Times New Roman"/>
          <w:sz w:val="20"/>
          <w:szCs w:val="20"/>
        </w:rPr>
        <w:t xml:space="preserve"> t</w:t>
      </w:r>
      <w:r w:rsidR="00942E74" w:rsidRPr="004758A9">
        <w:rPr>
          <w:rFonts w:ascii="Times New Roman" w:hAnsi="Times New Roman" w:cs="Times New Roman"/>
          <w:sz w:val="20"/>
          <w:szCs w:val="20"/>
        </w:rPr>
        <w:t>he</w:t>
      </w:r>
      <w:r w:rsidR="00A12D07" w:rsidRPr="004758A9">
        <w:rPr>
          <w:rFonts w:ascii="Times New Roman" w:hAnsi="Times New Roman" w:cs="Times New Roman"/>
          <w:sz w:val="20"/>
          <w:szCs w:val="20"/>
        </w:rPr>
        <w:t xml:space="preserve">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contribution (7%) for MSA</w:t>
      </w:r>
      <w:r w:rsidR="00942E74" w:rsidRPr="004758A9">
        <w:rPr>
          <w:rFonts w:ascii="Times New Roman" w:hAnsi="Times New Roman" w:cs="Times New Roman"/>
          <w:sz w:val="20"/>
          <w:szCs w:val="20"/>
        </w:rPr>
        <w:t>-</w:t>
      </w:r>
      <w:r w:rsidR="00A12D07" w:rsidRPr="004758A9">
        <w:rPr>
          <w:rFonts w:ascii="Times New Roman" w:hAnsi="Times New Roman" w:cs="Times New Roman"/>
          <w:sz w:val="20"/>
          <w:szCs w:val="20"/>
        </w:rPr>
        <w:t>OA</w:t>
      </w:r>
      <w:r w:rsidR="00942E74" w:rsidRPr="004758A9">
        <w:rPr>
          <w:rFonts w:ascii="Times New Roman" w:hAnsi="Times New Roman" w:cs="Times New Roman"/>
          <w:sz w:val="20"/>
          <w:szCs w:val="20"/>
        </w:rPr>
        <w:t xml:space="preserve"> also</w:t>
      </w:r>
      <w:r w:rsidR="00A12D07" w:rsidRPr="004758A9">
        <w:rPr>
          <w:rFonts w:ascii="Times New Roman" w:hAnsi="Times New Roman" w:cs="Times New Roman"/>
          <w:sz w:val="20"/>
          <w:szCs w:val="20"/>
        </w:rPr>
        <w:t xml:space="preserve">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{"citationID":"joGmEzrL","properties":{"formattedCitation":"(Huang et al. 2018)","plainCitation":"(Huang et al. 2018)","dontUpdate":true,"noteIndex":0},"citationItems":[{"id":1324,"uris":["http://zotero.org/groups/3856298/items/D8R7EPXU"],"itemData":{"id":1324,"type":"article-journal","abstract":"Abstract.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Huang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 (2018)</w:t>
      </w:r>
      <w:r w:rsidR="002E0350"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The excellent correlation (R=0.82) between this factor and the C</w:t>
      </w:r>
      <w:r w:rsidR="008C34E4" w:rsidRPr="004758A9">
        <w:rPr>
          <w:rFonts w:ascii="Times New Roman" w:hAnsi="Times New Roman" w:cs="Times New Roman"/>
          <w:sz w:val="20"/>
          <w:szCs w:val="20"/>
          <w:vertAlign w:val="subscript"/>
        </w:rPr>
        <w:t>x</w:t>
      </w:r>
      <w:r w:rsidR="008C34E4" w:rsidRPr="004758A9">
        <w:rPr>
          <w:rFonts w:ascii="Times New Roman" w:hAnsi="Times New Roman" w:cs="Times New Roman"/>
          <w:sz w:val="20"/>
          <w:szCs w:val="20"/>
        </w:rPr>
        <w:t>S</w:t>
      </w:r>
      <w:r w:rsidR="008C34E4" w:rsidRPr="004758A9">
        <w:rPr>
          <w:rFonts w:ascii="Times New Roman" w:hAnsi="Times New Roman" w:cs="Times New Roman"/>
          <w:sz w:val="20"/>
          <w:szCs w:val="20"/>
          <w:vertAlign w:val="subscript"/>
        </w:rPr>
        <w:t>y</w:t>
      </w:r>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family (Figure S</w:t>
      </w:r>
      <w:r w:rsidR="0022431D">
        <w:rPr>
          <w:rFonts w:ascii="Times New Roman" w:hAnsi="Times New Roman" w:cs="Times New Roman"/>
          <w:sz w:val="20"/>
          <w:szCs w:val="20"/>
        </w:rPr>
        <w:t>6</w:t>
      </w:r>
      <w:r w:rsidR="008C34E4" w:rsidRPr="004758A9">
        <w:rPr>
          <w:rFonts w:ascii="Times New Roman" w:hAnsi="Times New Roman" w:cs="Times New Roman"/>
          <w:sz w:val="20"/>
          <w:szCs w:val="20"/>
        </w:rPr>
        <w:t xml:space="preserve">-D) also further highlights the organosulphurs nature of MSA-OA as opposed to other factors. </w:t>
      </w:r>
    </w:p>
    <w:p w14:paraId="18FE59CF" w14:textId="1F573E09"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Similarly,</w:t>
      </w:r>
      <w:r w:rsidR="00A12D07" w:rsidRPr="004758A9">
        <w:rPr>
          <w:rFonts w:ascii="Times New Roman" w:hAnsi="Times New Roman" w:cs="Times New Roman"/>
          <w:sz w:val="20"/>
          <w:szCs w:val="20"/>
        </w:rPr>
        <w:t xml:space="preserve"> to results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{"citationID":"K0MANzup","properties":{"formattedCitation":"(Schmale et al. 2013)","plainCitation":"(Schmale et al. 2013)","dontUpdate":true,"noteIndex":0},"citationItems":[{"id":2095,"uris":["http://zotero.org/groups/3856298/items/FG8963SJ"],"itemData":{"id":2095,"type":"article-journal","abstract":"Abstract.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Schmale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w:t>
      </w:r>
      <w:r w:rsidR="006A13C3"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t>2013)</w:t>
      </w:r>
      <w:r w:rsidR="002E0350" w:rsidRPr="004758A9">
        <w:rPr>
          <w:rFonts w:ascii="Times New Roman" w:hAnsi="Times New Roman" w:cs="Times New Roman"/>
          <w:sz w:val="20"/>
          <w:szCs w:val="20"/>
        </w:rPr>
        <w:fldChar w:fldCharType="end"/>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 xml:space="preserve"> </w:t>
      </w:r>
      <w:r w:rsidR="00A12D07" w:rsidRPr="004758A9">
        <w:rPr>
          <w:rFonts w:ascii="Times New Roman" w:hAnsi="Times New Roman" w:cs="Times New Roman"/>
          <w:sz w:val="20"/>
          <w:szCs w:val="20"/>
        </w:rPr>
        <w:t xml:space="preserve">the correlation coefficient with the AMS database MSA-OA laboratory reference spectrum (Figure </w:t>
      </w:r>
      <w:r w:rsidR="009A0741" w:rsidRPr="004758A9">
        <w:rPr>
          <w:rFonts w:ascii="Times New Roman" w:hAnsi="Times New Roman" w:cs="Times New Roman"/>
          <w:sz w:val="20"/>
          <w:szCs w:val="20"/>
        </w:rPr>
        <w:t>S</w:t>
      </w:r>
      <w:r w:rsidR="00AF4967">
        <w:rPr>
          <w:rFonts w:ascii="Times New Roman" w:hAnsi="Times New Roman" w:cs="Times New Roman"/>
          <w:sz w:val="20"/>
          <w:szCs w:val="20"/>
        </w:rPr>
        <w:t>6</w:t>
      </w:r>
      <w:r w:rsidR="006A13C3" w:rsidRPr="004758A9">
        <w:rPr>
          <w:rFonts w:ascii="Times New Roman" w:hAnsi="Times New Roman" w:cs="Times New Roman"/>
          <w:sz w:val="20"/>
          <w:szCs w:val="20"/>
        </w:rPr>
        <w:t>-A</w:t>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is</w:t>
      </w:r>
      <w:r w:rsidR="00A12D07" w:rsidRPr="004758A9">
        <w:rPr>
          <w:rFonts w:ascii="Times New Roman" w:hAnsi="Times New Roman" w:cs="Times New Roman"/>
          <w:sz w:val="20"/>
          <w:szCs w:val="20"/>
        </w:rPr>
        <w:t xml:space="preserve"> rather moderate (R=0.</w:t>
      </w:r>
      <w:r w:rsidR="006A13C3" w:rsidRPr="004758A9">
        <w:rPr>
          <w:rFonts w:ascii="Times New Roman" w:hAnsi="Times New Roman" w:cs="Times New Roman"/>
          <w:sz w:val="20"/>
          <w:szCs w:val="20"/>
        </w:rPr>
        <w:t>55</w:t>
      </w:r>
      <w:r w:rsidR="00A12D07" w:rsidRPr="004758A9">
        <w:rPr>
          <w:rFonts w:ascii="Times New Roman" w:hAnsi="Times New Roman" w:cs="Times New Roman"/>
          <w:sz w:val="20"/>
          <w:szCs w:val="20"/>
        </w:rPr>
        <w:t>), although this factor spectra still allow</w:t>
      </w:r>
      <w:r w:rsidR="006A13C3" w:rsidRPr="004758A9">
        <w:rPr>
          <w:rFonts w:ascii="Times New Roman" w:hAnsi="Times New Roman" w:cs="Times New Roman"/>
          <w:sz w:val="20"/>
          <w:szCs w:val="20"/>
        </w:rPr>
        <w:t>s</w:t>
      </w:r>
      <w:r w:rsidR="00A12D07" w:rsidRPr="004758A9">
        <w:rPr>
          <w:rFonts w:ascii="Times New Roman" w:hAnsi="Times New Roman" w:cs="Times New Roman"/>
          <w:sz w:val="20"/>
          <w:szCs w:val="20"/>
        </w:rPr>
        <w:t xml:space="preserve"> for the precise identification of characteristic MSA ions at m/z 44.98 (CHS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47.00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64.97 (HSO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77.98 (CH</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77.99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and 95.99 (CH</w:t>
      </w:r>
      <w:r w:rsidR="00A12D07" w:rsidRPr="004758A9">
        <w:rPr>
          <w:rFonts w:ascii="Times New Roman" w:hAnsi="Times New Roman" w:cs="Times New Roman"/>
          <w:sz w:val="20"/>
          <w:szCs w:val="20"/>
          <w:vertAlign w:val="subscript"/>
        </w:rPr>
        <w:t>4</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MSA-OA O:C and H:C ratios were 0.66 and 1.39 respectively, close to values</w:t>
      </w:r>
      <w:r w:rsidR="008C34E4" w:rsidRPr="004758A9">
        <w:rPr>
          <w:rFonts w:ascii="Times New Roman" w:hAnsi="Times New Roman" w:cs="Times New Roman"/>
          <w:sz w:val="20"/>
          <w:szCs w:val="20"/>
        </w:rPr>
        <w:t xml:space="preserve"> (O:C: 0.54, H:C: 1.42)</w:t>
      </w:r>
      <w:r w:rsidR="00A12D07" w:rsidRPr="004758A9">
        <w:rPr>
          <w:rFonts w:ascii="Times New Roman" w:hAnsi="Times New Roman" w:cs="Times New Roman"/>
          <w:sz w:val="20"/>
          <w:szCs w:val="20"/>
        </w:rPr>
        <w:t xml:space="preserve"> reported by Loh </w:t>
      </w:r>
      <w:r w:rsidR="00485B74" w:rsidRPr="004758A9">
        <w:rPr>
          <w:rFonts w:ascii="Times New Roman" w:hAnsi="Times New Roman" w:cs="Times New Roman"/>
          <w:i/>
          <w:sz w:val="20"/>
          <w:szCs w:val="20"/>
        </w:rPr>
        <w:t>et al</w:t>
      </w:r>
      <w:r w:rsidR="00A12D07" w:rsidRPr="004758A9">
        <w:rPr>
          <w:rFonts w:ascii="Times New Roman" w:hAnsi="Times New Roman" w:cs="Times New Roman"/>
          <w:sz w:val="20"/>
          <w:szCs w:val="20"/>
        </w:rPr>
        <w:t>. (2022).</w:t>
      </w:r>
      <w:r w:rsidR="006A13C3"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 </w:t>
      </w:r>
    </w:p>
    <w:p w14:paraId="40A5FC02" w14:textId="6881F0F8"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MSA-OA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 xml:space="preserve">y </w:t>
      </w:r>
      <w:r w:rsidRPr="004758A9">
        <w:rPr>
          <w:rFonts w:ascii="Times New Roman" w:hAnsi="Times New Roman" w:cs="Times New Roman"/>
          <w:sz w:val="20"/>
          <w:szCs w:val="20"/>
        </w:rPr>
        <w:t>family</w:t>
      </w:r>
      <w:r w:rsidR="006A13C3" w:rsidRPr="004758A9">
        <w:rPr>
          <w:rFonts w:ascii="Times New Roman" w:hAnsi="Times New Roman" w:cs="Times New Roman"/>
          <w:sz w:val="20"/>
          <w:szCs w:val="20"/>
        </w:rPr>
        <w:t xml:space="preserve"> also </w:t>
      </w:r>
      <w:r w:rsidRPr="004758A9">
        <w:rPr>
          <w:rFonts w:ascii="Times New Roman" w:hAnsi="Times New Roman" w:cs="Times New Roman"/>
          <w:sz w:val="20"/>
          <w:szCs w:val="20"/>
        </w:rPr>
        <w:t>features a typical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ion at m/z 15.02</w:t>
      </w:r>
      <w:r w:rsidR="008C34E4" w:rsidRPr="004758A9">
        <w:rPr>
          <w:rFonts w:ascii="Times New Roman" w:hAnsi="Times New Roman" w:cs="Times New Roman"/>
          <w:sz w:val="20"/>
          <w:szCs w:val="20"/>
        </w:rPr>
        <w:t xml:space="preserve"> </w:t>
      </w:r>
      <w:r w:rsidRPr="004758A9">
        <w:rPr>
          <w:rFonts w:ascii="Times New Roman" w:hAnsi="Times New Roman" w:cs="Times New Roman"/>
          <w:sz w:val="20"/>
          <w:szCs w:val="20"/>
        </w:rPr>
        <w:t>that is absent from other factors.</w:t>
      </w:r>
      <w:r w:rsidR="001C53E5"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Similarly, t</w:t>
      </w:r>
      <w:r w:rsidRPr="004758A9">
        <w:rPr>
          <w:rFonts w:ascii="Times New Roman" w:hAnsi="Times New Roman" w:cs="Times New Roman"/>
          <w:sz w:val="20"/>
          <w:szCs w:val="20"/>
        </w:rPr>
        <w:t>he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 xml:space="preserve">w </w:t>
      </w:r>
      <w:r w:rsidRPr="004758A9">
        <w:rPr>
          <w:rFonts w:ascii="Times New Roman" w:hAnsi="Times New Roman" w:cs="Times New Roman"/>
          <w:sz w:val="20"/>
          <w:szCs w:val="20"/>
        </w:rPr>
        <w:t xml:space="preserve">(w=1) family </w:t>
      </w:r>
      <w:r w:rsidR="006A13C3" w:rsidRPr="004758A9">
        <w:rPr>
          <w:rFonts w:ascii="Times New Roman" w:hAnsi="Times New Roman" w:cs="Times New Roman"/>
          <w:sz w:val="20"/>
          <w:szCs w:val="20"/>
        </w:rPr>
        <w:t>features</w:t>
      </w:r>
      <w:r w:rsidRPr="004758A9">
        <w:rPr>
          <w:rFonts w:ascii="Times New Roman" w:hAnsi="Times New Roman" w:cs="Times New Roman"/>
          <w:sz w:val="20"/>
          <w:szCs w:val="20"/>
        </w:rPr>
        <w:t xml:space="preserve"> the tracer</w:t>
      </w:r>
      <w:r w:rsidR="008C34E4" w:rsidRPr="004758A9">
        <w:rPr>
          <w:rFonts w:ascii="Times New Roman" w:hAnsi="Times New Roman" w:cs="Times New Roman"/>
          <w:sz w:val="20"/>
          <w:szCs w:val="20"/>
        </w:rPr>
        <w:t>s</w:t>
      </w:r>
      <w:r w:rsidRPr="004758A9">
        <w:rPr>
          <w:rFonts w:ascii="Times New Roman" w:hAnsi="Times New Roman" w:cs="Times New Roman"/>
          <w:sz w:val="20"/>
          <w:szCs w:val="20"/>
        </w:rPr>
        <w:t xml:space="preserve"> ion</w:t>
      </w:r>
      <w:r w:rsidR="008C34E4" w:rsidRPr="004758A9">
        <w:rPr>
          <w:rFonts w:ascii="Times New Roman" w:hAnsi="Times New Roman" w:cs="Times New Roman"/>
          <w:sz w:val="20"/>
          <w:szCs w:val="20"/>
        </w:rPr>
        <w:t>s CH</w:t>
      </w:r>
      <w:r w:rsidR="008C34E4" w:rsidRPr="004758A9">
        <w:rPr>
          <w:rFonts w:ascii="Times New Roman" w:hAnsi="Times New Roman" w:cs="Times New Roman"/>
          <w:sz w:val="20"/>
          <w:szCs w:val="20"/>
          <w:vertAlign w:val="subscript"/>
        </w:rPr>
        <w:t>2</w:t>
      </w:r>
      <w:r w:rsidR="008C34E4" w:rsidRPr="004758A9">
        <w:rPr>
          <w:rFonts w:ascii="Times New Roman" w:hAnsi="Times New Roman" w:cs="Times New Roman"/>
          <w:sz w:val="20"/>
          <w:szCs w:val="20"/>
        </w:rPr>
        <w:t>O</w:t>
      </w:r>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(8.2%) and</w:t>
      </w:r>
      <w:r w:rsidRPr="004758A9">
        <w:rPr>
          <w:rFonts w:ascii="Times New Roman" w:hAnsi="Times New Roman" w:cs="Times New Roman"/>
          <w:sz w:val="20"/>
          <w:szCs w:val="20"/>
        </w:rPr>
        <w:t xml:space="preserv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(2.4%) </w:t>
      </w:r>
      <w:r w:rsidRPr="004758A9">
        <w:rPr>
          <w:rFonts w:ascii="Times New Roman" w:hAnsi="Times New Roman" w:cs="Times New Roman"/>
          <w:sz w:val="20"/>
          <w:szCs w:val="20"/>
        </w:rPr>
        <w:t xml:space="preserve">which </w:t>
      </w:r>
      <w:r w:rsidR="008C34E4" w:rsidRPr="004758A9">
        <w:rPr>
          <w:rFonts w:ascii="Times New Roman" w:hAnsi="Times New Roman" w:cs="Times New Roman"/>
          <w:sz w:val="20"/>
          <w:szCs w:val="20"/>
        </w:rPr>
        <w:t xml:space="preserve">are </w:t>
      </w:r>
      <w:r w:rsidRPr="004758A9">
        <w:rPr>
          <w:rFonts w:ascii="Times New Roman" w:hAnsi="Times New Roman" w:cs="Times New Roman"/>
          <w:sz w:val="20"/>
          <w:szCs w:val="20"/>
        </w:rPr>
        <w:t xml:space="preserve">heat stress related marker </w:t>
      </w:r>
      <w:r w:rsidR="001B01FE"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{"citationID":"C9YYeRLq","properties":{"formattedCitation":"(Faiola, Wen, and VanReken 2015)","plainCitation":"(Faiola, Wen, and VanReken 2015)","dontUpdate":true,"noteIndex":0},"citationItems":[{"id":5252,"uris":["http://zotero.org/groups/3856298/items/5JHZ5MTI"],"itemData":{"id":5252,"type":"article-journal","abstract":"Abstract. The largest global source of secondary organic aerosol (SOA) in the atmosphere is derived from the oxidation of biogenic emissions. Plant stressors associated with a changing environment can alter both the quantity and composition of the compounds that are emitted. Alterations to the biogenic volatile organic compound (BVOC) profile could impact the characteristics of the SOA formed from those emissions. This study investigated the impacts of one global change stressor, increased herbivory, on the composition of SOA derived from real plant emissions. Herbivory was simulated via application of methyl jasmonate (MeJA), a proxy compound. Experiments were repeated under pre- and post-treatment conditions for six different coniferous plant types. Volatile organic compounds (VOCs) emitted from the plants were oxidized to form SOA via dark ozone-initiated chemistry. The SOA chemical composition was measured using a Aerodyne high-resolution time-of-flight aerosol mass spectrometer (HR-AMS). The aerosol mass spectra of pre-treatment biogenic SOA from all plant types tended to be similar with correlations usually greater than or equal to 0.90. The presence of a stressor produced characteristic differences in the SOA mass spectra. Specifically, the following m/z were identified as a possible biogenic stress AMS marker with the corresponding HR ion(s) shown in parentheses: m/z 31 (CH3O+), m/z 58 (C2H2O2+, C3H6O+), m/z 29 (C2H5+), m/z 57 (C3H5O+), m/z 59 (C2H3O2+, C3H7O+), m/z 71 (C3H3O2+, C4H7O+), and m/z 83 (C5H7O+). The first aerosol mass spectrum of SOA generated from the oxidation of the plant stress hormone, MeJA, is also presented. Elemental analysis results demonstrated an O : C range of baseline biogenic SOA between 0.3 and 0.47. The O : C of standard MeJA SOA was 0.52. Results presented here could be used to help identify a biogenic plant stress marker in ambient data sets collected in forest environments.","container-title":"Atmospheric Chemistry and Physics","DOI":"10.5194/acp-15-3629-2015","ISSN":"1680-7324","issue":"7","journalAbbreviation":"Atmos. Chem. Phys.","language":"en","license":"https://creativecommons.org/licenses/by/3.0/","page":"3629-3646","source":"DOI.org (Crossref)","title":"Chemical characterization of biogenic secondary organic aerosol generated from plant emissions under baseline and stressed conditions: inter- and intra-species variability for six coniferous species","title-short":"Chemical characterization of biogenic secondary organic aerosol generated from plant emissions under baseline and stressed conditions","volume":"15","author":[{"family":"Faiola","given":"C. L."},{"family":"Wen","given":"M."},{"family":"VanReken","given":"T. M."}],"issued":{"date-parts":[["2015",4,1]]},"citation-key":"faiolaChemicalCharacterizationBiogenic2015"}}],"schema":"https://github.com/citation-style-language/schema/raw/master/csl-citation.json"} </w:instrText>
      </w:r>
      <w:r w:rsidR="001B01FE" w:rsidRPr="004758A9">
        <w:rPr>
          <w:rFonts w:ascii="Times New Roman" w:hAnsi="Times New Roman" w:cs="Times New Roman"/>
          <w:sz w:val="20"/>
          <w:szCs w:val="20"/>
        </w:rPr>
        <w:fldChar w:fldCharType="separate"/>
      </w:r>
      <w:r w:rsidR="008C34E4" w:rsidRPr="004758A9">
        <w:rPr>
          <w:rFonts w:ascii="Times New Roman" w:hAnsi="Times New Roman" w:cs="Times New Roman"/>
          <w:sz w:val="20"/>
          <w:szCs w:val="20"/>
        </w:rPr>
        <w:t>(Faiola et al. 2015)</w:t>
      </w:r>
      <w:r w:rsidR="001B01FE"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attributed to methyl jasmonate (MeJA)</w:t>
      </w:r>
      <w:r w:rsidR="00E0363D" w:rsidRPr="004758A9">
        <w:rPr>
          <w:rFonts w:ascii="Times New Roman" w:hAnsi="Times New Roman" w:cs="Times New Roman"/>
          <w:sz w:val="20"/>
          <w:szCs w:val="20"/>
        </w:rPr>
        <w:t xml:space="preserve"> and possibly</w:t>
      </w:r>
      <w:r w:rsidR="00C72A05" w:rsidRPr="004758A9">
        <w:rPr>
          <w:rFonts w:ascii="Times New Roman" w:hAnsi="Times New Roman" w:cs="Times New Roman"/>
          <w:sz w:val="20"/>
          <w:szCs w:val="20"/>
        </w:rPr>
        <w:t xml:space="preserve"> acrylic acid </w:t>
      </w:r>
      <w:r w:rsidR="00C72A0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{"citationID":"UgU6ME7K","properties":{"formattedCitation":"(Van Alstyne and Houser, 2003)","plainCitation":"(Van Alstyne and Houser, 2003)","noteIndex":0},"citationItems":[{"id":5317,"uris":["http://zotero.org/groups/3856298/items/TR7XMBFW"],"itemData":{"id":5317,"type":"article-journal","container-title":"Marine Ecology Progress Series","DOI":"10.3354/meps250175","ISSN":"0171-8630, 1616-1599","journalAbbreviation":"Mar. Ecol. Prog. Ser.","language":"en","page":"175-181","source":"DOI.org (Crossref)","title":"Dimethylsulfide release during macroinvertebrate grazing and its role as an activated chemical defense","volume":"250","author":[{"family":"Van Alstyne","given":"Kl"},{"family":"Houser","given":"Lt"}],"issued":{"date-parts":[["2003"]]},"citation-key":"vanalstyneDimethylsulfideReleaseMacroinvertebrate2003"}}],"schema":"https://github.com/citation-style-language/schema/raw/master/csl-citation.json"} </w:instrText>
      </w:r>
      <w:r w:rsidR="00C72A0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(Van Alstyne and Houser, 2003)</w:t>
      </w:r>
      <w:r w:rsidR="00C72A05"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or</w:t>
      </w:r>
      <w:r w:rsidR="00E0363D" w:rsidRPr="004758A9">
        <w:rPr>
          <w:rFonts w:ascii="Times New Roman" w:hAnsi="Times New Roman" w:cs="Times New Roman"/>
          <w:sz w:val="20"/>
          <w:szCs w:val="20"/>
        </w:rPr>
        <w:t xml:space="preserve"> </w:t>
      </w:r>
      <w:r w:rsidR="000E2C63" w:rsidRPr="004758A9">
        <w:rPr>
          <w:rFonts w:ascii="Times New Roman" w:hAnsi="Times New Roman" w:cs="Times New Roman"/>
          <w:sz w:val="20"/>
          <w:szCs w:val="20"/>
        </w:rPr>
        <w:t xml:space="preserve">other </w:t>
      </w:r>
      <w:r w:rsidR="00E0363D" w:rsidRPr="004758A9">
        <w:rPr>
          <w:rFonts w:ascii="Times New Roman" w:hAnsi="Times New Roman" w:cs="Times New Roman"/>
          <w:sz w:val="20"/>
          <w:szCs w:val="20"/>
        </w:rPr>
        <w:t>o</w:t>
      </w:r>
      <w:r w:rsidR="008C34E4" w:rsidRPr="004758A9">
        <w:rPr>
          <w:rFonts w:ascii="Times New Roman" w:hAnsi="Times New Roman" w:cs="Times New Roman"/>
          <w:sz w:val="20"/>
          <w:szCs w:val="20"/>
        </w:rPr>
        <w:t xml:space="preserve">xylipins stress enzymes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{"citationID":"f3m1zfwb","properties":{"formattedCitation":"(Aguilera et al., 2022; Koteska et al., 2022)","plainCitation":"(Aguilera et al., 2022; 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id":5260,"uris":["http://zotero.org/groups/3856298/items/GVGWUXYM"],"itemData":{"id":5260,"type":"article-journal","abstract":"Abstract\n            As in metazoans, life in oxygenic photosynthetic organisms relies on the accurate regulation of cell death. During development and in response to the environment, photosynthetic cells activate and execute cell death pathways that culminate in the death of a specific group of cells, a process known as regulated cell death (RCD). RCD control is instrumental, as its misregulation can lead to growth penalties and even the death of the entire organism. Intracellular molecules released during cell demise may act as ‘survival’ or ‘death’ signals and control the propagation of cell death to surrounding cells, even in unicellular organisms. This review explores different signals involved in cell-cell communication and systemic signalling in photosynthetic organisms, in particular Ca2+, reactive oxygen species, lipid derivates, nitric oxide, and eATP. We discuss their possible mode-of-action as either ‘survival’ or ‘death’ molecules and their potential role in determining cell fate in neighbouring cells. By comparing the knowledge available across the taxonomic spectrum of this coherent phylogenetic group, from cyanobacteria to vascular plants, we aim at contributing to the identification of conserved mechanisms that control cell death propagation in oxygenic photosynthetic organisms.","container-title":"Journal of Experimental Botany","DOI":"10.1093/jxb/erac363","ISSN":"0022-0957, 1460-2431","issue":"22","language":"en","license":"https://academic.oup.com/pages/standard-publication-reuse-rights","page":"7219-7242","source":"DOI.org (Crossref)","title":"Do photosynthetic cells communicate with each other during cell death? From cyanobacteria to vascular plants","title-short":"Do photosynthetic cells communicate with each other during cell death?","volume":"73","author":[{"family":"Aguilera","given":"Anabella"},{"family":"Distéfano","given":"Ayelén"},{"family":"Jauzein","given":"Cécile"},{"family":"Correa-Aragunde","given":"Natalia"},{"family":"Martinez","given":"Dana"},{"family":"Martin","given":"María Victoria"},{"family":"Sueldo","given":"Daniela J"}],"editor":[{"family":"Murray","given":"James"}],"issued":{"date-parts":[["2022",12,8]]},"citation-key":"aguileraPhotosyntheticCellsCommunicate2022"}}],"schema":"https://github.com/citation-style-language/schema/raw/master/csl-citation.json"}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(Aguilera et al., 2022; Koteska et al., 2022)</w:t>
      </w:r>
      <w:r w:rsidR="008C34E4"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w:t>
      </w:r>
      <w:r w:rsidR="00E0363D" w:rsidRPr="004758A9">
        <w:rPr>
          <w:rFonts w:ascii="Times New Roman" w:hAnsi="Times New Roman" w:cs="Times New Roman"/>
          <w:sz w:val="20"/>
          <w:szCs w:val="20"/>
        </w:rPr>
        <w:t>which</w:t>
      </w:r>
      <w:r w:rsidR="008C34E4" w:rsidRPr="004758A9">
        <w:rPr>
          <w:rFonts w:ascii="Times New Roman" w:hAnsi="Times New Roman" w:cs="Times New Roman"/>
          <w:sz w:val="20"/>
          <w:szCs w:val="20"/>
        </w:rPr>
        <w:t xml:space="preserve"> are known to be emitted by kelp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{"citationID":"mXUGNoEn","properties":{"formattedCitation":"(Saha and Fink, 2022)","plainCitation":"(Saha and Fink, 2022)","noteIndex":0},"citationItems":[{"id":5258,"uris":["http://zotero.org/groups/3856298/items/94CRRYQU"],"itemData":{"id":5258,"type":"article-journal","abstract":"ABSTRACT\n            Volatiles are important ‘infochemicals’ that play a crucial role in structuring life on our planet, fulfilling diverse functions in natural and artificial systems. Algae contribute significant quantities to the global budget of volatiles, but the ecological roles of aquatic volatiles are not well understood. In this review, we discuss the current knowledge of volatile compounds from freshwater and marine microalgae and mari</w:instrText>
      </w:r>
      <w:r w:rsidR="00001419">
        <w:rPr>
          <w:rFonts w:ascii="Times New Roman" w:hAnsi="Times New Roman" w:cs="Times New Roman" w:hint="eastAsia"/>
          <w:sz w:val="20"/>
          <w:szCs w:val="20"/>
        </w:rPr>
        <w:instrText>ne macroalgae, with a focus on their ecological roles. We highlight the multiple reported functions of biogenic volatiles, ranging from intraspecific communication for reproduction, intra</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bloom signalling and antioxidant functions, to various interspecifi</w:instrText>
      </w:r>
      <w:r w:rsidR="00001419">
        <w:rPr>
          <w:rFonts w:ascii="Times New Roman" w:hAnsi="Times New Roman" w:cs="Times New Roman"/>
          <w:sz w:val="20"/>
          <w:szCs w:val="20"/>
        </w:rPr>
        <w:instrText xml:space="preserve">c signal exchanges that may allow herbivores to locate them and function in defence against competitors and predators. Beyond reviewing our current understanding, we specifically highlight major knowledge gaps and emerging questions for algal volatile research. These novel perspectives have the potential to improve our understanding of aquatic ecosystems and thus need to be addressed in future research. Filling these gaps and addressing these questions will facilitate humanity's efforts to exploit aquatic volatiles in various applications.","container-title":"Biological Reviews","DOI":"10.1111/brv.12887","ISSN":"1464-7931, 1469-185X","issue":"6","journalAbbreviation":"Biological Reviews","language":"en","page":"2162-2173","source":"DOI.org (Crossref)","title":"Algal volatiles – the overlooked chemical language of aquatic primary producers","volume":"97","author":[{"family":"Saha","given":"Mahasweta"},{"family":"Fink","given":"Patrick"}],"issued":{"date-parts":[["2022",12]]},"citation-key":"sahaAlgalVolatilesOverlooked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(Saha and Fink, 2022)</w:t>
      </w:r>
      <w:r w:rsidR="008C34E4"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xml:space="preserve"> or phytoplankton species</w:t>
      </w:r>
      <w:r w:rsidR="008C34E4" w:rsidRPr="004758A9">
        <w:rPr>
          <w:rFonts w:ascii="Times New Roman" w:hAnsi="Times New Roman" w:cs="Times New Roman"/>
          <w:i/>
          <w:iCs/>
          <w:sz w:val="20"/>
          <w:szCs w:val="20"/>
        </w:rPr>
        <w:t xml:space="preserve">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{"citationID":"wb4K2o0i","properties":{"formattedCitation":"(Koteska et al., 2022)","plainCitation":"(Koteska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(Koteska et al., 2022)</w:t>
      </w:r>
      <w:r w:rsidR="008C34E4"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w:t>
      </w:r>
    </w:p>
    <w:p w14:paraId="1B9E1712" w14:textId="7C871054" w:rsidR="00A12D07" w:rsidRPr="004758A9" w:rsidRDefault="008C34E4" w:rsidP="008A3A83">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t xml:space="preserve">The </w:t>
      </w:r>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r w:rsidR="00942E74" w:rsidRPr="004758A9">
        <w:rPr>
          <w:rFonts w:ascii="Times New Roman" w:hAnsi="Times New Roman" w:cs="Times New Roman"/>
          <w:sz w:val="20"/>
          <w:szCs w:val="20"/>
          <w:vertAlign w:val="superscript"/>
        </w:rPr>
        <w:t xml:space="preserve">+ </w:t>
      </w:r>
      <w:r w:rsidR="00942E74" w:rsidRPr="004758A9">
        <w:rPr>
          <w:rFonts w:ascii="Times New Roman" w:hAnsi="Times New Roman" w:cs="Times New Roman"/>
          <w:sz w:val="20"/>
          <w:szCs w:val="20"/>
        </w:rPr>
        <w:t>fragment family was dominated by CHS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(25.9%),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(20.2%),</w:t>
      </w:r>
      <w:r w:rsidR="00942E74" w:rsidRPr="004758A9">
        <w:rPr>
          <w:rFonts w:ascii="Times New Roman" w:hAnsi="Times New Roman" w:cs="Times New Roman"/>
          <w:sz w:val="20"/>
          <w:szCs w:val="20"/>
        </w:rPr>
        <w:t xml:space="preserve"> 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vertAlign w:val="superscript"/>
        </w:rPr>
        <w:t xml:space="preserve"> </w:t>
      </w:r>
      <w:r w:rsidR="00F645AF" w:rsidRPr="004758A9">
        <w:rPr>
          <w:rFonts w:ascii="Times New Roman" w:hAnsi="Times New Roman" w:cs="Times New Roman"/>
          <w:sz w:val="20"/>
          <w:szCs w:val="20"/>
        </w:rPr>
        <w:t>(12.2%)</w:t>
      </w:r>
      <w:r w:rsidR="00942E74" w:rsidRPr="004758A9">
        <w:rPr>
          <w:rFonts w:ascii="Times New Roman" w:hAnsi="Times New Roman" w:cs="Times New Roman"/>
          <w:sz w:val="20"/>
          <w:szCs w:val="20"/>
        </w:rPr>
        <w:t>,</w:t>
      </w:r>
      <w:r w:rsidR="00F645AF" w:rsidRPr="004758A9">
        <w:rPr>
          <w:rFonts w:ascii="Times New Roman" w:hAnsi="Times New Roman" w:cs="Times New Roman"/>
          <w:sz w:val="20"/>
          <w:szCs w:val="20"/>
        </w:rPr>
        <w:t xml:space="preserve">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(7.5%),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(7.2%), CH</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(6.9%),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(5.45),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(6.41%)</w:t>
      </w:r>
      <w:r w:rsidR="00246D16" w:rsidRPr="004758A9">
        <w:rPr>
          <w:rFonts w:ascii="Times New Roman" w:hAnsi="Times New Roman" w:cs="Times New Roman"/>
          <w:sz w:val="20"/>
          <w:szCs w:val="20"/>
        </w:rPr>
        <w:t>, C</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H</w:t>
      </w:r>
      <w:r w:rsidR="00246D16" w:rsidRPr="004758A9">
        <w:rPr>
          <w:rFonts w:ascii="Times New Roman" w:hAnsi="Times New Roman" w:cs="Times New Roman"/>
          <w:sz w:val="20"/>
          <w:szCs w:val="20"/>
          <w:vertAlign w:val="subscript"/>
        </w:rPr>
        <w:t>4</w:t>
      </w:r>
      <w:r w:rsidR="00246D16" w:rsidRPr="004758A9">
        <w:rPr>
          <w:rFonts w:ascii="Times New Roman" w:hAnsi="Times New Roman" w:cs="Times New Roman"/>
          <w:sz w:val="20"/>
          <w:szCs w:val="20"/>
        </w:rPr>
        <w:t>SO</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 xml:space="preserve"> (5.4%)</w:t>
      </w:r>
      <w:r w:rsidR="00443307" w:rsidRPr="004758A9">
        <w:rPr>
          <w:rFonts w:ascii="Times New Roman" w:hAnsi="Times New Roman" w:cs="Times New Roman"/>
          <w:sz w:val="20"/>
          <w:szCs w:val="20"/>
        </w:rPr>
        <w:t xml:space="preserve"> and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SO</w:t>
      </w:r>
      <w:r w:rsidR="00942E74" w:rsidRPr="004758A9">
        <w:rPr>
          <w:rFonts w:ascii="Times New Roman" w:hAnsi="Times New Roman" w:cs="Times New Roman"/>
          <w:sz w:val="20"/>
          <w:szCs w:val="20"/>
          <w:vertAlign w:val="superscript"/>
        </w:rPr>
        <w:t>+</w:t>
      </w:r>
      <w:r w:rsidR="00246D16" w:rsidRPr="004758A9">
        <w:rPr>
          <w:rFonts w:ascii="Times New Roman" w:hAnsi="Times New Roman" w:cs="Times New Roman"/>
          <w:sz w:val="20"/>
          <w:szCs w:val="20"/>
        </w:rPr>
        <w:t xml:space="preserve"> (2.5%)</w:t>
      </w:r>
      <w:r w:rsidR="00942E74" w:rsidRPr="004758A9">
        <w:rPr>
          <w:rFonts w:ascii="Times New Roman" w:hAnsi="Times New Roman" w:cs="Times New Roman"/>
          <w:sz w:val="20"/>
          <w:szCs w:val="20"/>
        </w:rPr>
        <w:t xml:space="preserve"> which are common MSA ions found in the literature </w:t>
      </w:r>
      <w:r w:rsidR="00B052C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{"citationID":"JiZNvBEz","properties":{"formattedCitation":"(Moschos et al., 2022)","plainCitation":"(Moschos et al., 2022)","noteIndex":0},"citationItems":[{"id":2247,"uris":["http://zotero.org/groups/3856298/items/HML4JSI4"],"itemData":{"id":2247,"type":"article-journal","abstract":"Abstract\n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B052C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(Moschos et al., 2022)</w:t>
      </w:r>
      <w:r w:rsidR="00B052CE" w:rsidRPr="004758A9">
        <w:rPr>
          <w:rFonts w:ascii="Times New Roman" w:hAnsi="Times New Roman" w:cs="Times New Roman"/>
          <w:sz w:val="20"/>
          <w:szCs w:val="20"/>
        </w:rPr>
        <w:fldChar w:fldCharType="end"/>
      </w:r>
      <w:r w:rsidR="00B052CE"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Overall, the 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H</w:t>
      </w:r>
      <w:r w:rsidR="00942E74" w:rsidRPr="004758A9">
        <w:rPr>
          <w:rFonts w:ascii="Times New Roman" w:hAnsi="Times New Roman" w:cs="Times New Roman"/>
          <w:sz w:val="20"/>
          <w:szCs w:val="20"/>
          <w:vertAlign w:val="subscript"/>
        </w:rPr>
        <w:t>y</w:t>
      </w:r>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and 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fragment ions families indicate a clear MSA fragmentation pattern with a characteristic high 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relative intensity</w:t>
      </w:r>
      <w:r w:rsidR="00443307" w:rsidRPr="004758A9">
        <w:rPr>
          <w:rFonts w:ascii="Times New Roman" w:hAnsi="Times New Roman" w:cs="Times New Roman"/>
          <w:sz w:val="20"/>
          <w:szCs w:val="20"/>
        </w:rPr>
        <w:t xml:space="preserve"> (13%) </w:t>
      </w:r>
      <w:r w:rsidR="002D02CF" w:rsidRPr="004758A9">
        <w:rPr>
          <w:rFonts w:ascii="Times New Roman" w:hAnsi="Times New Roman" w:cs="Times New Roman"/>
          <w:sz w:val="20"/>
          <w:szCs w:val="20"/>
        </w:rPr>
        <w:t xml:space="preserve"> typical for marine SOA</w:t>
      </w:r>
      <w:r w:rsidR="00942E74" w:rsidRPr="004758A9">
        <w:rPr>
          <w:rFonts w:ascii="Times New Roman" w:hAnsi="Times New Roman" w:cs="Times New Roman"/>
          <w:sz w:val="20"/>
          <w:szCs w:val="20"/>
        </w:rPr>
        <w:t xml:space="preserve"> in line with</w:t>
      </w:r>
      <w:r w:rsidR="00607A89" w:rsidRPr="004758A9">
        <w:rPr>
          <w:rFonts w:ascii="Times New Roman" w:hAnsi="Times New Roman" w:cs="Times New Roman"/>
          <w:sz w:val="20"/>
          <w:szCs w:val="20"/>
        </w:rPr>
        <w:t xml:space="preserve"> recent findings </w:t>
      </w:r>
      <w:r w:rsidR="001B01F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{"citationID":"hXVfKvbb","properties":{"formattedCitation":"(Huang et al., 2018; Moschos et al., 2022)","plainCitation":"(Huang et al., 2018; Moschos et al., 2022)","noteIndex":0},"citationItems":[{"id":1324,"uris":["http://zotero.org/groups/3856298/items/D8R7EPXU"],"itemData":{"id":1324,"type":"article-journal","abstract":"Abstract.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1B01F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 Moschos et al., 2022)</w:t>
      </w:r>
      <w:r w:rsidR="001B01FE" w:rsidRPr="004758A9">
        <w:rPr>
          <w:rFonts w:ascii="Times New Roman" w:hAnsi="Times New Roman" w:cs="Times New Roman"/>
          <w:sz w:val="20"/>
          <w:szCs w:val="20"/>
        </w:rPr>
        <w:fldChar w:fldCharType="end"/>
      </w:r>
      <w:r w:rsidR="001B01FE" w:rsidRPr="004758A9">
        <w:rPr>
          <w:rFonts w:ascii="Times New Roman" w:hAnsi="Times New Roman" w:cs="Times New Roman"/>
          <w:sz w:val="20"/>
          <w:szCs w:val="20"/>
        </w:rPr>
        <w:t>.</w:t>
      </w:r>
    </w:p>
    <w:p w14:paraId="7430F4F8" w14:textId="1D4CADA9" w:rsidR="003B688E" w:rsidRDefault="006A13C3" w:rsidP="00A70584">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lastRenderedPageBreak/>
        <w:t xml:space="preserve">Finally, </w:t>
      </w:r>
      <w:r w:rsidR="00A70584" w:rsidRPr="004758A9">
        <w:rPr>
          <w:rFonts w:ascii="Times New Roman" w:hAnsi="Times New Roman" w:cs="Times New Roman"/>
          <w:sz w:val="20"/>
          <w:szCs w:val="20"/>
        </w:rPr>
        <w:t>MSA-OA correlated moderately (Figure S</w:t>
      </w:r>
      <w:r w:rsidR="00AF4967">
        <w:rPr>
          <w:rFonts w:ascii="Times New Roman" w:hAnsi="Times New Roman" w:cs="Times New Roman"/>
          <w:sz w:val="20"/>
          <w:szCs w:val="20"/>
        </w:rPr>
        <w:t>6</w:t>
      </w:r>
      <w:r w:rsidRPr="004758A9">
        <w:rPr>
          <w:rFonts w:ascii="Times New Roman" w:hAnsi="Times New Roman" w:cs="Times New Roman"/>
          <w:sz w:val="20"/>
          <w:szCs w:val="20"/>
        </w:rPr>
        <w:t>-B</w:t>
      </w:r>
      <w:r w:rsidR="00A70584" w:rsidRPr="004758A9">
        <w:rPr>
          <w:rFonts w:ascii="Times New Roman" w:hAnsi="Times New Roman" w:cs="Times New Roman"/>
          <w:sz w:val="20"/>
          <w:szCs w:val="20"/>
        </w:rPr>
        <w:t>) with particulate sulphate (R=0.51) which is</w:t>
      </w:r>
      <w:r w:rsidR="00443307" w:rsidRPr="004758A9">
        <w:rPr>
          <w:rFonts w:ascii="Times New Roman" w:hAnsi="Times New Roman" w:cs="Times New Roman"/>
          <w:sz w:val="20"/>
          <w:szCs w:val="20"/>
        </w:rPr>
        <w:t xml:space="preserve"> expected since dimethyl sulphide</w:t>
      </w:r>
      <w:r w:rsidR="00A70584" w:rsidRPr="004758A9">
        <w:rPr>
          <w:rFonts w:ascii="Times New Roman" w:hAnsi="Times New Roman" w:cs="Times New Roman"/>
          <w:sz w:val="20"/>
          <w:szCs w:val="20"/>
        </w:rPr>
        <w:t>, released by phytoplankton, can be oxidized to</w:t>
      </w:r>
      <w:r w:rsidR="00443307" w:rsidRPr="004758A9">
        <w:rPr>
          <w:rFonts w:ascii="Times New Roman" w:hAnsi="Times New Roman" w:cs="Times New Roman"/>
          <w:sz w:val="20"/>
          <w:szCs w:val="20"/>
        </w:rPr>
        <w:t xml:space="preserve"> either form</w:t>
      </w:r>
      <w:r w:rsidR="00A70584" w:rsidRPr="004758A9">
        <w:rPr>
          <w:rFonts w:ascii="Times New Roman" w:hAnsi="Times New Roman" w:cs="Times New Roman"/>
          <w:sz w:val="20"/>
          <w:szCs w:val="20"/>
        </w:rPr>
        <w:t xml:space="preserve"> MSA or</w:t>
      </w:r>
      <w:r w:rsidR="00443307"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 xml:space="preserve">sulphur dioxide and then to sulphuric acid, leading to their partitioning into the particulate phase </w:t>
      </w:r>
      <w:r w:rsidR="00A70584"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{"citationID":"lx9PwhXw","properties":{"formattedCitation":"(Mungall, Wong, and Abbatt 2018)","plainCitation":"(Mungall, Wong, and Abbatt 2018)","dontUpdate":true,"noteIndex":0},"citationItems":[{"id":1297,"uris":["http://zotero.org/groups/3856298/items/V8Z4HE62"],"itemData":{"id":1297,"type":"article-journal","container-title":"ACS Earth and Space Chemistry","DOI":"10.1021/acsearthspacechem.7b00114","ISSN":"2472-3452, 2472-3452","issue":"1","journalAbbreviation":"ACS Earth Space Chem.","language":"en","page":"48-55","source":"DOI.org (Crossref)","title":"Heterogeneous Oxidation of Particulate Methanesulfonic Acid by the Hydroxyl Radical: Kinetics and Atmospheric Implications","title-short":"Heterogeneous Oxidation of Particulate Methanesulfonic Acid by the Hydroxyl Radical","volume":"2","author":[{"family":"Mungall","given":"Emma L."},{"family":"Wong","given":"Jenny P. S."},{"family":"Abbatt","given":"Jonathan P. D."}],"issued":{"date-parts":[["2018",1,18]]},"citation-key":"mungallHeterogeneousOxidationParticulate2018"}}],"schema":"https://github.com/citation-style-language/schema/raw/master/csl-citation.json"} </w:instrText>
      </w:r>
      <w:r w:rsidR="00A70584" w:rsidRPr="004758A9">
        <w:rPr>
          <w:rFonts w:ascii="Times New Roman" w:hAnsi="Times New Roman" w:cs="Times New Roman"/>
          <w:sz w:val="20"/>
          <w:szCs w:val="20"/>
        </w:rPr>
        <w:fldChar w:fldCharType="separate"/>
      </w:r>
      <w:r w:rsidR="00A70584" w:rsidRPr="004758A9">
        <w:rPr>
          <w:rFonts w:ascii="Times New Roman" w:hAnsi="Times New Roman" w:cs="Times New Roman"/>
          <w:sz w:val="20"/>
          <w:szCs w:val="20"/>
        </w:rPr>
        <w:t xml:space="preserve">(Mungall </w:t>
      </w:r>
      <w:r w:rsidR="00485B74" w:rsidRPr="004758A9">
        <w:rPr>
          <w:rFonts w:ascii="Times New Roman" w:hAnsi="Times New Roman" w:cs="Times New Roman"/>
          <w:i/>
          <w:sz w:val="20"/>
          <w:szCs w:val="20"/>
        </w:rPr>
        <w:t>et al</w:t>
      </w:r>
      <w:r w:rsidR="00A70584" w:rsidRPr="004758A9">
        <w:rPr>
          <w:rFonts w:ascii="Times New Roman" w:hAnsi="Times New Roman" w:cs="Times New Roman"/>
          <w:sz w:val="20"/>
          <w:szCs w:val="20"/>
        </w:rPr>
        <w:t>, 2018)</w:t>
      </w:r>
      <w:r w:rsidR="00A70584" w:rsidRPr="004758A9">
        <w:rPr>
          <w:rFonts w:ascii="Times New Roman" w:hAnsi="Times New Roman" w:cs="Times New Roman"/>
          <w:sz w:val="20"/>
          <w:szCs w:val="20"/>
        </w:rPr>
        <w:fldChar w:fldCharType="end"/>
      </w:r>
      <w:r w:rsidR="00A70584" w:rsidRPr="004758A9">
        <w:rPr>
          <w:rFonts w:ascii="Times New Roman" w:hAnsi="Times New Roman" w:cs="Times New Roman"/>
          <w:sz w:val="20"/>
          <w:szCs w:val="20"/>
        </w:rPr>
        <w:t>.</w:t>
      </w:r>
      <w:r w:rsidR="00E24739">
        <w:rPr>
          <w:rFonts w:ascii="Times New Roman" w:hAnsi="Times New Roman" w:cs="Times New Roman"/>
          <w:sz w:val="20"/>
          <w:szCs w:val="20"/>
        </w:rPr>
        <w:t xml:space="preserve"> </w:t>
      </w:r>
      <w:ins w:id="165" w:author="CHEVASSUS, Emmanuel" w:date="2024-12-11T13:29:00Z">
        <w:r w:rsidR="00540AF4">
          <w:rPr>
            <w:rFonts w:ascii="Times New Roman" w:hAnsi="Times New Roman" w:cs="Times New Roman"/>
            <w:sz w:val="20"/>
            <w:szCs w:val="20"/>
          </w:rPr>
          <w:t xml:space="preserve">Although MSA is often found in clusters with amine, dimethylamine or trimethylamine </w:t>
        </w:r>
        <w:r w:rsidR="00540AF4">
          <w:rPr>
            <w:rFonts w:ascii="Times New Roman" w:hAnsi="Times New Roman" w:cs="Times New Roman"/>
            <w:sz w:val="20"/>
            <w:szCs w:val="20"/>
          </w:rPr>
          <w:fldChar w:fldCharType="begin"/>
        </w:r>
        <w:r w:rsidR="00540AF4">
          <w:rPr>
            <w:rFonts w:ascii="Times New Roman" w:hAnsi="Times New Roman" w:cs="Times New Roman"/>
            <w:sz w:val="20"/>
            <w:szCs w:val="20"/>
          </w:rPr>
          <w:instrText xml:space="preserve"> ADDIN ZOTERO_ITEM CSL_CITATION {"citationID":"4Tntp38Q","properties":{"formattedCitation":"(Bork et al., 2014; Chen et al., 2016; Paglione et al., 2024)","plainCitation":"(Bork et al., 2014; Chen et al., 2016; Paglione et al., 2024)","noteIndex":0},"citationItems":[{"id":5892,"uris":["http://zotero.org/groups/3856298/items/LXBEDIX8"],"itemData":{"id":5892,"type":"article-journal","abstract":"Abstract. Over oceans and in coastal regions, methane sulfonic acid (MSA) is present in substantial concentrations in aerosols and in the gas phase. We present an investigation into the effect of MSA on sulfuric acid- and dimethyl amine (DMA)-based cluster formation rates. From systematic conformational scans and well-tested ab initio methods, we optimise the structures of all MSAx (H2SO4)yDMAz clusters where x + y &amp;amp;leq; 3 and z &amp;amp;leq; 2. The resulting thermodynamic data are used in the Atmospheric Cluster Dynamics Code, and the effect of MSA is evaluated by comparing ternary MSA–H2SO4–DMA cluster formation rates to binary H2SO4–DMA cluster formation rates. Within the range of atmospherically relevant MSA concentrations, we find that MSA may increase cluster formation rates by up to 1 order of magnitude, although typically, the increase will be less than 300 % at 258 K, less than 100 % at 278 K and less than 15 % at 298 K. The results are rationalised by a detailed analysis of the main growth paths of the clusters. We find that MSA-enhanced clustering involves clusters containing one MSA molecule, while clusters containing more than one MSA molecule do not contribute significantly to the growth.","container-title":"Atmospheric Chemistry and Physics","DOI":"10.5194/acp-14-12023-2014","ISSN":"1680-7324","issue":"22","journalAbbreviation":"Atmos. Chem. Phys.","language":"en","license":"https://creativecommons.org/licenses/by/3.0/","page":"12023-12030","source":"DOI.org (Crossref)","title":"Methane sulfonic acid-enhanced formation of molecular clusters of sulfuric acid and dimethyl amine","volume":"14","author":[{"family":"Bork","given":"N."},{"family":"Elm","given":"J."},{"family":"Olenius","given":"T."},{"family":"Vehkamäki","given":"H."}],"issued":{"date-parts":[["2014",11,17]]},"citation-key":"borkMethaneSulfonicAcidenhanced2014"}},{"id":1784,"uris":["http://zotero.org/groups/3856298/items/M34EIC9C"],"itemData":{"id":1784,"type":"article-journal","container-title":"The Journal of Physical Chemistry B","DOI":"10.1021/acs.jpcb.5b07433","ISSN":"1520-6106, 1520-5207","issue":"8","journalAbbreviation":"J. Phys. Chem. B","language":"en","page":"1526-1536","source":"DOI.org (Crossref)","title":"Reactions of Methanesulfonic Acid with Amines and Ammonia as a Source of New Particles in Air","volume":"120","author":[{"family":"Chen","given":"Haihan"},{"family":"Varner","given":"Mychel E."},{"family":"Gerber","given":"R. Benny"},{"family":"Finlayson-Pitts","given":"Barbara J."}],"issued":{"date-parts":[["2016",3,3]]},"citation-key":"chenReactionsMethanesulfonicAcid2016"}},{"id":5848,"uris":["http://zotero.org/groups/3856298/items/8VS94AJM"],"itemData":{"id":5848,"type":"article-journal","abstract":"Abstract.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540AF4">
          <w:rPr>
            <w:rFonts w:ascii="Times New Roman" w:hAnsi="Times New Roman" w:cs="Times New Roman"/>
            <w:sz w:val="20"/>
            <w:szCs w:val="20"/>
          </w:rPr>
          <w:fldChar w:fldCharType="separate"/>
        </w:r>
        <w:r w:rsidR="00540AF4" w:rsidRPr="006F6E21">
          <w:rPr>
            <w:rFonts w:ascii="Times New Roman" w:hAnsi="Times New Roman" w:cs="Times New Roman"/>
            <w:sz w:val="20"/>
          </w:rPr>
          <w:t>(Bork et al., 2014; Chen et al., 2016; Paglione et al., 2024)</w:t>
        </w:r>
        <w:r w:rsidR="00540AF4">
          <w:rPr>
            <w:rFonts w:ascii="Times New Roman" w:hAnsi="Times New Roman" w:cs="Times New Roman"/>
            <w:sz w:val="20"/>
            <w:szCs w:val="20"/>
          </w:rPr>
          <w:fldChar w:fldCharType="end"/>
        </w:r>
        <w:r w:rsidR="00540AF4">
          <w:rPr>
            <w:rFonts w:ascii="Times New Roman" w:hAnsi="Times New Roman" w:cs="Times New Roman"/>
            <w:sz w:val="20"/>
            <w:szCs w:val="20"/>
          </w:rPr>
          <w:t xml:space="preserve">, the MSA spectrum minor methylamine contributions such as </w:t>
        </w:r>
        <w:r w:rsidR="00540AF4" w:rsidRPr="008E2718">
          <w:rPr>
            <w:rFonts w:ascii="Times New Roman" w:hAnsi="Times New Roman" w:cs="Times New Roman"/>
            <w:sz w:val="20"/>
            <w:szCs w:val="20"/>
          </w:rPr>
          <w:t>m/z 30 (CH</w:t>
        </w:r>
        <w:r w:rsidR="00540AF4" w:rsidRPr="003B688E">
          <w:rPr>
            <w:rFonts w:ascii="Times New Roman" w:hAnsi="Times New Roman" w:cs="Times New Roman"/>
            <w:sz w:val="20"/>
            <w:szCs w:val="20"/>
            <w:vertAlign w:val="subscript"/>
          </w:rPr>
          <w:t>4</w:t>
        </w:r>
        <w:r w:rsidR="00540AF4" w:rsidRPr="008E2718">
          <w:rPr>
            <w:rFonts w:ascii="Times New Roman" w:hAnsi="Times New Roman" w:cs="Times New Roman"/>
            <w:sz w:val="20"/>
            <w:szCs w:val="20"/>
          </w:rPr>
          <w:t>N</w:t>
        </w:r>
        <w:r w:rsidR="00540AF4" w:rsidRPr="003B688E">
          <w:rPr>
            <w:rFonts w:ascii="Times New Roman" w:hAnsi="Times New Roman" w:cs="Times New Roman"/>
            <w:sz w:val="20"/>
            <w:szCs w:val="20"/>
            <w:vertAlign w:val="superscript"/>
          </w:rPr>
          <w:t>+</w:t>
        </w:r>
        <w:r w:rsidR="00540AF4" w:rsidRPr="008E2718">
          <w:rPr>
            <w:rFonts w:ascii="Times New Roman" w:hAnsi="Times New Roman" w:cs="Times New Roman"/>
            <w:sz w:val="20"/>
            <w:szCs w:val="20"/>
          </w:rPr>
          <w:t>), m/z 41 (C</w:t>
        </w:r>
        <w:r w:rsidR="00540AF4" w:rsidRPr="003B688E">
          <w:rPr>
            <w:rFonts w:ascii="Times New Roman" w:hAnsi="Times New Roman" w:cs="Times New Roman"/>
            <w:sz w:val="20"/>
            <w:szCs w:val="20"/>
            <w:vertAlign w:val="subscript"/>
          </w:rPr>
          <w:t>3</w:t>
        </w:r>
        <w:r w:rsidR="00540AF4" w:rsidRPr="008E2718">
          <w:rPr>
            <w:rFonts w:ascii="Times New Roman" w:hAnsi="Times New Roman" w:cs="Times New Roman"/>
            <w:sz w:val="20"/>
            <w:szCs w:val="20"/>
          </w:rPr>
          <w:t>H</w:t>
        </w:r>
        <w:r w:rsidR="00540AF4" w:rsidRPr="003B688E">
          <w:rPr>
            <w:rFonts w:ascii="Times New Roman" w:hAnsi="Times New Roman" w:cs="Times New Roman"/>
            <w:sz w:val="20"/>
            <w:szCs w:val="20"/>
            <w:vertAlign w:val="subscript"/>
          </w:rPr>
          <w:t>5</w:t>
        </w:r>
        <w:r w:rsidR="00540AF4" w:rsidRPr="003B688E">
          <w:rPr>
            <w:rFonts w:ascii="Times New Roman" w:hAnsi="Times New Roman" w:cs="Times New Roman"/>
            <w:sz w:val="20"/>
            <w:szCs w:val="20"/>
            <w:vertAlign w:val="superscript"/>
          </w:rPr>
          <w:t>+</w:t>
        </w:r>
        <w:r w:rsidR="00540AF4" w:rsidRPr="008E2718">
          <w:rPr>
            <w:rFonts w:ascii="Times New Roman" w:hAnsi="Times New Roman" w:cs="Times New Roman"/>
            <w:sz w:val="20"/>
            <w:szCs w:val="20"/>
          </w:rPr>
          <w:t>), m/z 42</w:t>
        </w:r>
        <w:r w:rsidR="00540AF4">
          <w:rPr>
            <w:rFonts w:ascii="Times New Roman" w:hAnsi="Times New Roman" w:cs="Times New Roman"/>
            <w:sz w:val="20"/>
            <w:szCs w:val="20"/>
          </w:rPr>
          <w:t xml:space="preserve"> </w:t>
        </w:r>
        <w:r w:rsidR="00540AF4" w:rsidRPr="008E2718">
          <w:rPr>
            <w:rFonts w:ascii="Times New Roman" w:hAnsi="Times New Roman" w:cs="Times New Roman"/>
            <w:sz w:val="20"/>
            <w:szCs w:val="20"/>
          </w:rPr>
          <w:t>(C</w:t>
        </w:r>
        <w:r w:rsidR="00540AF4" w:rsidRPr="003B688E">
          <w:rPr>
            <w:rFonts w:ascii="Times New Roman" w:hAnsi="Times New Roman" w:cs="Times New Roman"/>
            <w:sz w:val="20"/>
            <w:szCs w:val="20"/>
            <w:vertAlign w:val="subscript"/>
          </w:rPr>
          <w:t>2</w:t>
        </w:r>
        <w:r w:rsidR="00540AF4" w:rsidRPr="008E2718">
          <w:rPr>
            <w:rFonts w:ascii="Times New Roman" w:hAnsi="Times New Roman" w:cs="Times New Roman"/>
            <w:sz w:val="20"/>
            <w:szCs w:val="20"/>
          </w:rPr>
          <w:t>H</w:t>
        </w:r>
        <w:r w:rsidR="00540AF4" w:rsidRPr="003B688E">
          <w:rPr>
            <w:rFonts w:ascii="Times New Roman" w:hAnsi="Times New Roman" w:cs="Times New Roman"/>
            <w:sz w:val="20"/>
            <w:szCs w:val="20"/>
            <w:vertAlign w:val="subscript"/>
          </w:rPr>
          <w:t>4</w:t>
        </w:r>
        <w:r w:rsidR="00540AF4" w:rsidRPr="008E2718">
          <w:rPr>
            <w:rFonts w:ascii="Times New Roman" w:hAnsi="Times New Roman" w:cs="Times New Roman"/>
            <w:sz w:val="20"/>
            <w:szCs w:val="20"/>
          </w:rPr>
          <w:t>N</w:t>
        </w:r>
        <w:r w:rsidR="00540AF4" w:rsidRPr="003B688E">
          <w:rPr>
            <w:rFonts w:ascii="Times New Roman" w:hAnsi="Times New Roman" w:cs="Times New Roman"/>
            <w:sz w:val="20"/>
            <w:szCs w:val="20"/>
            <w:vertAlign w:val="superscript"/>
          </w:rPr>
          <w:t>+</w:t>
        </w:r>
        <w:r w:rsidR="00540AF4">
          <w:rPr>
            <w:rFonts w:ascii="Times New Roman" w:hAnsi="Times New Roman" w:cs="Times New Roman"/>
            <w:sz w:val="20"/>
            <w:szCs w:val="20"/>
          </w:rPr>
          <w:t xml:space="preserve">) </w:t>
        </w:r>
        <w:r w:rsidR="00540AF4">
          <w:rPr>
            <w:rFonts w:ascii="Times New Roman" w:hAnsi="Times New Roman" w:cs="Times New Roman"/>
            <w:sz w:val="20"/>
            <w:szCs w:val="20"/>
          </w:rPr>
          <w:fldChar w:fldCharType="begin"/>
        </w:r>
        <w:r w:rsidR="00540AF4">
          <w:rPr>
            <w:rFonts w:ascii="Times New Roman" w:hAnsi="Times New Roman" w:cs="Times New Roman"/>
            <w:sz w:val="20"/>
            <w:szCs w:val="20"/>
          </w:rPr>
          <w:instrText xml:space="preserve"> ADDIN ZOTERO_ITEM CSL_CITATION {"citationID":"y5ZUMyA3","properties":{"formattedCitation":"(Malloy et al., 2009)","plainCitation":"(Malloy et al., 2009)","noteIndex":0},"citationItems":[{"id":5888,"uris":["http://zotero.org/groups/3856298/items/DT6S673U"],"itemData":{"id":5888,"type":"article-journal","abstract":"Abstract. Primary aliphatic amines are an important class of nitrogen containing compounds emitted from automobiles, waste treatment facilities and agricultural animal operations. A series of experiments conducted at the UC-Riverside/CE-CERT Environmental Chamber is presented in which oxidation of methylamine, ethylamine, propylamine, and butylamine with O3 and NO3 have been investigated. Very little aerosol formation is observed in the presence of O3 only. However, after addition of NO, and by extension NO3, large aerosol mass yields (~44% for butylamine) are seen. Aerosol generated was determined to be organic in nature due to the small fraction of NO and NO2 in the total signal (&lt;1% for all amines tested) as detected by an aerosol mass spectrometer (AMS). We propose a reaction mechanism between carbonyl containing species and the parent amine leading to formation of particulate imine products. These findings can have significant impacts on rural communities with elevated nighttime PM loadings, when significant levels of NO3 exist.","container-title":"Atmospheric Chemistry and Physics","DOI":"10.5194/acp-9-2051-2009","ISSN":"1680-7324","issue":"6","journalAbbreviation":"Atmos. Chem. Phys.","language":"en","license":"https://creativecommons.org/licenses/by/3.0/","page":"2051-2060","source":"DOI.org (Crossref)","title":"Secondary organic aerosol formation from primary aliphatic amines with NO&amp;lt;sub&amp;gt;3&amp;lt;/sub&amp;gt; radical","volume":"9","author":[{"family":"Malloy","given":"Q. G. J."},{"literal":"Li Qi"},{"family":"Warren","given":"B."},{"family":"Cocker Iii","given":"D. R."},{"family":"Erupe","given":"M. E."},{"family":"Silva","given":"P. J."}],"issued":{"date-parts":[["2009",3,23]]},"citation-key":"malloySecondaryOrganicAerosol2009"}}],"schema":"https://github.com/citation-style-language/schema/raw/master/csl-citation.json"} </w:instrText>
        </w:r>
        <w:r w:rsidR="00540AF4">
          <w:rPr>
            <w:rFonts w:ascii="Times New Roman" w:hAnsi="Times New Roman" w:cs="Times New Roman"/>
            <w:sz w:val="20"/>
            <w:szCs w:val="20"/>
          </w:rPr>
          <w:fldChar w:fldCharType="separate"/>
        </w:r>
        <w:r w:rsidR="00540AF4" w:rsidRPr="008E2718">
          <w:rPr>
            <w:rFonts w:ascii="Times New Roman" w:hAnsi="Times New Roman" w:cs="Times New Roman"/>
            <w:sz w:val="20"/>
          </w:rPr>
          <w:t>(Malloy et al., 2009)</w:t>
        </w:r>
        <w:r w:rsidR="00540AF4">
          <w:rPr>
            <w:rFonts w:ascii="Times New Roman" w:hAnsi="Times New Roman" w:cs="Times New Roman"/>
            <w:sz w:val="20"/>
            <w:szCs w:val="20"/>
          </w:rPr>
          <w:fldChar w:fldCharType="end"/>
        </w:r>
        <w:r w:rsidR="00540AF4">
          <w:rPr>
            <w:rFonts w:ascii="Times New Roman" w:hAnsi="Times New Roman" w:cs="Times New Roman"/>
            <w:sz w:val="20"/>
            <w:szCs w:val="20"/>
          </w:rPr>
          <w:t xml:space="preserve"> were too sparse to assume involvement.</w:t>
        </w:r>
      </w:ins>
    </w:p>
    <w:p w14:paraId="12DD831F" w14:textId="2E63CFBD" w:rsidR="009A0741"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3.2.3 </w:t>
      </w:r>
      <w:r w:rsidR="00435814" w:rsidRPr="004758A9">
        <w:rPr>
          <w:rFonts w:ascii="Times New Roman" w:eastAsia="Times New Roman" w:hAnsi="Times New Roman" w:cs="Times New Roman"/>
          <w:b/>
          <w:bCs/>
          <w:color w:val="000000" w:themeColor="text1"/>
          <w:sz w:val="20"/>
          <w:szCs w:val="20"/>
        </w:rPr>
        <w:t xml:space="preserve">Primary </w:t>
      </w:r>
      <w:r w:rsidRPr="004758A9">
        <w:rPr>
          <w:rFonts w:ascii="Times New Roman" w:eastAsia="Times New Roman" w:hAnsi="Times New Roman" w:cs="Times New Roman"/>
          <w:b/>
          <w:bCs/>
          <w:color w:val="000000" w:themeColor="text1"/>
          <w:sz w:val="20"/>
          <w:szCs w:val="20"/>
        </w:rPr>
        <w:t>Marine Organic Aerosols (</w:t>
      </w:r>
      <w:r w:rsidR="00F82128" w:rsidRPr="004758A9">
        <w:rPr>
          <w:rFonts w:ascii="Times New Roman" w:eastAsia="Times New Roman" w:hAnsi="Times New Roman" w:cs="Times New Roman"/>
          <w:b/>
          <w:bCs/>
          <w:color w:val="000000" w:themeColor="text1"/>
          <w:sz w:val="20"/>
          <w:szCs w:val="20"/>
        </w:rPr>
        <w:t>P</w:t>
      </w:r>
      <w:r w:rsidRPr="004758A9">
        <w:rPr>
          <w:rFonts w:ascii="Times New Roman" w:eastAsia="Times New Roman" w:hAnsi="Times New Roman" w:cs="Times New Roman"/>
          <w:b/>
          <w:bCs/>
          <w:color w:val="000000" w:themeColor="text1"/>
          <w:sz w:val="20"/>
          <w:szCs w:val="20"/>
        </w:rPr>
        <w:t>MOA)</w:t>
      </w:r>
      <w:bookmarkStart w:id="166" w:name="_Hlk120547833"/>
    </w:p>
    <w:p w14:paraId="36D49BC9" w14:textId="1DEE4F3C" w:rsidR="00B120DE" w:rsidRPr="004758A9" w:rsidRDefault="00F8757A" w:rsidP="00236BD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High-resolution mass spectrum of t</w:t>
      </w:r>
      <w:r w:rsidR="00B120DE" w:rsidRPr="004758A9">
        <w:rPr>
          <w:rFonts w:ascii="Times New Roman" w:hAnsi="Times New Roman" w:cs="Times New Roman"/>
          <w:sz w:val="20"/>
          <w:szCs w:val="20"/>
        </w:rPr>
        <w:t>his factor</w:t>
      </w:r>
      <w:r w:rsidR="004E6263" w:rsidRPr="004758A9">
        <w:rPr>
          <w:rFonts w:ascii="Times New Roman" w:hAnsi="Times New Roman" w:cs="Times New Roman"/>
          <w:sz w:val="20"/>
          <w:szCs w:val="20"/>
        </w:rPr>
        <w:t xml:space="preserve"> reveals</w:t>
      </w:r>
      <w:r w:rsidR="00B120DE" w:rsidRPr="004758A9">
        <w:rPr>
          <w:rFonts w:ascii="Times New Roman" w:hAnsi="Times New Roman" w:cs="Times New Roman"/>
          <w:sz w:val="20"/>
          <w:szCs w:val="20"/>
        </w:rPr>
        <w:t xml:space="preserve"> that two CHO oxygenated carbon families (sum of 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k</w:t>
      </w:r>
      <w:r w:rsidR="00B120DE" w:rsidRPr="004758A9">
        <w:rPr>
          <w:rFonts w:ascii="Times New Roman" w:hAnsi="Times New Roman" w:cs="Times New Roman"/>
          <w:sz w:val="20"/>
          <w:szCs w:val="20"/>
        </w:rPr>
        <w:t xml:space="preserve"> and 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w</w:t>
      </w:r>
      <w:r w:rsidR="00B120DE" w:rsidRPr="004758A9">
        <w:rPr>
          <w:rFonts w:ascii="Times New Roman" w:hAnsi="Times New Roman" w:cs="Times New Roman"/>
          <w:sz w:val="20"/>
          <w:szCs w:val="20"/>
        </w:rPr>
        <w:t xml:space="preserve"> where </w:t>
      </w:r>
      <w:r w:rsidR="009C79B6" w:rsidRPr="004758A9">
        <w:rPr>
          <w:rFonts w:ascii="Times New Roman" w:hAnsi="Times New Roman" w:cs="Times New Roman"/>
          <w:sz w:val="20"/>
          <w:szCs w:val="20"/>
        </w:rPr>
        <w:t>x</w:t>
      </w:r>
      <w:r w:rsidR="00B120DE" w:rsidRPr="004758A9">
        <w:rPr>
          <w:rFonts w:ascii="Times New Roman" w:hAnsi="Times New Roman" w:cs="Times New Roman"/>
          <w:sz w:val="20"/>
          <w:szCs w:val="20"/>
        </w:rPr>
        <w:t xml:space="preserve"> = 1 and w &gt; 1) dominate 61.5% of the total mass spectra followed by aliphatics (pure Hydrocarbon‐like, 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 whose fraction account</w:t>
      </w:r>
      <w:r w:rsidR="004E6263"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for 36.2% of the total mass </w:t>
      </w:r>
      <w:r w:rsidR="006A13C3" w:rsidRPr="004758A9">
        <w:rPr>
          <w:rFonts w:ascii="Times New Roman" w:hAnsi="Times New Roman" w:cs="Times New Roman"/>
          <w:sz w:val="20"/>
          <w:szCs w:val="20"/>
        </w:rPr>
        <w:t>spectra signal</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aligning with previous </w:t>
      </w:r>
      <w:r w:rsidR="007E10AE" w:rsidRPr="004758A9">
        <w:rPr>
          <w:rFonts w:ascii="Times New Roman" w:hAnsi="Times New Roman" w:cs="Times New Roman"/>
          <w:sz w:val="20"/>
          <w:szCs w:val="20"/>
        </w:rPr>
        <w:t>findings reported</w:t>
      </w:r>
      <w:r w:rsidR="00B120DE" w:rsidRPr="004758A9">
        <w:rPr>
          <w:rFonts w:ascii="Times New Roman" w:hAnsi="Times New Roman" w:cs="Times New Roman"/>
          <w:sz w:val="20"/>
          <w:szCs w:val="20"/>
        </w:rPr>
        <w:t xml:space="preserve"> by Ovadnevaite </w:t>
      </w:r>
      <w:r w:rsidR="00485B74" w:rsidRPr="004758A9">
        <w:rPr>
          <w:rFonts w:ascii="Times New Roman" w:hAnsi="Times New Roman" w:cs="Times New Roman"/>
          <w:i/>
          <w:sz w:val="20"/>
          <w:szCs w:val="20"/>
        </w:rPr>
        <w:t>et al</w:t>
      </w:r>
      <w:r w:rsidR="00B120DE" w:rsidRPr="004758A9">
        <w:rPr>
          <w:rFonts w:ascii="Times New Roman" w:hAnsi="Times New Roman" w:cs="Times New Roman"/>
          <w:sz w:val="20"/>
          <w:szCs w:val="20"/>
        </w:rPr>
        <w:t xml:space="preserve"> (2011)</w:t>
      </w:r>
      <w:r w:rsidR="00406ABB" w:rsidRPr="004758A9">
        <w:rPr>
          <w:rFonts w:ascii="Times New Roman" w:hAnsi="Times New Roman" w:cs="Times New Roman"/>
          <w:sz w:val="20"/>
          <w:szCs w:val="20"/>
        </w:rPr>
        <w:t>.</w:t>
      </w:r>
      <w:r w:rsidR="00D32648" w:rsidRPr="004758A9">
        <w:rPr>
          <w:rFonts w:ascii="Times New Roman" w:hAnsi="Times New Roman" w:cs="Times New Roman"/>
          <w:sz w:val="20"/>
          <w:szCs w:val="20"/>
        </w:rPr>
        <w:t xml:space="preserve"> The C</w:t>
      </w:r>
      <w:r w:rsidR="00D32648" w:rsidRPr="004758A9">
        <w:rPr>
          <w:rFonts w:ascii="Times New Roman" w:hAnsi="Times New Roman" w:cs="Times New Roman"/>
          <w:sz w:val="20"/>
          <w:szCs w:val="20"/>
          <w:vertAlign w:val="subscript"/>
        </w:rPr>
        <w:t>x</w:t>
      </w:r>
      <w:r w:rsidR="00D32648" w:rsidRPr="004758A9">
        <w:rPr>
          <w:rFonts w:ascii="Times New Roman" w:hAnsi="Times New Roman" w:cs="Times New Roman"/>
          <w:sz w:val="20"/>
          <w:szCs w:val="20"/>
        </w:rPr>
        <w:t>H</w:t>
      </w:r>
      <w:r w:rsidR="00D32648" w:rsidRPr="004758A9">
        <w:rPr>
          <w:rFonts w:ascii="Times New Roman" w:hAnsi="Times New Roman" w:cs="Times New Roman"/>
          <w:sz w:val="20"/>
          <w:szCs w:val="20"/>
          <w:vertAlign w:val="subscript"/>
        </w:rPr>
        <w:t>y</w:t>
      </w:r>
      <w:r w:rsidR="00D32648" w:rsidRPr="004758A9">
        <w:rPr>
          <w:rFonts w:ascii="Times New Roman" w:hAnsi="Times New Roman" w:cs="Times New Roman"/>
          <w:sz w:val="20"/>
          <w:szCs w:val="20"/>
        </w:rPr>
        <w:t>O</w:t>
      </w:r>
      <w:r w:rsidR="00D32648" w:rsidRPr="004758A9">
        <w:rPr>
          <w:rFonts w:ascii="Times New Roman" w:hAnsi="Times New Roman" w:cs="Times New Roman"/>
          <w:sz w:val="20"/>
          <w:szCs w:val="20"/>
          <w:vertAlign w:val="subscript"/>
        </w:rPr>
        <w:t xml:space="preserve">w </w:t>
      </w:r>
      <w:r w:rsidR="00D32648" w:rsidRPr="004758A9">
        <w:rPr>
          <w:rFonts w:ascii="Times New Roman" w:hAnsi="Times New Roman" w:cs="Times New Roman"/>
          <w:sz w:val="20"/>
          <w:szCs w:val="20"/>
        </w:rPr>
        <w:t xml:space="preserve">(w=1) family features ions series (m/z 55.02, 69.03, 83.05, etc…) related to alkenyl groups, diunsaturates, cyclic alcohols, and ethers. Such functional groups repartition is consistent with previous reports of </w:t>
      </w:r>
      <w:r w:rsidR="00D32648" w:rsidRPr="004758A9">
        <w:rPr>
          <w:rFonts w:ascii="Times New Roman" w:hAnsi="Times New Roman" w:cs="Times New Roman"/>
          <w:color w:val="000000" w:themeColor="text1"/>
          <w:sz w:val="20"/>
          <w:szCs w:val="20"/>
        </w:rPr>
        <w:t xml:space="preserve">water-insoluble organics being formed in sea spray </w:t>
      </w:r>
      <w:r w:rsidR="00D3264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{"citationID":"NEgyl9BZ","properties":{"formattedCitation":"(Ovadnevaite, O\\uc0\\u8217{}Dowd, et al. 2011; C. D. O\\uc0\\u8217{}Dowd et al. 2004)","plainCitation":"(Ovadnevaite, O’Dowd, et al. 2011; C. D. O’Dowd et al. 2004)","dontUpdate":true,"noteIndex":0},"citationItems":[{"id":1482,"uris":["http://zotero.org/groups/3856298/items/ZAFCWYP4"],"itemData":{"id":1482,"type":"article-journal","container-title":"Geophysical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Jun"},{"family":"Putaud","given":"Jean-Philippe"}],"issued":{"date-parts":[["2004",10]]},"citation-key":"odowdBiogenicallyDrivenOrganic2004"}}],"schema":"https://github.com/citation-style-language/schema/raw/master/csl-citation.json"} </w:instrText>
      </w:r>
      <w:r w:rsidR="00D32648" w:rsidRPr="004758A9">
        <w:rPr>
          <w:rFonts w:ascii="Times New Roman" w:hAnsi="Times New Roman" w:cs="Times New Roman"/>
          <w:color w:val="000000" w:themeColor="text1"/>
          <w:sz w:val="20"/>
          <w:szCs w:val="20"/>
        </w:rPr>
        <w:fldChar w:fldCharType="separate"/>
      </w:r>
      <w:r w:rsidR="00D32648" w:rsidRPr="004758A9">
        <w:rPr>
          <w:rFonts w:ascii="Times New Roman" w:hAnsi="Times New Roman" w:cs="Times New Roman"/>
          <w:sz w:val="20"/>
          <w:szCs w:val="24"/>
        </w:rPr>
        <w:t xml:space="preserve">(O’Dowd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xml:space="preserve">. 2004; 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color w:val="000000" w:themeColor="text1"/>
          <w:sz w:val="20"/>
          <w:szCs w:val="20"/>
        </w:rPr>
        <w:fldChar w:fldCharType="end"/>
      </w:r>
      <w:r w:rsidR="00D32648" w:rsidRPr="004758A9">
        <w:rPr>
          <w:rFonts w:ascii="Times New Roman" w:hAnsi="Times New Roman" w:cs="Times New Roman"/>
          <w:color w:val="000000" w:themeColor="text1"/>
          <w:sz w:val="20"/>
          <w:szCs w:val="20"/>
        </w:rPr>
        <w:t xml:space="preserve">. Additionally, </w:t>
      </w:r>
      <w:r w:rsidR="00D32648" w:rsidRPr="004758A9">
        <w:rPr>
          <w:rFonts w:ascii="Times New Roman" w:hAnsi="Times New Roman" w:cs="Times New Roman"/>
          <w:sz w:val="20"/>
          <w:szCs w:val="20"/>
        </w:rPr>
        <w:t xml:space="preserve">this factor mass spectrum closely resembles (R=0.99) marine organic aerosols (MOA) mass spectra </w:t>
      </w:r>
      <w:r w:rsidR="00D3264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{"citationID":"0G8RqFg6","properties":{"formattedCitation":"(Ovadnevaite, O\\uc0\\u8217{}Dowd, et al. 2011; Crippa et al. 2013)","plainCitation":"(Ovadnevaite, O’Dowd, et al. 2011; Crippa et al. 2013)","dontUpdate":true,"noteIndex":0},"citationItems":[{"id":1482,"uris":["http://zotero.org/groups/3856298/items/ZAFCWYP4"],"itemData":{"id":1482,"type":"article-journal","container-title":"Geophysical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D32648" w:rsidRPr="004758A9">
        <w:rPr>
          <w:rFonts w:ascii="Times New Roman" w:hAnsi="Times New Roman" w:cs="Times New Roman"/>
          <w:sz w:val="20"/>
          <w:szCs w:val="20"/>
        </w:rPr>
        <w:fldChar w:fldCharType="separate"/>
      </w:r>
      <w:r w:rsidR="00D32648" w:rsidRPr="004758A9">
        <w:rPr>
          <w:rFonts w:ascii="Times New Roman" w:hAnsi="Times New Roman" w:cs="Times New Roman"/>
          <w:sz w:val="20"/>
          <w:szCs w:val="24"/>
        </w:rPr>
        <w:t xml:space="preserve">(Ovadnevaite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sz w:val="20"/>
          <w:szCs w:val="20"/>
        </w:rPr>
        <w:fldChar w:fldCharType="end"/>
      </w:r>
      <w:r w:rsidR="00E05E20" w:rsidRPr="004758A9">
        <w:rPr>
          <w:rFonts w:ascii="Times New Roman" w:hAnsi="Times New Roman" w:cs="Times New Roman"/>
          <w:sz w:val="20"/>
          <w:szCs w:val="20"/>
        </w:rPr>
        <w:t xml:space="preserve"> </w:t>
      </w:r>
      <w:r w:rsidR="00D32648" w:rsidRPr="004758A9">
        <w:rPr>
          <w:rFonts w:ascii="Times New Roman" w:hAnsi="Times New Roman" w:cs="Times New Roman"/>
          <w:sz w:val="20"/>
          <w:szCs w:val="20"/>
        </w:rPr>
        <w:t>(Figure S</w:t>
      </w:r>
      <w:r w:rsidR="00AF4967">
        <w:rPr>
          <w:rFonts w:ascii="Times New Roman" w:hAnsi="Times New Roman" w:cs="Times New Roman"/>
          <w:sz w:val="20"/>
          <w:szCs w:val="20"/>
        </w:rPr>
        <w:t>6</w:t>
      </w:r>
      <w:r w:rsidR="00D32648" w:rsidRPr="004758A9">
        <w:rPr>
          <w:rFonts w:ascii="Times New Roman" w:hAnsi="Times New Roman" w:cs="Times New Roman"/>
          <w:sz w:val="20"/>
          <w:szCs w:val="20"/>
        </w:rPr>
        <w:t>-A)</w:t>
      </w:r>
      <w:r w:rsidR="00E05E20" w:rsidRPr="004758A9">
        <w:rPr>
          <w:rFonts w:ascii="Times New Roman" w:hAnsi="Times New Roman" w:cs="Times New Roman"/>
          <w:sz w:val="20"/>
          <w:szCs w:val="20"/>
        </w:rPr>
        <w:t xml:space="preserve"> and its </w:t>
      </w:r>
      <w:r w:rsidR="00E05E20" w:rsidRPr="004758A9">
        <w:rPr>
          <w:rFonts w:ascii="Times New Roman" w:hAnsi="Times New Roman" w:cs="Times New Roman"/>
          <w:color w:val="000000" w:themeColor="text1"/>
          <w:sz w:val="20"/>
          <w:szCs w:val="20"/>
        </w:rPr>
        <w:t xml:space="preserve">O:C ratio of 0.66 and an H:C ratio of 1.16 respectively are close to literature O:C values for sea spray </w:t>
      </w:r>
      <w:r w:rsidR="00E05E20"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{"citationID":"imtY7J1T","properties":{"formattedCitation":"(Ovadnevaite, O\\uc0\\u8217{}Dowd, et al. 2011; Flerus et al. 2012; Willoughby, Wozniak, and Hatcher 2016; Radoman et al. 2022)","plainCitation":"(Ovadnevaite, O’Dowd, et al. 2011; Flerus et al. 2012; Willoughby, Wozniak, and Hatcher 2016; Radoman et al. 2022)","dontUpdate":true,"noteIndex":0},"citationItems":[{"id":1482,"uris":["http://zotero.org/groups/3856298/items/ZAFCWYP4"],"itemData":{"id":1482,"type":"article-journal","container-title":"Geophysical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2358,"uris":["http://zotero.org/groups/3856298/items/TUC8V48E"],"itemData":{"id":2358,"type":"article-journal","abstract":"Abstract. Dissolved organic matter (DOM) was extracted by solid-phase extraction (SPE) from 137 water samples from different climate zones and different depths along an eastern Atlantic Ocean transect. The extracts were analyzed with Fourier transform ion cyclotron resonance mass spectrometry (FT-ICR MS) with electrospray ionization (ESI). Δ14C analyses were performed on subsamples of the SPE-DOM. In addition, the amount of dissolved organic carbon was determined for all water and SPE-DOM samples as well as the yield of amino sugars for selected samples. Linear correlations were observed between the magnitudes of 43 % of the FT-ICR mass peaks and the extract Δ14C values. Decreasing SPE-DOM Δ14C values went along with a shift in the molecular composition to higher average masses (m/z) and lower hydrogen/carbon (H/C) ratios. The correlation was used to model the SPE-DOM Δ14C distribution for all 137 samples. Based on single mass peaks, a degradation index (IDEG) was developed to compare the degradation state of marine SPE-DOM samples analyzed with FT-ICR MS. A correlation between Δ14C, IDEG, DOC values and amino sugar yield supports that SPE-DOM analyzed with FT-ICR MS reflects trends of bulk DOM. DOM weighted normalized mass peak magnitudes were used to compare aged and recent SPE-DOM on a semi-quantitative molecular basis. The magnitude comparison showed a continuum of different degradation rates for the detected compounds. A high proportion of the compounds should persist, possibly modified by partial degradation, in the course of thermohaline circulation. Prokaryotic (bacterial) production, transformation and accumulation of this very stable DOM occur primarily in the upper ocean. This DOM is an important contribution to very old DOM, showing that production and degradation are dynamic processes.","container-title":"Biogeosciences","DOI":"10.5194/bg-9-1935-2012","ISSN":"1726-4189","issue":"6","journalAbbreviation":"Biogeosciences","language":"en","page":"1935-1955","source":"DOI.org (Crossref)","title":"A molecular perspective on the ageing of marine dissolved organic matter","volume":"9","author":[{"family":"Flerus","given":"R."},{"family":"Lechtenfeld","given":"O. J."},{"family":"Koch","given":"B. P."},{"family":"McCallister","given":"S. L."},{"family":"Schmitt-Kopplin","given":"P."},{"family":"Benner","given":"R."},{"family":"Kaiser","given":"K."},{"family":"Kattner","given":"G."}],"issued":{"date-parts":[["2012",6,1]]},"citation-key":"flerusMolecularPerspectiveAgeing2012"}},{"id":2359,"uris":["http://zotero.org/groups/3856298/items/W7QP4GWR"],"itemData":{"id":2359,"type":"article-journal","container-title":"Atmosphere","DOI":"10.3390/atmos7060079","ISSN":"2073-4433","issue":"6","journalAbbreviation":"Atmosphere","language":"en","page":"79","source":"DOI.org (Crossref)","title":"Detailed Source-Specific Molecular Composition of Ambient Aerosol Organic Matter Using Ultrahigh Resolution Mass Spectrometry and 1H NMR","volume":"7","author":[{"family":"Willoughby","given":"Amanda"},{"family":"Wozniak","given":"Andrew"},{"family":"Hatcher","given":"Patrick"}],"issued":{"date-parts":[["2016",6,3]]},"citation-key":"willoughbyDetailedSourceSpecificMolecular2016"}},{"id":1161,"uris":["http://zotero.org/groups/3856298/items/VZ7QPI6W"],"itemData":{"id":1161,"type":"article-journal","abstract":"Sea spray aerosol is the largest natural source of aerosol to Earth’s atmosphere with significant impacts on climate. Despite this, estimates of the impact of sea spray aerosol on Earth’s...\n          , \n            Sea spray aerosol is the largest natural source of aerosol to Earth’s atmosphere with significant impacts on climate. Despite this, estimates of the impact of sea spray aerosol on Earth’s radiation budget are highly uncertain due to an overall lack of understanding of the physical and chemical factors controlling its composition. Critically, results from studies probing the importance of oceanic biological activity on the amount and type of organic matter present in nascent sea spray aerosol have been ambiguous. Some field studies have shown a relationship between the organic fraction of sea spray aerosol and oceanic primary productivity while others have reported no such relationships. Given this, we have probed the composition of seawater and nascent sea spray aerosol during a phytoplankton bloom in the North Atlantic using a novel liquid chromatography–mass spectrometry method. We observed that the composition of dissolved organic matter present in seawater changed as the phytoplankton bloom progressed over an 18 day period. Further, we observed changes to both the chemical composition of the organic matter present in seawater and the chemical composition of the organic matter present in the sea spray aerosol despite the organic matter mass fraction of the aerosol remaining unchanged. More specifically, we observed that the nascent sea spray aerosol became progressively more enriched in surface-active organic substances as the bloom progressed and that the sea spray aerosol had a distinct organic matter composition compared to the seawater. Thus, our work provides additional insight into the biological dependence of nascent sea spray aerosol composition.","container-title":"Environmental Science: Atmospheres","DOI":"10.1039/D2EA00028H","ISSN":"2634-3606","journalAbbreviation":"Environ. Sci.: Atmos.","language":"en","page":"10.1039.D2EA00028H","source":"DOI.org (Crossref)","title":"Probing the impact of a phytoplankton bloom on the chemistry of nascent sea spray aerosol using high-resolution mass spectrometry","author":[{"family":"Radoman","given":"Nikola"},{"family":"Christiansen","given":"Sigurd"},{"family":"Johansson","given":"Jana"},{"family":"Hawkes","given":"Jeffrey"},{"family":"Bilde","given":"Merete"},{"family":"Cousins","given":"Ian T"},{"family":"Salter","given":"Matthew"}],"issued":{"date-parts":[["2022"]]},"citation-key":"radomanProbingImpactPhytoplankton2022a"}}],"schema":"https://github.com/citation-style-language/schema/raw/master/csl-citation.json"} </w:instrText>
      </w:r>
      <w:r w:rsidR="00E05E20" w:rsidRPr="004758A9">
        <w:rPr>
          <w:rFonts w:ascii="Times New Roman" w:hAnsi="Times New Roman" w:cs="Times New Roman"/>
          <w:color w:val="000000" w:themeColor="text1"/>
          <w:sz w:val="20"/>
          <w:szCs w:val="20"/>
        </w:rPr>
        <w:fldChar w:fldCharType="separate"/>
      </w:r>
      <w:r w:rsidR="00E05E20" w:rsidRPr="004758A9">
        <w:rPr>
          <w:rFonts w:ascii="Times New Roman" w:hAnsi="Times New Roman" w:cs="Times New Roman"/>
          <w:sz w:val="20"/>
        </w:rPr>
        <w:t xml:space="preserve">(Ovadnevaite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2011; Flerus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2012; Willoughby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2016)</w:t>
      </w:r>
      <w:r w:rsidR="00E05E20" w:rsidRPr="004758A9">
        <w:rPr>
          <w:rFonts w:ascii="Times New Roman" w:hAnsi="Times New Roman" w:cs="Times New Roman"/>
          <w:color w:val="000000" w:themeColor="text1"/>
          <w:sz w:val="20"/>
          <w:szCs w:val="20"/>
        </w:rPr>
        <w:fldChar w:fldCharType="end"/>
      </w:r>
      <w:r w:rsidR="00E05E20" w:rsidRPr="004758A9">
        <w:rPr>
          <w:rFonts w:ascii="Times New Roman" w:hAnsi="Times New Roman" w:cs="Times New Roman"/>
          <w:color w:val="000000" w:themeColor="text1"/>
          <w:sz w:val="20"/>
          <w:szCs w:val="20"/>
        </w:rPr>
        <w:t xml:space="preserve"> (Figure S</w:t>
      </w:r>
      <w:r w:rsidR="00AF4967">
        <w:rPr>
          <w:rFonts w:ascii="Times New Roman" w:hAnsi="Times New Roman" w:cs="Times New Roman"/>
          <w:color w:val="000000" w:themeColor="text1"/>
          <w:sz w:val="20"/>
          <w:szCs w:val="20"/>
        </w:rPr>
        <w:t>4</w:t>
      </w:r>
      <w:r w:rsidR="00E05E20" w:rsidRPr="004758A9">
        <w:rPr>
          <w:rFonts w:ascii="Times New Roman" w:hAnsi="Times New Roman" w:cs="Times New Roman"/>
          <w:color w:val="000000" w:themeColor="text1"/>
          <w:sz w:val="20"/>
          <w:szCs w:val="20"/>
        </w:rPr>
        <w:t xml:space="preserve">). </w:t>
      </w:r>
    </w:p>
    <w:p w14:paraId="53DEA1D1" w14:textId="7BDD3D3C" w:rsidR="00125821" w:rsidRPr="004758A9" w:rsidRDefault="00D32648" w:rsidP="008118F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PMOA</w:t>
      </w:r>
      <w:r w:rsidR="00B120DE" w:rsidRPr="004758A9">
        <w:rPr>
          <w:rFonts w:ascii="Times New Roman" w:hAnsi="Times New Roman" w:cs="Times New Roman"/>
          <w:sz w:val="20"/>
          <w:szCs w:val="20"/>
        </w:rPr>
        <w:t xml:space="preserve"> </w:t>
      </w:r>
      <w:r w:rsidR="00E55B36" w:rsidRPr="004758A9">
        <w:rPr>
          <w:rFonts w:ascii="Times New Roman" w:hAnsi="Times New Roman" w:cs="Times New Roman"/>
          <w:sz w:val="20"/>
          <w:szCs w:val="20"/>
        </w:rPr>
        <w:t>C</w:t>
      </w:r>
      <w:r w:rsidR="00E55B36" w:rsidRPr="004758A9">
        <w:rPr>
          <w:rFonts w:ascii="Times New Roman" w:hAnsi="Times New Roman" w:cs="Times New Roman"/>
          <w:sz w:val="20"/>
          <w:szCs w:val="20"/>
          <w:vertAlign w:val="subscript"/>
        </w:rPr>
        <w:t>x</w:t>
      </w:r>
      <w:r w:rsidR="00E55B36" w:rsidRPr="004758A9">
        <w:rPr>
          <w:rFonts w:ascii="Times New Roman" w:hAnsi="Times New Roman" w:cs="Times New Roman"/>
          <w:sz w:val="20"/>
          <w:szCs w:val="20"/>
        </w:rPr>
        <w:t>H</w:t>
      </w:r>
      <w:r w:rsidR="00E55B36" w:rsidRPr="004758A9">
        <w:rPr>
          <w:rFonts w:ascii="Times New Roman" w:hAnsi="Times New Roman" w:cs="Times New Roman"/>
          <w:sz w:val="20"/>
          <w:szCs w:val="20"/>
          <w:vertAlign w:val="subscript"/>
        </w:rPr>
        <w:t xml:space="preserve">y </w:t>
      </w:r>
      <w:r w:rsidR="00B120DE" w:rsidRPr="004758A9">
        <w:rPr>
          <w:rFonts w:ascii="Times New Roman" w:hAnsi="Times New Roman" w:cs="Times New Roman"/>
          <w:sz w:val="20"/>
          <w:szCs w:val="20"/>
        </w:rPr>
        <w:t xml:space="preserve">mass spectra family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dominated by ion series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‐3 </w:t>
      </w:r>
      <w:r w:rsidR="00B120DE" w:rsidRPr="004758A9">
        <w:rPr>
          <w:rFonts w:ascii="Times New Roman" w:hAnsi="Times New Roman" w:cs="Times New Roman"/>
          <w:sz w:val="20"/>
          <w:szCs w:val="20"/>
        </w:rPr>
        <w:t>(m/z 39.02, 53.03, 67.05 etc…) indicating dienes, alkynes, and cycloalkene</w:t>
      </w:r>
      <w:r w:rsidR="00557D89"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contributions, which is further confirmed by the presence of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ions series (m/z 27.02, 41.04, 55.05 etc…) while the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family (m/z 43.05, 57.07</w:t>
      </w:r>
      <w:r w:rsidR="00D55E5D" w:rsidRPr="004758A9">
        <w:rPr>
          <w:rFonts w:ascii="Times New Roman" w:hAnsi="Times New Roman" w:cs="Times New Roman"/>
          <w:sz w:val="20"/>
          <w:szCs w:val="20"/>
        </w:rPr>
        <w:t>, 83.08</w:t>
      </w:r>
      <w:r w:rsidR="00B120DE" w:rsidRPr="004758A9">
        <w:rPr>
          <w:rFonts w:ascii="Times New Roman" w:hAnsi="Times New Roman" w:cs="Times New Roman"/>
          <w:sz w:val="20"/>
          <w:szCs w:val="20"/>
        </w:rPr>
        <w:t xml:space="preserve"> etc... </w:t>
      </w:r>
      <w:r w:rsidR="00105B24" w:rsidRPr="004758A9">
        <w:rPr>
          <w:rFonts w:ascii="Times New Roman" w:hAnsi="Times New Roman" w:cs="Times New Roman"/>
          <w:sz w:val="20"/>
          <w:szCs w:val="20"/>
        </w:rPr>
        <w:t>y</w:t>
      </w:r>
      <w:r w:rsidR="00B120DE" w:rsidRPr="004758A9">
        <w:rPr>
          <w:rFonts w:ascii="Times New Roman" w:hAnsi="Times New Roman" w:cs="Times New Roman"/>
          <w:sz w:val="20"/>
          <w:szCs w:val="20"/>
        </w:rPr>
        <w:t xml:space="preserve">&gt;2) indicative for anthropogenically influenced refined hydrocarbons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absent from this factor mass spectra.</w:t>
      </w:r>
      <w:r w:rsidR="0061080C" w:rsidRPr="004758A9">
        <w:rPr>
          <w:rFonts w:ascii="Times New Roman" w:hAnsi="Times New Roman" w:cs="Times New Roman"/>
          <w:sz w:val="20"/>
          <w:szCs w:val="20"/>
        </w:rPr>
        <w:t xml:space="preserve"> The</w:t>
      </w:r>
      <w:r w:rsidR="00340FD4" w:rsidRPr="004758A9">
        <w:rPr>
          <w:rFonts w:ascii="Times New Roman" w:hAnsi="Times New Roman" w:cs="Times New Roman"/>
          <w:sz w:val="20"/>
          <w:szCs w:val="20"/>
        </w:rPr>
        <w:t xml:space="preserve"> marine</w:t>
      </w:r>
      <w:r w:rsidR="0061080C" w:rsidRPr="004758A9">
        <w:rPr>
          <w:rFonts w:ascii="Times New Roman" w:hAnsi="Times New Roman" w:cs="Times New Roman"/>
          <w:sz w:val="20"/>
          <w:szCs w:val="20"/>
        </w:rPr>
        <w:t xml:space="preserve"> biogenic origin of this factor </w:t>
      </w:r>
      <w:r w:rsidR="004E6263" w:rsidRPr="004758A9">
        <w:rPr>
          <w:rFonts w:ascii="Times New Roman" w:hAnsi="Times New Roman" w:cs="Times New Roman"/>
          <w:sz w:val="20"/>
          <w:szCs w:val="20"/>
        </w:rPr>
        <w:t>is</w:t>
      </w:r>
      <w:r w:rsidR="0061080C" w:rsidRPr="004758A9">
        <w:rPr>
          <w:rFonts w:ascii="Times New Roman" w:hAnsi="Times New Roman" w:cs="Times New Roman"/>
          <w:sz w:val="20"/>
          <w:szCs w:val="20"/>
        </w:rPr>
        <w:t xml:space="preserve"> also indicated by</w:t>
      </w:r>
      <w:r w:rsidR="00340FD4" w:rsidRPr="004758A9">
        <w:rPr>
          <w:rFonts w:ascii="Times New Roman" w:hAnsi="Times New Roman" w:cs="Times New Roman"/>
          <w:sz w:val="20"/>
          <w:szCs w:val="20"/>
        </w:rPr>
        <w:t xml:space="preserve"> the absence of alkanes (C</w:t>
      </w:r>
      <w:r w:rsidR="00340FD4" w:rsidRPr="004758A9">
        <w:rPr>
          <w:rFonts w:ascii="Times New Roman" w:hAnsi="Times New Roman" w:cs="Times New Roman"/>
          <w:sz w:val="20"/>
          <w:szCs w:val="20"/>
          <w:vertAlign w:val="subscript"/>
        </w:rPr>
        <w:t>x</w:t>
      </w:r>
      <w:r w:rsidR="00340FD4" w:rsidRPr="004758A9">
        <w:rPr>
          <w:rFonts w:ascii="Times New Roman" w:hAnsi="Times New Roman" w:cs="Times New Roman"/>
          <w:sz w:val="20"/>
          <w:szCs w:val="20"/>
        </w:rPr>
        <w:t>H</w:t>
      </w:r>
      <w:r w:rsidR="00340FD4" w:rsidRPr="004758A9">
        <w:rPr>
          <w:rFonts w:ascii="Times New Roman" w:hAnsi="Times New Roman" w:cs="Times New Roman"/>
          <w:sz w:val="20"/>
          <w:szCs w:val="20"/>
          <w:vertAlign w:val="subscript"/>
        </w:rPr>
        <w:t>y</w:t>
      </w:r>
      <w:r w:rsidR="00340FD4" w:rsidRPr="004758A9">
        <w:rPr>
          <w:rFonts w:ascii="Times New Roman" w:hAnsi="Times New Roman" w:cs="Times New Roman"/>
          <w:sz w:val="20"/>
          <w:szCs w:val="20"/>
        </w:rPr>
        <w:t xml:space="preserve">₊₂; m/z 16.03, 58.08, 72.09) which are typical for continental air masses </w:t>
      </w:r>
      <w:r w:rsidR="00340FD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{"citationID":"KmKnm2gF","properties":{"formattedCitation":"(Lewis et al., 2021)","plainCitation":"(Lewis et al., 2021)","noteIndex":0},"citationItems":[{"id":1255,"uris":["http://zotero.org/groups/3856298/items/KTS72Q86"],"itemData":{"id":1255,"type":"article-journal","abstract":"Submicron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J."}],"issued":{"date-parts":[["2021",9,3]]},"citation-key":"lewisSeasonalDifferencesSubmicron2021"}}],"schema":"https://github.com/citation-style-language/schema/raw/master/csl-citation.json"} </w:instrText>
      </w:r>
      <w:r w:rsidR="00340FD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(Lewis et al., 2021)</w:t>
      </w:r>
      <w:r w:rsidR="00340FD4"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 xml:space="preserve"> and by</w:t>
      </w:r>
      <w:r w:rsidR="0061080C" w:rsidRPr="004758A9">
        <w:rPr>
          <w:rFonts w:ascii="Times New Roman" w:hAnsi="Times New Roman" w:cs="Times New Roman"/>
          <w:sz w:val="20"/>
          <w:szCs w:val="20"/>
        </w:rPr>
        <w:t xml:space="preserve"> its</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lack of correlation with</w:t>
      </w:r>
      <w:r w:rsidR="0061080C" w:rsidRPr="004758A9">
        <w:rPr>
          <w:rFonts w:ascii="Times New Roman" w:hAnsi="Times New Roman" w:cs="Times New Roman"/>
          <w:sz w:val="20"/>
          <w:szCs w:val="20"/>
        </w:rPr>
        <w:t xml:space="preserve"> eBC (R=0.17</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 xml:space="preserve">thereby </w:t>
      </w:r>
      <w:r w:rsidR="009E5F80" w:rsidRPr="004758A9">
        <w:rPr>
          <w:rFonts w:ascii="Times New Roman" w:hAnsi="Times New Roman" w:cs="Times New Roman"/>
          <w:sz w:val="20"/>
          <w:szCs w:val="20"/>
        </w:rPr>
        <w:t>excluding contribution from fossil hydrocarbons</w:t>
      </w:r>
      <w:r w:rsidR="00340FD4" w:rsidRPr="004758A9">
        <w:rPr>
          <w:rFonts w:ascii="Times New Roman" w:hAnsi="Times New Roman" w:cs="Times New Roman"/>
          <w:sz w:val="20"/>
          <w:szCs w:val="20"/>
        </w:rPr>
        <w:t xml:space="preserve"> </w:t>
      </w:r>
      <w:r w:rsidRPr="004758A9">
        <w:rPr>
          <w:rFonts w:ascii="Times New Roman" w:hAnsi="Times New Roman" w:cs="Times New Roman"/>
          <w:sz w:val="20"/>
          <w:szCs w:val="20"/>
        </w:rPr>
        <w:t>to</w:t>
      </w:r>
      <w:r w:rsidR="00340FD4" w:rsidRPr="004758A9">
        <w:rPr>
          <w:rFonts w:ascii="Times New Roman" w:hAnsi="Times New Roman" w:cs="Times New Roman"/>
          <w:sz w:val="20"/>
          <w:szCs w:val="20"/>
        </w:rPr>
        <w:t xml:space="preserve"> PMOA</w:t>
      </w:r>
      <w:r w:rsidR="0061080C" w:rsidRPr="004758A9">
        <w:rPr>
          <w:rFonts w:ascii="Times New Roman" w:hAnsi="Times New Roman" w:cs="Times New Roman"/>
          <w:sz w:val="20"/>
          <w:szCs w:val="20"/>
        </w:rPr>
        <w:t>.</w:t>
      </w:r>
      <w:r w:rsidR="00340FD4"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t>The 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y</w:t>
      </w:r>
      <w:r w:rsidR="00D55E5D" w:rsidRPr="004758A9">
        <w:rPr>
          <w:rFonts w:ascii="Times New Roman" w:hAnsi="Times New Roman" w:cs="Times New Roman"/>
          <w:sz w:val="20"/>
          <w:szCs w:val="20"/>
        </w:rPr>
        <w:t xml:space="preserve"> family </w:t>
      </w:r>
      <w:r w:rsidRPr="004758A9">
        <w:rPr>
          <w:rFonts w:ascii="Times New Roman" w:hAnsi="Times New Roman" w:cs="Times New Roman"/>
          <w:sz w:val="20"/>
          <w:szCs w:val="20"/>
        </w:rPr>
        <w:t>is</w:t>
      </w:r>
      <w:r w:rsidR="00D55E5D" w:rsidRPr="004758A9">
        <w:rPr>
          <w:rFonts w:ascii="Times New Roman" w:hAnsi="Times New Roman" w:cs="Times New Roman"/>
          <w:sz w:val="20"/>
          <w:szCs w:val="20"/>
        </w:rPr>
        <w:t xml:space="preserve"> also marked by alkyls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 xml:space="preserve">2y+1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m/z 15.02, 29.03, 37.00</w:t>
      </w:r>
      <w:r w:rsidR="00340FD4" w:rsidRPr="004758A9">
        <w:rPr>
          <w:rFonts w:ascii="Times New Roman" w:hAnsi="Times New Roman" w:cs="Times New Roman"/>
          <w:sz w:val="20"/>
          <w:szCs w:val="20"/>
        </w:rPr>
        <w:t xml:space="preserve"> etc…</w:t>
      </w:r>
      <w:r w:rsidR="00D55E5D" w:rsidRPr="004758A9">
        <w:rPr>
          <w:rFonts w:ascii="Times New Roman" w:hAnsi="Times New Roman" w:cs="Times New Roman"/>
          <w:sz w:val="20"/>
          <w:szCs w:val="20"/>
        </w:rPr>
        <w:t>) which have been reported to be dominant in sea spray during phytoplankton blooms</w:t>
      </w:r>
      <w:r w:rsidRPr="004758A9">
        <w:rPr>
          <w:rFonts w:ascii="Times New Roman" w:hAnsi="Times New Roman" w:cs="Times New Roman"/>
          <w:sz w:val="20"/>
          <w:szCs w:val="20"/>
        </w:rPr>
        <w:t xml:space="preserve"> as a possible result of phosphate cycling</w:t>
      </w:r>
      <w:r w:rsidR="00D55E5D"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{"citationID":"ql2TtJZv","properties":{"formattedCitation":"(Cavalli, 2004; Meador et al., 2017)","plainCitation":"(Cavalli, 2004; Meador et al., 2017)","noteIndex":0},"citationItems":[{"id":1629,"uris":["http://zotero.org/groups/3856298/items/LDQF4G8H"],"itemData":{"id":1629,"type":"article-journal","container-title":"Journal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id":5293,"uris":["http://zotero.org/groups/3856298/items/TJ89SFEP"],"itemData":{"id":5293,"type":"article-journal","container-title":"Frontiers in Marine Science","DOI":"10.3389/fmars.2017.00113","ISSN":"2296-7745","journalAbbreviation":"Front. Mar. Sci.","page":"113","source":"DOI.org (Crossref)","title":"Planktonic Lipidome Responses to Aeolian Dust Input in Low-Biomass Oligotrophic Marine Mesocosms","volume":"4","author":[{"family":"Meador","given":"Travis B."},{"family":"Goldenstein","given":"Nadine I."},{"family":"Gogou","given":"Alexandra"},{"family":"Herut","given":"Barak"},{"family":"Psarra","given":"Stella"},{"family":"Tsagaraki","given":"Tatiana M."},{"family":"Hinrichs","given":"Kai-Uwe"}],"issued":{"date-parts":[["2017",4,27]]},"citation-key":"meadorPlanktonicLipidomeResponses2017"}}],"schema":"https://github.com/citation-style-language/schema/raw/master/csl-citation.json"} </w:instrText>
      </w:r>
      <w:r w:rsidR="00D55E5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(Cavalli, 2004; Meador et al., 2017)</w:t>
      </w:r>
      <w:r w:rsidR="00D55E5D"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w:t>
      </w:r>
      <w:r w:rsidR="00D12586" w:rsidRPr="004758A9">
        <w:rPr>
          <w:rFonts w:ascii="Times New Roman" w:hAnsi="Times New Roman" w:cs="Times New Roman"/>
          <w:sz w:val="20"/>
          <w:szCs w:val="20"/>
        </w:rPr>
        <w:t xml:space="preserve"> </w:t>
      </w:r>
    </w:p>
    <w:p w14:paraId="68E2F6B6" w14:textId="0530DF09" w:rsidR="003127BC" w:rsidRPr="000A5E77" w:rsidRDefault="008118FC" w:rsidP="00EA7121">
      <w:pPr>
        <w:pBdr>
          <w:top w:val="nil"/>
          <w:left w:val="nil"/>
          <w:bottom w:val="nil"/>
          <w:right w:val="nil"/>
          <w:between w:val="nil"/>
        </w:pBdr>
        <w:spacing w:line="360" w:lineRule="auto"/>
        <w:rPr>
          <w:rFonts w:ascii="Times New Roman" w:hAnsi="Times New Roman" w:cs="Times New Roman"/>
          <w:color w:val="000000" w:themeColor="text1"/>
          <w:sz w:val="20"/>
          <w:szCs w:val="20"/>
          <w:lang w:val="en-IE"/>
        </w:rPr>
      </w:pPr>
      <w:r w:rsidRPr="004758A9">
        <w:rPr>
          <w:rFonts w:ascii="Times New Roman" w:hAnsi="Times New Roman" w:cs="Times New Roman"/>
          <w:sz w:val="20"/>
          <w:szCs w:val="20"/>
        </w:rPr>
        <w:t xml:space="preserve">Prior </w:t>
      </w:r>
      <w:r w:rsidR="00B120DE" w:rsidRPr="004758A9">
        <w:rPr>
          <w:rFonts w:ascii="Times New Roman" w:hAnsi="Times New Roman" w:cs="Times New Roman"/>
          <w:sz w:val="20"/>
          <w:szCs w:val="20"/>
        </w:rPr>
        <w:t>atmospheric measurements</w:t>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have shown that </w:t>
      </w:r>
      <w:r w:rsidR="005C00B0" w:rsidRPr="004758A9">
        <w:rPr>
          <w:rFonts w:ascii="Times New Roman" w:hAnsi="Times New Roman" w:cs="Times New Roman"/>
          <w:sz w:val="20"/>
          <w:szCs w:val="20"/>
        </w:rPr>
        <w:t>P</w:t>
      </w:r>
      <w:r w:rsidR="00B120DE" w:rsidRPr="004758A9">
        <w:rPr>
          <w:rFonts w:ascii="Times New Roman" w:hAnsi="Times New Roman" w:cs="Times New Roman"/>
          <w:sz w:val="20"/>
          <w:szCs w:val="20"/>
        </w:rPr>
        <w:t xml:space="preserve">MOA containing a large fraction of </w:t>
      </w:r>
      <w:r w:rsidR="00EA7121" w:rsidRPr="004758A9">
        <w:rPr>
          <w:rFonts w:ascii="Times New Roman" w:hAnsi="Times New Roman" w:cs="Times New Roman"/>
          <w:sz w:val="20"/>
          <w:szCs w:val="20"/>
        </w:rPr>
        <w:t xml:space="preserve">alkenes and oxygenated functional groups (ie. alcohols, ethers, aldehydes, ketones) </w:t>
      </w:r>
      <w:r w:rsidR="00B120DE" w:rsidRPr="004758A9">
        <w:rPr>
          <w:rFonts w:ascii="Times New Roman" w:hAnsi="Times New Roman" w:cs="Times New Roman"/>
          <w:sz w:val="20"/>
          <w:szCs w:val="20"/>
        </w:rPr>
        <w:t xml:space="preserve"> are dominated by insoluble organic colloids and aggregates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{"citationID":"KXRlsKVh","properties":{"formattedCitation":"(Facchini et al., 2008; Rinaldi et al., 2020)","plainCitation":"(Facchini et al., 2008; Rinaldi et al., 2020)","noteIndex":0},"citationItems":[{"id":1624,"uris":["http://zotero.org/groups/3856298/items/643UHHNS"],"itemData":{"id":1624,"type":"article-journal","container-title":"Geophysical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D."}],"issued":{"date-parts":[["2008",9,12]]},"citation-key":"facchiniPrimarySubmicronMarine2008a"}},{"id":1431,"uris":["http://zotero.org/groups/3856298/items/LU2IRAU9"],"itemData":{"id":1431,"type":"article-journal","container-title":"Environmental Science &amp; Technology","DOI":"10.1021/acs.est.0c00695","ISSN":"0013-936X, 1520-5851","issue":"13","journalAbbreviation":"Environ. Sci. Technol.","language":"en","page":"7807-7817","source":"DOI.org (Crossref)","title":"Contribution of Water-Soluble Organic Matter from Multiple Marine Geographic Eco-Regions to Aerosols around Antarctica","volume":"54","author":[{"family":"Rinaldi","given":"Matteo"},{"family":"Paglione","given":"Marco"},{"family":"Decesari","given":"Stefano"},{"family":"Harrison","given":"Roy M."},{"family":"Beddows","given":"David C.S."},{"family":"Ovadnevaite","given":"Jurgita"},{"family":"Ceburnis","given":"Darius"},{"family":"O’Dowd","given":"Colin D."},{"family":"Simó","given":"Rafel"},{"family":"Dall’Osto","given":"Manuel"}],"issued":{"date-parts":[["2020",7,7]]},"citation-key":"rinaldiContributionWaterSolubleOrganic2020"}}],"schema":"https://github.com/citation-style-language/schema/raw/master/csl-citation.json"} </w:instrText>
      </w:r>
      <w:r w:rsidR="00557D8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(Facchini et al., 2008; Rinaldi et al., 2020)</w:t>
      </w:r>
      <w:r w:rsidR="00557D8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composed of microgels derived from </w:t>
      </w:r>
      <w:r w:rsidR="00F773E7" w:rsidRPr="004758A9">
        <w:rPr>
          <w:rFonts w:ascii="Times New Roman" w:hAnsi="Times New Roman" w:cs="Times New Roman"/>
          <w:sz w:val="20"/>
          <w:szCs w:val="20"/>
        </w:rPr>
        <w:t>phyto</w:t>
      </w:r>
      <w:r w:rsidRPr="004758A9">
        <w:rPr>
          <w:rFonts w:ascii="Times New Roman" w:hAnsi="Times New Roman" w:cs="Times New Roman"/>
          <w:sz w:val="20"/>
          <w:szCs w:val="20"/>
        </w:rPr>
        <w:t xml:space="preserve">plankton </w:t>
      </w:r>
      <w:r w:rsidR="00F773E7" w:rsidRPr="004758A9">
        <w:rPr>
          <w:rFonts w:ascii="Times New Roman" w:hAnsi="Times New Roman" w:cs="Times New Roman"/>
          <w:sz w:val="20"/>
          <w:szCs w:val="20"/>
        </w:rPr>
        <w:t xml:space="preserve">extracellular metabolic extraction and adsorption organic pool </w:t>
      </w:r>
      <w:r w:rsidR="00B120DE" w:rsidRPr="004758A9">
        <w:rPr>
          <w:rFonts w:ascii="Times New Roman" w:hAnsi="Times New Roman" w:cs="Times New Roman"/>
          <w:sz w:val="20"/>
          <w:szCs w:val="20"/>
        </w:rPr>
        <w:t>rather than exopolymers produced from bacteria</w:t>
      </w:r>
      <w:r w:rsidR="002F3240" w:rsidRPr="004758A9">
        <w:rPr>
          <w:rFonts w:ascii="Times New Roman" w:hAnsi="Times New Roman" w:cs="Times New Roman"/>
          <w:sz w:val="20"/>
          <w:szCs w:val="20"/>
        </w:rPr>
        <w:t>,</w:t>
      </w:r>
      <w:r w:rsidR="00F773E7" w:rsidRPr="004758A9">
        <w:rPr>
          <w:rFonts w:ascii="Times New Roman" w:hAnsi="Times New Roman" w:cs="Times New Roman"/>
          <w:sz w:val="20"/>
          <w:szCs w:val="20"/>
        </w:rPr>
        <w:t xml:space="preserve"> with</w:t>
      </w:r>
      <w:r w:rsidR="002F3240" w:rsidRPr="004758A9">
        <w:rPr>
          <w:rFonts w:ascii="Times New Roman" w:hAnsi="Times New Roman" w:cs="Times New Roman"/>
          <w:sz w:val="20"/>
          <w:szCs w:val="20"/>
        </w:rPr>
        <w:t xml:space="preserve"> abacterial</w:t>
      </w:r>
      <w:r w:rsidR="00F773E7" w:rsidRPr="004758A9">
        <w:rPr>
          <w:rFonts w:ascii="Times New Roman" w:hAnsi="Times New Roman" w:cs="Times New Roman"/>
          <w:sz w:val="20"/>
          <w:szCs w:val="20"/>
        </w:rPr>
        <w:t xml:space="preserve"> microgels aerosols being quite common and possibly accounting for 50-90% or phytoplankton derived organics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{"citationID":"6CHG0QuL","properties":{"formattedCitation":"(Bigg and Leck 2008; Bates et al. 2012; Y. Liu, Ma, and Sun 2023)","plainCitation":"(Bigg and Leck 2008; Bates et al. 2012; Y. Liu, Ma, and Sun 2023)","dontUpdate":true,"noteIndex":0},"citationItems":[{"id":2390,"uris":["http://zotero.org/groups/3856298/items/RV3TDWNU"],"itemData":{"id":2390,"type":"article-journal","container-title":"Journal of Geophysical Research","DOI":"10.1029/2007JD009078","ISSN":"0148-0227","issue":"D11","journalAbbreviation":"J. Geophys. Res.","language":"en","page":"D11209","source":"DOI.org (Crossref)","title":"The composition of fragments of bubbles bursting at the ocean surface","volume":"113","author":[{"family":"Bigg","given":"E. Keith"},{"family":"Leck","given":"Caroline"}],"issued":{"date-parts":[["2008",6,13]]},"citation-key":"biggCompositionFragmentsBubbles2008"}},{"id":2301,"uris":["http://zotero.org/groups/3856298/items/VHKD2JJS"],"itemData":{"id":2301,"type":"article-journal","container-title":"Journal of Geophysical Research: Atmospheres","DOI":"10.1029/2012JD017588","ISSN":"01480227","issue":"D21","journalAbbreviation":"J. Geophys. Res.","language":"en","page":"n/a-n/a","source":"DOI.org (Crossref)","title":"Measurements of ocean derived aerosol off the coast of California: MEASUREMENTS OF OCEAN DERIVED AEROSOL","title-short":"Measurements of ocean derived aerosol off the coast of California","volume":"117","author":[{"family":"Bates","given":"T. S."},{"family":"Quinn","given":"P. K."},{"family":"Frossard","given":"A. A."},{"family":"Russell","given":"L. M."},{"family":"Hakala","given":"J."},{"family":"Petäjä","given":"T."},{"family":"Kulmala","given":"M."},{"family":"Covert","given":"D. S."},{"family":"Cappa","given":"C. D."},{"family":"Li","given":"S.-M."},{"family":"Hayden","given":"K. L."},{"family":"Nuaaman","given":"I."},{"family":"McLaren","given":"R."},{"family":"Massoli","given":"P."},{"family":"Canagaratna","given":"M. R."},{"family":"Onasch","given":"T. B."},{"family":"Sueper","given":"D."},{"family":"Worsnop","given":"D. R."},{"family":"Keene","given":"W. C."}],"issued":{"date-parts":[["2012",11,16]]},"citation-key":"batesMeasurementsOceanDerived2012"}},{"id":5238,"uris":["http://zotero.org/groups/3856298/items/D7DM89A8"],"itemData":{"id":5238,"type":"article-journal","container-title":"iScience","DOI":"10.1016/j.isci.2023.106812","ISSN":"25890042","issue":"6","journalAbbreviation":"iScience","language":"en","page":"106812","source":"DOI.org (Crossref)","title":"Integrated FT-ICR MS and metabolome reveals diatom-derived organic matter by bacterial transformation under warming and acidification","volume":"26","author":[{"family":"Liu","given":"Yang"},{"family":"Ma","given":"Chao"},{"family":"Sun","given":"Jun"}],"issued":{"date-parts":[["2023",6]]},"citation-key":"liuIntegratedFTICRMS2023"}}],"schema":"https://github.com/citation-style-language/schema/raw/master/csl-citation.json"} </w:instrText>
      </w:r>
      <w:r w:rsidR="00557D89" w:rsidRPr="004758A9">
        <w:rPr>
          <w:rFonts w:ascii="Times New Roman" w:hAnsi="Times New Roman" w:cs="Times New Roman"/>
          <w:sz w:val="20"/>
          <w:szCs w:val="20"/>
        </w:rPr>
        <w:fldChar w:fldCharType="separate"/>
      </w:r>
      <w:r w:rsidR="00F773E7" w:rsidRPr="004758A9">
        <w:rPr>
          <w:rFonts w:ascii="Times New Roman" w:hAnsi="Times New Roman" w:cs="Times New Roman"/>
          <w:sz w:val="20"/>
        </w:rPr>
        <w:t>(Bigg and Leck 2008; Bates et al. 2012; Liu et al. 2023)</w:t>
      </w:r>
      <w:r w:rsidR="00557D89" w:rsidRPr="004758A9">
        <w:rPr>
          <w:rFonts w:ascii="Times New Roman" w:hAnsi="Times New Roman" w:cs="Times New Roman"/>
          <w:sz w:val="20"/>
          <w:szCs w:val="20"/>
        </w:rPr>
        <w:fldChar w:fldCharType="end"/>
      </w:r>
      <w:r w:rsidR="00557D89" w:rsidRPr="004758A9">
        <w:rPr>
          <w:rFonts w:ascii="Times New Roman" w:hAnsi="Times New Roman" w:cs="Times New Roman"/>
          <w:sz w:val="20"/>
          <w:szCs w:val="20"/>
        </w:rPr>
        <w:t>.</w:t>
      </w:r>
      <w:r w:rsidRPr="004758A9">
        <w:rPr>
          <w:rFonts w:ascii="Times New Roman" w:hAnsi="Times New Roman" w:cs="Times New Roman"/>
          <w:sz w:val="20"/>
          <w:szCs w:val="20"/>
        </w:rPr>
        <w:t xml:space="preserve"> These</w:t>
      </w:r>
      <w:r w:rsidR="00EA7121" w:rsidRPr="004758A9">
        <w:rPr>
          <w:rFonts w:ascii="Times New Roman" w:hAnsi="Times New Roman" w:cs="Times New Roman"/>
          <w:sz w:val="20"/>
          <w:szCs w:val="20"/>
        </w:rPr>
        <w:t xml:space="preserve"> bacterial</w:t>
      </w:r>
      <w:r w:rsidRPr="004758A9">
        <w:rPr>
          <w:rFonts w:ascii="Times New Roman" w:hAnsi="Times New Roman" w:cs="Times New Roman"/>
          <w:sz w:val="20"/>
          <w:szCs w:val="20"/>
        </w:rPr>
        <w:t xml:space="preserve"> exopolymers would follow the makeup of ordinary bacterial cell fragments, which comprise approximately 55</w:t>
      </w:r>
      <w:r w:rsidR="00EA7121" w:rsidRPr="004758A9">
        <w:rPr>
          <w:rFonts w:ascii="Times New Roman" w:hAnsi="Times New Roman" w:cs="Times New Roman"/>
          <w:sz w:val="20"/>
          <w:szCs w:val="20"/>
        </w:rPr>
        <w:t xml:space="preserve">% nitrogen-containing organics </w:t>
      </w:r>
      <w:r w:rsidRPr="004758A9">
        <w:rPr>
          <w:rFonts w:ascii="Times New Roman" w:hAnsi="Times New Roman" w:cs="Times New Roman"/>
          <w:sz w:val="20"/>
          <w:szCs w:val="20"/>
        </w:rPr>
        <w:t>and 10% carbohydrates</w:t>
      </w:r>
      <w:r w:rsidR="00EA712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{"citationID":"fzTeMWRi","properties":{"formattedCitation":"(Schmale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The latter are accounted for by summing up pure carbohydrates (i.e.; glucose, saccharose, mannitol</w:t>
      </w:r>
      <w:r w:rsidR="00E06E9D" w:rsidRPr="004758A9">
        <w:rPr>
          <w:rFonts w:ascii="Times New Roman" w:hAnsi="Times New Roman" w:cs="Times New Roman"/>
          <w:sz w:val="20"/>
          <w:szCs w:val="20"/>
        </w:rPr>
        <w:t xml:space="preserve"> </w:t>
      </w:r>
      <w:r w:rsidR="00D30181" w:rsidRPr="004758A9">
        <w:rPr>
          <w:rFonts w:ascii="Times New Roman" w:hAnsi="Times New Roman" w:cs="Times New Roman"/>
          <w:sz w:val="20"/>
          <w:szCs w:val="20"/>
        </w:rPr>
        <w:t xml:space="preserve">and </w:t>
      </w:r>
      <w:r w:rsidR="00EA7121" w:rsidRPr="004758A9">
        <w:rPr>
          <w:rFonts w:ascii="Times New Roman" w:hAnsi="Times New Roman" w:cs="Times New Roman"/>
          <w:sz w:val="20"/>
          <w:szCs w:val="20"/>
        </w:rPr>
        <w:t xml:space="preserve">glycogen) identified by typical fragments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{"citationID":"uPCujqfA","properties":{"formattedCitation":"(Schmale et al., 2013; Schneider et al., 2011)","plainCitation":"(Schmale et al., 2013; Schneider et al., 2011)","noteIndex":0},"citationItems":[{"id":1372,"uris":["http://zotero.org/groups/3856298/items/HLQ4QWF6"],"itemData":{"id":1372,"type":"article-journal","abstract":"Abstract. The detection of primary biological material in submicron aerosol by means of thermal desorption/electron impact ionization aerosol mass spectrometry was investigated. Mass spectra of amino acids, carbohydrates, small peptides, and proteins, all of which are key building blocks of biological particles, were recorded in laboratory experiments. Several characteristic marker fragments were identified. The intensity of the marker signals relative to the total organic mass spectrum allows for an estimation of the content of primary biological material in ambient organic aerosol. The developed method was applied to mass spectra recorded during AMAZE-08, a field campaign conducted in the pristine rainforest of the central Amazon Basin, Brazil, during the wet season of February and March 2008. The low abundance of identified marker fragments places upper limits of 7.5% for amino acids and 5.6% for carbohydrates on the contribution of primary biological aerosol particles (PBAP) to the submicron organic aerosol mass concentration during this time period. Upper limits for the absolute submicron concentrations for both compound classes range from 0.01 to 0.1 μg m−3. Carbohydrates and proteins (composed of amino acids) make up for about two thirds of the dry mass of a biological cell. Thus, our findings suggest an upper limit for the PBAP mass fraction of about 20% to the submicron organic aerosol measured in Amazonia during AMAZE-08.","container-title":"Atmospheric Chemistry and Physics","DOI":"10.5194/acp-11-11415-2011","ISSN":"1680-7324","issue":"22","journalAbbreviation":"Atmos. Chem. Phys.","language":"en","page":"11415-11429","source":"DOI.org (Crossref)","title":"Mass-spectrometric identification of primary biological particle markers and application to pristine submicron aerosol measurements in Amazonia","volume":"11","author":[{"family":"Schneider","given":"J."},{"family":"Freutel","given":"F."},{"family":"Zorn","given":"S. R."},{"family":"Chen","given":"Q."},{"family":"Farmer","given":"D. K."},{"family":"Jimenez","given":"J. L."},{"family":"Martin","given":"S. T."},{"family":"Artaxo","given":"P."},{"family":"Wiedensohler","given":"A."},{"family":"Borrmann","given":"S."}],"issued":{"date-parts":[["2011",11,17]]},"citation-key":"schneiderMassspectrometricIdentificationPrimary2011"}},{"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 Schneider et al., 2011)</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xml:space="preserve"> at m/z 56.03 (C</w:t>
      </w:r>
      <w:r w:rsidR="00EA7121" w:rsidRPr="004758A9">
        <w:rPr>
          <w:rFonts w:ascii="Times New Roman" w:hAnsi="Times New Roman" w:cs="Times New Roman"/>
          <w:sz w:val="20"/>
          <w:szCs w:val="20"/>
          <w:vertAlign w:val="subscript"/>
        </w:rPr>
        <w:t>3</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60.02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61.03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w:t>
      </w:r>
      <w:r w:rsidR="00D30181" w:rsidRPr="004758A9">
        <w:rPr>
          <w:rFonts w:ascii="Times New Roman" w:hAnsi="Times New Roman" w:cs="Times New Roman"/>
          <w:sz w:val="20"/>
          <w:szCs w:val="20"/>
        </w:rPr>
        <w:t xml:space="preserve"> and </w:t>
      </w:r>
      <w:r w:rsidR="00EA7121" w:rsidRPr="004758A9">
        <w:rPr>
          <w:rFonts w:ascii="Times New Roman" w:hAnsi="Times New Roman" w:cs="Times New Roman"/>
          <w:sz w:val="20"/>
          <w:szCs w:val="20"/>
        </w:rPr>
        <w:t>m/z 85.03 (C</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D3018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only</w:t>
      </w:r>
      <w:r w:rsidR="00B410BB" w:rsidRPr="004758A9">
        <w:rPr>
          <w:rFonts w:ascii="Times New Roman" w:hAnsi="Times New Roman" w:cs="Times New Roman"/>
          <w:sz w:val="20"/>
          <w:szCs w:val="20"/>
        </w:rPr>
        <w:t xml:space="preserve"> </w:t>
      </w:r>
      <w:r w:rsidR="004E6263" w:rsidRPr="004758A9">
        <w:rPr>
          <w:rFonts w:ascii="Times New Roman" w:hAnsi="Times New Roman" w:cs="Times New Roman"/>
          <w:sz w:val="20"/>
          <w:szCs w:val="20"/>
        </w:rPr>
        <w:t>amount</w:t>
      </w:r>
      <w:r w:rsidR="00EA7121" w:rsidRPr="004758A9">
        <w:rPr>
          <w:rFonts w:ascii="Times New Roman" w:hAnsi="Times New Roman" w:cs="Times New Roman"/>
          <w:sz w:val="20"/>
          <w:szCs w:val="20"/>
        </w:rPr>
        <w:t>ing</w:t>
      </w:r>
      <w:r w:rsidR="00B410BB" w:rsidRPr="004758A9">
        <w:rPr>
          <w:rFonts w:ascii="Times New Roman" w:hAnsi="Times New Roman" w:cs="Times New Roman"/>
          <w:sz w:val="20"/>
          <w:szCs w:val="20"/>
        </w:rPr>
        <w:t xml:space="preserve"> for about 1.</w:t>
      </w:r>
      <w:r w:rsidR="009E5F80" w:rsidRPr="004758A9">
        <w:rPr>
          <w:rFonts w:ascii="Times New Roman" w:hAnsi="Times New Roman" w:cs="Times New Roman"/>
          <w:sz w:val="20"/>
          <w:szCs w:val="20"/>
        </w:rPr>
        <w:t>3</w:t>
      </w:r>
      <w:r w:rsidR="00B410BB" w:rsidRPr="004758A9">
        <w:rPr>
          <w:rFonts w:ascii="Times New Roman" w:hAnsi="Times New Roman" w:cs="Times New Roman"/>
          <w:sz w:val="20"/>
          <w:szCs w:val="20"/>
        </w:rPr>
        <w:t xml:space="preserve">% of the total </w:t>
      </w:r>
      <w:r w:rsidR="00386AC0" w:rsidRPr="004758A9">
        <w:rPr>
          <w:rFonts w:ascii="Times New Roman" w:hAnsi="Times New Roman" w:cs="Times New Roman"/>
          <w:sz w:val="20"/>
          <w:szCs w:val="20"/>
        </w:rPr>
        <w:t>PMOA</w:t>
      </w:r>
      <w:r w:rsidR="00B410BB" w:rsidRPr="004758A9">
        <w:rPr>
          <w:rFonts w:ascii="Times New Roman" w:hAnsi="Times New Roman" w:cs="Times New Roman"/>
          <w:sz w:val="20"/>
          <w:szCs w:val="20"/>
        </w:rPr>
        <w:t xml:space="preserve"> aerosols mass</w:t>
      </w:r>
      <w:r w:rsidR="009E5F80" w:rsidRPr="004758A9">
        <w:rPr>
          <w:rFonts w:ascii="Times New Roman" w:hAnsi="Times New Roman" w:cs="Times New Roman"/>
          <w:sz w:val="20"/>
          <w:szCs w:val="20"/>
        </w:rPr>
        <w:t>.</w:t>
      </w:r>
      <w:r w:rsidR="00EA7121"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t>Similarly, contributions from</w:t>
      </w:r>
      <w:r w:rsidR="00EA7121" w:rsidRPr="004758A9">
        <w:rPr>
          <w:rFonts w:ascii="Times New Roman" w:hAnsi="Times New Roman" w:cs="Times New Roman"/>
          <w:sz w:val="20"/>
          <w:szCs w:val="20"/>
        </w:rPr>
        <w:t xml:space="preserve"> other bacterial tracers such as </w:t>
      </w:r>
      <w:r w:rsidR="00EA68BA" w:rsidRPr="004758A9">
        <w:rPr>
          <w:rFonts w:ascii="Times New Roman" w:hAnsi="Times New Roman" w:cs="Times New Roman"/>
          <w:sz w:val="20"/>
          <w:szCs w:val="20"/>
        </w:rPr>
        <w:t>glycogen; m/z 55.01 (1.36%), mannitol; m/z 56.02 (0.4%) and polysaccharide species; m/z 97.02 (C</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and m/z 125.02 (C</w:t>
      </w:r>
      <w:r w:rsidR="00EA68BA" w:rsidRPr="004758A9">
        <w:rPr>
          <w:rFonts w:ascii="Times New Roman" w:hAnsi="Times New Roman" w:cs="Times New Roman"/>
          <w:sz w:val="20"/>
          <w:szCs w:val="20"/>
          <w:vertAlign w:val="subscript"/>
        </w:rPr>
        <w:t>6</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3</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fldChar w:fldCharType="begin"/>
      </w:r>
      <w:r w:rsidR="009D75E1">
        <w:rPr>
          <w:rFonts w:ascii="Times New Roman" w:hAnsi="Times New Roman" w:cs="Times New Roman"/>
          <w:sz w:val="20"/>
          <w:szCs w:val="20"/>
        </w:rPr>
        <w:instrText xml:space="preserve"> ADDIN ZOTERO_ITEM CSL_CITATION {"citationID":"EO2Fjj4s","properties":{"formattedCitation":"(Glicker et al., 2022)","plainCitation":"(Glicker et al., 2022)","noteIndex":0},"citationItems":[{"id":"I7wqfaQZ/MZUpNACM","uris":["http://zotero.org/groups/3856298/items/EFNC4PW9"],"itemData":{"id":1152,"type":"article-journal","container-title":"ACS Earth and Space Chemistry","DOI":"10.1021/acsearthspacechem.2c00127","ISSN":"2472-3452, 2472-3452","issue":"7","journalAbbreviation":"ACS Earth Space Chem.","language":"en","page":"1914-1923","source":"DOI.org (Crossref)","title":"Chemical Composition of an Ultrafine Sea Spray Aerosol during the Sea Spray Chemistry and Particle Evolution Experiment","volume":"6","author":[{"family":"Glicker","given":"Hayley S."},{"family":"Lawler","given":"Michael J."},{"family":"Chee","given":"Sabrina"},{"family":"Resch","given":"Julian"},{"family":"Garofalo","given":"Lauren A."},{"family":"Mayer","given":"Kathryn J."},{"family":"Prather","given":"Kimberly A."},{"family":"Farmer","given":"Delphine K."},{"family":"Smith","given":"James N."}],"issued":{"date-parts":[["2022",7,21]]}}}],"schema":"https://github.com/citation-style-language/schema/raw/master/csl-citation.json"} </w:instrText>
      </w:r>
      <w:r w:rsidR="00EA68BA"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(Glicker et al., 2022)</w:t>
      </w:r>
      <w:r w:rsidR="00EA68BA" w:rsidRPr="004758A9">
        <w:rPr>
          <w:rFonts w:ascii="Times New Roman" w:hAnsi="Times New Roman" w:cs="Times New Roman"/>
          <w:sz w:val="20"/>
          <w:szCs w:val="20"/>
        </w:rPr>
        <w:fldChar w:fldCharType="end"/>
      </w:r>
      <w:r w:rsidR="00EA68BA" w:rsidRPr="004758A9">
        <w:rPr>
          <w:rFonts w:ascii="Times New Roman" w:hAnsi="Times New Roman" w:cs="Times New Roman"/>
          <w:sz w:val="20"/>
          <w:szCs w:val="20"/>
        </w:rPr>
        <w:t xml:space="preserve"> tracer ions were also relatively poor </w:t>
      </w:r>
      <w:r w:rsidR="00EA68BA" w:rsidRPr="004758A9">
        <w:rPr>
          <w:rFonts w:ascii="Times New Roman" w:hAnsi="Times New Roman" w:cs="Times New Roman"/>
          <w:sz w:val="20"/>
          <w:szCs w:val="20"/>
        </w:rPr>
        <w:lastRenderedPageBreak/>
        <w:t>(0.7%).</w:t>
      </w:r>
      <w:r w:rsidR="002F3240"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 xml:space="preserve">All of this </w:t>
      </w:r>
      <w:r w:rsidR="00EA68BA" w:rsidRPr="004758A9">
        <w:rPr>
          <w:rFonts w:ascii="Times New Roman" w:hAnsi="Times New Roman" w:cs="Times New Roman"/>
          <w:color w:val="000000" w:themeColor="text1"/>
          <w:sz w:val="20"/>
          <w:szCs w:val="20"/>
        </w:rPr>
        <w:t>paired with below detection limit amino acids</w:t>
      </w:r>
      <w:r w:rsidR="00EA7121" w:rsidRPr="004758A9">
        <w:rPr>
          <w:rFonts w:ascii="Times New Roman" w:hAnsi="Times New Roman" w:cs="Times New Roman"/>
          <w:color w:val="000000" w:themeColor="text1"/>
          <w:sz w:val="20"/>
          <w:szCs w:val="20"/>
        </w:rPr>
        <w:t xml:space="preserve"> thus </w:t>
      </w:r>
      <w:r w:rsidR="003127BC" w:rsidRPr="004758A9">
        <w:rPr>
          <w:rFonts w:ascii="Times New Roman" w:hAnsi="Times New Roman" w:cs="Times New Roman"/>
          <w:color w:val="000000" w:themeColor="text1"/>
          <w:sz w:val="20"/>
          <w:szCs w:val="20"/>
        </w:rPr>
        <w:t>implicates</w:t>
      </w:r>
      <w:r w:rsidR="00EA7121" w:rsidRPr="004758A9">
        <w:rPr>
          <w:rFonts w:ascii="Times New Roman" w:hAnsi="Times New Roman" w:cs="Times New Roman"/>
          <w:color w:val="000000" w:themeColor="text1"/>
          <w:sz w:val="20"/>
          <w:szCs w:val="20"/>
        </w:rPr>
        <w:t xml:space="preserve"> that PMOA organic pool was largely </w:t>
      </w:r>
      <w:r w:rsidR="003127BC" w:rsidRPr="004758A9">
        <w:rPr>
          <w:rFonts w:ascii="Times New Roman" w:hAnsi="Times New Roman" w:cs="Times New Roman"/>
          <w:color w:val="000000" w:themeColor="text1"/>
          <w:sz w:val="20"/>
          <w:szCs w:val="20"/>
        </w:rPr>
        <w:t>shaped</w:t>
      </w:r>
      <w:r w:rsidR="00EA7121" w:rsidRPr="004758A9">
        <w:rPr>
          <w:rFonts w:ascii="Times New Roman" w:hAnsi="Times New Roman" w:cs="Times New Roman"/>
          <w:color w:val="000000" w:themeColor="text1"/>
          <w:sz w:val="20"/>
          <w:szCs w:val="20"/>
        </w:rPr>
        <w:t xml:space="preserve"> by abacterial processes</w:t>
      </w:r>
      <w:r w:rsidR="003127BC" w:rsidRPr="004758A9">
        <w:rPr>
          <w:rFonts w:ascii="Times New Roman" w:hAnsi="Times New Roman" w:cs="Times New Roman"/>
          <w:color w:val="000000" w:themeColor="text1"/>
          <w:sz w:val="20"/>
          <w:szCs w:val="20"/>
        </w:rPr>
        <w:t xml:space="preserve">. However, </w:t>
      </w:r>
      <w:r w:rsidR="00EA7121" w:rsidRPr="004758A9">
        <w:rPr>
          <w:rFonts w:ascii="Times New Roman" w:hAnsi="Times New Roman" w:cs="Times New Roman"/>
          <w:color w:val="000000" w:themeColor="text1"/>
          <w:sz w:val="20"/>
          <w:szCs w:val="20"/>
        </w:rPr>
        <w:t>bacteria</w:t>
      </w:r>
      <w:r w:rsidR="003127BC" w:rsidRPr="004758A9">
        <w:rPr>
          <w:rFonts w:ascii="Times New Roman" w:hAnsi="Times New Roman" w:cs="Times New Roman"/>
          <w:color w:val="000000" w:themeColor="text1"/>
          <w:sz w:val="20"/>
          <w:szCs w:val="20"/>
        </w:rPr>
        <w:t>l influence</w:t>
      </w:r>
      <w:r w:rsidR="00EA7121" w:rsidRPr="004758A9">
        <w:rPr>
          <w:rFonts w:ascii="Times New Roman" w:hAnsi="Times New Roman" w:cs="Times New Roman"/>
          <w:color w:val="000000" w:themeColor="text1"/>
          <w:sz w:val="20"/>
          <w:szCs w:val="20"/>
        </w:rPr>
        <w:t xml:space="preserve"> </w:t>
      </w:r>
      <w:r w:rsidR="003127BC" w:rsidRPr="004758A9">
        <w:rPr>
          <w:rFonts w:ascii="Times New Roman" w:hAnsi="Times New Roman" w:cs="Times New Roman"/>
          <w:color w:val="000000" w:themeColor="text1"/>
          <w:sz w:val="20"/>
          <w:szCs w:val="20"/>
        </w:rPr>
        <w:t>cannot</w:t>
      </w:r>
      <w:r w:rsidR="00EA7121" w:rsidRPr="004758A9">
        <w:rPr>
          <w:rFonts w:ascii="Times New Roman" w:hAnsi="Times New Roman" w:cs="Times New Roman"/>
          <w:color w:val="000000" w:themeColor="text1"/>
          <w:sz w:val="20"/>
          <w:szCs w:val="20"/>
        </w:rPr>
        <w:t xml:space="preserve"> be ruled out entirely</w:t>
      </w:r>
      <w:r w:rsidR="00574C54" w:rsidRPr="004758A9">
        <w:rPr>
          <w:rFonts w:ascii="Times New Roman" w:hAnsi="Times New Roman" w:cs="Times New Roman"/>
          <w:color w:val="000000" w:themeColor="text1"/>
          <w:sz w:val="20"/>
          <w:szCs w:val="20"/>
        </w:rPr>
        <w:t xml:space="preserve"> as carbohydrates might have been processed by enzymes or acidity during air masses transport</w:t>
      </w:r>
      <w:r w:rsidR="003127BC" w:rsidRPr="004758A9">
        <w:rPr>
          <w:rFonts w:ascii="Times New Roman" w:hAnsi="Times New Roman" w:cs="Times New Roman"/>
          <w:color w:val="000000" w:themeColor="text1"/>
          <w:sz w:val="20"/>
          <w:szCs w:val="20"/>
        </w:rPr>
        <w:t xml:space="preserve"> and subsequent aging</w:t>
      </w:r>
      <w:r w:rsidR="00574C54" w:rsidRPr="004758A9">
        <w:rPr>
          <w:rFonts w:ascii="Times New Roman" w:hAnsi="Times New Roman" w:cs="Times New Roman"/>
          <w:color w:val="000000" w:themeColor="text1"/>
          <w:sz w:val="20"/>
          <w:szCs w:val="20"/>
        </w:rPr>
        <w:t xml:space="preserve"> </w:t>
      </w:r>
      <w:r w:rsidR="00574C5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{"citationID":"hKk25k9h","properties":{"formattedCitation":"(Zeppenfeld et al., 2023)","plainCitation":"(Zeppenfeld et al., 2023)","noteIndex":0},"citationItems":[{"id":2449,"uris":["http://zotero.org/groups/3856298/items/F2Y9PCTR"],"itemData":{"id":2449,"type":"report","abstract":"Abstract. We present the results of a ship-based field study about the sea-air transfer of marine combined carbohydrates (CCHO) from concerted measurements of the bulk seawater, the sea surface microlayer (SML), aerosol particles and fog. In seawater, CCHO ranged between 22–1070 µg L-1 with large differences among the different sea-ice related sea surface compartments: ice-free ocean, marginal ice zone (MIZ), open leads/polynyas within the pack ice and melt ponds. Enrichment factors in the SML relative to the bulk water were very variable in the dissolved (EFSML,dCCHO: 0.4–16) and particulate (EFSML,pCCHO: 0.4–49) phases with highest values in the MIZ and aged melt ponds. In the atmosphere, CCHO appeared in super- and submicron aerosol particles (CCHOaer,super: 0.07–2.1 ng m-3; CCHOaer,sub: 0.26–4.4 ng m-3) and fog water (CCHOfog,liquid: 18–22000 µg L-1; CCHOfog, atmos: 3–4300 ng m-3). The enrichment factors for the sea-air transfer were calculated for super- and submicron aerosol particles and fog, however strongly varied depending on which of the sea-ice related sea surface compartments was assumed as the oceanic emission source. Finally, we observed a quick atmospheric aging of CCHO after their emission with indications for both biological/enzymatic processes (based on very selective changes within the monosaccharide compositions of CCHO) and abiotic degradation (based on the depolymerization of long-chained CCHO to short free monosaccharides). All in all, the present study highlights the diversity of marine emission sources in the Arctic Ocean and atmospheric processes influencing the chemical composition of aerosol particles and fog.","genre":"preprint","note":"DOI: 10.5194/egusphere-2023-1607","publisher":"Aerosols/Field Measurements/Troposphere/Chemistry (chemical composition and reactions)","source":"DOI.org (Crossref)","title":"Marine Carbohydrates in Arctic Aerosol Particles and Fog – Diversity of Oceanic Sources and Atmospheric Transformations","URL":"https://egusphere.copernicus.org/preprints/2023/egusphere-2023-1607/","author":[{"family":"Zeppenfeld","given":"Sebastian"},{"family":"Van Pinxteren","given":"Manuela"},{"family":"Hartmann","given":"Markus"},{"family":"Zeising","given":"Moritz"},{"family":"Bracher","given":"Astrid"},{"family":"Herrmann","given":"Hartmut"}],"accessed":{"date-parts":[["2023",10,25]]},"issued":{"date-parts":[["2023",7,25]]},"citation-key":"zeppenfeldMarineCarbohydratesArctic2023"}}],"schema":"https://github.com/citation-style-language/schema/raw/master/csl-citation.json"} </w:instrText>
      </w:r>
      <w:r w:rsidR="00574C5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(Zeppenfeld et al., 2023)</w:t>
      </w:r>
      <w:r w:rsidR="00574C54" w:rsidRPr="004758A9">
        <w:rPr>
          <w:rFonts w:ascii="Times New Roman" w:hAnsi="Times New Roman" w:cs="Times New Roman"/>
          <w:color w:val="000000" w:themeColor="text1"/>
          <w:sz w:val="20"/>
          <w:szCs w:val="20"/>
        </w:rPr>
        <w:fldChar w:fldCharType="end"/>
      </w:r>
      <w:r w:rsidR="00B410BB" w:rsidRPr="004758A9">
        <w:rPr>
          <w:rFonts w:ascii="Times New Roman" w:hAnsi="Times New Roman" w:cs="Times New Roman"/>
          <w:color w:val="000000" w:themeColor="text1"/>
          <w:sz w:val="20"/>
          <w:szCs w:val="20"/>
        </w:rPr>
        <w:t>.</w:t>
      </w:r>
      <w:r w:rsidR="000A5E77">
        <w:rPr>
          <w:rFonts w:ascii="Times New Roman" w:hAnsi="Times New Roman" w:cs="Times New Roman"/>
          <w:color w:val="000000" w:themeColor="text1"/>
          <w:sz w:val="20"/>
          <w:szCs w:val="20"/>
        </w:rPr>
        <w:t xml:space="preserve"> </w:t>
      </w:r>
      <w:ins w:id="167" w:author="CHEVASSUS, Emmanuel" w:date="2024-12-11T13:30:00Z">
        <w:r w:rsidR="00540AF4">
          <w:rPr>
            <w:rFonts w:ascii="Times New Roman" w:hAnsi="Times New Roman" w:cs="Times New Roman"/>
            <w:color w:val="000000" w:themeColor="text1"/>
            <w:sz w:val="20"/>
            <w:szCs w:val="20"/>
          </w:rPr>
          <w:t xml:space="preserve">A potential important tracer for this activity could be lactic acid which has been observed before in sea spray owing to microorganisms fermenting sugars </w:t>
        </w:r>
        <w:r w:rsidR="00540AF4" w:rsidRPr="004758A9">
          <w:rPr>
            <w:rFonts w:ascii="Times New Roman" w:hAnsi="Times New Roman" w:cs="Times New Roman"/>
            <w:color w:val="000000" w:themeColor="text1"/>
            <w:sz w:val="20"/>
            <w:szCs w:val="20"/>
          </w:rPr>
          <w:t xml:space="preserve"> </w:t>
        </w:r>
        <w:r w:rsidR="00540AF4">
          <w:rPr>
            <w:rFonts w:ascii="Times New Roman" w:hAnsi="Times New Roman" w:cs="Times New Roman"/>
            <w:color w:val="000000" w:themeColor="text1"/>
            <w:sz w:val="20"/>
            <w:szCs w:val="20"/>
          </w:rPr>
          <w:fldChar w:fldCharType="begin"/>
        </w:r>
        <w:r w:rsidR="00540AF4">
          <w:rPr>
            <w:rFonts w:ascii="Times New Roman" w:hAnsi="Times New Roman" w:cs="Times New Roman"/>
            <w:color w:val="000000" w:themeColor="text1"/>
            <w:sz w:val="20"/>
            <w:szCs w:val="20"/>
          </w:rPr>
          <w:instrText xml:space="preserve"> ADDIN ZOTERO_ITEM CSL_CITATION {"citationID":"9IhVh0cP","properties":{"formattedCitation":"(Miyazaki et al., 2014; Paglione et al., 2024)","plainCitation":"(Miyazaki et al., 2014; Paglione et al., 2024)","noteIndex":0},"citationItems":[{"id":5850,"uris":["http://zotero.org/groups/3856298/items/XUZBU756"],"itemData":{"id":5850,"type":"article-journal","abstract":"Abstract. Lactic acid (LA) and glycolic acid (GA), which are low-molecular-weight hydroxyacids, were identified in the particle and gas phases within the marine atmospheric boundary layer over the western subarctic North Pacific. A major portion of LA (81%) and GA (57%) was present in the particulate phase, which is consistent with the presence of a hydroxyl group in these molecules leading to the low volatility of the compounds. The average concentration (±SD) of LA in more biologically influenced marine aerosols (33 ± 58 ng m−3) was substantially higher than that in less biologically influenced aerosols (11 ± 12 ng m−3). Over the oceanic region of phytoplankton blooms, the concentration of aerosol LA was comparable to that of oxalic acid, which was the most abundant diacid during the study period. A positive correlation was found between the LA concentrations in more biologically influenced aerosols and chlorophyll a in seawater (r2 = 0.56), suggesting an important production of aerosol LA possibly associated with microbial (e.g., lactobacillus) activity in seawater and/or aerosols. Our finding provides a new insight into the poorly quantified microbial sources of marine organic aerosols (OAs) because such low-molecular-weight hydroxyacids are key intermediates for OA formation.","container-title":"Biogeosciences","DOI":"10.5194/bg-11-4407-2014","ISSN":"1726-4189","issue":"16","journalAbbreviation":"Biogeosciences","language":"en","license":"https://creativecommons.org/licenses/by/3.0/","page":"4407-4414","source":"DOI.org (Crossref)","title":"Low-molecular-weight hydroxyacids in marine atmospheric aerosol: evidence of a marine microbial origin","title-short":"Low-molecular-weight hydroxyacids in marine atmospheric aerosol","volume":"11","author":[{"family":"Miyazaki","given":"Y."},{"family":"Sawano","given":"M."},{"family":"Kawamura","given":"K."}],"issued":{"date-parts":[["2014",8,20]]},"citation-key":"miyazakiLowmolecularweightHydroxyacidsMarine2014"}},{"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540AF4">
          <w:rPr>
            <w:rFonts w:ascii="Times New Roman" w:hAnsi="Times New Roman" w:cs="Times New Roman"/>
            <w:color w:val="000000" w:themeColor="text1"/>
            <w:sz w:val="20"/>
            <w:szCs w:val="20"/>
          </w:rPr>
          <w:fldChar w:fldCharType="separate"/>
        </w:r>
        <w:r w:rsidR="00540AF4" w:rsidRPr="005643B6">
          <w:rPr>
            <w:rFonts w:ascii="Times New Roman" w:hAnsi="Times New Roman" w:cs="Times New Roman"/>
            <w:sz w:val="20"/>
            <w:lang w:val="en-IE"/>
          </w:rPr>
          <w:t>(Miyazaki et al., 2014; Paglione et al., 2024)</w:t>
        </w:r>
        <w:r w:rsidR="00540AF4">
          <w:rPr>
            <w:rFonts w:ascii="Times New Roman" w:hAnsi="Times New Roman" w:cs="Times New Roman"/>
            <w:color w:val="000000" w:themeColor="text1"/>
            <w:sz w:val="20"/>
            <w:szCs w:val="20"/>
          </w:rPr>
          <w:fldChar w:fldCharType="end"/>
        </w:r>
        <w:r w:rsidR="00540AF4">
          <w:rPr>
            <w:rFonts w:ascii="Times New Roman" w:hAnsi="Times New Roman" w:cs="Times New Roman"/>
            <w:color w:val="000000" w:themeColor="text1"/>
            <w:sz w:val="20"/>
            <w:szCs w:val="20"/>
          </w:rPr>
          <w:t>, although lactic acid itself still remains understudied in HR-ToF-AMS studies.</w:t>
        </w:r>
      </w:ins>
    </w:p>
    <w:bookmarkEnd w:id="166"/>
    <w:p w14:paraId="04624A2E" w14:textId="64D9308D" w:rsidR="00367F8F" w:rsidRPr="000A5E77" w:rsidRDefault="00EF04E2" w:rsidP="008A3A83">
      <w:pPr>
        <w:pStyle w:val="Heading3"/>
        <w:spacing w:line="360" w:lineRule="auto"/>
        <w:rPr>
          <w:rFonts w:ascii="Times New Roman" w:eastAsiaTheme="minorEastAsia" w:hAnsi="Times New Roman" w:cs="Times New Roman"/>
          <w:b/>
          <w:bCs/>
          <w:color w:val="000000" w:themeColor="text1"/>
          <w:sz w:val="20"/>
          <w:szCs w:val="20"/>
          <w:lang w:val="en-IE"/>
        </w:rPr>
      </w:pPr>
      <w:r w:rsidRPr="000A5E77">
        <w:rPr>
          <w:rFonts w:ascii="Times New Roman" w:eastAsiaTheme="minorEastAsia" w:hAnsi="Times New Roman" w:cs="Times New Roman"/>
          <w:b/>
          <w:bCs/>
          <w:color w:val="000000" w:themeColor="text1"/>
          <w:sz w:val="20"/>
          <w:szCs w:val="20"/>
          <w:lang w:val="en-IE"/>
        </w:rPr>
        <w:t>3.2.4 Peat Related Organic Aerosols (Peat-OA)</w:t>
      </w:r>
    </w:p>
    <w:p w14:paraId="234FE1C3" w14:textId="7F01E501" w:rsidR="00F52338" w:rsidRPr="004758A9" w:rsidRDefault="00060DE4" w:rsidP="008A3A83">
      <w:pPr>
        <w:autoSpaceDE w:val="0"/>
        <w:autoSpaceDN w:val="0"/>
        <w:adjustRightInd w:val="0"/>
        <w:spacing w:after="0" w:line="360" w:lineRule="auto"/>
        <w:rPr>
          <w:rFonts w:ascii="Times New Roman" w:hAnsi="Times New Roman" w:cs="Times New Roman"/>
          <w:sz w:val="20"/>
          <w:szCs w:val="20"/>
        </w:rPr>
      </w:pPr>
      <w:r w:rsidRPr="000A5E77">
        <w:rPr>
          <w:rFonts w:ascii="Times New Roman" w:hAnsi="Times New Roman" w:cs="Times New Roman"/>
          <w:sz w:val="20"/>
          <w:szCs w:val="20"/>
          <w:lang w:val="en-IE"/>
        </w:rPr>
        <w:t>Although the measurement period is</w:t>
      </w:r>
      <w:r w:rsidR="00E82789" w:rsidRPr="000A5E77">
        <w:rPr>
          <w:rFonts w:ascii="Times New Roman" w:hAnsi="Times New Roman" w:cs="Times New Roman"/>
          <w:sz w:val="20"/>
          <w:szCs w:val="20"/>
          <w:lang w:val="en-IE"/>
        </w:rPr>
        <w:t xml:space="preserve"> largely</w:t>
      </w:r>
      <w:r w:rsidRPr="000A5E77">
        <w:rPr>
          <w:rFonts w:ascii="Times New Roman" w:hAnsi="Times New Roman" w:cs="Times New Roman"/>
          <w:sz w:val="20"/>
          <w:szCs w:val="20"/>
          <w:lang w:val="en-IE"/>
        </w:rPr>
        <w:t xml:space="preserve"> dominated by pristine</w:t>
      </w:r>
      <w:r w:rsidR="00E82789" w:rsidRPr="000A5E77">
        <w:rPr>
          <w:rFonts w:ascii="Times New Roman" w:hAnsi="Times New Roman" w:cs="Times New Roman"/>
          <w:sz w:val="20"/>
          <w:szCs w:val="20"/>
          <w:lang w:val="en-IE"/>
        </w:rPr>
        <w:t xml:space="preserve"> ocean air masses</w:t>
      </w:r>
      <w:r w:rsidRPr="000A5E77">
        <w:rPr>
          <w:rFonts w:ascii="Times New Roman" w:hAnsi="Times New Roman" w:cs="Times New Roman"/>
          <w:sz w:val="20"/>
          <w:szCs w:val="20"/>
          <w:lang w:val="en-IE"/>
        </w:rPr>
        <w:t xml:space="preserve">, </w:t>
      </w:r>
      <w:r w:rsidR="00E82789" w:rsidRPr="000A5E77">
        <w:rPr>
          <w:rFonts w:ascii="Times New Roman" w:hAnsi="Times New Roman" w:cs="Times New Roman"/>
          <w:sz w:val="20"/>
          <w:szCs w:val="20"/>
          <w:lang w:val="en-IE"/>
        </w:rPr>
        <w:t xml:space="preserve">some </w:t>
      </w:r>
      <w:r w:rsidRPr="000A5E77">
        <w:rPr>
          <w:rFonts w:ascii="Times New Roman" w:hAnsi="Times New Roman" w:cs="Times New Roman"/>
          <w:sz w:val="20"/>
          <w:szCs w:val="20"/>
          <w:lang w:val="en-IE"/>
        </w:rPr>
        <w:t>residential heating influence is still observed</w:t>
      </w:r>
      <w:r w:rsidR="00E82789" w:rsidRPr="000A5E77">
        <w:rPr>
          <w:rFonts w:ascii="Times New Roman" w:hAnsi="Times New Roman" w:cs="Times New Roman"/>
          <w:sz w:val="20"/>
          <w:szCs w:val="20"/>
          <w:lang w:val="en-IE"/>
        </w:rPr>
        <w:t xml:space="preserve"> owing to local </w:t>
      </w:r>
      <w:r w:rsidRPr="000A5E77">
        <w:rPr>
          <w:rFonts w:ascii="Times New Roman" w:hAnsi="Times New Roman" w:cs="Times New Roman"/>
          <w:sz w:val="20"/>
          <w:szCs w:val="20"/>
          <w:lang w:val="en-IE"/>
        </w:rPr>
        <w:t xml:space="preserve">peat burning. </w:t>
      </w:r>
      <w:r w:rsidR="00BE7BB4" w:rsidRPr="000A5E77">
        <w:rPr>
          <w:rFonts w:ascii="Times New Roman" w:hAnsi="Times New Roman" w:cs="Times New Roman"/>
          <w:sz w:val="20"/>
          <w:szCs w:val="20"/>
          <w:lang w:val="en-IE"/>
        </w:rPr>
        <w:t xml:space="preserve">Peat-OA mass spectra </w:t>
      </w:r>
      <w:r w:rsidR="004E6263" w:rsidRPr="000A5E77">
        <w:rPr>
          <w:rFonts w:ascii="Times New Roman" w:hAnsi="Times New Roman" w:cs="Times New Roman"/>
          <w:sz w:val="20"/>
          <w:szCs w:val="20"/>
          <w:lang w:val="en-IE"/>
        </w:rPr>
        <w:t>is</w:t>
      </w:r>
      <w:r w:rsidR="00BE7BB4" w:rsidRPr="000A5E77">
        <w:rPr>
          <w:rFonts w:ascii="Times New Roman" w:hAnsi="Times New Roman" w:cs="Times New Roman"/>
          <w:sz w:val="20"/>
          <w:szCs w:val="20"/>
          <w:lang w:val="en-IE"/>
        </w:rPr>
        <w:t xml:space="preserve"> largely dominated by saturated Alkanes-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(76.92%) and Alkenes-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 xml:space="preserve"> </w:t>
      </w:r>
      <w:r w:rsidR="00A006EC" w:rsidRPr="000A5E77">
        <w:rPr>
          <w:rFonts w:ascii="Times New Roman" w:hAnsi="Times New Roman" w:cs="Times New Roman"/>
          <w:sz w:val="20"/>
          <w:szCs w:val="20"/>
          <w:lang w:val="en-IE"/>
        </w:rPr>
        <w:t>(Figure S</w:t>
      </w:r>
      <w:r w:rsidR="006E31CB" w:rsidRPr="000A5E77">
        <w:rPr>
          <w:rFonts w:ascii="Times New Roman" w:hAnsi="Times New Roman" w:cs="Times New Roman"/>
          <w:sz w:val="20"/>
          <w:szCs w:val="20"/>
          <w:lang w:val="en-IE"/>
        </w:rPr>
        <w:t>5</w:t>
      </w:r>
      <w:r w:rsidR="00A006EC" w:rsidRPr="000A5E77">
        <w:rPr>
          <w:rFonts w:ascii="Times New Roman" w:hAnsi="Times New Roman" w:cs="Times New Roman"/>
          <w:sz w:val="20"/>
          <w:szCs w:val="20"/>
          <w:lang w:val="en-IE"/>
        </w:rPr>
        <w:t xml:space="preserve">) </w:t>
      </w:r>
      <w:r w:rsidR="00BE7BB4" w:rsidRPr="000A5E77">
        <w:rPr>
          <w:rFonts w:ascii="Times New Roman" w:hAnsi="Times New Roman" w:cs="Times New Roman"/>
          <w:sz w:val="20"/>
          <w:szCs w:val="20"/>
          <w:lang w:val="en-IE"/>
        </w:rPr>
        <w:t>which is typical for peat</w:t>
      </w:r>
      <w:r w:rsidR="00695951" w:rsidRPr="000A5E77">
        <w:rPr>
          <w:rFonts w:ascii="Times New Roman" w:hAnsi="Times New Roman" w:cs="Times New Roman"/>
          <w:sz w:val="20"/>
          <w:szCs w:val="20"/>
          <w:lang w:val="en-IE"/>
        </w:rPr>
        <w:t xml:space="preserve">. This factor mass spectrum correlates well (R=0.86) with previous measurements of Peat-OA in Galway city  </w:t>
      </w:r>
      <w:r w:rsidR="00695951" w:rsidRPr="004758A9">
        <w:rPr>
          <w:rFonts w:ascii="Times New Roman" w:hAnsi="Times New Roman" w:cs="Times New Roman"/>
          <w:sz w:val="20"/>
          <w:szCs w:val="20"/>
        </w:rPr>
        <w:fldChar w:fldCharType="begin"/>
      </w:r>
      <w:r w:rsidR="00001419" w:rsidRPr="000A5E77">
        <w:rPr>
          <w:rFonts w:ascii="Times New Roman" w:hAnsi="Times New Roman" w:cs="Times New Roman"/>
          <w:sz w:val="20"/>
          <w:szCs w:val="20"/>
          <w:lang w:val="en-IE"/>
        </w:rPr>
        <w:instrText xml:space="preserve"> ADDIN ZOTERO_ITEM CSL_CITATION {"citationID":"jRinraKX","properties":{"formattedCitation":"(Lin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w:instrText>
      </w:r>
      <w:r w:rsidR="00001419">
        <w:rPr>
          <w:rFonts w:ascii="Times New Roman" w:hAnsi="Times New Roman" w:cs="Times New Roman"/>
          <w:sz w:val="20"/>
          <w:szCs w:val="20"/>
        </w:rPr>
        <w:instrText xml:space="preserve">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69595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695951" w:rsidRPr="004758A9">
        <w:rPr>
          <w:rFonts w:ascii="Times New Roman" w:hAnsi="Times New Roman" w:cs="Times New Roman"/>
          <w:sz w:val="20"/>
          <w:szCs w:val="20"/>
        </w:rPr>
        <w:fldChar w:fldCharType="end"/>
      </w:r>
      <w:r w:rsidR="00695951" w:rsidRPr="004758A9">
        <w:rPr>
          <w:rFonts w:ascii="Times New Roman" w:hAnsi="Times New Roman" w:cs="Times New Roman"/>
          <w:sz w:val="20"/>
          <w:szCs w:val="20"/>
        </w:rPr>
        <w:t xml:space="preserve"> (Figure S</w:t>
      </w:r>
      <w:r w:rsidR="006E31CB">
        <w:rPr>
          <w:rFonts w:ascii="Times New Roman" w:hAnsi="Times New Roman" w:cs="Times New Roman"/>
          <w:sz w:val="20"/>
          <w:szCs w:val="20"/>
        </w:rPr>
        <w:t>6</w:t>
      </w:r>
      <w:r w:rsidR="00695951" w:rsidRPr="004758A9">
        <w:rPr>
          <w:rFonts w:ascii="Times New Roman" w:hAnsi="Times New Roman" w:cs="Times New Roman"/>
          <w:sz w:val="20"/>
          <w:szCs w:val="20"/>
        </w:rPr>
        <w:t xml:space="preserve">-A). More specifically, </w:t>
      </w:r>
      <w:r w:rsidR="00BE7BB4" w:rsidRPr="004758A9">
        <w:rPr>
          <w:rFonts w:ascii="Times New Roman" w:hAnsi="Times New Roman" w:cs="Times New Roman"/>
          <w:sz w:val="20"/>
          <w:szCs w:val="20"/>
        </w:rPr>
        <w:t>the presence of aromatic ion series at</w:t>
      </w:r>
      <w:r w:rsidR="00CD7D7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m/z 77.03 (C</w:t>
      </w:r>
      <w:r w:rsidR="00BE7BB4" w:rsidRPr="004758A9">
        <w:rPr>
          <w:rFonts w:ascii="Times New Roman" w:hAnsi="Times New Roman" w:cs="Times New Roman"/>
          <w:sz w:val="20"/>
          <w:szCs w:val="20"/>
          <w:vertAlign w:val="subscript"/>
        </w:rPr>
        <w:t>6</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5</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91.0.5 (C</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w:t>
      </w:r>
      <w:r w:rsidR="00C25785" w:rsidRPr="004758A9">
        <w:rPr>
          <w:rFonts w:ascii="Times New Roman" w:hAnsi="Times New Roman" w:cs="Times New Roman"/>
          <w:sz w:val="20"/>
          <w:szCs w:val="20"/>
        </w:rPr>
        <w:t xml:space="preserve"> </w:t>
      </w:r>
      <w:r w:rsidR="00C2578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{"citationID":"RPOiYadV","properties":{"formattedCitation":"(Cubison et al., 2011)","plainCitation":"(Cubison et al., 2011)","noteIndex":0},"citationItems":[{"id":1164,"uris":["http://zotero.org/groups/3856298/items/LVWW6YAZ"],"itemData":{"id":1164,"type":"article-journal","abstract":"Abstract. Biomass burning (BB) is a large source of primary and secondary organic aerosols (POA and SOA). This study addresses the physical and chemical evolution of BB organic aerosols. Firstly, the evolution and lifetime of BB POA and SOA signatures observed with the Aerodyne Aerosol Mass Spectrometer are investigated, focusing on measurements at high-latitudes acquired during the 2008 NASA ARCTAS mission, in comparison to data from other field studies and from laboratory aging experiments. The parameter f60, the ratio of the integrated signal at m/z 60 to the total signal in the organic component mass spectrum, is used as a marker to study the rate of oxidation and fate of the BB POA. A background level of f60~0.3% ± 0.06% for SOA-dominated ambient OA is shown to be an appropriate background level for this tracer. Using also f44 as a tracer for SOA and aged POA and a surrogate of organic O:C, a novel graphical method is presented to characterise the aging of BB plumes. Similar trends of decreasing f60 and increasing f44 with aging are observed in most field and lab studies. At least some very aged BB plumes retain a clear f60 signature. A statistically significant difference in f60 between highly-oxygenated OA of BB and non-BB origin is observed using this tracer, consistent with a substantial contribution of BBOA to the springtime Arctic aerosol burden in 2008. Secondly, a summary is presented of results on the net enhancement of OA with aging of BB plumes, which shows large variability. The estimates of net OA gain range from ΔOA/ΔCO(mass) = −0.01 to ~0.05, with a mean ΔOA/POA ~19%. With these ratios and global inventories of BB CO and POA a global net OA source due to aging of BB plumes of ~8 ± 7 Tg OA yr−1 is estimated, of the order of 5 % of recent total OA source estimates. Further field data following BB plume advection should be a focus of future research in order to better constrain this potentially important contribution to the OA burden.","container-title":"Atmospheric Chemistry and Physics","DOI":"10.5194/acp-11-12049-2011","ISSN":"1680-7324","issue":"23","journalAbbreviation":"Atmos. Chem. Phys.","language":"en","page":"12049-12064","source":"DOI.org (Crossref)","title":"Effects of aging on organic aerosol from open biomass burning smoke in aircraft and laboratory studies","volume":"11","author":[{"family":"Cubison","given":"M. J."},{"family":"Ortega","given":"A. M."},{"family":"Hayes","given":"P. L."},{"family":"Farmer","given":"D. K."},{"family":"Day","given":"D."},{"family":"Lechner","given":"M. J."},{"family":"Brune","given":"W. H."},{"family":"Apel","given":"E."},{"family":"Diskin","given":"G. S."},{"family":"Fisher","given":"J. A."},{"family":"Fuelberg","given":"H. E."},{"family":"Hecobian","given":"A."},{"family":"Knapp","given":"D. J."},{"family":"Mikoviny","given":"T."},{"family":"Riemer","given":"D."},{"family":"Sachse","given":"G. W."},{"family":"Sessions","given":"W."},{"family":"Weber","given":"R. J."},{"family":"Weinheimer","given":"A. J."},{"family":"Wisthaler","given":"A."},{"family":"Jimenez","given":"J. L."}],"issued":{"date-parts":[["2011",12,5]]},"citation-key":"cubisonEffectsAgingOrganic2011"}}],"schema":"https://github.com/citation-style-language/schema/raw/master/csl-citation.json"} </w:instrText>
      </w:r>
      <w:r w:rsidR="00C2578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(Cubison et al., 2011)</w:t>
      </w:r>
      <w:r w:rsidR="00C25785"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and the ratio between m/z 55.05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57</w:t>
      </w:r>
      <w:r w:rsidR="00047259" w:rsidRPr="004758A9">
        <w:rPr>
          <w:rFonts w:ascii="Times New Roman" w:hAnsi="Times New Roman" w:cs="Times New Roman"/>
          <w:sz w:val="20"/>
          <w:szCs w:val="20"/>
        </w:rPr>
        <w:t>.07</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9</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1.74 as well as the ratio between m/z 43</w:t>
      </w:r>
      <w:r w:rsidR="00047259" w:rsidRPr="004758A9">
        <w:rPr>
          <w:rFonts w:ascii="Times New Roman" w:hAnsi="Times New Roman" w:cs="Times New Roman"/>
          <w:sz w:val="20"/>
          <w:szCs w:val="20"/>
        </w:rPr>
        <w:t>.05</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xml:space="preserve">) and m/z </w:t>
      </w:r>
      <w:r w:rsidR="00752A50" w:rsidRPr="004758A9">
        <w:rPr>
          <w:rFonts w:ascii="Times New Roman" w:hAnsi="Times New Roman" w:cs="Times New Roman"/>
          <w:sz w:val="20"/>
          <w:szCs w:val="20"/>
        </w:rPr>
        <w:t>44.01</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2</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O</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1.03 all allow for the clear distinction of peat burning over other sources</w:t>
      </w:r>
      <w:r w:rsidR="007269DD" w:rsidRPr="004758A9">
        <w:rPr>
          <w:rFonts w:ascii="Times New Roman" w:hAnsi="Times New Roman" w:cs="Times New Roman"/>
          <w:sz w:val="20"/>
          <w:szCs w:val="20"/>
        </w:rPr>
        <w:t xml:space="preserve"> </w:t>
      </w:r>
      <w:r w:rsidR="007269D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{"citationID":"bS6lThvr","properties":{"formattedCitation":"(Lin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7269D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7269DD"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w:t>
      </w:r>
      <w:r w:rsidR="00BE7BB4"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Peat-OA was freshly emitted as evidence by the pollution wind rose (Figure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w:t>
      </w:r>
      <w:r w:rsidR="00F52338" w:rsidRPr="004758A9">
        <w:rPr>
          <w:rFonts w:ascii="Times New Roman" w:hAnsi="Times New Roman" w:cs="Times New Roman"/>
          <w:sz w:val="20"/>
          <w:szCs w:val="20"/>
        </w:rPr>
        <w:t xml:space="preserve"> F) and concurrent increase along with eBC (R=0.</w:t>
      </w:r>
      <w:r w:rsidR="004E6263" w:rsidRPr="004758A9">
        <w:rPr>
          <w:rFonts w:ascii="Times New Roman" w:hAnsi="Times New Roman" w:cs="Times New Roman"/>
          <w:sz w:val="20"/>
          <w:szCs w:val="20"/>
        </w:rPr>
        <w:t>72</w:t>
      </w:r>
      <w:r w:rsidR="00F52338" w:rsidRPr="004758A9">
        <w:rPr>
          <w:rFonts w:ascii="Times New Roman" w:hAnsi="Times New Roman" w:cs="Times New Roman"/>
          <w:sz w:val="20"/>
          <w:szCs w:val="20"/>
        </w:rPr>
        <w:t>)</w:t>
      </w:r>
      <w:r w:rsidR="00364EEF"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indicate that both were locally co-emitted within the PBL</w:t>
      </w:r>
      <w:r w:rsidR="00BB7957" w:rsidRPr="004758A9">
        <w:rPr>
          <w:rFonts w:ascii="Times New Roman" w:hAnsi="Times New Roman" w:cs="Times New Roman"/>
          <w:sz w:val="20"/>
          <w:szCs w:val="20"/>
        </w:rPr>
        <w:t>.</w:t>
      </w:r>
    </w:p>
    <w:p w14:paraId="65078672" w14:textId="77777777" w:rsidR="00B91895" w:rsidRPr="004758A9" w:rsidRDefault="00B91895" w:rsidP="008A3A83">
      <w:pPr>
        <w:autoSpaceDE w:val="0"/>
        <w:autoSpaceDN w:val="0"/>
        <w:adjustRightInd w:val="0"/>
        <w:spacing w:after="0" w:line="360" w:lineRule="auto"/>
        <w:rPr>
          <w:rFonts w:ascii="Times New Roman" w:hAnsi="Times New Roman" w:cs="Times New Roman"/>
          <w:sz w:val="20"/>
          <w:szCs w:val="20"/>
        </w:rPr>
      </w:pPr>
    </w:p>
    <w:p w14:paraId="04D5BB7F" w14:textId="128D89E9" w:rsidR="00BA6165" w:rsidRPr="004758A9" w:rsidRDefault="00EF04E2" w:rsidP="00BA6165">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3.3 Elemental ratios -Van Krevelen diagram</w:t>
      </w:r>
    </w:p>
    <w:p w14:paraId="7B970FE6" w14:textId="2F9EEE35" w:rsidR="00BE7996" w:rsidRDefault="00F5776A" w:rsidP="00EE1495">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The</w:t>
      </w:r>
      <w:r w:rsidR="009E7E11" w:rsidRPr="004758A9">
        <w:rPr>
          <w:rFonts w:ascii="Times New Roman" w:hAnsi="Times New Roman" w:cs="Times New Roman"/>
          <w:sz w:val="20"/>
          <w:szCs w:val="20"/>
        </w:rPr>
        <w:t xml:space="preserve"> </w:t>
      </w:r>
      <w:r w:rsidR="0091570A" w:rsidRPr="004758A9">
        <w:rPr>
          <w:rFonts w:ascii="Times New Roman" w:hAnsi="Times New Roman" w:cs="Times New Roman" w:hint="eastAsia"/>
          <w:sz w:val="20"/>
          <w:szCs w:val="20"/>
          <w:lang w:eastAsia="zh-CN"/>
        </w:rPr>
        <w:t xml:space="preserve">Van </w:t>
      </w:r>
      <w:r w:rsidR="009E7E11" w:rsidRPr="004758A9">
        <w:rPr>
          <w:rFonts w:ascii="Times New Roman" w:hAnsi="Times New Roman" w:cs="Times New Roman"/>
          <w:sz w:val="20"/>
          <w:szCs w:val="20"/>
        </w:rPr>
        <w:t>Krevelen</w:t>
      </w:r>
      <w:r w:rsidR="00CD5506" w:rsidRPr="004758A9">
        <w:rPr>
          <w:rFonts w:ascii="Times New Roman" w:hAnsi="Times New Roman" w:cs="Times New Roman"/>
          <w:sz w:val="20"/>
          <w:szCs w:val="20"/>
        </w:rPr>
        <w:t xml:space="preserve"> (VK)</w:t>
      </w:r>
      <w:r w:rsidR="009E7E11" w:rsidRPr="004758A9">
        <w:rPr>
          <w:rFonts w:ascii="Times New Roman" w:hAnsi="Times New Roman" w:cs="Times New Roman"/>
          <w:sz w:val="20"/>
          <w:szCs w:val="20"/>
        </w:rPr>
        <w:t xml:space="preserve"> diagram</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{"citationID":"9sSYrmHO","properties":{"formattedCitation":"(Heald et al., 2010)","plainCitation":"(Heald et al., 2010)","noteIndex":0},"citationItems":[{"id":1575,"uris":["http://zotero.org/groups/3856298/items/TWKPAJWV"],"itemData":{"id":1575,"type":"article-journal","container-title":"Geophysical Research Letters","DOI":"10.1029/2010GL042737","ISSN":"00948276","issue":"8","journalAbbreviation":"Geophys. Res. Lett.","language":"en","source":"DOI.org (Crossref)","title":"A simplified description of the evolution of organic aerosol composition in the atmosphere: VAN KREVELEN DIAGRAM OF ORGANIC AEROSOL","title-short":"A simplified description of the evolution of organic aerosol composition in the atmosphere","URL":"http://doi.wiley.com/10.1029/2010GL042737","volume":"37","author":[{"family":"Heald","given":"C. L."},{"family":"Kroll","given":"J. H."},{"family":"Jimenez","given":"J. L."},{"family":"Docherty","given":"K. S."},{"family":"DeCarlo","given":"P. F."},{"family":"Aiken","given":"A. C."},{"family":"Chen","given":"Q."},{"family":"Martin","given":"S. T."},{"family":"Farmer","given":"D. K."},{"family":"Artaxo","given":"P."}],"accessed":{"date-parts":[["2021",10,3]]},"issued":{"date-parts":[["2010",4]]},"citation-key":"healdSimplifiedDescriptionEvolution2010"}}],"schema":"https://github.com/citation-style-language/schema/raw/master/csl-citation.json"}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(Heald et al., 2010)</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D054E3" w:rsidRPr="004758A9">
        <w:rPr>
          <w:rFonts w:ascii="Times New Roman" w:hAnsi="Times New Roman" w:cs="Times New Roman"/>
          <w:sz w:val="20"/>
          <w:szCs w:val="20"/>
          <w:lang w:eastAsia="zh-CN"/>
        </w:rPr>
        <w:t xml:space="preserve">provides </w:t>
      </w:r>
      <w:r w:rsidR="00E105B2" w:rsidRPr="004758A9">
        <w:rPr>
          <w:rFonts w:ascii="Times New Roman" w:hAnsi="Times New Roman" w:cs="Times New Roman" w:hint="eastAsia"/>
          <w:sz w:val="20"/>
          <w:szCs w:val="20"/>
          <w:lang w:eastAsia="zh-CN"/>
        </w:rPr>
        <w:t>valuable information on chemical evolution of OA</w:t>
      </w:r>
      <w:r w:rsidR="0043145A" w:rsidRPr="004758A9">
        <w:rPr>
          <w:rFonts w:ascii="Times New Roman" w:hAnsi="Times New Roman" w:cs="Times New Roman"/>
          <w:sz w:val="20"/>
          <w:szCs w:val="20"/>
          <w:lang w:eastAsia="zh-CN"/>
        </w:rPr>
        <w:t xml:space="preserve"> as demonstrated by subsequent </w:t>
      </w:r>
      <w:r w:rsidR="00D054E3" w:rsidRPr="004758A9">
        <w:rPr>
          <w:rFonts w:ascii="Times New Roman" w:hAnsi="Times New Roman" w:cs="Times New Roman"/>
          <w:sz w:val="20"/>
          <w:szCs w:val="20"/>
          <w:lang w:eastAsia="zh-CN"/>
        </w:rPr>
        <w:t>marine aerosols</w:t>
      </w:r>
      <w:r w:rsidR="0043145A" w:rsidRPr="004758A9">
        <w:rPr>
          <w:rFonts w:ascii="Times New Roman" w:hAnsi="Times New Roman" w:cs="Times New Roman"/>
          <w:sz w:val="20"/>
          <w:szCs w:val="20"/>
          <w:lang w:eastAsia="zh-CN"/>
        </w:rPr>
        <w:t xml:space="preserve"> studies</w:t>
      </w:r>
      <w:r w:rsidR="00D054E3" w:rsidRPr="004758A9">
        <w:rPr>
          <w:rFonts w:ascii="Times New Roman" w:hAnsi="Times New Roman" w:cs="Times New Roman"/>
          <w:sz w:val="20"/>
          <w:szCs w:val="20"/>
          <w:lang w:eastAsia="zh-CN"/>
        </w:rPr>
        <w:t xml:space="preserve"> </w:t>
      </w:r>
      <w:r w:rsidR="00D054E3" w:rsidRPr="004758A9">
        <w:rPr>
          <w:rFonts w:ascii="Times New Roman" w:hAnsi="Times New Roman" w:cs="Times New Roman"/>
          <w:sz w:val="20"/>
          <w:szCs w:val="20"/>
          <w:lang w:eastAsia="zh-CN"/>
        </w:rPr>
        <w:fldChar w:fldCharType="begin"/>
      </w:r>
      <w:r w:rsidR="0084318F">
        <w:rPr>
          <w:rFonts w:ascii="Times New Roman" w:hAnsi="Times New Roman" w:cs="Times New Roman"/>
          <w:sz w:val="20"/>
          <w:szCs w:val="20"/>
          <w:lang w:eastAsia="zh-CN"/>
        </w:rPr>
        <w:instrText xml:space="preserve"> ADDIN ZOTERO_ITEM CSL_CITATION {"citationID":"3pmjrqVZ","properties":{"formattedCitation":"(Jurgita Ovadnevaite et al. 2014; Willis et al. 2017; Dada et al. 2022)","plainCitation":"(Jurgita Ovadnevaite et al. 2014; Willis et al. 2017; Dada et al. 2022)","dontUpdate":true,"noteIndex":0},"citationItems":[{"id":1485,"uris":["http://zotero.org/groups/3856298/items/UQ33BAU3"],"itemData":{"id":1485,"type":"article-journal","container-title":"Journal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D054E3" w:rsidRPr="004758A9">
        <w:rPr>
          <w:rFonts w:ascii="Times New Roman" w:hAnsi="Times New Roman" w:cs="Times New Roman"/>
          <w:sz w:val="20"/>
          <w:szCs w:val="20"/>
          <w:lang w:eastAsia="zh-CN"/>
        </w:rPr>
        <w:fldChar w:fldCharType="separate"/>
      </w:r>
      <w:r w:rsidR="00060DE4" w:rsidRPr="004758A9">
        <w:rPr>
          <w:rFonts w:ascii="Times New Roman" w:hAnsi="Times New Roman" w:cs="Times New Roman"/>
          <w:sz w:val="20"/>
        </w:rPr>
        <w:t>(Ovadnevaite et al. 2014; Willis et al. 2017; Dada et al. 2022)</w:t>
      </w:r>
      <w:r w:rsidR="00D054E3" w:rsidRPr="004758A9">
        <w:rPr>
          <w:rFonts w:ascii="Times New Roman" w:hAnsi="Times New Roman" w:cs="Times New Roman"/>
          <w:sz w:val="20"/>
          <w:szCs w:val="20"/>
          <w:lang w:eastAsia="zh-CN"/>
        </w:rPr>
        <w:fldChar w:fldCharType="end"/>
      </w:r>
      <w:r w:rsidR="00E105B2" w:rsidRPr="004758A9">
        <w:rPr>
          <w:rFonts w:ascii="Times New Roman" w:hAnsi="Times New Roman" w:cs="Times New Roman" w:hint="eastAsia"/>
          <w:sz w:val="20"/>
          <w:szCs w:val="20"/>
          <w:lang w:eastAsia="zh-CN"/>
        </w:rPr>
        <w:t>.</w:t>
      </w:r>
      <w:r w:rsidR="00236BDC" w:rsidRPr="004758A9">
        <w:rPr>
          <w:rFonts w:ascii="Times New Roman" w:hAnsi="Times New Roman" w:cs="Times New Roman"/>
          <w:sz w:val="20"/>
          <w:szCs w:val="20"/>
          <w:lang w:eastAsia="zh-CN"/>
        </w:rPr>
        <w:t xml:space="preserve"> </w:t>
      </w:r>
      <w:r w:rsidR="00236BDC" w:rsidRPr="004758A9">
        <w:rPr>
          <w:rFonts w:ascii="Times New Roman" w:hAnsi="Times New Roman" w:cs="Times New Roman" w:hint="eastAsia"/>
          <w:sz w:val="20"/>
          <w:szCs w:val="20"/>
          <w:lang w:eastAsia="zh-CN"/>
        </w:rPr>
        <w:t>The</w:t>
      </w:r>
      <w:r w:rsidR="0043145A" w:rsidRPr="004758A9">
        <w:rPr>
          <w:rFonts w:ascii="Times New Roman" w:hAnsi="Times New Roman" w:cs="Times New Roman"/>
          <w:sz w:val="20"/>
          <w:szCs w:val="20"/>
          <w:lang w:eastAsia="zh-CN"/>
        </w:rPr>
        <w:t xml:space="preserve"> VK </w:t>
      </w:r>
      <w:r w:rsidR="00236BDC" w:rsidRPr="004758A9">
        <w:rPr>
          <w:rFonts w:ascii="Times New Roman" w:hAnsi="Times New Roman" w:cs="Times New Roman" w:hint="eastAsia"/>
          <w:sz w:val="20"/>
          <w:szCs w:val="20"/>
          <w:lang w:eastAsia="zh-CN"/>
        </w:rPr>
        <w:t>plot of the PMF factors identified in this study</w:t>
      </w:r>
      <w:r w:rsidR="0043145A" w:rsidRPr="004758A9">
        <w:rPr>
          <w:rFonts w:ascii="Times New Roman" w:hAnsi="Times New Roman" w:cs="Times New Roman"/>
          <w:sz w:val="20"/>
          <w:szCs w:val="20"/>
          <w:lang w:eastAsia="zh-CN"/>
        </w:rPr>
        <w:t xml:space="preserve"> superimposed with bulk OA O:C and H:C values</w:t>
      </w:r>
      <w:r w:rsidR="00236BDC" w:rsidRPr="004758A9">
        <w:rPr>
          <w:rFonts w:ascii="Times New Roman" w:hAnsi="Times New Roman" w:cs="Times New Roman" w:hint="eastAsia"/>
          <w:sz w:val="20"/>
          <w:szCs w:val="20"/>
          <w:lang w:eastAsia="zh-CN"/>
        </w:rPr>
        <w:t xml:space="preserve"> is depicted in Figure 4.</w:t>
      </w:r>
      <w:r w:rsidR="0043145A" w:rsidRPr="004758A9">
        <w:rPr>
          <w:rFonts w:ascii="Times New Roman" w:hAnsi="Times New Roman" w:cs="Times New Roman"/>
          <w:sz w:val="20"/>
          <w:szCs w:val="20"/>
        </w:rPr>
        <w:t xml:space="preserve"> Overall, the bulk OA </w:t>
      </w:r>
      <w:r w:rsidR="007E27D0" w:rsidRPr="004758A9">
        <w:rPr>
          <w:rFonts w:ascii="Times New Roman" w:hAnsi="Times New Roman" w:cs="Times New Roman"/>
          <w:sz w:val="20"/>
          <w:szCs w:val="20"/>
        </w:rPr>
        <w:t xml:space="preserve">slope </w:t>
      </w:r>
      <w:r w:rsidR="0043145A" w:rsidRPr="004758A9">
        <w:rPr>
          <w:rFonts w:ascii="Times New Roman" w:hAnsi="Times New Roman" w:cs="Times New Roman"/>
          <w:sz w:val="20"/>
          <w:szCs w:val="20"/>
        </w:rPr>
        <w:t>of</w:t>
      </w:r>
      <w:r w:rsidR="007E27D0" w:rsidRPr="004758A9">
        <w:rPr>
          <w:rFonts w:ascii="Times New Roman" w:hAnsi="Times New Roman" w:cs="Times New Roman"/>
          <w:sz w:val="20"/>
          <w:szCs w:val="20"/>
        </w:rPr>
        <w:t xml:space="preserve"> -1.18 </w:t>
      </w:r>
      <w:r w:rsidR="0043145A" w:rsidRPr="004758A9">
        <w:rPr>
          <w:rFonts w:ascii="Times New Roman" w:hAnsi="Times New Roman" w:cs="Times New Roman"/>
          <w:sz w:val="20"/>
          <w:szCs w:val="20"/>
          <w:lang w:eastAsia="zh-CN"/>
        </w:rPr>
        <w:t>and</w:t>
      </w:r>
      <w:r w:rsidR="007E27D0" w:rsidRPr="004758A9">
        <w:rPr>
          <w:rFonts w:ascii="Times New Roman" w:hAnsi="Times New Roman" w:cs="Times New Roman"/>
          <w:sz w:val="20"/>
          <w:szCs w:val="20"/>
        </w:rPr>
        <w:t xml:space="preserve"> </w:t>
      </w:r>
      <m:oMath>
        <m:acc>
          <m:accPr>
            <m:chr m:val="̅"/>
            <m:ctrlPr>
              <w:rPr>
                <w:rFonts w:ascii="Cambria Math" w:hAnsi="Cambria Math" w:cs="Times New Roman"/>
                <w:i/>
                <w:sz w:val="20"/>
                <w:szCs w:val="20"/>
              </w:rPr>
            </m:ctrlPr>
          </m:accPr>
          <m:e>
            <m:r>
              <w:rPr>
                <w:rFonts w:ascii="Cambria Math" w:hAnsi="Cambria Math" w:cs="Times New Roman"/>
                <w:sz w:val="20"/>
                <w:szCs w:val="20"/>
              </w:rPr>
              <m:t>Osc</m:t>
            </m:r>
          </m:e>
        </m:acc>
      </m:oMath>
      <w:r w:rsidR="007E27D0" w:rsidRPr="004758A9">
        <w:rPr>
          <w:rFonts w:ascii="Times New Roman" w:hAnsi="Times New Roman" w:cs="Times New Roman"/>
          <w:sz w:val="20"/>
          <w:szCs w:val="20"/>
        </w:rPr>
        <w:t xml:space="preserve"> values </w:t>
      </w:r>
      <w:r w:rsidR="00E76A17" w:rsidRPr="004758A9">
        <w:rPr>
          <w:rFonts w:ascii="Times New Roman" w:hAnsi="Times New Roman" w:cs="Times New Roman" w:hint="eastAsia"/>
          <w:sz w:val="20"/>
          <w:szCs w:val="20"/>
          <w:lang w:eastAsia="zh-CN"/>
        </w:rPr>
        <w:t xml:space="preserve">spanning </w:t>
      </w:r>
      <w:r w:rsidR="009379E7" w:rsidRPr="004758A9">
        <w:rPr>
          <w:rFonts w:ascii="Times New Roman" w:hAnsi="Times New Roman" w:cs="Times New Roman"/>
          <w:sz w:val="20"/>
          <w:szCs w:val="20"/>
          <w:lang w:eastAsia="zh-CN"/>
        </w:rPr>
        <w:t xml:space="preserve">over </w:t>
      </w:r>
      <w:r w:rsidR="009379E7" w:rsidRPr="004758A9">
        <w:rPr>
          <w:rFonts w:ascii="Times New Roman" w:hAnsi="Times New Roman" w:cs="Times New Roman"/>
          <w:sz w:val="20"/>
          <w:szCs w:val="20"/>
        </w:rPr>
        <w:t>-</w:t>
      </w:r>
      <w:r w:rsidR="007E27D0" w:rsidRPr="004758A9">
        <w:rPr>
          <w:rFonts w:ascii="Times New Roman" w:hAnsi="Times New Roman" w:cs="Times New Roman"/>
          <w:sz w:val="20"/>
          <w:szCs w:val="20"/>
        </w:rPr>
        <w:t>1.8 to 0.8 in the carbon oxidation state space</w:t>
      </w:r>
      <w:r w:rsidR="0043145A" w:rsidRPr="004758A9">
        <w:rPr>
          <w:rFonts w:ascii="Times New Roman" w:hAnsi="Times New Roman" w:cs="Times New Roman"/>
          <w:sz w:val="20"/>
          <w:szCs w:val="20"/>
        </w:rPr>
        <w:t xml:space="preserve"> </w:t>
      </w:r>
      <w:r w:rsidR="00E76A17" w:rsidRPr="004758A9">
        <w:rPr>
          <w:rFonts w:ascii="Times New Roman" w:hAnsi="Times New Roman" w:cs="Times New Roman" w:hint="eastAsia"/>
          <w:sz w:val="20"/>
          <w:szCs w:val="20"/>
          <w:lang w:eastAsia="zh-CN"/>
        </w:rPr>
        <w:t>indicates</w:t>
      </w:r>
      <w:r w:rsidR="00E76A17"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that higher levels of oxidation</w:t>
      </w:r>
      <w:r w:rsidR="00536BA8"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 xml:space="preserve">involving the generation of carboxylic </w:t>
      </w:r>
      <w:r w:rsidR="009379E7" w:rsidRPr="004758A9">
        <w:rPr>
          <w:rFonts w:ascii="Times New Roman" w:hAnsi="Times New Roman" w:cs="Times New Roman"/>
          <w:sz w:val="20"/>
          <w:szCs w:val="20"/>
        </w:rPr>
        <w:t>acids,</w:t>
      </w:r>
      <w:r w:rsidR="007E27D0" w:rsidRPr="004758A9">
        <w:rPr>
          <w:rFonts w:ascii="Times New Roman" w:hAnsi="Times New Roman" w:cs="Times New Roman"/>
          <w:sz w:val="20"/>
          <w:szCs w:val="20"/>
        </w:rPr>
        <w:t xml:space="preserve"> and the subsequent breakdown of the carbon backbone </w:t>
      </w:r>
      <w:r w:rsidR="009379E7" w:rsidRPr="004758A9">
        <w:rPr>
          <w:rFonts w:ascii="Times New Roman" w:hAnsi="Times New Roman" w:cs="Times New Roman"/>
          <w:sz w:val="20"/>
          <w:szCs w:val="20"/>
        </w:rPr>
        <w:t>are</w:t>
      </w:r>
      <w:r w:rsidR="007E27D0" w:rsidRPr="004758A9">
        <w:rPr>
          <w:rFonts w:ascii="Times New Roman" w:hAnsi="Times New Roman" w:cs="Times New Roman"/>
          <w:sz w:val="20"/>
          <w:szCs w:val="20"/>
        </w:rPr>
        <w:t xml:space="preserve"> prevalent over the measurement period</w:t>
      </w:r>
      <w:r w:rsidR="00536BA8" w:rsidRPr="004758A9">
        <w:rPr>
          <w:rFonts w:ascii="Times New Roman" w:hAnsi="Times New Roman" w:cs="Times New Roman"/>
          <w:sz w:val="20"/>
          <w:szCs w:val="20"/>
        </w:rPr>
        <w:t xml:space="preserve"> which is consistent wit</w:t>
      </w:r>
      <w:r w:rsidR="0043145A" w:rsidRPr="004758A9">
        <w:rPr>
          <w:rFonts w:ascii="Times New Roman" w:hAnsi="Times New Roman" w:cs="Times New Roman"/>
          <w:sz w:val="20"/>
          <w:szCs w:val="20"/>
        </w:rPr>
        <w:t xml:space="preserve">h </w:t>
      </w:r>
      <w:r w:rsidR="00236BDC" w:rsidRPr="004758A9">
        <w:rPr>
          <w:rFonts w:ascii="Times New Roman" w:hAnsi="Times New Roman" w:cs="Times New Roman"/>
          <w:sz w:val="20"/>
          <w:szCs w:val="20"/>
        </w:rPr>
        <w:t xml:space="preserve">MO-OOA functional groups </w:t>
      </w:r>
      <w:r w:rsidR="007E27D0" w:rsidRPr="004758A9">
        <w:rPr>
          <w:rFonts w:ascii="Times New Roman" w:hAnsi="Times New Roman" w:cs="Times New Roman"/>
          <w:sz w:val="20"/>
          <w:szCs w:val="20"/>
        </w:rPr>
        <w:t xml:space="preserve">(Heald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xml:space="preserve">.2010, Ng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2011).</w:t>
      </w:r>
      <w:r w:rsidR="00695951"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w:t>
      </w:r>
      <w:r w:rsidR="00E15BD7" w:rsidRPr="004758A9">
        <w:rPr>
          <w:rFonts w:ascii="Times New Roman" w:hAnsi="Times New Roman" w:cs="Times New Roman"/>
          <w:sz w:val="20"/>
          <w:szCs w:val="20"/>
        </w:rPr>
        <w:t xml:space="preserve">The O:C ratios for MO-OOA, PMOA and MSA-OA all </w:t>
      </w:r>
      <w:r w:rsidR="00F70192" w:rsidRPr="004758A9">
        <w:rPr>
          <w:rFonts w:ascii="Times New Roman" w:hAnsi="Times New Roman" w:cs="Times New Roman"/>
          <w:sz w:val="20"/>
          <w:szCs w:val="20"/>
        </w:rPr>
        <w:t xml:space="preserve">fall </w:t>
      </w:r>
      <w:r w:rsidR="00E15BD7" w:rsidRPr="004758A9">
        <w:rPr>
          <w:rFonts w:ascii="Times New Roman" w:hAnsi="Times New Roman" w:cs="Times New Roman"/>
          <w:sz w:val="20"/>
          <w:szCs w:val="20"/>
        </w:rPr>
        <w:t>within the range of 0.64–1.15 reported for diverse OOA factors from previous studies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{"citationID":"HAxittkE","properties":{"formattedCitation":"(Aiken et al., 2008; Jimenez et al., 2009)","plainCitation":"(Aiken et al., 2008; Jimenez et al., 2009)","noteIndex":0},"citationItems":[{"id":1985,"uris":["http://zotero.org/groups/3856298/items/5BIELKEE"],"itemData":{"id":1985,"type":"article-journal","container-title":"Environmental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L."}],"issued":{"date-parts":[["2008",6,1]]},"citation-key":"aikenOMOCRatios2008"}},{"id":1578,"uris":["http://zotero.org/groups/3856298/items/7WPTZA33"],"itemData":{"id":1578,"type":"article-journal","container-title":"Science","DOI":"10.1126/science.1180353","ISSN":"0036-8075, 1095-9203","issue":"5959","journalAbbreviation":"Science","language":"en","page":"1525-1529","source":"DOI.org (Crossref)","title":"Evolution of Organic Aerosols in the Atmosphere","volume":"326","author":[{"family":"Jimenez","given":"J. L."},{"family":"Canagaratna","given":"M. R."},{"family":"Donahue","given":"N. M."},{"family":"Prevot","given":"A. S. H."},{"family":"Zhang","given":"Q."},{"family":"Kroll","given":"J. H."},{"family":"DeCarlo","given":"P. F."},{"family":"Allan","given":"J. D."},{"family":"Coe","given":"H."},{"family":"Ng","given":"N. L."},{"family":"Aiken","given":"A. C."},{"family":"Docherty","given":"K. S."},{"family":"Ulbrich","given":"I. M."},{"family":"Grieshop","given":"A. P."},{"family":"Robinson","given":"A. L."},{"family":"Duplissy","given":"J."},{"family":"Smith","given":"J. D."},{"family":"Wilson","given":"K. R."},{"family":"Lanz","given":"V. A."},{"family":"Hueglin","given":"C."},{"family":"Sun","given":"Y. L."},{"family":"Tian","given":"J."},{"family":"Laaksonen","given":"A."},{"family":"Raatikainen","given":"T."},{"family":"Rautiainen","given":"J."},{"family":"Vaattovaara","given":"P."},{"family":"Ehn","given":"M."},{"family":"Kulmala"</w:instrText>
      </w:r>
      <w:r w:rsidR="00815C5F" w:rsidRPr="0001161C">
        <w:rPr>
          <w:rFonts w:ascii="Times New Roman" w:hAnsi="Times New Roman" w:cs="Times New Roman"/>
          <w:sz w:val="20"/>
          <w:szCs w:val="20"/>
          <w:lang w:val="en-IE"/>
        </w:rPr>
        <w:instrText>,"given":"M."},{"family":"Tomlinson</w:instrText>
      </w:r>
      <w:r w:rsidR="00815C5F" w:rsidRPr="00815C5F">
        <w:rPr>
          <w:rFonts w:ascii="Times New Roman" w:hAnsi="Times New Roman" w:cs="Times New Roman"/>
          <w:sz w:val="20"/>
          <w:szCs w:val="20"/>
          <w:lang w:val="en-IE"/>
        </w:rPr>
        <w:instrText xml:space="preserve">","given":"J. M."},{"family":"Collins","given":"D. R."},{"family":"Cubison","given":"M. J."},{"literal":"E."},{"family":"Dunlea","given":"J."},{"family":"Huffman","given":"J. A."},{"family":"Onasch","given":"T. B."},{"family":"Alfarra","given":"M. R."},{"family":"Williams","given":"P. I."},{"family":"Bower","given":"K."},{"family":"Kondo","given":"Y."},{"family":"Schneider","given":"J."},{"family":"Drewnick","given":"F."},{"family":"Borrmann","given":"S."},{"family":"Weimer","given":"S."},{"family":"Demerjian","given":"K."},{"family":"Salcedo","given":"D."},{"family":"Cottrell","given":"L."},{"family":"Griffin","given":"R."},{"family":"Takami","given":"A."},{"family":"Miyoshi","given":"T."},{"family":"Hatakeyama","given":"S."},{"family":"Shimono","given":"A."},{"family":"Sun","given":"J. Y"},{"family":"Zhang","given":"Y. M."},{"family":"Dzepina","given":"K."},{"family":"Kimmel","given":"J. R."},{"family":"Sueper","given":"D."},{"family":"Jayne","given":"J. T."},{"family":"Herndon","given":"S. C."},{"family":"Trimborn","given":"A. M."},{"family":"Williams","given":"L. R."},{"family":"Wood","given":"E. C."},{"family":"Middlebrook","given":"A. M."},{"family":"Kolb","given":"C. E."},{"family":"Baltensperger","given":"U."},{"family":"Worsnop","given":"D. R."}],"issued":{"date-parts":[["2009",12,11]]},"citation-key":"jimenezEvolutionOrganicAerosols2009"}}],"schema":"https://github.com/citation-style-language/schema/raw/master/csl-citation.json"}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lang w:val="en-IE"/>
        </w:rPr>
        <w:t>(Aiken et al., 2008; Jimenez et al., 2009)</w:t>
      </w:r>
      <w:r w:rsidR="00815C5F">
        <w:rPr>
          <w:rFonts w:ascii="Times New Roman" w:hAnsi="Times New Roman" w:cs="Times New Roman"/>
          <w:sz w:val="20"/>
          <w:szCs w:val="20"/>
        </w:rPr>
        <w:fldChar w:fldCharType="end"/>
      </w:r>
      <w:r w:rsidR="00815C5F">
        <w:rPr>
          <w:rFonts w:ascii="Times New Roman" w:hAnsi="Times New Roman" w:cs="Times New Roman"/>
          <w:sz w:val="20"/>
          <w:szCs w:val="20"/>
          <w:lang w:val="en-IE"/>
        </w:rPr>
        <w:t xml:space="preserve">. </w:t>
      </w:r>
      <w:r w:rsidR="0043145A" w:rsidRPr="004758A9">
        <w:rPr>
          <w:rFonts w:ascii="Times New Roman" w:hAnsi="Times New Roman" w:cs="Times New Roman"/>
          <w:sz w:val="20"/>
          <w:szCs w:val="20"/>
        </w:rPr>
        <w:t xml:space="preserve">All PMF factors have </w:t>
      </w:r>
      <w:r w:rsidR="00E15BD7" w:rsidRPr="004758A9">
        <w:rPr>
          <w:rFonts w:ascii="Times New Roman" w:hAnsi="Times New Roman" w:cs="Times New Roman"/>
          <w:sz w:val="20"/>
          <w:szCs w:val="20"/>
        </w:rPr>
        <w:t>H:C</w:t>
      </w:r>
      <w:r w:rsidR="00B2779C" w:rsidRPr="004758A9">
        <w:rPr>
          <w:rFonts w:ascii="Times New Roman" w:hAnsi="Times New Roman" w:cs="Times New Roman"/>
          <w:sz w:val="20"/>
          <w:szCs w:val="20"/>
        </w:rPr>
        <w:t xml:space="preserve"> values lower than 2 which indicate that they all contain</w:t>
      </w:r>
      <w:r w:rsidR="0043145A" w:rsidRPr="004758A9">
        <w:rPr>
          <w:rFonts w:ascii="Times New Roman" w:hAnsi="Times New Roman" w:cs="Times New Roman"/>
          <w:sz w:val="20"/>
          <w:szCs w:val="20"/>
        </w:rPr>
        <w:t xml:space="preserve"> </w:t>
      </w:r>
      <w:r w:rsidR="00B2779C" w:rsidRPr="004758A9">
        <w:rPr>
          <w:rFonts w:ascii="Times New Roman" w:hAnsi="Times New Roman" w:cs="Times New Roman"/>
          <w:sz w:val="20"/>
          <w:szCs w:val="20"/>
        </w:rPr>
        <w:t>unsaturated carbons capable of reacting with O</w:t>
      </w:r>
      <w:r w:rsidR="00B2779C" w:rsidRPr="004758A9">
        <w:rPr>
          <w:rFonts w:ascii="Times New Roman" w:hAnsi="Times New Roman" w:cs="Times New Roman"/>
          <w:sz w:val="20"/>
          <w:szCs w:val="20"/>
          <w:vertAlign w:val="subscript"/>
        </w:rPr>
        <w:t>3</w:t>
      </w:r>
      <w:r w:rsidR="009379E7" w:rsidRPr="004758A9">
        <w:rPr>
          <w:rFonts w:ascii="Times New Roman" w:hAnsi="Times New Roman" w:cs="Times New Roman"/>
          <w:sz w:val="20"/>
          <w:szCs w:val="20"/>
        </w:rPr>
        <w:t xml:space="preserve"> </w:t>
      </w:r>
      <w:r w:rsidR="009379E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{"citationID":"R1xDUWgH","properties":{"formattedCitation":"(Jurgita Ovadnevaite, O\\uc0\\u8217{}Dowd, et al. 2011)","plainCitation":"(Jurgita Ovadnevaite, O’Dowd, et al. 2011)","dontUpdate":true,"noteIndex":0},"citationItems":[{"id":1482,"uris":["http://zotero.org/groups/3856298/items/ZAFCWYP4"],"itemData":{"id":1482,"type":"article-journal","container-title":"Geophysical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9379E7" w:rsidRPr="004758A9">
        <w:rPr>
          <w:rFonts w:ascii="Times New Roman" w:hAnsi="Times New Roman" w:cs="Times New Roman"/>
          <w:sz w:val="20"/>
          <w:szCs w:val="20"/>
        </w:rPr>
        <w:fldChar w:fldCharType="separate"/>
      </w:r>
      <w:r w:rsidR="009379E7" w:rsidRPr="004758A9">
        <w:rPr>
          <w:rFonts w:ascii="Times New Roman" w:hAnsi="Times New Roman" w:cs="Times New Roman"/>
          <w:sz w:val="20"/>
        </w:rPr>
        <w:t>(Ovadnevaite et al. 2011)</w:t>
      </w:r>
      <w:r w:rsidR="009379E7" w:rsidRPr="004758A9">
        <w:rPr>
          <w:rFonts w:ascii="Times New Roman" w:hAnsi="Times New Roman" w:cs="Times New Roman"/>
          <w:sz w:val="20"/>
          <w:szCs w:val="20"/>
        </w:rPr>
        <w:fldChar w:fldCharType="end"/>
      </w:r>
      <w:r w:rsidR="009379E7" w:rsidRPr="004758A9">
        <w:rPr>
          <w:rFonts w:ascii="Times New Roman" w:hAnsi="Times New Roman" w:cs="Times New Roman"/>
          <w:sz w:val="20"/>
          <w:szCs w:val="20"/>
        </w:rPr>
        <w:t>.</w:t>
      </w:r>
      <w:r w:rsidR="008F6B50"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Th</w:t>
      </w:r>
      <w:r w:rsidR="00760087" w:rsidRPr="004758A9">
        <w:rPr>
          <w:rFonts w:ascii="Times New Roman" w:hAnsi="Times New Roman" w:cs="Times New Roman"/>
          <w:sz w:val="20"/>
          <w:szCs w:val="20"/>
        </w:rPr>
        <w:t>is is evidenced by</w:t>
      </w:r>
      <w:r w:rsidR="00812D24" w:rsidRPr="004758A9">
        <w:rPr>
          <w:rFonts w:ascii="Times New Roman" w:hAnsi="Times New Roman" w:cs="Times New Roman"/>
          <w:sz w:val="20"/>
          <w:szCs w:val="20"/>
        </w:rPr>
        <w:t xml:space="preserve"> </w:t>
      </w:r>
      <w:r w:rsidR="00696326" w:rsidRPr="004758A9">
        <w:rPr>
          <w:rFonts w:ascii="Times New Roman" w:hAnsi="Times New Roman" w:cs="Times New Roman"/>
          <w:sz w:val="20"/>
          <w:szCs w:val="20"/>
        </w:rPr>
        <w:t>effective transfer entropy</w:t>
      </w:r>
      <w:r w:rsidR="00812D24" w:rsidRPr="004758A9">
        <w:rPr>
          <w:rFonts w:ascii="Times New Roman" w:hAnsi="Times New Roman" w:cs="Times New Roman"/>
          <w:sz w:val="20"/>
          <w:szCs w:val="20"/>
        </w:rPr>
        <w:t xml:space="preserve"> flow</w:t>
      </w:r>
      <w:r w:rsidR="00696326" w:rsidRPr="004758A9">
        <w:rPr>
          <w:rFonts w:ascii="Times New Roman" w:hAnsi="Times New Roman" w:cs="Times New Roman"/>
          <w:sz w:val="20"/>
          <w:szCs w:val="20"/>
        </w:rPr>
        <w:t xml:space="preserve"> analysis </w:t>
      </w:r>
      <w:r w:rsidR="0069632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{"citationID":"1vFOnHKT","properties":{"formattedCitation":"(Behrendt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0069632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(Behrendt et al., 2019)</w:t>
      </w:r>
      <w:r w:rsidR="00696326" w:rsidRPr="004758A9">
        <w:rPr>
          <w:rFonts w:ascii="Times New Roman" w:hAnsi="Times New Roman" w:cs="Times New Roman"/>
          <w:sz w:val="20"/>
          <w:szCs w:val="20"/>
        </w:rPr>
        <w:fldChar w:fldCharType="end"/>
      </w:r>
      <w:r w:rsidR="00696326"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between</w:t>
      </w:r>
      <w:r w:rsidR="00EE1495" w:rsidRPr="004758A9">
        <w:rPr>
          <w:rFonts w:ascii="Times New Roman" w:hAnsi="Times New Roman" w:cs="Times New Roman"/>
          <w:sz w:val="20"/>
          <w:szCs w:val="20"/>
        </w:rPr>
        <w:t xml:space="preserve"> Peat-OA, PMOA, MO-OOA</w:t>
      </w:r>
      <w:r w:rsidR="00B35986" w:rsidRPr="004758A9">
        <w:rPr>
          <w:rFonts w:ascii="Times New Roman" w:hAnsi="Times New Roman" w:cs="Times New Roman"/>
          <w:sz w:val="20"/>
          <w:szCs w:val="20"/>
        </w:rPr>
        <w:t xml:space="preserve">, MSA-OA </w:t>
      </w:r>
      <w:r w:rsidR="00EE1495" w:rsidRPr="004758A9">
        <w:rPr>
          <w:rFonts w:ascii="Times New Roman" w:hAnsi="Times New Roman" w:cs="Times New Roman"/>
          <w:sz w:val="20"/>
          <w:szCs w:val="20"/>
        </w:rPr>
        <w:t>and O</w:t>
      </w:r>
      <w:r w:rsidR="00EE1495" w:rsidRPr="004758A9">
        <w:rPr>
          <w:rFonts w:ascii="Times New Roman" w:hAnsi="Times New Roman" w:cs="Times New Roman"/>
          <w:sz w:val="20"/>
          <w:szCs w:val="20"/>
          <w:vertAlign w:val="subscript"/>
        </w:rPr>
        <w:t>3</w:t>
      </w:r>
      <w:r w:rsidR="00760087" w:rsidRPr="004758A9">
        <w:rPr>
          <w:rFonts w:ascii="Times New Roman" w:hAnsi="Times New Roman" w:cs="Times New Roman"/>
          <w:sz w:val="20"/>
          <w:szCs w:val="20"/>
        </w:rPr>
        <w:t xml:space="preserve"> values (</w:t>
      </w:r>
      <w:r w:rsidR="00EE102D">
        <w:rPr>
          <w:rFonts w:ascii="Times New Roman" w:hAnsi="Times New Roman" w:cs="Times New Roman"/>
          <w:sz w:val="20"/>
          <w:szCs w:val="20"/>
        </w:rPr>
        <w:t xml:space="preserve">Figure </w:t>
      </w:r>
      <w:del w:id="168" w:author="Fossum, Kirsten" w:date="2025-01-09T12:45:00Z">
        <w:r w:rsidR="00EE102D" w:rsidDel="0054599D">
          <w:rPr>
            <w:rFonts w:ascii="Times New Roman" w:hAnsi="Times New Roman" w:cs="Times New Roman"/>
            <w:sz w:val="20"/>
            <w:szCs w:val="20"/>
          </w:rPr>
          <w:delText>4</w:delText>
        </w:r>
      </w:del>
      <w:ins w:id="169" w:author="Fossum, Kirsten" w:date="2025-01-09T12:45:00Z">
        <w:r w:rsidR="0054599D">
          <w:rPr>
            <w:rFonts w:ascii="Times New Roman" w:hAnsi="Times New Roman" w:cs="Times New Roman"/>
            <w:sz w:val="20"/>
            <w:szCs w:val="20"/>
          </w:rPr>
          <w:t>3</w:t>
        </w:r>
      </w:ins>
      <w:r w:rsidR="00760087" w:rsidRPr="004758A9">
        <w:rPr>
          <w:rFonts w:ascii="Times New Roman" w:hAnsi="Times New Roman" w:cs="Times New Roman"/>
          <w:sz w:val="20"/>
          <w:szCs w:val="20"/>
        </w:rPr>
        <w:t>) which indicate</w:t>
      </w:r>
      <w:r w:rsidR="00B35986" w:rsidRPr="004758A9">
        <w:rPr>
          <w:rFonts w:ascii="Times New Roman" w:hAnsi="Times New Roman" w:cs="Times New Roman"/>
          <w:sz w:val="20"/>
          <w:szCs w:val="20"/>
        </w:rPr>
        <w:t>s</w:t>
      </w:r>
      <w:r w:rsidR="00760087" w:rsidRPr="004758A9">
        <w:rPr>
          <w:rFonts w:ascii="Times New Roman" w:hAnsi="Times New Roman" w:cs="Times New Roman"/>
          <w:sz w:val="20"/>
          <w:szCs w:val="20"/>
        </w:rPr>
        <w:t xml:space="preserve"> that Peat-OA had the highest information transfer flo</w:t>
      </w:r>
      <w:r w:rsidR="00EE102D">
        <w:rPr>
          <w:rFonts w:ascii="Times New Roman" w:hAnsi="Times New Roman" w:cs="Times New Roman"/>
          <w:sz w:val="20"/>
          <w:szCs w:val="20"/>
        </w:rPr>
        <w:t>w</w:t>
      </w:r>
      <w:r w:rsidR="00760087" w:rsidRPr="004758A9">
        <w:rPr>
          <w:rFonts w:ascii="Times New Roman" w:hAnsi="Times New Roman" w:cs="Times New Roman"/>
          <w:sz w:val="20"/>
          <w:szCs w:val="20"/>
        </w:rPr>
        <w:t>, making it the most susceptible to ozonolysis, closely followed by PMOA and, to a lesser extent, MSA-OA.</w:t>
      </w:r>
      <w:r w:rsidR="00903518" w:rsidRPr="004758A9">
        <w:rPr>
          <w:rFonts w:ascii="Times New Roman" w:hAnsi="Times New Roman" w:cs="Times New Roman"/>
          <w:sz w:val="20"/>
          <w:szCs w:val="20"/>
        </w:rPr>
        <w:t xml:space="preserve"> Both Peat-OA</w:t>
      </w:r>
      <w:r w:rsidR="00903518" w:rsidRPr="004758A9">
        <w:rPr>
          <w:rFonts w:ascii="Times New Roman" w:hAnsi="Times New Roman" w:cs="Times New Roman"/>
          <w:color w:val="000000" w:themeColor="text1"/>
          <w:sz w:val="20"/>
          <w:szCs w:val="20"/>
        </w:rPr>
        <w:t xml:space="preserve"> (O:C=0.43, H:C=1.34) and PMOA (O:C=0.66, H:C=1.16) VK </w:t>
      </w:r>
      <w:r w:rsidR="00903518" w:rsidRPr="004758A9">
        <w:rPr>
          <w:rFonts w:ascii="Times New Roman" w:hAnsi="Times New Roman" w:cs="Times New Roman"/>
          <w:sz w:val="20"/>
          <w:szCs w:val="20"/>
        </w:rPr>
        <w:t xml:space="preserve">positions broadly fall in the area consistent with lignin-like compounds (H/C = 0.6–1.5, O/C = 0.1–0.6; </w:t>
      </w:r>
      <w:r w:rsidR="0090351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{"citationID":"5ZHpeiCC","properties":{"formattedCitation":"(Park et al. 2022)","plainCitation":"(Park et al. 2022)","dontUpdate":true,"noteIndex":0},"citationItems":[{"id":5344,"uris":["http://zotero.org/groups/3856298/items/Z7GLPU3M"],"itemData":{"id":5344,"type":"article-journal","container-title":"Science of The Total Environment","DOI":"10.1016/j.scitotenv.2021.150866","ISSN":"00489697","journalAbbreviation":"Science of The Total Environment","language":"en","page":"150866","source":"DOI.org (Crossref)","title":"When river water meets seawater: Insights into primary marine aerosol production","title-short":"When river water meets seawater","volume":"807","author":[{"family":"Park","given":"Jiyeon"},{"family":"Jang","given":"Jiyi"},{"family":"Yoon","given":"Young Jun"},{"family":"Kang","given":"Sujin"},{"family":"Kang","given":"Hyojin"},{"family":"Park","given":"Kihong"},{"family":"Cho","given":"Kyung Hwa"},{"family":"Kim","given":"Jung-Hyun"},{"family":"Dall'Osto","given":"Manuel"},{"family":"Lee","given":"Bang Yong"}],"issued":{"date-parts":[["2022",2]]},"citation-key":"parkWhenRiverWater2022"}}],"schema":"https://github.com/citation-style-language/schema/raw/master/csl-citation.json"} </w:instrText>
      </w:r>
      <w:r w:rsidR="00903518" w:rsidRPr="004758A9">
        <w:rPr>
          <w:rFonts w:ascii="Times New Roman" w:hAnsi="Times New Roman" w:cs="Times New Roman"/>
          <w:sz w:val="20"/>
          <w:szCs w:val="20"/>
        </w:rPr>
        <w:fldChar w:fldCharType="separate"/>
      </w:r>
      <w:r w:rsidR="00903518" w:rsidRPr="004758A9">
        <w:rPr>
          <w:rFonts w:ascii="Times New Roman" w:hAnsi="Times New Roman" w:cs="Times New Roman"/>
          <w:sz w:val="20"/>
        </w:rPr>
        <w:t>Park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which have been largely associated with terrestrial origin OA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{"citationID":"EHVxf6dP","properties":{"formattedCitation":"(Jang et al., 2022)","plainCitation":"(Jang et al., 2022)","noteIndex":0},"citationItems":[{"id":2374,"uris":["http://zotero.org/groups/3856298/items/VKH29KJK"],"itemData":{"id":2374,"type":"article-journal","container-title":"SSRN Electronic Journal","DOI":"10.2139/ssrn.4290253","ISSN":"1556-5068","journalAbbreviation":"SSRN Journal","language":"en","source":"DOI.org (Crossref)","title":"Ocean-Atmosphere Interactions: Different Organic Components Across Pacific and Southern Oceans","title-short":"Ocean-Atmosphere Interactions","URL":"https://www.ssrn.com/abstract=4290253","author":[{"family":"Jang","given":"Jiyi"},{"family":"Park","given":"Jiyeon"},{"family":"Park","given":"Jongkwan"},{"family":"Yoon","given":"Young Jun"},{"family":"Dall&amp;apos;Osto","given":"Manuel","dropping-particle":"s."},{"family":"Park","given":"Ki-Tae"},{"family":"Jang","given":"Eunho"},{"family":"Lee","given":"JiYi"},{"family":"Cho","given":"Kyung Hwa"},{"family":"Lee","given":"Bang Yong"}],"accessed":{"date-parts":[["2022",12,6]]},"issued":{"date-parts":[["2022"]]},"citation-key":"jangOceanAtmosphereInteractionsDifferent2022"}}],"schema":"https://github.com/citation-style-language/schema/raw/master/csl-citation.json"}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(Jang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and found to be high in</w:t>
      </w:r>
      <w:r w:rsidR="004D3F81" w:rsidRPr="004758A9">
        <w:rPr>
          <w:rFonts w:ascii="Times New Roman" w:hAnsi="Times New Roman" w:cs="Times New Roman"/>
          <w:sz w:val="20"/>
          <w:szCs w:val="20"/>
        </w:rPr>
        <w:t xml:space="preserve"> Arctic</w:t>
      </w:r>
      <w:r w:rsidR="00903518" w:rsidRPr="004758A9">
        <w:rPr>
          <w:rFonts w:ascii="Times New Roman" w:hAnsi="Times New Roman" w:cs="Times New Roman"/>
          <w:sz w:val="20"/>
          <w:szCs w:val="20"/>
        </w:rPr>
        <w:t xml:space="preserve"> </w:t>
      </w:r>
      <w:r w:rsidR="00EE102D">
        <w:rPr>
          <w:rFonts w:ascii="Times New Roman" w:hAnsi="Times New Roman" w:cs="Times New Roman"/>
          <w:sz w:val="20"/>
          <w:szCs w:val="20"/>
        </w:rPr>
        <w:t>O</w:t>
      </w:r>
      <w:r w:rsidR="00903518" w:rsidRPr="004758A9">
        <w:rPr>
          <w:rFonts w:ascii="Times New Roman" w:hAnsi="Times New Roman" w:cs="Times New Roman"/>
          <w:sz w:val="20"/>
          <w:szCs w:val="20"/>
        </w:rPr>
        <w:t xml:space="preserve">cean air masses as well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{"citationID":"ghtC3ZKA","properties":{"formattedCitation":"(Choi et al., 2019)","plainCitation":"(Choi et al., 2019)","noteIndex":0},"citationItems":[{"id":5346,"uris":["http://zotero.org/groups/3856298/items/QRSMTS97"],"i</w:instrText>
      </w:r>
      <w:r w:rsidR="00001419">
        <w:rPr>
          <w:rFonts w:ascii="Times New Roman" w:hAnsi="Times New Roman" w:cs="Times New Roman" w:hint="eastAsia"/>
          <w:sz w:val="20"/>
          <w:szCs w:val="20"/>
        </w:rPr>
        <w:instrText>temData":{"id":5346,"type":"article-journal","abstract":"Abstract\n            We use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15</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 Fourier transform ion cyclotron resonance mass spectrometer to elucidate the compositional changes in Arctic organic aerosols collected at Ny</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Ålesund, Svalbard, in May 2015. The Fourier transform ion cyclotron resonance mass spectrometer analysis of airborne organic matter provided information on the molecular compositions of aerosol particles collected during the Arctic spring period. The air mass transport history, combined with satellite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geographical information and chlorophyll concentration data, revealed that the molecular compositions of organic aerosols drastically differed depending on the origin of the potential source region. The protein and lignin compound populations contributed more than 70% of the total intensity of assigned molecules when the air masses mainly passed over the ocean region. Interestingly, the intensity of microbe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organics (protein and carbohydrat</w:instrText>
      </w:r>
      <w:r w:rsidR="00001419">
        <w:rPr>
          <w:rFonts w:ascii="Times New Roman" w:hAnsi="Times New Roman" w:cs="Times New Roman"/>
          <w:sz w:val="20"/>
          <w:szCs w:val="20"/>
        </w:rPr>
        <w:instrText>e compounds) was positively correlated with the air mass exposure to phytoplankton biomass proxied as chlorophyll. Furthermore, the intensities of lignin and unsaturated hydrocarbon compounds, typically derived from terrestrial vegetation, increased with an increase in the advection time of the air mass over the ocean domain. These results suggest that the accumulation of dissolved biogenic organics in the Arctic Ocean possibly derived from both phytoplankton and terrestrial vegetation could significantly</w:instrText>
      </w:r>
      <w:r w:rsidR="00001419">
        <w:rPr>
          <w:rFonts w:ascii="Times New Roman" w:hAnsi="Times New Roman" w:cs="Times New Roman" w:hint="eastAsia"/>
          <w:sz w:val="20"/>
          <w:szCs w:val="20"/>
        </w:rPr>
        <w:instrText xml:space="preserve"> influence the chemical properties of Arctic organic aerosols during a productive spring period. The interpretation of molecular changes in organic aerosols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could provide deep insight for understanding organ</w:instrText>
      </w:r>
      <w:r w:rsidR="00001419">
        <w:rPr>
          <w:rFonts w:ascii="Times New Roman" w:hAnsi="Times New Roman" w:cs="Times New Roman"/>
          <w:sz w:val="20"/>
          <w:szCs w:val="20"/>
        </w:rPr>
        <w:instrText xml:space="preserve">ic aerosols in the atmosphere over the Arctic and the relationship of organic aerosols with biogeochemical processes in terms of aerosol formation and environmental changes.\n          , \n            Key Points\n            \n              \n            </w:instrText>
      </w:r>
      <w:r w:rsidR="00001419">
        <w:rPr>
          <w:rFonts w:ascii="Times New Roman" w:hAnsi="Times New Roman" w:cs="Times New Roman" w:hint="eastAsia"/>
          <w:sz w:val="20"/>
          <w:szCs w:val="20"/>
        </w:rPr>
        <w:instrText xml:space="preserve">    \n                  The molecular compositions of Arctic organic aerosols were identified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(15T FT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ICR MS)\n                \n                \n                  The molecular characteristics of Arctic or</w:instrText>
      </w:r>
      <w:r w:rsidR="00001419">
        <w:rPr>
          <w:rFonts w:ascii="Times New Roman" w:hAnsi="Times New Roman" w:cs="Times New Roman"/>
          <w:sz w:val="20"/>
          <w:szCs w:val="20"/>
        </w:rPr>
        <w:instrText>ganic aerosols showed distinct differences depending on their potential source origin\n                \n                \n                  The accumulation of biogenic organics in Arctic surface water could significantly influence the chemical properties of Arctic aerosols","container-title":"Global Biogeochemical Cycles","DOI":"10.1029/2019GB006226","ISSN":"0886-6236, 1944-9224","issue":"10","journalAbbreviation":"Global Biogeochemical Cycles","language":"en","page":"1238-1250","source":"DOI.org (Crossref)","title":"Influence of Biogenic Organics on the Chemical Composition of Arctic Aerosols","volume":"33","author":[{"family":"Choi","given":"J. H."},{"family":"Jang","given":"E."},{"family":"Yoon","given":"Y. J."},{"family":"Park","given":"J. Y."},{"fa</w:instrText>
      </w:r>
      <w:r w:rsidR="00001419">
        <w:rPr>
          <w:rFonts w:ascii="Times New Roman" w:hAnsi="Times New Roman" w:cs="Times New Roman" w:hint="eastAsia"/>
          <w:sz w:val="20"/>
          <w:szCs w:val="20"/>
        </w:rPr>
        <w:instrText>mily":"Kim","given":"T.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W."},{"family":"Becagli","given":"S."},{"family":"Caiazzo","given":"L."},{"family":"Cappelletti","given":"D."},{"family":"Krejci","given":"R."},{"family":"Eleftheriadis","given":"K."},{"family":"Park","given":"K.</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T."},{"family":"Ja</w:instrText>
      </w:r>
      <w:r w:rsidR="00001419">
        <w:rPr>
          <w:rFonts w:ascii="Times New Roman" w:hAnsi="Times New Roman" w:cs="Times New Roman"/>
          <w:sz w:val="20"/>
          <w:szCs w:val="20"/>
        </w:rPr>
        <w:instrText xml:space="preserve">ng","given":"K. S."}],"issued":{"date-parts":[["2019",10]]},"citation-key":"choiInfluenceBiogenicOrganics2019"}}],"schema":"https://github.com/citation-style-language/schema/raw/master/csl-citation.json"}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(Choi et al., 2019)</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with authors reporting ~30% of the total assigned molecular formulae as</w:t>
      </w:r>
      <w:r w:rsidR="007D0181" w:rsidRPr="004758A9">
        <w:rPr>
          <w:rFonts w:ascii="Times New Roman" w:hAnsi="Times New Roman" w:cs="Times New Roman"/>
          <w:sz w:val="20"/>
          <w:szCs w:val="20"/>
        </w:rPr>
        <w:t xml:space="preserve"> marine</w:t>
      </w:r>
      <w:r w:rsidR="00903518" w:rsidRPr="004758A9">
        <w:rPr>
          <w:rFonts w:ascii="Times New Roman" w:hAnsi="Times New Roman" w:cs="Times New Roman"/>
          <w:sz w:val="20"/>
          <w:szCs w:val="20"/>
        </w:rPr>
        <w:t xml:space="preserve"> lignin-like compounds.</w:t>
      </w:r>
      <w:r w:rsidR="004D3F81" w:rsidRPr="004758A9">
        <w:rPr>
          <w:rFonts w:ascii="Times New Roman" w:hAnsi="Times New Roman" w:cs="Times New Roman"/>
          <w:sz w:val="20"/>
          <w:szCs w:val="20"/>
        </w:rPr>
        <w:t xml:space="preserve"> These lignin-like compounds are also know to oxidise and form</w:t>
      </w:r>
      <w:r w:rsidR="004D3F81" w:rsidRPr="004758A9">
        <w:rPr>
          <w:rFonts w:ascii="Times New Roman" w:hAnsi="Times New Roman" w:cs="Times New Roman"/>
          <w:color w:val="000000" w:themeColor="text1"/>
          <w:sz w:val="20"/>
          <w:szCs w:val="20"/>
        </w:rPr>
        <w:t xml:space="preserve"> Humic-like molecules, characterized by polar carbonyl (keto and carboxyl) functional groups alongside hydrophobic aliphatic chains</w:t>
      </w:r>
      <w:r w:rsidR="00962C51" w:rsidRPr="004758A9">
        <w:rPr>
          <w:rFonts w:ascii="Times New Roman" w:hAnsi="Times New Roman" w:cs="Times New Roman"/>
          <w:color w:val="000000" w:themeColor="text1"/>
          <w:sz w:val="20"/>
          <w:szCs w:val="20"/>
        </w:rPr>
        <w:t xml:space="preserve"> </w:t>
      </w:r>
      <w:r w:rsidR="004D3F81"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{"citationID":"lJhnnphV","properties":{"formattedCitation":"(Cavalli, 2004)","plainCitation":"(Cavalli, 2004)","noteIndex":0},"citationItems":[{"id":1629,"uris":["http://zotero.org/groups/3856298/items/LDQF4G8H"],"itemData":{"id":1629,"type":"article-journal","container-title":"Journal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4D3F81"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(Cavalli, 2004)</w:t>
      </w:r>
      <w:r w:rsidR="004D3F81" w:rsidRPr="004758A9">
        <w:rPr>
          <w:rFonts w:ascii="Times New Roman" w:hAnsi="Times New Roman" w:cs="Times New Roman"/>
          <w:color w:val="000000" w:themeColor="text1"/>
          <w:sz w:val="20"/>
          <w:szCs w:val="20"/>
        </w:rPr>
        <w:fldChar w:fldCharType="end"/>
      </w:r>
      <w:r w:rsidR="0074577F" w:rsidRPr="004758A9">
        <w:rPr>
          <w:rFonts w:ascii="Times New Roman" w:hAnsi="Times New Roman" w:cs="Times New Roman"/>
          <w:color w:val="000000" w:themeColor="text1"/>
          <w:sz w:val="20"/>
          <w:szCs w:val="20"/>
        </w:rPr>
        <w:t xml:space="preserve"> which broadly agrees with MO-OOA functional groups.</w:t>
      </w:r>
    </w:p>
    <w:p w14:paraId="73E9D01E" w14:textId="26EFE1CA" w:rsidR="007E5A24" w:rsidRPr="007E5A24" w:rsidRDefault="00332300" w:rsidP="007E5A24">
      <w:pPr>
        <w:spacing w:line="360" w:lineRule="auto"/>
        <w:rPr>
          <w:rFonts w:ascii="Times New Roman" w:eastAsia="Times New Roman" w:hAnsi="Times New Roman" w:cs="Times New Roman"/>
          <w:bCs/>
          <w:color w:val="000000" w:themeColor="text1"/>
          <w:sz w:val="20"/>
          <w:szCs w:val="20"/>
        </w:rPr>
      </w:pPr>
      <w:r>
        <w:rPr>
          <w:noProof/>
          <w:lang w:val="en-IE" w:eastAsia="en-IE"/>
        </w:rPr>
        <w:lastRenderedPageBreak/>
        <w:drawing>
          <wp:anchor distT="0" distB="0" distL="0" distR="0" simplePos="0" relativeHeight="251659264" behindDoc="0" locked="0" layoutInCell="1" allowOverlap="1" wp14:anchorId="468A3DA8" wp14:editId="49B18D4E">
            <wp:simplePos x="0" y="0"/>
            <wp:positionH relativeFrom="margin">
              <wp:align>center</wp:align>
            </wp:positionH>
            <wp:positionV relativeFrom="paragraph">
              <wp:posOffset>3899584</wp:posOffset>
            </wp:positionV>
            <wp:extent cx="4274820" cy="3735705"/>
            <wp:effectExtent l="0" t="0" r="0" b="0"/>
            <wp:wrapTopAndBottom/>
            <wp:docPr id="11" name="image6.jpeg" descr="A diagram of different sub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diagram of different substances"/>
                    <pic:cNvPicPr/>
                  </pic:nvPicPr>
                  <pic:blipFill>
                    <a:blip r:embed="rId11" cstate="print"/>
                    <a:stretch>
                      <a:fillRect/>
                    </a:stretch>
                  </pic:blipFill>
                  <pic:spPr>
                    <a:xfrm>
                      <a:off x="0" y="0"/>
                      <a:ext cx="4274820" cy="3735705"/>
                    </a:xfrm>
                    <a:prstGeom prst="rect">
                      <a:avLst/>
                    </a:prstGeom>
                  </pic:spPr>
                </pic:pic>
              </a:graphicData>
            </a:graphic>
            <wp14:sizeRelH relativeFrom="margin">
              <wp14:pctWidth>0</wp14:pctWidth>
            </wp14:sizeRelH>
            <wp14:sizeRelV relativeFrom="margin">
              <wp14:pctHeight>0</wp14:pctHeight>
            </wp14:sizeRelV>
          </wp:anchor>
        </w:drawing>
      </w:r>
      <w:r w:rsidR="00ED33BD" w:rsidRPr="004758A9">
        <w:rPr>
          <w:rFonts w:ascii="Times New Roman" w:hAnsi="Times New Roman" w:cs="Times New Roman"/>
          <w:sz w:val="20"/>
          <w:szCs w:val="20"/>
        </w:rPr>
        <w:t xml:space="preserve">MSA-OA (O:C=0.66, H:C=1.9) </w:t>
      </w:r>
      <w:r w:rsidR="00B35986" w:rsidRPr="004758A9">
        <w:rPr>
          <w:rFonts w:ascii="Times New Roman" w:hAnsi="Times New Roman" w:cs="Times New Roman"/>
          <w:sz w:val="20"/>
          <w:szCs w:val="20"/>
        </w:rPr>
        <w:t>is</w:t>
      </w:r>
      <w:r w:rsidR="00F70192" w:rsidRPr="004758A9">
        <w:rPr>
          <w:rFonts w:ascii="Times New Roman" w:hAnsi="Times New Roman" w:cs="Times New Roman"/>
          <w:sz w:val="20"/>
          <w:szCs w:val="20"/>
        </w:rPr>
        <w:t xml:space="preserve"> then</w:t>
      </w:r>
      <w:r w:rsidR="00B35986" w:rsidRPr="004758A9">
        <w:rPr>
          <w:rFonts w:ascii="Times New Roman" w:hAnsi="Times New Roman" w:cs="Times New Roman"/>
          <w:sz w:val="20"/>
          <w:szCs w:val="20"/>
        </w:rPr>
        <w:t xml:space="preserve"> also</w:t>
      </w:r>
      <w:r w:rsidR="00ED33BD" w:rsidRPr="004758A9">
        <w:rPr>
          <w:rFonts w:ascii="Times New Roman" w:hAnsi="Times New Roman" w:cs="Times New Roman"/>
          <w:sz w:val="20"/>
          <w:szCs w:val="20"/>
        </w:rPr>
        <w:t xml:space="preserve"> examined by </w:t>
      </w:r>
      <w:r w:rsidR="005E5402" w:rsidRPr="004758A9">
        <w:rPr>
          <w:rFonts w:ascii="Times New Roman" w:hAnsi="Times New Roman" w:cs="Times New Roman"/>
          <w:sz w:val="20"/>
          <w:szCs w:val="20"/>
        </w:rPr>
        <w:t>colouring</w:t>
      </w:r>
      <w:r w:rsidR="00ED33BD" w:rsidRPr="004758A9">
        <w:rPr>
          <w:rFonts w:ascii="Times New Roman" w:hAnsi="Times New Roman" w:cs="Times New Roman"/>
          <w:sz w:val="20"/>
          <w:szCs w:val="20"/>
        </w:rPr>
        <w:t xml:space="preserve"> the VK scatter plot (Figure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with the MSA-OA/SO</w:t>
      </w:r>
      <w:r w:rsidR="00ED33BD" w:rsidRPr="004758A9">
        <w:rPr>
          <w:rFonts w:ascii="Times New Roman" w:hAnsi="Times New Roman" w:cs="Times New Roman"/>
          <w:sz w:val="20"/>
          <w:szCs w:val="20"/>
          <w:vertAlign w:val="subscript"/>
        </w:rPr>
        <w:t>4</w:t>
      </w:r>
      <w:r w:rsidR="00ED33BD" w:rsidRPr="004758A9">
        <w:rPr>
          <w:rFonts w:ascii="Times New Roman" w:hAnsi="Times New Roman" w:cs="Times New Roman"/>
          <w:sz w:val="20"/>
          <w:szCs w:val="20"/>
        </w:rPr>
        <w:t xml:space="preserve"> ratio, a proxy for biological marine sources contributions from DMS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{"citationID":"rMUNCY9R","properties":{"formattedCitation":"(Chen et al., 2021)","plainCitation":"(Chen et al., 2021)","noteIndex":0},"citationItems":[{"id":2120,"uris":["http://zotero.org/groups/3856298/items/LSRRVFLH"],"itemData":{"id":2120,"type":"article-journal","abstract":"Abstract. To study sea-derived gaseous amines, ammonia, and primary particulate aminium ions in the marine atmosphere of China's marginal seas, an onboard URG-9000D Ambient Ion Monitor-Ion Chromatograph (AIM-IC, Thermo Fisher) was set up on the front deck of the R/V Dongfanghong-3 to\nsemi-continuously measure the spatiotemporal variations in the concentrations of atmospheric trimethylamine (TMAgas), dimethylamine (DMAgas), and ammonia (NH3gas) along with their particulate matter (PM2.5) counterparts. In this study, we differentiated marine emissions of the gas species from continental transport using data obtained from 9 to 22 December 2019 during the cruise over the Yellow and Bohai seas, facilitated by additional short-term measurements collected at a coastal site near the Yellow Sea during the summer, fall, and winter of 2019. The data obtained from the cruise and coastal sites demonstrated that the observed TMAgas and protonated trimethylamine (TMAH+) in PM2.5 over the Yellow and Bohai seas overwhelmingly originated from marine sources. During the cruise, no significant correlation (P&gt;0.05) was observed between the simultaneously measured TMAH+ and TMAgas concentrations. Additionally, the concentrations of TMAH+ in the marine atmosphere varied around 0.28±0.18 µg m−3 (average ± standard deviation), with several episodic hourly average values exceeding 1 µg m−3, which were approximately 1 order of magnitude larger than those of TMAgas (approximately 0.031±0.009 µg m−3). Moreover, there was a significant negative correlation (P&lt;0.01) between the concentrations of TMAH+ and NH4+ in PM2.5. Therefore, the observed TMAH+ in PM2.5 was overwhelmingly derived from primary sea-spray aerosols. Using TMAgas and TMAH+ in PM2.5 as tracers for sea-derived basic gases and sea-spray particulate aminium ions, the values of non-sea-derived DMAgas, NH3gas, and non-sea-spray particulate DMAH+ in PM2.5 were estimated. The estimated average values of each species contributed 16 %, 34 %, and 65 % of the observed average\nconcentrations for non-sea-derived DMAgas, NH3gas, and non-sea-spray particulate DMAH+ in PM2.5, respectively. Uncertainties remained in the estimations, as TMAH+ may decompose into\nsmaller molecules in seawater to varying extents. The non-sea-derived gases\nand non-sea-spray particulate DMAH+ likely originated from long-range\ntransport from the upwind continents based on the recorded offshore winds\nand increased concentrations of non-sea-salt SO42- (nss-SO42-) and NH4+ in PM2.5. The lack of a detectable increase in particulate DMAH+, NH4+, and nss-SO42- concentrations in several SO2 plumes did not support the secondary formation of particulate DMAH+ in the marine atmosphere.","container-title":"Atmospheric Chemistry and Physics","DOI":"10.5194/acp-21-16413-2021","ISSN":"1680-7324","issue":"21","journalAbbreviation":"Atmos. Chem. Phys.","language":"en","page":"16413-16425","source":"DOI.org (Crossref)","title":"Mapping gaseous dimethylamine, trimethylamine, ammonia, and their particulate counterparts in marine atmospheres of China's marginal seas – Part 1: Differentiating marine emission from continental transport","title-short":"Mapping gaseous dimethylamine, trimethylamine, ammonia, and their particulate counterparts in marine atmospheres of China's marginal seas – Part 1","volume":"21","author":[{"family":"Chen","given":"Dihui"},{"family":"Shen","given":"Yanjie"},{"family":"Wang","given":"Juntao"},{"family":"Gao","given":"Yang"},{"family":"Gao","given":"Huiwang"},{"family":"Yao","given":"Xiaohong"}],"issued":{"date-parts":[["2021",11,9]]},"citation-key":"chenMappingGaseousDimethylamine2021"}}],"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(Chen et al., 2021)</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43145A" w:rsidRPr="004758A9">
        <w:rPr>
          <w:rFonts w:ascii="Times New Roman" w:hAnsi="Times New Roman" w:cs="Times New Roman"/>
          <w:sz w:val="20"/>
          <w:szCs w:val="20"/>
        </w:rPr>
        <w:t xml:space="preserve">with values </w:t>
      </w:r>
      <w:r w:rsidR="00ED33BD" w:rsidRPr="004758A9">
        <w:rPr>
          <w:rFonts w:ascii="Times New Roman" w:hAnsi="Times New Roman" w:cs="Times New Roman"/>
          <w:sz w:val="20"/>
          <w:szCs w:val="20"/>
        </w:rPr>
        <w:t>ranging from 0.001 (ubiquitous anthropogenic influences) to 0.354 (significant contribution from biological marine sources) with an average value of 0.102 in line with pristine conditions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{"citationID":"5o04e889","properties":{"formattedCitation":"(Huang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(Huang et al., 2018)</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ED33BD" w:rsidRPr="004758A9">
        <w:rPr>
          <w:rFonts w:ascii="Times New Roman" w:hAnsi="Times New Roman" w:cs="Times New Roman"/>
          <w:sz w:val="20"/>
          <w:szCs w:val="20"/>
        </w:rPr>
        <w:t xml:space="preserve">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xml:space="preserve"> </w:t>
      </w:r>
      <w:r w:rsidR="00B25A16" w:rsidRPr="004758A9">
        <w:rPr>
          <w:rFonts w:ascii="Times New Roman" w:hAnsi="Times New Roman" w:cs="Times New Roman"/>
          <w:sz w:val="20"/>
          <w:szCs w:val="20"/>
        </w:rPr>
        <w:t>shows</w:t>
      </w:r>
      <w:r w:rsidR="00ED33BD" w:rsidRPr="004758A9">
        <w:rPr>
          <w:rFonts w:ascii="Times New Roman" w:hAnsi="Times New Roman" w:cs="Times New Roman"/>
          <w:sz w:val="20"/>
          <w:szCs w:val="20"/>
        </w:rPr>
        <w:t xml:space="preserve"> that </w:t>
      </w:r>
      <w:r w:rsidR="00ED33BD" w:rsidRPr="004758A9">
        <w:rPr>
          <w:rFonts w:ascii="Times New Roman" w:eastAsia="Times New Roman" w:hAnsi="Times New Roman" w:cs="Times New Roman"/>
          <w:bCs/>
          <w:color w:val="000000" w:themeColor="text1"/>
          <w:sz w:val="20"/>
          <w:szCs w:val="20"/>
        </w:rPr>
        <w:t xml:space="preserve">high MSA-to-sulphate ratio </w:t>
      </w:r>
      <w:r w:rsidR="005E5402" w:rsidRPr="004758A9">
        <w:rPr>
          <w:rFonts w:ascii="Times New Roman" w:eastAsia="Times New Roman" w:hAnsi="Times New Roman" w:cs="Times New Roman"/>
          <w:bCs/>
          <w:color w:val="000000" w:themeColor="text1"/>
          <w:sz w:val="20"/>
          <w:szCs w:val="20"/>
        </w:rPr>
        <w:t>were consistent</w:t>
      </w:r>
      <w:r w:rsidR="00ED33BD"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with</w:t>
      </w:r>
      <w:r w:rsidR="00125121" w:rsidRPr="004758A9">
        <w:rPr>
          <w:rFonts w:ascii="Times New Roman" w:eastAsia="Times New Roman" w:hAnsi="Times New Roman" w:cs="Times New Roman"/>
          <w:bCs/>
          <w:color w:val="000000" w:themeColor="text1"/>
          <w:sz w:val="20"/>
          <w:szCs w:val="20"/>
        </w:rPr>
        <w:t xml:space="preserve"> VK region for</w:t>
      </w:r>
      <w:r w:rsidR="001C0CEB" w:rsidRPr="004758A9">
        <w:rPr>
          <w:rFonts w:ascii="Times New Roman" w:eastAsia="Times New Roman" w:hAnsi="Times New Roman" w:cs="Times New Roman"/>
          <w:bCs/>
          <w:color w:val="000000" w:themeColor="text1"/>
          <w:sz w:val="20"/>
          <w:szCs w:val="20"/>
        </w:rPr>
        <w:t xml:space="preserve"> C</w:t>
      </w:r>
      <w:r w:rsidR="00ED33BD" w:rsidRPr="004758A9">
        <w:rPr>
          <w:rFonts w:ascii="Times New Roman" w:eastAsia="Times New Roman" w:hAnsi="Times New Roman" w:cs="Times New Roman"/>
          <w:bCs/>
          <w:color w:val="000000" w:themeColor="text1"/>
          <w:sz w:val="20"/>
          <w:szCs w:val="20"/>
          <w:vertAlign w:val="subscript"/>
        </w:rPr>
        <w:t>2</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12</w:t>
      </w:r>
      <w:r w:rsidR="00ED33BD" w:rsidRPr="004758A9">
        <w:rPr>
          <w:rFonts w:ascii="Times New Roman" w:eastAsia="Times New Roman" w:hAnsi="Times New Roman" w:cs="Times New Roman"/>
          <w:bCs/>
          <w:color w:val="000000" w:themeColor="text1"/>
          <w:sz w:val="20"/>
          <w:szCs w:val="20"/>
        </w:rPr>
        <w:t xml:space="preserve"> saturated diacids</w:t>
      </w:r>
      <w:r w:rsidR="00CD5506" w:rsidRPr="004758A9">
        <w:rPr>
          <w:rFonts w:ascii="Times New Roman" w:eastAsia="Times New Roman" w:hAnsi="Times New Roman" w:cs="Times New Roman"/>
          <w:bCs/>
          <w:color w:val="000000" w:themeColor="text1"/>
          <w:sz w:val="20"/>
          <w:szCs w:val="20"/>
        </w:rPr>
        <w:t xml:space="preserve"> and inconsistent with C</w:t>
      </w:r>
      <w:r w:rsidR="00CD5506" w:rsidRPr="004758A9">
        <w:rPr>
          <w:rFonts w:ascii="Times New Roman" w:eastAsia="Times New Roman" w:hAnsi="Times New Roman" w:cs="Times New Roman"/>
          <w:bCs/>
          <w:color w:val="000000" w:themeColor="text1"/>
          <w:sz w:val="20"/>
          <w:szCs w:val="20"/>
          <w:vertAlign w:val="subscript"/>
        </w:rPr>
        <w:t>4</w:t>
      </w:r>
      <w:r w:rsidR="00CD5506" w:rsidRPr="004758A9">
        <w:rPr>
          <w:rFonts w:ascii="Times New Roman" w:eastAsia="Times New Roman" w:hAnsi="Times New Roman" w:cs="Times New Roman"/>
          <w:bCs/>
          <w:color w:val="000000" w:themeColor="text1"/>
          <w:sz w:val="20"/>
          <w:szCs w:val="20"/>
        </w:rPr>
        <w:t>-C</w:t>
      </w:r>
      <w:r w:rsidR="00CD5506" w:rsidRPr="004758A9">
        <w:rPr>
          <w:rFonts w:ascii="Times New Roman" w:eastAsia="Times New Roman" w:hAnsi="Times New Roman" w:cs="Times New Roman"/>
          <w:bCs/>
          <w:color w:val="000000" w:themeColor="text1"/>
          <w:sz w:val="20"/>
          <w:szCs w:val="20"/>
          <w:vertAlign w:val="subscript"/>
        </w:rPr>
        <w:t>12</w:t>
      </w:r>
      <w:r w:rsidR="00CD5506" w:rsidRPr="004758A9">
        <w:rPr>
          <w:rFonts w:ascii="Times New Roman" w:eastAsia="Times New Roman" w:hAnsi="Times New Roman" w:cs="Times New Roman"/>
          <w:bCs/>
          <w:color w:val="000000" w:themeColor="text1"/>
          <w:sz w:val="20"/>
          <w:szCs w:val="20"/>
        </w:rPr>
        <w:t xml:space="preserve"> carbohydrates</w:t>
      </w:r>
      <w:r w:rsidR="003214FE">
        <w:rPr>
          <w:rFonts w:ascii="Times New Roman" w:eastAsia="Times New Roman" w:hAnsi="Times New Roman" w:cs="Times New Roman"/>
          <w:bCs/>
          <w:color w:val="000000" w:themeColor="text1"/>
          <w:sz w:val="20"/>
          <w:szCs w:val="20"/>
        </w:rPr>
        <w:t xml:space="preserve"> and derivatives</w:t>
      </w:r>
      <w:r w:rsidR="00CD5506" w:rsidRPr="004758A9">
        <w:rPr>
          <w:rFonts w:ascii="Times New Roman" w:eastAsia="Times New Roman" w:hAnsi="Times New Roman" w:cs="Times New Roman"/>
          <w:bCs/>
          <w:color w:val="000000" w:themeColor="text1"/>
          <w:sz w:val="20"/>
          <w:szCs w:val="20"/>
        </w:rPr>
        <w:t xml:space="preserve"> (trehalose, erythritol, arabitol, mannitol, sucrose, galactose, glucose, fructose etc…) similarly to results reported for summertime Arctic</w:t>
      </w:r>
      <w:r w:rsidR="00815C5F">
        <w:rPr>
          <w:rFonts w:ascii="Times New Roman" w:eastAsia="Times New Roman" w:hAnsi="Times New Roman" w:cs="Times New Roman"/>
          <w:bCs/>
          <w:color w:val="000000" w:themeColor="text1"/>
          <w:sz w:val="20"/>
          <w:szCs w:val="20"/>
        </w:rPr>
        <w:t xml:space="preserve"> </w:t>
      </w:r>
      <w:r w:rsidR="00815C5F">
        <w:rPr>
          <w:rFonts w:ascii="Times New Roman" w:eastAsia="Times New Roman" w:hAnsi="Times New Roman" w:cs="Times New Roman"/>
          <w:bCs/>
          <w:color w:val="000000" w:themeColor="text1"/>
          <w:sz w:val="20"/>
          <w:szCs w:val="20"/>
        </w:rPr>
        <w:fldChar w:fldCharType="begin"/>
      </w:r>
      <w:r w:rsidR="00815C5F">
        <w:rPr>
          <w:rFonts w:ascii="Times New Roman" w:eastAsia="Times New Roman" w:hAnsi="Times New Roman" w:cs="Times New Roman"/>
          <w:bCs/>
          <w:color w:val="000000" w:themeColor="text1"/>
          <w:sz w:val="20"/>
          <w:szCs w:val="20"/>
        </w:rPr>
        <w:instrText xml:space="preserve"> ADDIN ZOTERO_ITEM CSL_CITATION {"citationID":"gO8mhhwu","properties":{"formattedCitation":"(Willis et al., 2017)","plainCitation":"(Willis et al., 2017)","noteIndex":0},"citationItems":[{"id":1607,"uris":["http://zotero.org/groups/3856298/items/6IAZHT5M"],"itemData":{"id":1607,"type":"article-journal","container-title":"Geophysical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815C5F">
        <w:rPr>
          <w:rFonts w:ascii="Times New Roman" w:eastAsia="Times New Roman" w:hAnsi="Times New Roman" w:cs="Times New Roman"/>
          <w:bCs/>
          <w:color w:val="000000" w:themeColor="text1"/>
          <w:sz w:val="20"/>
          <w:szCs w:val="20"/>
        </w:rPr>
        <w:fldChar w:fldCharType="separate"/>
      </w:r>
      <w:r w:rsidR="00815C5F" w:rsidRPr="00815C5F">
        <w:rPr>
          <w:rFonts w:ascii="Times New Roman" w:hAnsi="Times New Roman" w:cs="Times New Roman"/>
          <w:sz w:val="20"/>
        </w:rPr>
        <w:t>(Willis et al., 2017)</w:t>
      </w:r>
      <w:r w:rsidR="00815C5F">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H</w:t>
      </w:r>
      <w:r w:rsidR="001C0CEB" w:rsidRPr="004758A9">
        <w:rPr>
          <w:rFonts w:ascii="Times New Roman" w:eastAsia="Times New Roman" w:hAnsi="Times New Roman" w:cs="Times New Roman"/>
          <w:bCs/>
          <w:color w:val="000000" w:themeColor="text1"/>
          <w:sz w:val="20"/>
          <w:szCs w:val="20"/>
        </w:rPr>
        <w:t xml:space="preserve">owever, as opposed to Artic aerosols, H:C ratios being higher, we report no association with </w:t>
      </w:r>
      <w:r w:rsidR="00B75F66" w:rsidRPr="004758A9">
        <w:rPr>
          <w:rFonts w:ascii="Times New Roman" w:eastAsia="Times New Roman" w:hAnsi="Times New Roman" w:cs="Times New Roman"/>
          <w:bCs/>
          <w:color w:val="000000" w:themeColor="text1"/>
          <w:sz w:val="20"/>
          <w:szCs w:val="20"/>
        </w:rPr>
        <w:t xml:space="preserve">VK areas for </w:t>
      </w:r>
      <w:r w:rsidR="001C0CEB" w:rsidRPr="004758A9">
        <w:rPr>
          <w:rFonts w:ascii="Times New Roman" w:eastAsia="Times New Roman" w:hAnsi="Times New Roman" w:cs="Times New Roman"/>
          <w:bCs/>
          <w:color w:val="000000" w:themeColor="text1"/>
          <w:sz w:val="20"/>
          <w:szCs w:val="20"/>
        </w:rPr>
        <w:t>C</w:t>
      </w:r>
      <w:r w:rsidR="001C0CEB" w:rsidRPr="004758A9">
        <w:rPr>
          <w:rFonts w:ascii="Times New Roman" w:eastAsia="Times New Roman" w:hAnsi="Times New Roman" w:cs="Times New Roman"/>
          <w:bCs/>
          <w:color w:val="000000" w:themeColor="text1"/>
          <w:sz w:val="20"/>
          <w:szCs w:val="20"/>
          <w:vertAlign w:val="subscript"/>
        </w:rPr>
        <w:t>4</w:t>
      </w:r>
      <w:r w:rsidR="001C0CEB" w:rsidRPr="004758A9">
        <w:rPr>
          <w:rFonts w:ascii="Times New Roman" w:eastAsia="Times New Roman" w:hAnsi="Times New Roman" w:cs="Times New Roman"/>
          <w:bCs/>
          <w:color w:val="000000" w:themeColor="text1"/>
          <w:sz w:val="20"/>
          <w:szCs w:val="20"/>
        </w:rPr>
        <w:t xml:space="preserve"> unsaturated diacids (e.g maleic and fumaric acid) nor with  </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 xml:space="preserve">10 </w:t>
      </w:r>
      <w:r w:rsidR="00ED33BD" w:rsidRPr="004758A9">
        <w:rPr>
          <w:rFonts w:ascii="Times New Roman" w:eastAsia="Times New Roman" w:hAnsi="Times New Roman" w:cs="Times New Roman"/>
          <w:bCs/>
          <w:color w:val="000000" w:themeColor="text1"/>
          <w:sz w:val="20"/>
          <w:szCs w:val="20"/>
        </w:rPr>
        <w:t>and C</w:t>
      </w:r>
      <w:r w:rsidR="00ED33BD" w:rsidRPr="004758A9">
        <w:rPr>
          <w:rFonts w:ascii="Times New Roman" w:eastAsia="Times New Roman" w:hAnsi="Times New Roman" w:cs="Times New Roman"/>
          <w:bCs/>
          <w:color w:val="000000" w:themeColor="text1"/>
          <w:sz w:val="20"/>
          <w:szCs w:val="20"/>
          <w:vertAlign w:val="subscript"/>
        </w:rPr>
        <w:t>5</w:t>
      </w:r>
      <w:r w:rsidR="00ED33BD" w:rsidRPr="004758A9">
        <w:rPr>
          <w:rFonts w:ascii="Times New Roman" w:eastAsia="Times New Roman" w:hAnsi="Times New Roman" w:cs="Times New Roman"/>
          <w:bCs/>
          <w:color w:val="000000" w:themeColor="text1"/>
          <w:sz w:val="20"/>
          <w:szCs w:val="20"/>
        </w:rPr>
        <w:t xml:space="preserve"> keto-acids (levulinic and pinonic acid)</w:t>
      </w:r>
      <w:r w:rsidR="001C0CEB" w:rsidRPr="004758A9">
        <w:rPr>
          <w:rFonts w:ascii="Times New Roman" w:eastAsia="Times New Roman" w:hAnsi="Times New Roman" w:cs="Times New Roman"/>
          <w:bCs/>
          <w:color w:val="000000" w:themeColor="text1"/>
          <w:sz w:val="20"/>
          <w:szCs w:val="20"/>
        </w:rPr>
        <w:t xml:space="preserve"> which are </w:t>
      </w:r>
      <w:r w:rsidR="001A4999" w:rsidRPr="004758A9">
        <w:rPr>
          <w:rFonts w:ascii="Times New Roman" w:eastAsia="Times New Roman" w:hAnsi="Times New Roman" w:cs="Times New Roman"/>
          <w:bCs/>
          <w:color w:val="000000" w:themeColor="text1"/>
          <w:sz w:val="20"/>
          <w:szCs w:val="20"/>
        </w:rPr>
        <w:t>aqueous photochemistry</w:t>
      </w:r>
      <w:r w:rsidR="00EF726A" w:rsidRPr="004758A9">
        <w:rPr>
          <w:rFonts w:ascii="Times New Roman" w:eastAsia="Times New Roman" w:hAnsi="Times New Roman" w:cs="Times New Roman"/>
          <w:bCs/>
          <w:color w:val="000000" w:themeColor="text1"/>
          <w:sz w:val="20"/>
          <w:szCs w:val="20"/>
        </w:rPr>
        <w:t xml:space="preserve"> tracers</w:t>
      </w:r>
      <w:r w:rsidR="001A4999"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 xml:space="preserve">from </w:t>
      </w:r>
      <w:r w:rsidR="001A4999" w:rsidRPr="004758A9">
        <w:rPr>
          <w:rFonts w:ascii="Times New Roman" w:eastAsia="Times New Roman" w:hAnsi="Times New Roman" w:cs="Times New Roman"/>
          <w:bCs/>
          <w:color w:val="000000" w:themeColor="text1"/>
          <w:sz w:val="20"/>
          <w:szCs w:val="20"/>
        </w:rPr>
        <w:t>isoprene</w:t>
      </w:r>
      <w:r w:rsidR="001C0CEB" w:rsidRPr="004758A9">
        <w:rPr>
          <w:rFonts w:ascii="Times New Roman" w:eastAsia="Times New Roman" w:hAnsi="Times New Roman" w:cs="Times New Roman"/>
          <w:bCs/>
          <w:color w:val="000000" w:themeColor="text1"/>
          <w:sz w:val="20"/>
          <w:szCs w:val="20"/>
        </w:rPr>
        <w:t xml:space="preserve"> and </w:t>
      </w:r>
      <w:r w:rsidR="001C0CEB" w:rsidRPr="004758A9">
        <w:rPr>
          <w:rFonts w:ascii="Times New Roman" w:hAnsi="Times New Roman" w:cs="Times New Roman"/>
          <w:sz w:val="20"/>
          <w:szCs w:val="20"/>
        </w:rPr>
        <w:t>α-pinene</w:t>
      </w:r>
      <w:r w:rsidR="001A4999" w:rsidRPr="004758A9">
        <w:rPr>
          <w:rFonts w:ascii="Times New Roman" w:eastAsia="Times New Roman" w:hAnsi="Times New Roman" w:cs="Times New Roman"/>
          <w:bCs/>
          <w:color w:val="000000" w:themeColor="text1"/>
          <w:sz w:val="20"/>
          <w:szCs w:val="20"/>
        </w:rPr>
        <w:t xml:space="preserve"> oxidation </w:t>
      </w:r>
      <w:r w:rsidR="001A499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{"citationID":"BoLzisxc","properties":{"formattedCitation":"(Ko\\uc0\\u322{}odziejczyk et al., 2019; Rapf et al., 2017)","plainCitation":"(Kołodziejczyk et al., 2019; Rapf et al., 2017)","noteIndex":0},"citationItems":[{"id":5217,"uris":["http://zotero.org/groups/3856298/items/8G8FWN43"],"itemData":{"id":5217,"type":"article-journal","container-title":"The Journal of Physical Chemistry A","DOI":"10.1021/acs.jpca.7b08192","ISSN":"1089-5639, 1520-5215","issue":"44","journalAbbreviation":"J. Phys. Chem. A","language":"en","license":"http://pubs.acs.org/page/policy/authorchoice_termsofuse.html","page":"8368-8379","source":"DOI.org (Crossref)","title":"pH Dependence of the Aqueous Photochemistry of α-Keto Acids","volume":"121","author":[{"family":"Rapf","given":"Rebecca J."},{"family":"Dooley","given":"Michael R."},{"family":"Kappes","given":"Keaten"},{"family":"Perkins","given":"Russell J."},{"family":"Vaida","given":"Veronica"}],"issued":{"date-parts":[["2017",11,9]]},"citation-key":"rapfPHDependenceAqueous2017"}},{"id":5219,"uris":["http://zotero.org/groups/3856298/items/XSRZ4KQJ"],"itemData":{"id":5219,"type":"article-journal","container-title":"The Journal of Physical Chemistry B","DOI":"10.1021/acs.jpcb.9b05211","ISSN":"1520-6106, 1520-5207","issue":"39","journalAbbreviation":"J. Phys. Chem. B","language":"en","license":"https://doi.org/10.15223/policy-029","page":"8261-8267","source":"DOI.org (Crossref)","title":"Physicochemical Properties of Pinic, Pinonic, Norpinic, and Norpinonic Acids as Relevant α-Pinene Oxidation Products","volume":"123","author":[{"family":"Kołodziejczyk","given":"Agata"},{"family":"Pyrcz","given":"Patryk"},{"family":"Pobudkowska","given":"Aneta"},{"family":"Błaziak","given":"Kacper"},{"family":"Szmigielski","given":"Rafał"}],"issued":{"date-parts":[["2019",10,3]]},"citation-key":"kolodziejczykPhysicochemicalPropertiesPinic2019"}}],"schema":"https://github.com/citation-style-language/schema/raw/master/csl-citation.json"} </w:instrText>
      </w:r>
      <w:r w:rsidR="001A499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(Kołodziejczyk et al., 2019; Rapf et al., 2017)</w:t>
      </w:r>
      <w:r w:rsidR="001A4999" w:rsidRPr="004758A9">
        <w:rPr>
          <w:rFonts w:ascii="Times New Roman" w:hAnsi="Times New Roman" w:cs="Times New Roman"/>
          <w:sz w:val="20"/>
          <w:szCs w:val="20"/>
        </w:rPr>
        <w:fldChar w:fldCharType="end"/>
      </w:r>
      <w:r w:rsidR="001C0CEB" w:rsidRPr="004758A9">
        <w:rPr>
          <w:rFonts w:ascii="Times New Roman" w:hAnsi="Times New Roman" w:cs="Times New Roman"/>
          <w:sz w:val="20"/>
          <w:szCs w:val="20"/>
        </w:rPr>
        <w:t>. This is in line with</w:t>
      </w:r>
      <w:r w:rsidR="00EF726A" w:rsidRPr="004758A9">
        <w:rPr>
          <w:rFonts w:ascii="Times New Roman" w:hAnsi="Times New Roman" w:cs="Times New Roman"/>
          <w:sz w:val="20"/>
          <w:szCs w:val="20"/>
        </w:rPr>
        <w:t xml:space="preserve"> the absence of other isoprene</w:t>
      </w:r>
      <w:r w:rsidR="00095EFB" w:rsidRPr="004758A9">
        <w:rPr>
          <w:rFonts w:ascii="Times New Roman" w:hAnsi="Times New Roman" w:cs="Times New Roman"/>
          <w:sz w:val="20"/>
          <w:szCs w:val="20"/>
        </w:rPr>
        <w:t xml:space="preserve"> tracers;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4</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(0.49%) at m/z 53.03</w:t>
      </w:r>
      <w:r w:rsidR="0023080B" w:rsidRPr="004758A9">
        <w:rPr>
          <w:rFonts w:ascii="Times New Roman" w:eastAsia="Times New Roman" w:hAnsi="Times New Roman" w:cs="Times New Roman"/>
          <w:bCs/>
          <w:color w:val="000000" w:themeColor="text1"/>
          <w:sz w:val="20"/>
          <w:szCs w:val="20"/>
        </w:rPr>
        <w:t xml:space="preserve"> and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6</w:t>
      </w:r>
      <w:r w:rsidR="00EF726A" w:rsidRPr="004758A9">
        <w:rPr>
          <w:rFonts w:ascii="Times New Roman" w:eastAsia="Times New Roman" w:hAnsi="Times New Roman" w:cs="Times New Roman"/>
          <w:bCs/>
          <w:color w:val="000000" w:themeColor="text1"/>
          <w:sz w:val="20"/>
          <w:szCs w:val="20"/>
        </w:rPr>
        <w:t>O</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(0.18%) at m/z 82.04 </w:t>
      </w:r>
      <w:r w:rsidR="00CD5506"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{"citationID":"URdfTmOe","properties":{"formattedCitation":"(Hu et al., 2015; Robinson et al., 2011)","plainCitation":"(Hu et al., 2015; Robinson et al., 2011)","noteIndex":0},"citationItems":[{"id":1375,"uris":["http://zotero.org/groups/3856298/items/2Y5RD7UQ"],"itemData":{"id":1375,"type":"article-journal","abstract":"Abstract. Isoprene is the most abundant non-methane biogenic volatile organic compound (BVOC), but the processes governing secondary organic aerosol (SOA) formation from isoprene oxidation are only beginning to become understood and selective quantification of the atmospheric particulate burden remains difficult. Organic aerosol above a tropical rainforest located in Danum Valley, Borneo, Malaysia, a high isoprene emission region, was studied during Summer 2008 using Aerosol Mass Spectrometry and offline detailed characterisation using comprehensive two dimensional gas chromatography. Observations indicate that a substantial fraction (up to 15% by mass) of atmospheric sub-micron organic aerosol was observed as methylfuran (MF) after thermal desorption. This observation was associated with the simultaneous measurements of established gas-phase isoprene oxidation products methylvinylketone (MVK) and methacrolein (MACR). Observations of MF were also made during experimental chamber oxidation of isoprene. Positive matrix factorisation of the AMS organic mass spectral time series produced a robust factor which accounts for an average of 23% (0.18 μg m−3), reaching as much as 53% (0.50 μg m−3) of the total oraganic loading, identified by (and highly correlated with) a strong MF signal. Assuming that this factor is generally representative of isoprene SOA, isoprene derived aerosol plays a significant role in the region. Comparisons with measurements from other studies suggest this type of isoprene SOA plays a role in other isoprene dominated environments, albeit with varying significance.","container-title":"Atmospheric Chemistry and Physics","DOI":"10.5194/acp-11-1039-2011","ISSN":"1680-7324","issue":"3","journalAbbreviation":"Atmos. Chem. Phys.","language":"en","page":"1039-1050","source":"DOI.org (Crossref)","title":"Evidence for a significant proportion of Secondary Organic Aerosol from isoprene above a maritime tropical forest","volume":"11","author":[{"family":"Robinson","given":"N. H."},{"family":"Hamilton","given":"J. F."},{"family":"Allan","given":"J. D."},{"family":"Langford","given":"B."},{"family":"Oram","given":"D. E."},{"family":"Chen","given":"Q."},{"family":"Docherty","given":"K."},{"family":"Farmer","given":"D. K."},{"family":"Jimenez","given":"J. L."},{"family":"Ward","given":"M. W."},{"family":"Hewitt","given":"C. N."},{"family":"Barley","given":"M. H."},{"family":"Jenkin","given":"M. E."},{"family":"Rickard","given":"A. R."},{"family":"Martin","given":"S. T."},{"family":"McFiggans","given":"G."},{"family":"Coe","given":"H."}],"issued":{"date-parts":[["2011",2,4]]},"citation-key":"robinsonEvidenceSignificantProportion2011"}},{"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(Hu et al., 2015; Robinson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xml:space="preserve"> and </w:t>
      </w:r>
      <w:r w:rsidR="00095EFB" w:rsidRPr="004758A9">
        <w:rPr>
          <w:rFonts w:ascii="Times New Roman" w:eastAsia="Times New Roman" w:hAnsi="Times New Roman" w:cs="Times New Roman"/>
          <w:bCs/>
          <w:color w:val="000000" w:themeColor="text1"/>
          <w:sz w:val="20"/>
          <w:szCs w:val="20"/>
        </w:rPr>
        <w:t xml:space="preserve"> monoterpenes tracers </w:t>
      </w:r>
      <w:r w:rsidR="00095EF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{"citationID":"T3bNzLL8","properties":{"formattedCitation":"(Boyd et al., 2015)","plainCitation":"(Boyd et al., 2015)","noteIndex":0},"citationItems":[{"id":5336,"uris":["http://zotero.org/groups/3856298/items/P24CCLQI"],"itemData":{"id":5336,"type":"article-journal","abstract":"Abstract. The formation of secondary organic aerosol (SOA) from the oxidation of β-pinene via nitrate radicals is investigated in the Georgia Tech Environmental Chamber (GTEC) facility. Aerosol yields are determined for experiments performed under both dry (relative humidity (RH) &lt; 2 %) and humid (RH = 50 % and RH = 70 %) conditions. To probe the effects of peroxy radical (RO2) fate on aerosol formation, \"RO2 + NO3 dominant\" and \"RO2 + HO2 dominant\" experiments are performed. Gas-phase organic nitrate species (with molecular weights of 215, 229, 231, and 245 amu, which likely correspond to molecular formulas of C10H17NO4, C10H15NO5, C10H17NO5, and C10H15NO6, respectively) are detected by chemical ionization mass spectrometry (CIMS) and their formation mechanisms are proposed. The NO+ (at m/z 30) and NO2+ (at m/z 46) ions contribute about 11 % to the combined organics and nitrate signals in the typical aerosol mass spectrum, with the NO+ : NO2+ ratio ranging from 4.8 to 10.2 in all experiments conducted. The SOA yields in the \"RO2 + NO3 dominant\" and \"RO2 + HO2 dominant\" experiments are comparable. For a wide range of organic mass loadings (5.1–216.1 μg m−3), the aerosol mass yield is calculated to be 27.0–104.1 %. Although humidity does not appear to affect SOA yields, there is evidence of particle-phase hydrolysis of organic nitrates, which are estimated to compose 45–74 % of the organic aerosol. The extent of organic nitrate hydrolysis is significantly lower than that observed in previous studies on photooxidation of volatile organic compounds in the presence of NOx. It is estimated that about 90 and 10 % of the organic nitrates formed from the β-pinene+NO3 reaction are primary organic nitrates and tertiary organic nitrates, respectively. While the primary organic nitrates do not appear to hydrolyze, the tertiary organic nitrates undergo hydrolysis with a lifetime of 3–4.5 h. Results from this laboratory chamber study provide the fundamental data to evaluate the contributions of monoterpene + NO3 reaction to ambient organic aerosol measured in the southeastern United States, including the Southern Oxidant and Aerosol Study (SOAS) and the Southeastern Center for Air Pollution and Epidemiology (SCAPE) study.","container-title":"Atmospheric Chemistry and Physics","DOI":"10.5194/acp-15-7497-2015","ISSN":"1680-7324","issue":"13","journalAbbreviation":"Atmos. Chem. Phys.","language":"en","license":"https://creativecommons.org/licenses/by/3.0/","page":"7497-7522","source":"DOI.org (Crossref)","title":"Secondary organic aerosol formation from the β-pinene+NO&amp;lt;sub&amp;gt;3&amp;lt;/sub&amp;gt; system: effect of humidity and peroxy radical fate","title-short":"Secondary organic aerosol formation from the β-pinene+NO&amp;lt;sub&amp;gt;3&amp;lt;/sub&amp;gt; system","volume":"15","author":[{"family":"Boyd","given":"C. M."},{"family":"Sanchez","given":"J."},{"family":"Xu","given":"L."},{"family":"Eugene","given":"A. J."},{"family":"Nah","given":"T."},{"family":"Tuet","given":"W. Y."},{"family":"Guzman","given":"M. I."},{"family":"Ng","given":"N. L."}],"issued":{"date-parts":[["2015",7,10]]},"citation-key":"boydSecondaryOrganicAerosol2015"}}],"schema":"https://github.com/citation-style-language/schema/raw/master/csl-citation.json"} </w:instrText>
      </w:r>
      <w:r w:rsidR="00095EF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(Boyd et al., 2015)</w:t>
      </w:r>
      <w:r w:rsidR="00095EFB" w:rsidRPr="004758A9">
        <w:rPr>
          <w:rFonts w:ascii="Times New Roman" w:eastAsia="Times New Roman" w:hAnsi="Times New Roman" w:cs="Times New Roman"/>
          <w:bCs/>
          <w:color w:val="000000" w:themeColor="text1"/>
          <w:sz w:val="20"/>
          <w:szCs w:val="20"/>
        </w:rPr>
        <w:fldChar w:fldCharType="end"/>
      </w:r>
      <w:r w:rsidR="00095EFB" w:rsidRPr="004758A9">
        <w:rPr>
          <w:rFonts w:ascii="Times New Roman" w:eastAsia="Times New Roman" w:hAnsi="Times New Roman" w:cs="Times New Roman"/>
          <w:bCs/>
          <w:color w:val="000000" w:themeColor="text1"/>
          <w:sz w:val="20"/>
          <w:szCs w:val="20"/>
        </w:rPr>
        <w:t>, namely C</w:t>
      </w:r>
      <w:r w:rsidR="00095EFB" w:rsidRPr="004758A9">
        <w:rPr>
          <w:rFonts w:ascii="Times New Roman" w:eastAsia="Times New Roman" w:hAnsi="Times New Roman" w:cs="Times New Roman"/>
          <w:bCs/>
          <w:color w:val="000000" w:themeColor="text1"/>
          <w:sz w:val="20"/>
          <w:szCs w:val="20"/>
          <w:vertAlign w:val="subscript"/>
        </w:rPr>
        <w:t>5</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xml:space="preserve"> at m/z 67.05 (0.15%) and (C</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at 91.05 (0.15%)</w:t>
      </w:r>
      <w:del w:id="170" w:author="Fossum, Kirsten" w:date="2025-01-09T12:50:00Z">
        <w:r w:rsidR="00095EFB" w:rsidRPr="004758A9" w:rsidDel="0054599D">
          <w:rPr>
            <w:rFonts w:ascii="Times New Roman" w:eastAsia="Times New Roman" w:hAnsi="Times New Roman" w:cs="Times New Roman"/>
            <w:bCs/>
            <w:color w:val="000000" w:themeColor="text1"/>
            <w:sz w:val="20"/>
            <w:szCs w:val="20"/>
          </w:rPr>
          <w:delText xml:space="preserve"> </w:delText>
        </w:r>
      </w:del>
      <w:r w:rsidR="00095EFB" w:rsidRPr="004758A9">
        <w:rPr>
          <w:rFonts w:ascii="Times New Roman" w:eastAsia="Times New Roman" w:hAnsi="Times New Roman" w:cs="Times New Roman"/>
          <w:bCs/>
          <w:color w:val="000000" w:themeColor="text1"/>
          <w:sz w:val="20"/>
          <w:szCs w:val="20"/>
        </w:rPr>
        <w:t xml:space="preserve">. This is also supported </w:t>
      </w:r>
      <w:del w:id="171" w:author="Fossum, Kirsten" w:date="2025-01-09T12:50:00Z">
        <w:r w:rsidR="00095EFB" w:rsidRPr="004758A9" w:rsidDel="0054599D">
          <w:rPr>
            <w:rFonts w:ascii="Times New Roman" w:eastAsia="Times New Roman" w:hAnsi="Times New Roman" w:cs="Times New Roman"/>
            <w:bCs/>
            <w:color w:val="000000" w:themeColor="text1"/>
            <w:sz w:val="20"/>
            <w:szCs w:val="20"/>
          </w:rPr>
          <w:delText xml:space="preserve">with </w:delText>
        </w:r>
      </w:del>
      <w:ins w:id="172" w:author="Fossum, Kirsten" w:date="2025-01-09T12:50:00Z">
        <w:r w:rsidR="0054599D">
          <w:rPr>
            <w:rFonts w:ascii="Times New Roman" w:eastAsia="Times New Roman" w:hAnsi="Times New Roman" w:cs="Times New Roman"/>
            <w:bCs/>
            <w:color w:val="000000" w:themeColor="text1"/>
            <w:sz w:val="20"/>
            <w:szCs w:val="20"/>
          </w:rPr>
          <w:t>by</w:t>
        </w:r>
        <w:r w:rsidR="0054599D" w:rsidRPr="004758A9">
          <w:rPr>
            <w:rFonts w:ascii="Times New Roman" w:eastAsia="Times New Roman" w:hAnsi="Times New Roman" w:cs="Times New Roman"/>
            <w:bCs/>
            <w:color w:val="000000" w:themeColor="text1"/>
            <w:sz w:val="20"/>
            <w:szCs w:val="20"/>
          </w:rPr>
          <w:t xml:space="preserve"> </w:t>
        </w:r>
      </w:ins>
      <w:r w:rsidR="00CD5506" w:rsidRPr="004758A9">
        <w:rPr>
          <w:rFonts w:ascii="Times New Roman" w:eastAsia="Times New Roman" w:hAnsi="Times New Roman" w:cs="Times New Roman"/>
          <w:bCs/>
          <w:color w:val="000000" w:themeColor="text1"/>
          <w:sz w:val="20"/>
          <w:szCs w:val="20"/>
        </w:rPr>
        <w:t>the lack of covariance</w:t>
      </w:r>
      <w:r w:rsidR="00B35986" w:rsidRPr="004758A9">
        <w:rPr>
          <w:rFonts w:ascii="Times New Roman" w:eastAsia="Times New Roman" w:hAnsi="Times New Roman" w:cs="Times New Roman"/>
          <w:bCs/>
          <w:color w:val="000000" w:themeColor="text1"/>
          <w:sz w:val="20"/>
          <w:szCs w:val="20"/>
        </w:rPr>
        <w:t xml:space="preserve"> (Cov[X, Y]</w:t>
      </w:r>
      <w:r w:rsidR="00B35986" w:rsidRPr="004758A9">
        <w:t xml:space="preserve"> </w:t>
      </w:r>
      <w:r w:rsidR="00B35986" w:rsidRPr="004758A9">
        <w:rPr>
          <w:rFonts w:ascii="Times New Roman" w:eastAsia="Times New Roman" w:hAnsi="Times New Roman" w:cs="Times New Roman"/>
          <w:bCs/>
          <w:color w:val="000000" w:themeColor="text1"/>
          <w:sz w:val="20"/>
          <w:szCs w:val="20"/>
        </w:rPr>
        <w:t>≈ 0)</w:t>
      </w:r>
      <w:r w:rsidR="00CD5506" w:rsidRPr="004758A9">
        <w:rPr>
          <w:rFonts w:ascii="Times New Roman" w:eastAsia="Times New Roman" w:hAnsi="Times New Roman" w:cs="Times New Roman"/>
          <w:bCs/>
          <w:color w:val="000000" w:themeColor="text1"/>
          <w:sz w:val="20"/>
          <w:szCs w:val="20"/>
        </w:rPr>
        <w:t xml:space="preserve"> between bulk CO</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CO</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xml:space="preserve"> and C</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rPr>
        <w:t>H</w:t>
      </w:r>
      <w:r w:rsidR="00CD5506" w:rsidRPr="004758A9">
        <w:rPr>
          <w:rFonts w:ascii="Times New Roman" w:eastAsia="Times New Roman" w:hAnsi="Times New Roman" w:cs="Times New Roman"/>
          <w:bCs/>
          <w:color w:val="000000" w:themeColor="text1"/>
          <w:sz w:val="20"/>
          <w:szCs w:val="20"/>
          <w:vertAlign w:val="subscript"/>
        </w:rPr>
        <w:t>3</w:t>
      </w:r>
      <w:r w:rsidR="00CD5506" w:rsidRPr="004758A9">
        <w:rPr>
          <w:rFonts w:ascii="Times New Roman" w:eastAsia="Times New Roman" w:hAnsi="Times New Roman" w:cs="Times New Roman"/>
          <w:bCs/>
          <w:color w:val="000000" w:themeColor="text1"/>
          <w:sz w:val="20"/>
          <w:szCs w:val="20"/>
        </w:rPr>
        <w:t>O</w:t>
      </w:r>
      <w:r w:rsidR="00CD5506" w:rsidRPr="004758A9">
        <w:rPr>
          <w:rFonts w:ascii="Times New Roman" w:eastAsia="Times New Roman" w:hAnsi="Times New Roman" w:cs="Times New Roman"/>
          <w:bCs/>
          <w:color w:val="000000" w:themeColor="text1"/>
          <w:sz w:val="20"/>
          <w:szCs w:val="20"/>
          <w:vertAlign w:val="superscript"/>
        </w:rPr>
        <w:t xml:space="preserve">+ </w:t>
      </w:r>
      <w:r w:rsidR="00CD5506" w:rsidRPr="004758A9">
        <w:rPr>
          <w:rFonts w:ascii="Times New Roman" w:eastAsia="Times New Roman" w:hAnsi="Times New Roman" w:cs="Times New Roman"/>
          <w:bCs/>
          <w:color w:val="000000" w:themeColor="text1"/>
          <w:sz w:val="20"/>
          <w:szCs w:val="20"/>
        </w:rPr>
        <w:t>time series which also denote</w:t>
      </w:r>
      <w:r w:rsidR="00B35986" w:rsidRPr="004758A9">
        <w:rPr>
          <w:rFonts w:ascii="Times New Roman" w:eastAsia="Times New Roman" w:hAnsi="Times New Roman" w:cs="Times New Roman"/>
          <w:bCs/>
          <w:color w:val="000000" w:themeColor="text1"/>
          <w:sz w:val="20"/>
          <w:szCs w:val="20"/>
        </w:rPr>
        <w:t>s</w:t>
      </w:r>
      <w:r w:rsidR="00CD5506" w:rsidRPr="004758A9">
        <w:rPr>
          <w:rFonts w:ascii="Times New Roman" w:eastAsia="Times New Roman" w:hAnsi="Times New Roman" w:cs="Times New Roman"/>
          <w:bCs/>
          <w:color w:val="000000" w:themeColor="text1"/>
          <w:sz w:val="20"/>
          <w:szCs w:val="20"/>
        </w:rPr>
        <w:t xml:space="preserve"> the absence of non-acid carbonyls (naCO)</w:t>
      </w:r>
      <w:r w:rsidR="0023080B" w:rsidRPr="004758A9">
        <w:rPr>
          <w:rFonts w:ascii="Times New Roman" w:eastAsia="Times New Roman" w:hAnsi="Times New Roman" w:cs="Times New Roman"/>
          <w:bCs/>
          <w:color w:val="000000" w:themeColor="text1"/>
          <w:sz w:val="20"/>
          <w:szCs w:val="20"/>
        </w:rPr>
        <w:t xml:space="preserve">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{"citationID":"jBXTG4Sy","properties":{"formattedCitation":"(Yazdani et al., 2022)","plainCitation":"(Yazdani et al., 2022)","noteIndex":0},"citationItems":[{"id":1153,"uris":["http://zotero.org/groups/3856298/items/W5EPNAXV"],"itemData":{"id":1153,"type":"article-journal","abstract":"Abstract. Aerosol mass spectrometry (AMS) and mid-infrared spectroscopy (MIR) are two analytical methods for characterizing the chemical composition of organic matter (OM). While AMS provides high-temporal-resolution bulk measurements, the extensive fragmentation during the electron ionization makes the characterization of OM components limited. The analysis of aerosols collected on polytetrafluoroethylene (PTFE) filters using MIR, on the other hand, provides functional group information with reduced sample alteration but results in a relatively low temporal resolution.\nIn this work, we compared and combined MIR and AMS measurements for several environmental chamber experiments of combustion-related aerosols to achieve a better understanding of the AMS spectra and the OM chemical evolution with aging. Fresh emissions of wood and coal burning were injected into an environmental simulation chamber and aged with hydroxyl and nitrate radicals. A high-resolution time-of-flight AMS measured the bulk chemical composition of fine OM. Fine aerosols were also sampled on PTFE filters before and after aging for the offline MIR analysis. After comparing AMS and MIR bulk measurements, we used multivariate statistics to identify the functional groups associated the most with the AMS OM for different aerosol sources and oxidants. We also identified the key fragment ions resulting from molecules containing each functional group for the complex OM generated from biomass and fossil fuel combustion. Finally, we developed a statistical model that enables the estimation of the high-time-resolution functional group composition of OM using collocated AMS and MIR measurements. AMS spectra can be used to interpolate the functional group measurements by MIR using this approach. The latter allows us to better understand the evolution of OM during the aging process.","container-title":"Atmospheric Measurement Techniques","DOI":"10.5194/amt-15-2857-2022","ISSN":"1867-8548","issue":"9","journalAbbreviation":"Atmos. Meas. Tech.","language":"en","page":"2857-2874","source":"DOI.org (Crossref)","title":"Fragment ion–functional group relationships in organic aerosols using aerosol mass spectrometry and mid-infrared spectroscopy","volume":"15","author":[{"family":"Yazdani","given":"Amir"},{"family":"Dudani","given":"Nikunj"},{"family":"Takahama","given":"Satoshi"},{"family":"Bertrand","given":"Amelie"},{"family":"Prévôt","given":"André S. H."},{"family":"El Haddad","given":"Imad"},{"family":"Dillner","given":"Ann M."}],"issued":{"date-parts":[["2022",5,9]]},"citation-key":"yazdaniFragmentIonFunctional2022"}}],"schema":"https://github.com/citation-style-language/schema/raw/master/csl-citation.json"}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(Yazdani et al., 2022)</w:t>
      </w:r>
      <w:r w:rsidR="0023080B" w:rsidRPr="004758A9">
        <w:rPr>
          <w:rFonts w:ascii="Times New Roman" w:eastAsia="Times New Roman" w:hAnsi="Times New Roman" w:cs="Times New Roman"/>
          <w:bCs/>
          <w:color w:val="000000" w:themeColor="text1"/>
          <w:sz w:val="20"/>
          <w:szCs w:val="20"/>
        </w:rPr>
        <w:fldChar w:fldCharType="end"/>
      </w:r>
      <w:r w:rsidR="0023080B" w:rsidRPr="004758A9">
        <w:rPr>
          <w:rFonts w:ascii="Times New Roman" w:eastAsia="Times New Roman" w:hAnsi="Times New Roman" w:cs="Times New Roman"/>
          <w:bCs/>
          <w:color w:val="000000" w:themeColor="text1"/>
          <w:sz w:val="20"/>
          <w:szCs w:val="20"/>
        </w:rPr>
        <w:t xml:space="preserve"> </w:t>
      </w:r>
      <w:r w:rsidR="00CD5506" w:rsidRPr="004758A9">
        <w:rPr>
          <w:rFonts w:ascii="Times New Roman" w:eastAsia="Times New Roman" w:hAnsi="Times New Roman" w:cs="Times New Roman"/>
          <w:bCs/>
          <w:color w:val="000000" w:themeColor="text1"/>
          <w:sz w:val="20"/>
          <w:szCs w:val="20"/>
        </w:rPr>
        <w:t xml:space="preserve">which are known to be derived from isoprene and monoterpenes </w:t>
      </w:r>
      <w:r w:rsidR="00CD5506" w:rsidRPr="004758A9">
        <w:rPr>
          <w:rFonts w:ascii="Times New Roman" w:eastAsia="Times New Roman" w:hAnsi="Times New Roman" w:cs="Times New Roman"/>
          <w:bCs/>
          <w:color w:val="000000" w:themeColor="text1"/>
          <w:sz w:val="20"/>
          <w:szCs w:val="20"/>
        </w:rPr>
        <w:fldChar w:fldCharType="begin"/>
      </w:r>
      <w:r w:rsidR="0084318F">
        <w:rPr>
          <w:rFonts w:ascii="Times New Roman" w:eastAsia="Times New Roman" w:hAnsi="Times New Roman" w:cs="Times New Roman"/>
          <w:bCs/>
          <w:color w:val="000000" w:themeColor="text1"/>
          <w:sz w:val="20"/>
          <w:szCs w:val="20"/>
        </w:rPr>
        <w:instrText xml:space="preserve"> ADDIN ZOTERO_ITEM CSL_CITATION {"citationID":"v0Wi4a3s","properties":{"formattedCitation":"(Russell, Bahadur, and Ziemann 2011)","plainCitation":"(Russell, Bahadur, and Ziemann 2011)","dontUpdate":true,"noteIndex":0},"citationItems":[{"id":2408,"uris":["http://zotero.org/groups/3856298/items/5V72QZWA"],"itemData":{"id":2408,"type":"article-journal","abstract":"Measurements of submicron particles by Fourier transform infrared spectroscopy in 14 campaigns in North America, Asia, South America, and Europe were used to identify characteristic organic functional group compositions of fuel combustion, terrestrial vegetation, and ocean bubble bursting sources, each of which often accounts for more than a third of organic mass (OM), and some of which is secondary organic aerosol (SOA) from gas-phase precursors. The majority of the OM consists of alkane, carboxylic acid, hydroxyl, and carbonyl groups. The organic functional groups formed from combustion and vegetation emissions are similar to the secondary products identified in chamber studies. The near absence of carbonyl groups in the observed SOA associated with combustion is consistent with alkane rather than aromatic precursors, and the absence of organonitrate groups can be explained by their hydrolysis in humid ambient conditions. The remote forest observations have ratios of carboxylic acid, organic hydroxyl, and nonacid carbonyl groups similar to those observed for isoprene and monoterpene chamber studies, but in biogenic aerosols transported downwind of urban areas the formation of esters replaces the acid and hydroxyl groups and leaves only nonacid carbonyl groups. The carbonyl groups in SOA associated with vegetation emissions provides striking evidence for the mechanism of esterification as the pathway for possible oligomerization reactions in the atmosphere. Forest fires include biogenic emissions that produce SOA with organic components similar to isoprene and monoterpene chamber studies, also resulting in nonacid carbonyl groups in SOA.","container-title":"Proceedings of the National Academy of Sciences","DOI":"10.1073/pnas.1006461108","ISSN":"0027-8424, 1091-6490","issue":"9","journalAbbreviation":"Proc. Natl. Acad. Sci. U.S.A.","language":"en","page":"3516-3521","source":"DOI.org (Crossref)","title":"Identifying organic aerosol sources by comparing functional group composition in chamber and atmospheric particles","volume":"108","author":[{"family":"Russell","given":"Lynn M."},{"family":"Bahadur","given":"Ranjit"},{"family":"Ziemann","given":"Paul J."}],"issued":{"date-parts":[["2011",3]]},"citation-key":"russellIdentifyingOrganicAerosol2011"}}],"schema":"https://github.com/citation-style-language/schema/raw/master/csl-citation.json"}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CD5506" w:rsidRPr="004758A9">
        <w:rPr>
          <w:rFonts w:ascii="Times New Roman" w:hAnsi="Times New Roman" w:cs="Times New Roman"/>
          <w:sz w:val="20"/>
        </w:rPr>
        <w:t>(Russell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w:t>
      </w:r>
      <w:r w:rsidR="0023080B" w:rsidRPr="004758A9">
        <w:rPr>
          <w:rFonts w:ascii="Times New Roman" w:eastAsia="Times New Roman" w:hAnsi="Times New Roman" w:cs="Times New Roman"/>
          <w:bCs/>
          <w:color w:val="000000" w:themeColor="text1"/>
          <w:sz w:val="20"/>
          <w:szCs w:val="20"/>
        </w:rPr>
        <w:t xml:space="preserve"> The reasons behind the absence of isoprene and monoterpenes influence on OA in </w:t>
      </w:r>
      <w:r w:rsidR="00752DDA" w:rsidRPr="004758A9">
        <w:rPr>
          <w:rFonts w:ascii="Times New Roman" w:eastAsia="Times New Roman" w:hAnsi="Times New Roman" w:cs="Times New Roman"/>
          <w:bCs/>
          <w:color w:val="000000" w:themeColor="text1"/>
          <w:sz w:val="20"/>
          <w:szCs w:val="20"/>
        </w:rPr>
        <w:t>these</w:t>
      </w:r>
      <w:r w:rsidR="0023080B" w:rsidRPr="004758A9">
        <w:rPr>
          <w:rFonts w:ascii="Times New Roman" w:eastAsia="Times New Roman" w:hAnsi="Times New Roman" w:cs="Times New Roman"/>
          <w:bCs/>
          <w:color w:val="000000" w:themeColor="text1"/>
          <w:sz w:val="20"/>
          <w:szCs w:val="20"/>
        </w:rPr>
        <w:t xml:space="preserve"> findings are currently unclear</w:t>
      </w:r>
      <w:r w:rsidR="00752DDA" w:rsidRPr="004758A9">
        <w:rPr>
          <w:rFonts w:ascii="Times New Roman" w:eastAsia="Times New Roman" w:hAnsi="Times New Roman" w:cs="Times New Roman"/>
          <w:bCs/>
          <w:color w:val="000000" w:themeColor="text1"/>
          <w:sz w:val="20"/>
          <w:szCs w:val="20"/>
        </w:rPr>
        <w:t xml:space="preserve"> although processes such as surface ocean consumption or unexplored oxidations pathways could be a possibility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{"citationID":"IULDoyzk","properties":{"formattedCitation":"(Benavent et al., 2022)","plainCitation":"(Benavent et al., 2022)","noteIndex":0},"citationItems":[{"id":1138,"uris":["http://zotero.org/groups/3856298/items/V2DL28JA"],"itemData":{"id":1138,"type":"article-journal","abstract":"Abstract\n            Unlike bromine, the effect of iodine chemistry on the Arctic surface ozone budget is poorly constrained. We present ship-based measurements of halogen oxides in the high Arctic boundary layer from the sunlit period of March to October 2020 and show that iodine enhances springtime tropospheric ozone depletion. We find that chemical reactions between iodine and ozone are the second highest contributor to ozone loss over the study period, after ozone photolysis-initiated loss and ahead of bromine.","container-title":"Nature Geoscience","DOI":"10.1038/s41561-022-01018-w","ISSN":"1752-0894, 1752-0908","journalAbbreviation":"Nat. Geosci.","language":"en","source":"DOI.org (Crossref)","title":"Substantial contribution of iodine to Arctic ozone destruction","URL":"https://www.nature.com/articles/s41561-022-01018-w","author":[{"family":"Benavent","given":"Nuria"},{"family":"Mahajan","given":"Anoop S."},{"family":"Li","given":"Qinyi"},{"family":"Cuevas","given":"Carlos A."},{"family":"Schmale","given":"Julia"},{"family":"Angot","given":"Hélène"},{"family":"Jokinen","given":"Tuija"},{"family":"Quéléver","given":"Lauriane L. J."},{"family":"Blechschmidt","given":"Anne-Marlene"},{"family":"Zilker","given":"Bianca"},{"family":"Richter","given":"Andreas"},{"family":"Serna","given":"Jesús A."},{"family":"Garcia-Nieto","given":"David"},{"family":"Fernandez","given":"Rafael P."},{"family":"Skov","given":"Henrik"},{"family":"Dumitrascu","given":"Adela"},{"family":"Simões Pereira","given":"Patric"},{"family":"Abrahamsson","given":"Katarina"},{"family":"Bucci","given":"Silvia"},{"family":"Duetsch","given":"Marina"},{"family":"Stohl","given":"Andreas"},{"family":"Beck","given":"Ivo"},{"family":"Laurila","given":"Tiia"},{"family":"Blomquist","given":"Byron"},{"family":"Howard","given":"Dean"},{"family":"Archer","given":"Stephen D."},{"family":"Bariteau","given":"Ludovic"},{"family":"Helmig","given":"Detlev"},{"family":"Hueber","given":"Jacques"},{"family":"Jacobi","given":"Hans-Werner"},{"family":"Posman","given":"Kevin"},{"family":"Dada","given":"Lubna"},{"family":"Daellenbach","given":"Kaspar R."},{"family":"Saiz-Lopez","given":"Alfonso"}],"accessed":{"date-parts":[["2022",9,30]]},"issued":{"date-parts":[["2022",9,15]]},"citation-key":"benaventSubstantialContributionIodine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(Benavent et al., 2022)</w:t>
      </w:r>
      <w:r w:rsidR="0023080B" w:rsidRPr="004758A9">
        <w:rPr>
          <w:rFonts w:ascii="Times New Roman" w:eastAsia="Times New Roman" w:hAnsi="Times New Roman" w:cs="Times New Roman"/>
          <w:bCs/>
          <w:color w:val="000000" w:themeColor="text1"/>
          <w:sz w:val="20"/>
          <w:szCs w:val="20"/>
        </w:rPr>
        <w:fldChar w:fldCharType="end"/>
      </w:r>
      <w:r w:rsidR="00752DDA" w:rsidRPr="004758A9">
        <w:rPr>
          <w:rFonts w:ascii="Times New Roman" w:eastAsia="Times New Roman" w:hAnsi="Times New Roman" w:cs="Times New Roman"/>
          <w:bCs/>
          <w:color w:val="000000" w:themeColor="text1"/>
          <w:sz w:val="20"/>
          <w:szCs w:val="20"/>
        </w:rPr>
        <w:t>.</w:t>
      </w:r>
    </w:p>
    <w:p w14:paraId="28BCF822" w14:textId="7C5DCD7A" w:rsidR="00EC25E8" w:rsidRPr="004758A9" w:rsidRDefault="00EC25E8" w:rsidP="008A3A83">
      <w:pPr>
        <w:pBdr>
          <w:top w:val="nil"/>
          <w:left w:val="nil"/>
          <w:bottom w:val="nil"/>
          <w:right w:val="nil"/>
          <w:between w:val="nil"/>
        </w:pBdr>
        <w:spacing w:line="360" w:lineRule="auto"/>
        <w:jc w:val="both"/>
        <w:rPr>
          <w:rFonts w:ascii="Times New Roman" w:eastAsia="Times New Roman" w:hAnsi="Times New Roman" w:cs="Times New Roman"/>
          <w:b/>
          <w:color w:val="000000"/>
          <w:sz w:val="20"/>
          <w:szCs w:val="20"/>
        </w:rPr>
      </w:pPr>
      <w:r w:rsidRPr="004758A9">
        <w:rPr>
          <w:rFonts w:ascii="Times New Roman" w:eastAsia="Times New Roman" w:hAnsi="Times New Roman" w:cs="Times New Roman"/>
          <w:b/>
          <w:color w:val="000000"/>
          <w:sz w:val="20"/>
          <w:szCs w:val="20"/>
        </w:rPr>
        <w:t>Figure</w:t>
      </w:r>
      <w:r w:rsidR="00B21F19" w:rsidRPr="004758A9">
        <w:rPr>
          <w:rFonts w:ascii="Times New Roman" w:eastAsia="Times New Roman" w:hAnsi="Times New Roman" w:cs="Times New Roman"/>
          <w:b/>
          <w:color w:val="000000"/>
          <w:sz w:val="20"/>
          <w:szCs w:val="20"/>
        </w:rPr>
        <w:t xml:space="preserve"> </w:t>
      </w:r>
      <w:r w:rsidR="0070590F" w:rsidRPr="004758A9">
        <w:rPr>
          <w:rFonts w:ascii="Times New Roman" w:eastAsia="Times New Roman" w:hAnsi="Times New Roman" w:cs="Times New Roman"/>
          <w:b/>
          <w:color w:val="000000"/>
          <w:sz w:val="20"/>
          <w:szCs w:val="20"/>
        </w:rPr>
        <w:t>4</w:t>
      </w:r>
      <w:r w:rsidR="00B21F19" w:rsidRPr="004758A9">
        <w:rPr>
          <w:rFonts w:ascii="Times New Roman" w:eastAsia="Times New Roman" w:hAnsi="Times New Roman" w:cs="Times New Roman"/>
          <w:b/>
          <w:color w:val="000000"/>
          <w:sz w:val="20"/>
          <w:szCs w:val="20"/>
        </w:rPr>
        <w:t>.</w:t>
      </w:r>
      <w:r w:rsidR="00D11846" w:rsidRPr="004758A9">
        <w:rPr>
          <w:rFonts w:ascii="Times New Roman" w:eastAsia="Times New Roman" w:hAnsi="Times New Roman" w:cs="Times New Roman"/>
          <w:b/>
          <w:color w:val="000000"/>
          <w:sz w:val="20"/>
          <w:szCs w:val="20"/>
        </w:rPr>
        <w:t xml:space="preserve"> </w:t>
      </w:r>
      <w:r w:rsidR="004A753B" w:rsidRPr="004758A9">
        <w:rPr>
          <w:rFonts w:ascii="Times New Roman" w:eastAsia="Times New Roman" w:hAnsi="Times New Roman" w:cs="Times New Roman"/>
          <w:b/>
          <w:color w:val="000000"/>
          <w:sz w:val="20"/>
          <w:szCs w:val="20"/>
        </w:rPr>
        <w:t xml:space="preserve">Relationship between the ToF-AMS estimated hydrogen-to-carbon (H/C) and oxygen-to-carbon (O/C) ratios of organic species [Canagaratna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xml:space="preserve">., 2015] </w:t>
      </w:r>
      <w:r w:rsidR="009A212D" w:rsidRPr="004758A9">
        <w:rPr>
          <w:rFonts w:ascii="Times New Roman" w:eastAsia="Times New Roman" w:hAnsi="Times New Roman" w:cs="Times New Roman"/>
          <w:b/>
          <w:color w:val="000000"/>
          <w:sz w:val="20"/>
          <w:szCs w:val="20"/>
        </w:rPr>
        <w:t>coloured</w:t>
      </w:r>
      <w:r w:rsidR="004A753B" w:rsidRPr="004758A9">
        <w:rPr>
          <w:rFonts w:ascii="Times New Roman" w:eastAsia="Times New Roman" w:hAnsi="Times New Roman" w:cs="Times New Roman"/>
          <w:b/>
          <w:color w:val="000000"/>
          <w:sz w:val="20"/>
          <w:szCs w:val="20"/>
        </w:rPr>
        <w:t xml:space="preserve"> by O</w:t>
      </w:r>
      <w:r w:rsidR="004A753B" w:rsidRPr="004758A9">
        <w:rPr>
          <w:rFonts w:ascii="Times New Roman" w:eastAsia="Times New Roman" w:hAnsi="Times New Roman" w:cs="Times New Roman"/>
          <w:b/>
          <w:color w:val="000000"/>
          <w:sz w:val="20"/>
          <w:szCs w:val="20"/>
          <w:vertAlign w:val="subscript"/>
        </w:rPr>
        <w:t>3</w:t>
      </w:r>
      <w:r w:rsidR="004A753B" w:rsidRPr="004758A9">
        <w:rPr>
          <w:rFonts w:ascii="Times New Roman" w:eastAsia="Times New Roman" w:hAnsi="Times New Roman" w:cs="Times New Roman"/>
          <w:b/>
          <w:color w:val="000000"/>
          <w:sz w:val="20"/>
          <w:szCs w:val="20"/>
        </w:rPr>
        <w:t xml:space="preserve"> mixing </w:t>
      </w:r>
      <w:r w:rsidR="009A212D" w:rsidRPr="004758A9">
        <w:rPr>
          <w:rFonts w:ascii="Times New Roman" w:eastAsia="Times New Roman" w:hAnsi="Times New Roman" w:cs="Times New Roman"/>
          <w:b/>
          <w:color w:val="000000"/>
          <w:sz w:val="20"/>
          <w:szCs w:val="20"/>
        </w:rPr>
        <w:t>ratio</w:t>
      </w:r>
      <w:r w:rsidR="004A753B" w:rsidRPr="004758A9">
        <w:rPr>
          <w:rFonts w:ascii="Times New Roman" w:eastAsia="Times New Roman" w:hAnsi="Times New Roman" w:cs="Times New Roman"/>
          <w:b/>
          <w:color w:val="000000"/>
          <w:sz w:val="20"/>
          <w:szCs w:val="20"/>
        </w:rPr>
        <w:t xml:space="preserve">, all observations above ToF-AMS detection limits are shown for the entire period. Grey lines represent the ambient range of O/C and H/C observed by Ng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[2011] while dashed line represent</w:t>
      </w:r>
      <w:r w:rsidR="00031CE7" w:rsidRPr="004758A9">
        <w:rPr>
          <w:rFonts w:ascii="Times New Roman" w:eastAsia="Times New Roman" w:hAnsi="Times New Roman" w:cs="Times New Roman"/>
          <w:b/>
          <w:color w:val="000000"/>
          <w:sz w:val="20"/>
          <w:szCs w:val="20"/>
        </w:rPr>
        <w:t xml:space="preserve"> the average carbon oxidation state (OSc ≈ 2 × </w:t>
      </w:r>
      <w:proofErr w:type="gramStart"/>
      <w:r w:rsidR="00031CE7" w:rsidRPr="004758A9">
        <w:rPr>
          <w:rFonts w:ascii="Times New Roman" w:eastAsia="Times New Roman" w:hAnsi="Times New Roman" w:cs="Times New Roman"/>
          <w:b/>
          <w:color w:val="000000"/>
          <w:sz w:val="20"/>
          <w:szCs w:val="20"/>
        </w:rPr>
        <w:t>O :</w:t>
      </w:r>
      <w:proofErr w:type="gramEnd"/>
      <w:r w:rsidR="00031CE7" w:rsidRPr="004758A9">
        <w:rPr>
          <w:rFonts w:ascii="Times New Roman" w:eastAsia="Times New Roman" w:hAnsi="Times New Roman" w:cs="Times New Roman"/>
          <w:b/>
          <w:color w:val="000000"/>
          <w:sz w:val="20"/>
          <w:szCs w:val="20"/>
        </w:rPr>
        <w:t xml:space="preserve"> C − H : C)</w:t>
      </w:r>
      <w:ins w:id="173" w:author="CHEVASSUS, Emmanuel" w:date="2025-01-15T12:00:00Z" w16du:dateUtc="2025-01-15T12:00:00Z">
        <w:r w:rsidR="009648DE">
          <w:rPr>
            <w:rFonts w:ascii="Times New Roman" w:eastAsia="Times New Roman" w:hAnsi="Times New Roman" w:cs="Times New Roman"/>
            <w:b/>
            <w:color w:val="000000"/>
            <w:sz w:val="20"/>
            <w:szCs w:val="20"/>
          </w:rPr>
          <w:t xml:space="preserve"> </w:t>
        </w:r>
      </w:ins>
      <w:del w:id="174" w:author="CHEVASSUS, Emmanuel" w:date="2025-01-15T12:00:00Z" w16du:dateUtc="2025-01-15T12:00:00Z">
        <w:r w:rsidR="00031CE7" w:rsidRPr="004758A9" w:rsidDel="009648DE">
          <w:rPr>
            <w:rFonts w:ascii="Times New Roman" w:eastAsia="Times New Roman" w:hAnsi="Times New Roman" w:cs="Times New Roman"/>
            <w:b/>
            <w:color w:val="000000"/>
            <w:sz w:val="20"/>
            <w:szCs w:val="20"/>
          </w:rPr>
          <w:delText xml:space="preserve"> (2011) </w:delText>
        </w:r>
      </w:del>
      <w:r w:rsidR="00031CE7" w:rsidRPr="004758A9">
        <w:rPr>
          <w:rFonts w:ascii="Times New Roman" w:eastAsia="Times New Roman" w:hAnsi="Times New Roman" w:cs="Times New Roman"/>
          <w:b/>
          <w:color w:val="000000"/>
          <w:sz w:val="20"/>
          <w:szCs w:val="20"/>
        </w:rPr>
        <w:t xml:space="preserve">superimposed on the Van Krevelen diagram (Ng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Kroll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w:t>
      </w:r>
      <w:r w:rsidR="004A753B" w:rsidRPr="004758A9">
        <w:rPr>
          <w:rFonts w:ascii="Times New Roman" w:eastAsia="Times New Roman" w:hAnsi="Times New Roman" w:cs="Times New Roman"/>
          <w:b/>
          <w:color w:val="000000"/>
          <w:sz w:val="20"/>
          <w:szCs w:val="20"/>
        </w:rPr>
        <w:t>Elemental composition of C</w:t>
      </w:r>
      <w:r w:rsidR="004A753B" w:rsidRPr="009648DE">
        <w:rPr>
          <w:rFonts w:ascii="Times New Roman" w:eastAsia="Times New Roman" w:hAnsi="Times New Roman" w:cs="Times New Roman"/>
          <w:b/>
          <w:color w:val="000000"/>
          <w:sz w:val="20"/>
          <w:szCs w:val="20"/>
          <w:vertAlign w:val="subscript"/>
          <w:rPrChange w:id="175" w:author="CHEVASSUS, Emmanuel" w:date="2025-01-15T11:59:00Z" w16du:dateUtc="2025-01-15T11:59:00Z">
            <w:rPr>
              <w:rFonts w:ascii="Times New Roman" w:eastAsia="Times New Roman" w:hAnsi="Times New Roman" w:cs="Times New Roman"/>
              <w:b/>
              <w:color w:val="000000"/>
              <w:sz w:val="20"/>
              <w:szCs w:val="20"/>
            </w:rPr>
          </w:rPrChange>
        </w:rPr>
        <w:t>8</w:t>
      </w:r>
      <w:r w:rsidR="004A753B" w:rsidRPr="004758A9">
        <w:rPr>
          <w:rFonts w:ascii="Times New Roman" w:eastAsia="Times New Roman" w:hAnsi="Times New Roman" w:cs="Times New Roman"/>
          <w:b/>
          <w:color w:val="000000"/>
          <w:sz w:val="20"/>
          <w:szCs w:val="20"/>
        </w:rPr>
        <w:t>–C</w:t>
      </w:r>
      <w:r w:rsidR="004A753B" w:rsidRPr="009648DE">
        <w:rPr>
          <w:rFonts w:ascii="Times New Roman" w:eastAsia="Times New Roman" w:hAnsi="Times New Roman" w:cs="Times New Roman"/>
          <w:b/>
          <w:color w:val="000000"/>
          <w:sz w:val="20"/>
          <w:szCs w:val="20"/>
          <w:vertAlign w:val="subscript"/>
          <w:rPrChange w:id="176" w:author="CHEVASSUS, Emmanuel" w:date="2025-01-15T12:00:00Z" w16du:dateUtc="2025-01-15T12:00:00Z">
            <w:rPr>
              <w:rFonts w:ascii="Times New Roman" w:eastAsia="Times New Roman" w:hAnsi="Times New Roman" w:cs="Times New Roman"/>
              <w:b/>
              <w:color w:val="000000"/>
              <w:sz w:val="20"/>
              <w:szCs w:val="20"/>
            </w:rPr>
          </w:rPrChange>
        </w:rPr>
        <w:t>30</w:t>
      </w:r>
      <w:r w:rsidR="004A753B" w:rsidRPr="004758A9">
        <w:rPr>
          <w:rFonts w:ascii="Times New Roman" w:eastAsia="Times New Roman" w:hAnsi="Times New Roman" w:cs="Times New Roman"/>
          <w:b/>
          <w:color w:val="000000"/>
          <w:sz w:val="20"/>
          <w:szCs w:val="20"/>
        </w:rPr>
        <w:t xml:space="preserve"> saturated alcohols, C</w:t>
      </w:r>
      <w:r w:rsidR="004A753B" w:rsidRPr="009648DE">
        <w:rPr>
          <w:rFonts w:ascii="Times New Roman" w:eastAsia="Times New Roman" w:hAnsi="Times New Roman" w:cs="Times New Roman"/>
          <w:b/>
          <w:color w:val="000000"/>
          <w:sz w:val="20"/>
          <w:szCs w:val="20"/>
          <w:vertAlign w:val="subscript"/>
          <w:rPrChange w:id="177" w:author="CHEVASSUS, Emmanuel" w:date="2025-01-15T11:59:00Z" w16du:dateUtc="2025-01-15T11:59:00Z">
            <w:rPr>
              <w:rFonts w:ascii="Times New Roman" w:eastAsia="Times New Roman" w:hAnsi="Times New Roman" w:cs="Times New Roman"/>
              <w:b/>
              <w:color w:val="000000"/>
              <w:sz w:val="20"/>
              <w:szCs w:val="20"/>
            </w:rPr>
          </w:rPrChange>
        </w:rPr>
        <w:t>8</w:t>
      </w:r>
      <w:r w:rsidR="004A753B" w:rsidRPr="004758A9">
        <w:rPr>
          <w:rFonts w:ascii="Times New Roman" w:eastAsia="Times New Roman" w:hAnsi="Times New Roman" w:cs="Times New Roman"/>
          <w:b/>
          <w:color w:val="000000"/>
          <w:sz w:val="20"/>
          <w:szCs w:val="20"/>
        </w:rPr>
        <w:t>–C</w:t>
      </w:r>
      <w:r w:rsidR="004A753B" w:rsidRPr="009648DE">
        <w:rPr>
          <w:rFonts w:ascii="Times New Roman" w:eastAsia="Times New Roman" w:hAnsi="Times New Roman" w:cs="Times New Roman"/>
          <w:b/>
          <w:color w:val="000000"/>
          <w:sz w:val="20"/>
          <w:szCs w:val="20"/>
          <w:vertAlign w:val="subscript"/>
          <w:rPrChange w:id="178" w:author="CHEVASSUS, Emmanuel" w:date="2025-01-15T12:00:00Z" w16du:dateUtc="2025-01-15T12:00:00Z">
            <w:rPr>
              <w:rFonts w:ascii="Times New Roman" w:eastAsia="Times New Roman" w:hAnsi="Times New Roman" w:cs="Times New Roman"/>
              <w:b/>
              <w:color w:val="000000"/>
              <w:sz w:val="20"/>
              <w:szCs w:val="20"/>
            </w:rPr>
          </w:rPrChange>
        </w:rPr>
        <w:t>32</w:t>
      </w:r>
      <w:r w:rsidR="004A753B" w:rsidRPr="004758A9">
        <w:rPr>
          <w:rFonts w:ascii="Times New Roman" w:eastAsia="Times New Roman" w:hAnsi="Times New Roman" w:cs="Times New Roman"/>
          <w:b/>
          <w:color w:val="000000"/>
          <w:sz w:val="20"/>
          <w:szCs w:val="20"/>
        </w:rPr>
        <w:t xml:space="preserve"> saturated acids, C</w:t>
      </w:r>
      <w:r w:rsidR="004A753B" w:rsidRPr="009648DE">
        <w:rPr>
          <w:rFonts w:ascii="Times New Roman" w:eastAsia="Times New Roman" w:hAnsi="Times New Roman" w:cs="Times New Roman"/>
          <w:b/>
          <w:color w:val="000000"/>
          <w:sz w:val="20"/>
          <w:szCs w:val="20"/>
          <w:vertAlign w:val="subscript"/>
          <w:rPrChange w:id="179" w:author="CHEVASSUS, Emmanuel" w:date="2025-01-15T11:59:00Z" w16du:dateUtc="2025-01-15T11:59:00Z">
            <w:rPr>
              <w:rFonts w:ascii="Times New Roman" w:eastAsia="Times New Roman" w:hAnsi="Times New Roman" w:cs="Times New Roman"/>
              <w:b/>
              <w:color w:val="000000"/>
              <w:sz w:val="20"/>
              <w:szCs w:val="20"/>
            </w:rPr>
          </w:rPrChange>
        </w:rPr>
        <w:t>2</w:t>
      </w:r>
      <w:r w:rsidR="004A753B" w:rsidRPr="004758A9">
        <w:rPr>
          <w:rFonts w:ascii="Times New Roman" w:eastAsia="Times New Roman" w:hAnsi="Times New Roman" w:cs="Times New Roman"/>
          <w:b/>
          <w:color w:val="000000"/>
          <w:sz w:val="20"/>
          <w:szCs w:val="20"/>
        </w:rPr>
        <w:t xml:space="preserve"> –C</w:t>
      </w:r>
      <w:r w:rsidR="004A753B" w:rsidRPr="009648DE">
        <w:rPr>
          <w:rFonts w:ascii="Times New Roman" w:eastAsia="Times New Roman" w:hAnsi="Times New Roman" w:cs="Times New Roman"/>
          <w:b/>
          <w:color w:val="000000"/>
          <w:sz w:val="20"/>
          <w:szCs w:val="20"/>
          <w:vertAlign w:val="subscript"/>
          <w:rPrChange w:id="180" w:author="CHEVASSUS, Emmanuel" w:date="2025-01-15T12:00:00Z" w16du:dateUtc="2025-01-15T12:00:00Z">
            <w:rPr>
              <w:rFonts w:ascii="Times New Roman" w:eastAsia="Times New Roman" w:hAnsi="Times New Roman" w:cs="Times New Roman"/>
              <w:b/>
              <w:color w:val="000000"/>
              <w:sz w:val="20"/>
              <w:szCs w:val="20"/>
            </w:rPr>
          </w:rPrChange>
        </w:rPr>
        <w:t>11</w:t>
      </w:r>
      <w:r w:rsidR="004A753B" w:rsidRPr="004758A9">
        <w:rPr>
          <w:rFonts w:ascii="Times New Roman" w:eastAsia="Times New Roman" w:hAnsi="Times New Roman" w:cs="Times New Roman"/>
          <w:b/>
          <w:color w:val="000000"/>
          <w:sz w:val="20"/>
          <w:szCs w:val="20"/>
        </w:rPr>
        <w:t xml:space="preserve"> saturated diacids, C</w:t>
      </w:r>
      <w:r w:rsidR="004A753B" w:rsidRPr="009648DE">
        <w:rPr>
          <w:rFonts w:ascii="Times New Roman" w:eastAsia="Times New Roman" w:hAnsi="Times New Roman" w:cs="Times New Roman"/>
          <w:b/>
          <w:color w:val="000000"/>
          <w:sz w:val="20"/>
          <w:szCs w:val="20"/>
          <w:vertAlign w:val="subscript"/>
          <w:rPrChange w:id="181" w:author="CHEVASSUS, Emmanuel" w:date="2025-01-15T12:00:00Z" w16du:dateUtc="2025-01-15T12:00:00Z">
            <w:rPr>
              <w:rFonts w:ascii="Times New Roman" w:eastAsia="Times New Roman" w:hAnsi="Times New Roman" w:cs="Times New Roman"/>
              <w:b/>
              <w:color w:val="000000"/>
              <w:sz w:val="20"/>
              <w:szCs w:val="20"/>
            </w:rPr>
          </w:rPrChange>
        </w:rPr>
        <w:t>4</w:t>
      </w:r>
      <w:r w:rsidR="004A753B" w:rsidRPr="004758A9">
        <w:rPr>
          <w:rFonts w:ascii="Times New Roman" w:eastAsia="Times New Roman" w:hAnsi="Times New Roman" w:cs="Times New Roman"/>
          <w:b/>
          <w:color w:val="000000"/>
          <w:sz w:val="20"/>
          <w:szCs w:val="20"/>
        </w:rPr>
        <w:t xml:space="preserve"> </w:t>
      </w:r>
      <w:r w:rsidR="004A753B" w:rsidRPr="004758A9">
        <w:rPr>
          <w:rFonts w:ascii="Times New Roman" w:eastAsia="Times New Roman" w:hAnsi="Times New Roman" w:cs="Times New Roman"/>
          <w:b/>
          <w:color w:val="000000"/>
          <w:sz w:val="20"/>
          <w:szCs w:val="20"/>
        </w:rPr>
        <w:lastRenderedPageBreak/>
        <w:t>unsaturated diacid (maleic and fumaric acid), C</w:t>
      </w:r>
      <w:r w:rsidR="004A753B" w:rsidRPr="009648DE">
        <w:rPr>
          <w:rFonts w:ascii="Times New Roman" w:eastAsia="Times New Roman" w:hAnsi="Times New Roman" w:cs="Times New Roman"/>
          <w:b/>
          <w:color w:val="000000"/>
          <w:sz w:val="20"/>
          <w:szCs w:val="20"/>
          <w:vertAlign w:val="subscript"/>
          <w:rPrChange w:id="182" w:author="CHEVASSUS, Emmanuel" w:date="2025-01-15T11:59:00Z" w16du:dateUtc="2025-01-15T11:59:00Z">
            <w:rPr>
              <w:rFonts w:ascii="Times New Roman" w:eastAsia="Times New Roman" w:hAnsi="Times New Roman" w:cs="Times New Roman"/>
              <w:b/>
              <w:color w:val="000000"/>
              <w:sz w:val="20"/>
              <w:szCs w:val="20"/>
            </w:rPr>
          </w:rPrChange>
        </w:rPr>
        <w:t>4</w:t>
      </w:r>
      <w:r w:rsidR="004A753B" w:rsidRPr="004758A9">
        <w:rPr>
          <w:rFonts w:ascii="Times New Roman" w:eastAsia="Times New Roman" w:hAnsi="Times New Roman" w:cs="Times New Roman"/>
          <w:b/>
          <w:color w:val="000000"/>
          <w:sz w:val="20"/>
          <w:szCs w:val="20"/>
        </w:rPr>
        <w:t xml:space="preserve"> –</w:t>
      </w:r>
      <w:ins w:id="183" w:author="CHEVASSUS, Emmanuel" w:date="2025-01-15T11:59:00Z" w16du:dateUtc="2025-01-15T11:59:00Z">
        <w:r w:rsidR="009648DE">
          <w:rPr>
            <w:rFonts w:ascii="Times New Roman" w:eastAsia="Times New Roman" w:hAnsi="Times New Roman" w:cs="Times New Roman"/>
            <w:b/>
            <w:color w:val="000000"/>
            <w:sz w:val="20"/>
            <w:szCs w:val="20"/>
          </w:rPr>
          <w:t xml:space="preserve"> </w:t>
        </w:r>
      </w:ins>
      <w:r w:rsidR="004A753B" w:rsidRPr="004758A9">
        <w:rPr>
          <w:rFonts w:ascii="Times New Roman" w:eastAsia="Times New Roman" w:hAnsi="Times New Roman" w:cs="Times New Roman"/>
          <w:b/>
          <w:color w:val="000000"/>
          <w:sz w:val="20"/>
          <w:szCs w:val="20"/>
        </w:rPr>
        <w:t>C</w:t>
      </w:r>
      <w:r w:rsidR="004A753B" w:rsidRPr="009648DE">
        <w:rPr>
          <w:rFonts w:ascii="Times New Roman" w:eastAsia="Times New Roman" w:hAnsi="Times New Roman" w:cs="Times New Roman"/>
          <w:b/>
          <w:color w:val="000000"/>
          <w:sz w:val="20"/>
          <w:szCs w:val="20"/>
          <w:vertAlign w:val="subscript"/>
          <w:rPrChange w:id="184" w:author="CHEVASSUS, Emmanuel" w:date="2025-01-15T11:59:00Z" w16du:dateUtc="2025-01-15T11:59:00Z">
            <w:rPr>
              <w:rFonts w:ascii="Times New Roman" w:eastAsia="Times New Roman" w:hAnsi="Times New Roman" w:cs="Times New Roman"/>
              <w:b/>
              <w:color w:val="000000"/>
              <w:sz w:val="20"/>
              <w:szCs w:val="20"/>
            </w:rPr>
          </w:rPrChange>
        </w:rPr>
        <w:t>12</w:t>
      </w:r>
      <w:r w:rsidR="004A753B" w:rsidRPr="004758A9">
        <w:rPr>
          <w:rFonts w:ascii="Times New Roman" w:eastAsia="Times New Roman" w:hAnsi="Times New Roman" w:cs="Times New Roman"/>
          <w:b/>
          <w:color w:val="000000"/>
          <w:sz w:val="20"/>
          <w:szCs w:val="20"/>
        </w:rPr>
        <w:t xml:space="preserve"> carbohydrates (e.g., trehalose, erythritol, arabitol, mannitol, sucrose, galactose, glucose, and fructose), and C</w:t>
      </w:r>
      <w:r w:rsidR="004A753B" w:rsidRPr="009648DE">
        <w:rPr>
          <w:rFonts w:ascii="Times New Roman" w:eastAsia="Times New Roman" w:hAnsi="Times New Roman" w:cs="Times New Roman"/>
          <w:b/>
          <w:color w:val="000000"/>
          <w:sz w:val="20"/>
          <w:szCs w:val="20"/>
          <w:vertAlign w:val="subscript"/>
          <w:rPrChange w:id="185" w:author="CHEVASSUS, Emmanuel" w:date="2025-01-15T11:59:00Z" w16du:dateUtc="2025-01-15T11:59:00Z">
            <w:rPr>
              <w:rFonts w:ascii="Times New Roman" w:eastAsia="Times New Roman" w:hAnsi="Times New Roman" w:cs="Times New Roman"/>
              <w:b/>
              <w:color w:val="000000"/>
              <w:sz w:val="20"/>
              <w:szCs w:val="20"/>
            </w:rPr>
          </w:rPrChange>
        </w:rPr>
        <w:t>5</w:t>
      </w:r>
      <w:r w:rsidR="004A753B" w:rsidRPr="004758A9">
        <w:rPr>
          <w:rFonts w:ascii="Times New Roman" w:eastAsia="Times New Roman" w:hAnsi="Times New Roman" w:cs="Times New Roman"/>
          <w:b/>
          <w:color w:val="000000"/>
          <w:sz w:val="20"/>
          <w:szCs w:val="20"/>
        </w:rPr>
        <w:t xml:space="preserve"> and C</w:t>
      </w:r>
      <w:r w:rsidR="004A753B" w:rsidRPr="009648DE">
        <w:rPr>
          <w:rFonts w:ascii="Times New Roman" w:eastAsia="Times New Roman" w:hAnsi="Times New Roman" w:cs="Times New Roman"/>
          <w:b/>
          <w:color w:val="000000"/>
          <w:sz w:val="20"/>
          <w:szCs w:val="20"/>
          <w:vertAlign w:val="subscript"/>
          <w:rPrChange w:id="186" w:author="CHEVASSUS, Emmanuel" w:date="2025-01-15T11:59:00Z" w16du:dateUtc="2025-01-15T11:59:00Z">
            <w:rPr>
              <w:rFonts w:ascii="Times New Roman" w:eastAsia="Times New Roman" w:hAnsi="Times New Roman" w:cs="Times New Roman"/>
              <w:b/>
              <w:color w:val="000000"/>
              <w:sz w:val="20"/>
              <w:szCs w:val="20"/>
            </w:rPr>
          </w:rPrChange>
        </w:rPr>
        <w:t>10</w:t>
      </w:r>
      <w:r w:rsidR="004A753B" w:rsidRPr="004758A9">
        <w:rPr>
          <w:rFonts w:ascii="Times New Roman" w:eastAsia="Times New Roman" w:hAnsi="Times New Roman" w:cs="Times New Roman"/>
          <w:b/>
          <w:color w:val="000000"/>
          <w:sz w:val="20"/>
          <w:szCs w:val="20"/>
        </w:rPr>
        <w:t xml:space="preserve"> ketoacids (levulinic and pinonic acid, respectively) are shown for reference (Willis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2017).</w:t>
      </w:r>
    </w:p>
    <w:p w14:paraId="7604C4F8" w14:textId="56B7B81E" w:rsidR="00ED033C" w:rsidRPr="00893893" w:rsidRDefault="00794E86" w:rsidP="00893893">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3.4 Air masses and source apportionment</w:t>
      </w:r>
      <w:r w:rsidR="00E66C84" w:rsidRPr="004758A9">
        <w:rPr>
          <w:rFonts w:ascii="Times New Roman" w:eastAsia="Times New Roman" w:hAnsi="Times New Roman" w:cs="Times New Roman"/>
          <w:bCs/>
          <w:color w:val="FF0000"/>
        </w:rPr>
        <w:br/>
      </w:r>
    </w:p>
    <w:p w14:paraId="7C69BB24" w14:textId="7723EB52" w:rsidR="00893893" w:rsidRDefault="00893893" w:rsidP="00955434">
      <w:pPr>
        <w:autoSpaceDE w:val="0"/>
        <w:autoSpaceDN w:val="0"/>
        <w:adjustRightInd w:val="0"/>
        <w:spacing w:after="0" w:line="240" w:lineRule="auto"/>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807913D" wp14:editId="1BBCFF1C">
            <wp:extent cx="5158573" cy="3200400"/>
            <wp:effectExtent l="0" t="0" r="4445" b="0"/>
            <wp:docPr id="215834840" name="Picture 1"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34840" name="Picture 1" descr="A map of different colo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7363" cy="3323730"/>
                    </a:xfrm>
                    <a:prstGeom prst="rect">
                      <a:avLst/>
                    </a:prstGeom>
                  </pic:spPr>
                </pic:pic>
              </a:graphicData>
            </a:graphic>
          </wp:inline>
        </w:drawing>
      </w:r>
    </w:p>
    <w:p w14:paraId="5ED8FED4" w14:textId="0CF05E99" w:rsidR="008A3A83" w:rsidRPr="004758A9" w:rsidRDefault="00184869" w:rsidP="00955434">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Figure</w:t>
      </w:r>
      <w:r w:rsidR="00B21F19" w:rsidRPr="004758A9">
        <w:rPr>
          <w:rFonts w:ascii="Times New Roman" w:hAnsi="Times New Roman" w:cs="Times New Roman"/>
          <w:b/>
          <w:bCs/>
          <w:sz w:val="20"/>
          <w:szCs w:val="20"/>
        </w:rPr>
        <w:t xml:space="preserve"> </w:t>
      </w:r>
      <w:r w:rsidR="006B053E" w:rsidRPr="004758A9">
        <w:rPr>
          <w:rFonts w:ascii="Times New Roman" w:hAnsi="Times New Roman" w:cs="Times New Roman"/>
          <w:b/>
          <w:bCs/>
          <w:sz w:val="20"/>
          <w:szCs w:val="20"/>
        </w:rPr>
        <w:t>5</w:t>
      </w:r>
      <w:r w:rsidR="00B21F19"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w:t>
      </w:r>
      <w:r w:rsidR="00E66C84" w:rsidRPr="004758A9">
        <w:rPr>
          <w:rFonts w:ascii="Times New Roman" w:hAnsi="Times New Roman" w:cs="Times New Roman"/>
          <w:b/>
          <w:bCs/>
          <w:sz w:val="20"/>
          <w:szCs w:val="20"/>
        </w:rPr>
        <w:t xml:space="preserve">Simplified Quantitative Transport Bias Analysis (SQTBA) -Gaussian Air masses dispersion for PMF sources (PMOA, </w:t>
      </w:r>
      <w:r w:rsidR="00ED45CC" w:rsidRPr="004758A9">
        <w:rPr>
          <w:rFonts w:ascii="Times New Roman" w:hAnsi="Times New Roman" w:cs="Times New Roman"/>
          <w:b/>
          <w:bCs/>
          <w:sz w:val="20"/>
          <w:szCs w:val="20"/>
        </w:rPr>
        <w:t>MO-OOA</w:t>
      </w:r>
      <w:r w:rsidR="00E66C84" w:rsidRPr="004758A9">
        <w:rPr>
          <w:rFonts w:ascii="Times New Roman" w:hAnsi="Times New Roman" w:cs="Times New Roman"/>
          <w:b/>
          <w:bCs/>
          <w:sz w:val="20"/>
          <w:szCs w:val="20"/>
        </w:rPr>
        <w:t>, MSA-OA) and O</w:t>
      </w:r>
      <w:r w:rsidR="00E66C84" w:rsidRPr="004758A9">
        <w:rPr>
          <w:rFonts w:ascii="Times New Roman" w:hAnsi="Times New Roman" w:cs="Times New Roman"/>
          <w:b/>
          <w:bCs/>
          <w:sz w:val="20"/>
          <w:szCs w:val="20"/>
          <w:vertAlign w:val="subscript"/>
        </w:rPr>
        <w:t>3</w:t>
      </w:r>
      <w:r w:rsidR="002010DD" w:rsidRPr="004758A9">
        <w:rPr>
          <w:rFonts w:ascii="Times New Roman" w:hAnsi="Times New Roman" w:cs="Times New Roman"/>
          <w:b/>
          <w:bCs/>
          <w:sz w:val="20"/>
          <w:szCs w:val="20"/>
        </w:rPr>
        <w:t xml:space="preserve"> </w:t>
      </w:r>
    </w:p>
    <w:p w14:paraId="41686000" w14:textId="77777777" w:rsidR="00955434" w:rsidRPr="004758A9" w:rsidRDefault="00955434" w:rsidP="00955434">
      <w:pPr>
        <w:autoSpaceDE w:val="0"/>
        <w:autoSpaceDN w:val="0"/>
        <w:adjustRightInd w:val="0"/>
        <w:spacing w:after="0" w:line="240" w:lineRule="auto"/>
        <w:rPr>
          <w:rFonts w:ascii="Times New Roman" w:hAnsi="Times New Roman" w:cs="Times New Roman"/>
          <w:b/>
          <w:bCs/>
          <w:sz w:val="20"/>
          <w:szCs w:val="20"/>
        </w:rPr>
      </w:pPr>
    </w:p>
    <w:p w14:paraId="17C3C02D" w14:textId="655994C4" w:rsidR="007D0BEC" w:rsidRPr="004758A9" w:rsidRDefault="008B6698" w:rsidP="00BA6165">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MO-OOA (Figure </w:t>
      </w:r>
      <w:r w:rsidR="00111611" w:rsidRPr="004758A9">
        <w:rPr>
          <w:rFonts w:ascii="Times New Roman" w:hAnsi="Times New Roman" w:cs="Times New Roman"/>
          <w:color w:val="000000" w:themeColor="text1"/>
          <w:sz w:val="20"/>
          <w:szCs w:val="20"/>
        </w:rPr>
        <w:t>5-</w:t>
      </w:r>
      <w:r w:rsidRPr="004758A9">
        <w:rPr>
          <w:rFonts w:ascii="Times New Roman" w:hAnsi="Times New Roman" w:cs="Times New Roman"/>
          <w:color w:val="000000" w:themeColor="text1"/>
          <w:sz w:val="20"/>
          <w:szCs w:val="20"/>
        </w:rPr>
        <w:t>A)</w:t>
      </w:r>
      <w:r w:rsidR="0014135C"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strongest sources</w:t>
      </w:r>
      <w:r w:rsidRPr="004758A9">
        <w:rPr>
          <w:rFonts w:ascii="Times New Roman" w:hAnsi="Times New Roman" w:cs="Times New Roman"/>
          <w:color w:val="000000" w:themeColor="text1"/>
          <w:sz w:val="20"/>
          <w:szCs w:val="20"/>
        </w:rPr>
        <w:t xml:space="preserve"> can be traced back</w:t>
      </w:r>
      <w:r w:rsidR="00565507" w:rsidRPr="004758A9">
        <w:rPr>
          <w:rFonts w:ascii="Times New Roman" w:hAnsi="Times New Roman" w:cs="Times New Roman"/>
          <w:color w:val="000000" w:themeColor="text1"/>
          <w:sz w:val="20"/>
          <w:szCs w:val="20"/>
        </w:rPr>
        <w:t xml:space="preserve"> northward along a cyclonic gradual crescent shape spreading from </w:t>
      </w:r>
      <w:r w:rsidR="00E37919" w:rsidRPr="004758A9">
        <w:rPr>
          <w:rFonts w:ascii="Times New Roman" w:hAnsi="Times New Roman" w:cs="Times New Roman"/>
          <w:color w:val="000000" w:themeColor="text1"/>
          <w:sz w:val="20"/>
          <w:szCs w:val="20"/>
        </w:rPr>
        <w:t>Greenland Seas South of Cape Farewell</w:t>
      </w:r>
      <w:r w:rsidR="00045B47" w:rsidRPr="004758A9">
        <w:rPr>
          <w:rFonts w:ascii="Times New Roman" w:hAnsi="Times New Roman" w:cs="Times New Roman"/>
          <w:color w:val="000000" w:themeColor="text1"/>
          <w:sz w:val="20"/>
          <w:szCs w:val="20"/>
        </w:rPr>
        <w:t xml:space="preserve"> (See Figure S</w:t>
      </w:r>
      <w:r w:rsidR="006E31CB">
        <w:rPr>
          <w:rFonts w:ascii="Times New Roman" w:hAnsi="Times New Roman" w:cs="Times New Roman"/>
          <w:color w:val="000000" w:themeColor="text1"/>
          <w:sz w:val="20"/>
          <w:szCs w:val="20"/>
        </w:rPr>
        <w:t>9</w:t>
      </w:r>
      <w:r w:rsidR="00045B47" w:rsidRPr="004758A9">
        <w:rPr>
          <w:rFonts w:ascii="Times New Roman" w:hAnsi="Times New Roman" w:cs="Times New Roman"/>
          <w:color w:val="000000" w:themeColor="text1"/>
          <w:sz w:val="20"/>
          <w:szCs w:val="20"/>
        </w:rPr>
        <w:t xml:space="preserve"> for Ocean areas toponomy)</w:t>
      </w:r>
      <w:r w:rsidR="008A3A83"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This </w:t>
      </w:r>
      <w:r w:rsidR="00247E19" w:rsidRPr="004758A9">
        <w:rPr>
          <w:rFonts w:ascii="Times New Roman" w:hAnsi="Times New Roman" w:cs="Times New Roman"/>
          <w:color w:val="000000" w:themeColor="text1"/>
          <w:sz w:val="20"/>
          <w:szCs w:val="20"/>
        </w:rPr>
        <w:t xml:space="preserve">culminates </w:t>
      </w:r>
      <w:r w:rsidR="0014135C" w:rsidRPr="004758A9">
        <w:rPr>
          <w:rFonts w:ascii="Times New Roman" w:hAnsi="Times New Roman" w:cs="Times New Roman"/>
          <w:color w:val="000000" w:themeColor="text1"/>
          <w:sz w:val="20"/>
          <w:szCs w:val="20"/>
        </w:rPr>
        <w:t>further</w:t>
      </w:r>
      <w:r w:rsidR="00E37919"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with air masses </w:t>
      </w:r>
      <w:r w:rsidR="00A63A06" w:rsidRPr="004758A9">
        <w:rPr>
          <w:rFonts w:ascii="Times New Roman" w:hAnsi="Times New Roman" w:cs="Times New Roman"/>
          <w:color w:val="000000" w:themeColor="text1"/>
          <w:sz w:val="20"/>
          <w:szCs w:val="20"/>
        </w:rPr>
        <w:t xml:space="preserve">origins </w:t>
      </w:r>
      <w:r w:rsidR="0014135C" w:rsidRPr="004758A9">
        <w:rPr>
          <w:rFonts w:ascii="Times New Roman" w:hAnsi="Times New Roman" w:cs="Times New Roman"/>
          <w:color w:val="000000" w:themeColor="text1"/>
          <w:sz w:val="20"/>
          <w:szCs w:val="20"/>
        </w:rPr>
        <w:t>spanning</w:t>
      </w:r>
      <w:r w:rsidR="00E37919" w:rsidRPr="004758A9">
        <w:rPr>
          <w:rFonts w:ascii="Times New Roman" w:hAnsi="Times New Roman" w:cs="Times New Roman"/>
          <w:color w:val="000000" w:themeColor="text1"/>
          <w:sz w:val="20"/>
          <w:szCs w:val="20"/>
        </w:rPr>
        <w:t xml:space="preserve"> over the East Greenland Current</w:t>
      </w:r>
      <w:r w:rsidR="0076060B" w:rsidRPr="004758A9">
        <w:rPr>
          <w:rFonts w:ascii="Times New Roman" w:hAnsi="Times New Roman" w:cs="Times New Roman"/>
          <w:color w:val="000000" w:themeColor="text1"/>
          <w:sz w:val="20"/>
          <w:szCs w:val="20"/>
        </w:rPr>
        <w:t xml:space="preserve"> (Denmark Strait)</w:t>
      </w:r>
      <w:ins w:id="187" w:author="Fossum, Kirsten" w:date="2025-01-09T12:53:00Z">
        <w:r w:rsidR="0054599D">
          <w:rPr>
            <w:rFonts w:ascii="Times New Roman" w:hAnsi="Times New Roman" w:cs="Times New Roman"/>
            <w:color w:val="000000" w:themeColor="text1"/>
            <w:sz w:val="20"/>
            <w:szCs w:val="20"/>
          </w:rPr>
          <w:t>,</w:t>
        </w:r>
      </w:ins>
      <w:r w:rsidR="0076060B" w:rsidRPr="004758A9">
        <w:rPr>
          <w:rFonts w:ascii="Times New Roman" w:hAnsi="Times New Roman" w:cs="Times New Roman"/>
          <w:color w:val="000000" w:themeColor="text1"/>
          <w:sz w:val="20"/>
          <w:szCs w:val="20"/>
        </w:rPr>
        <w:t xml:space="preserve"> </w:t>
      </w:r>
      <w:r w:rsidR="00E37919" w:rsidRPr="004758A9">
        <w:rPr>
          <w:rFonts w:ascii="Times New Roman" w:hAnsi="Times New Roman" w:cs="Times New Roman"/>
          <w:color w:val="000000" w:themeColor="text1"/>
          <w:sz w:val="20"/>
          <w:szCs w:val="20"/>
        </w:rPr>
        <w:t>upwards to the Iceland Sea</w:t>
      </w:r>
      <w:ins w:id="188" w:author="Fossum, Kirsten" w:date="2025-01-09T12:54:00Z">
        <w:r w:rsidR="0054599D">
          <w:rPr>
            <w:rFonts w:ascii="Times New Roman" w:hAnsi="Times New Roman" w:cs="Times New Roman"/>
            <w:color w:val="000000" w:themeColor="text1"/>
            <w:sz w:val="20"/>
            <w:szCs w:val="20"/>
          </w:rPr>
          <w:t>,</w:t>
        </w:r>
      </w:ins>
      <w:r w:rsidR="0014135C" w:rsidRPr="004758A9">
        <w:rPr>
          <w:rFonts w:ascii="Times New Roman" w:hAnsi="Times New Roman" w:cs="Times New Roman"/>
          <w:color w:val="000000" w:themeColor="text1"/>
          <w:sz w:val="20"/>
          <w:szCs w:val="20"/>
        </w:rPr>
        <w:t xml:space="preserve"> </w:t>
      </w:r>
      <w:del w:id="189" w:author="Fossum, Kirsten" w:date="2025-01-09T12:54:00Z">
        <w:r w:rsidR="0014135C" w:rsidRPr="004758A9" w:rsidDel="0054599D">
          <w:rPr>
            <w:rFonts w:ascii="Times New Roman" w:hAnsi="Times New Roman" w:cs="Times New Roman"/>
            <w:color w:val="000000" w:themeColor="text1"/>
            <w:sz w:val="20"/>
            <w:szCs w:val="20"/>
          </w:rPr>
          <w:delText xml:space="preserve">south </w:delText>
        </w:r>
      </w:del>
      <w:ins w:id="190" w:author="Fossum, Kirsten" w:date="2025-01-09T12:54:00Z">
        <w:r w:rsidR="0054599D">
          <w:rPr>
            <w:rFonts w:ascii="Times New Roman" w:hAnsi="Times New Roman" w:cs="Times New Roman"/>
            <w:color w:val="000000" w:themeColor="text1"/>
            <w:sz w:val="20"/>
            <w:szCs w:val="20"/>
          </w:rPr>
          <w:t>s</w:t>
        </w:r>
        <w:r w:rsidR="0054599D" w:rsidRPr="004758A9">
          <w:rPr>
            <w:rFonts w:ascii="Times New Roman" w:hAnsi="Times New Roman" w:cs="Times New Roman"/>
            <w:color w:val="000000" w:themeColor="text1"/>
            <w:sz w:val="20"/>
            <w:szCs w:val="20"/>
          </w:rPr>
          <w:t xml:space="preserve">outh </w:t>
        </w:r>
      </w:ins>
      <w:r w:rsidR="0014135C" w:rsidRPr="004758A9">
        <w:rPr>
          <w:rFonts w:ascii="Times New Roman" w:hAnsi="Times New Roman" w:cs="Times New Roman"/>
          <w:color w:val="000000" w:themeColor="text1"/>
          <w:sz w:val="20"/>
          <w:szCs w:val="20"/>
        </w:rPr>
        <w:t>of Jan Mayen</w:t>
      </w:r>
      <w:r w:rsidR="00E87848" w:rsidRPr="004758A9">
        <w:rPr>
          <w:rFonts w:ascii="Times New Roman" w:hAnsi="Times New Roman" w:cs="Times New Roman"/>
          <w:color w:val="000000" w:themeColor="text1"/>
          <w:sz w:val="20"/>
          <w:szCs w:val="20"/>
        </w:rPr>
        <w:t>.</w:t>
      </w:r>
      <w:r w:rsidR="006D2176" w:rsidRPr="004758A9">
        <w:rPr>
          <w:rFonts w:ascii="Times New Roman" w:hAnsi="Times New Roman" w:cs="Times New Roman"/>
          <w:color w:val="000000" w:themeColor="text1"/>
          <w:sz w:val="20"/>
          <w:szCs w:val="20"/>
        </w:rPr>
        <w:t xml:space="preserve"> MO-OOA is</w:t>
      </w:r>
      <w:r w:rsidR="00247E19" w:rsidRPr="004758A9">
        <w:rPr>
          <w:rFonts w:ascii="Times New Roman" w:hAnsi="Times New Roman" w:cs="Times New Roman"/>
          <w:color w:val="000000" w:themeColor="text1"/>
          <w:sz w:val="20"/>
          <w:szCs w:val="20"/>
        </w:rPr>
        <w:t xml:space="preserve"> otherwise</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ubiquitous and shows contributions over the Newfoundland, Labrador</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 xml:space="preserve">and Iceland basins as well as other </w:t>
      </w:r>
      <w:r w:rsidR="0076060B" w:rsidRPr="004758A9">
        <w:rPr>
          <w:rFonts w:ascii="Times New Roman" w:hAnsi="Times New Roman" w:cs="Times New Roman"/>
          <w:color w:val="000000" w:themeColor="text1"/>
          <w:sz w:val="20"/>
          <w:szCs w:val="20"/>
        </w:rPr>
        <w:t>areas. O</w:t>
      </w:r>
      <w:r w:rsidR="00757C6D" w:rsidRPr="004758A9">
        <w:rPr>
          <w:rFonts w:ascii="Times New Roman" w:hAnsi="Times New Roman" w:cs="Times New Roman"/>
          <w:color w:val="000000" w:themeColor="text1"/>
          <w:sz w:val="20"/>
          <w:szCs w:val="20"/>
          <w:vertAlign w:val="subscript"/>
        </w:rPr>
        <w:t>3</w:t>
      </w:r>
      <w:r w:rsidR="00757C6D"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757C6D" w:rsidRPr="004758A9">
        <w:rPr>
          <w:rFonts w:ascii="Times New Roman" w:hAnsi="Times New Roman" w:cs="Times New Roman"/>
          <w:color w:val="000000" w:themeColor="text1"/>
          <w:sz w:val="20"/>
          <w:szCs w:val="20"/>
        </w:rPr>
        <w:t xml:space="preserve">-B) </w:t>
      </w:r>
      <w:r w:rsidR="009C0EB9" w:rsidRPr="004758A9">
        <w:rPr>
          <w:rFonts w:ascii="Times New Roman" w:hAnsi="Times New Roman" w:cs="Times New Roman"/>
          <w:color w:val="000000" w:themeColor="text1"/>
          <w:sz w:val="20"/>
          <w:szCs w:val="20"/>
        </w:rPr>
        <w:t xml:space="preserve">shared </w:t>
      </w:r>
      <w:r w:rsidR="00AF5ADE" w:rsidRPr="004758A9">
        <w:rPr>
          <w:rFonts w:ascii="Times New Roman" w:hAnsi="Times New Roman" w:cs="Times New Roman"/>
          <w:color w:val="000000" w:themeColor="text1"/>
          <w:sz w:val="20"/>
          <w:szCs w:val="20"/>
        </w:rPr>
        <w:t>similar</w:t>
      </w:r>
      <w:r w:rsidR="00757C6D" w:rsidRPr="004758A9">
        <w:rPr>
          <w:rFonts w:ascii="Times New Roman" w:hAnsi="Times New Roman" w:cs="Times New Roman"/>
          <w:color w:val="000000" w:themeColor="text1"/>
          <w:sz w:val="20"/>
          <w:szCs w:val="20"/>
        </w:rPr>
        <w:t xml:space="preserve"> </w:t>
      </w:r>
      <w:r w:rsidR="00AF5ADE" w:rsidRPr="004758A9">
        <w:rPr>
          <w:rFonts w:ascii="Times New Roman" w:hAnsi="Times New Roman" w:cs="Times New Roman"/>
          <w:color w:val="000000" w:themeColor="text1"/>
          <w:sz w:val="20"/>
          <w:szCs w:val="20"/>
        </w:rPr>
        <w:t xml:space="preserve">origin </w:t>
      </w:r>
      <w:r w:rsidR="00757C6D" w:rsidRPr="004758A9">
        <w:rPr>
          <w:rFonts w:ascii="Times New Roman" w:hAnsi="Times New Roman" w:cs="Times New Roman"/>
          <w:color w:val="000000" w:themeColor="text1"/>
          <w:sz w:val="20"/>
          <w:szCs w:val="20"/>
        </w:rPr>
        <w:t>as MO-OOA further confirming its</w:t>
      </w:r>
      <w:r w:rsidR="00C54F79" w:rsidRPr="004758A9">
        <w:rPr>
          <w:rFonts w:ascii="Times New Roman" w:hAnsi="Times New Roman" w:cs="Times New Roman"/>
          <w:color w:val="000000" w:themeColor="text1"/>
          <w:sz w:val="20"/>
          <w:szCs w:val="20"/>
        </w:rPr>
        <w:t xml:space="preserve"> </w:t>
      </w:r>
      <w:r w:rsidR="00757C6D" w:rsidRPr="004758A9">
        <w:rPr>
          <w:rFonts w:ascii="Times New Roman" w:hAnsi="Times New Roman" w:cs="Times New Roman"/>
          <w:color w:val="000000" w:themeColor="text1"/>
          <w:sz w:val="20"/>
          <w:szCs w:val="20"/>
        </w:rPr>
        <w:t>role in MO-OOA formation.</w:t>
      </w:r>
      <w:r w:rsidR="00247E19" w:rsidRPr="004758A9">
        <w:rPr>
          <w:rFonts w:ascii="Times New Roman" w:hAnsi="Times New Roman" w:cs="Times New Roman"/>
          <w:color w:val="000000" w:themeColor="text1"/>
          <w:sz w:val="20"/>
          <w:szCs w:val="20"/>
        </w:rPr>
        <w:t xml:space="preserve"> Overall, </w:t>
      </w:r>
      <w:r w:rsidR="00247E19" w:rsidRPr="004758A9">
        <w:rPr>
          <w:rFonts w:ascii="Times New Roman" w:hAnsi="Times New Roman" w:cs="Times New Roman"/>
          <w:sz w:val="20"/>
          <w:szCs w:val="20"/>
        </w:rPr>
        <w:t xml:space="preserve">we observe </w:t>
      </w:r>
      <w:r w:rsidR="00247E19" w:rsidRPr="004758A9">
        <w:rPr>
          <w:rFonts w:ascii="Times New Roman" w:hAnsi="Times New Roman" w:cs="Times New Roman"/>
          <w:color w:val="000000" w:themeColor="text1"/>
          <w:sz w:val="20"/>
          <w:szCs w:val="20"/>
        </w:rPr>
        <w:t xml:space="preserve">aged polar air masses eventually flowing from </w:t>
      </w:r>
      <w:r w:rsidR="004511D1" w:rsidRPr="004758A9">
        <w:rPr>
          <w:rFonts w:ascii="Times New Roman" w:hAnsi="Times New Roman" w:cs="Times New Roman"/>
          <w:color w:val="000000" w:themeColor="text1"/>
          <w:sz w:val="20"/>
          <w:szCs w:val="20"/>
        </w:rPr>
        <w:t>Greenland to MHD</w:t>
      </w:r>
      <w:r w:rsidR="00247E19" w:rsidRPr="004758A9">
        <w:rPr>
          <w:rFonts w:ascii="Times New Roman" w:hAnsi="Times New Roman" w:cs="Times New Roman"/>
          <w:color w:val="000000" w:themeColor="text1"/>
          <w:sz w:val="20"/>
          <w:szCs w:val="20"/>
        </w:rPr>
        <w:t xml:space="preserve">. The sustained blockade and aging of air masses over Greenland is known and attributed to summertime high-pressure systems surrounding this region influenced by Arctic amplification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{"citationID":"6L6MQrcT","properties":{"formattedCitation":"(Pettersen et al., 2022; Preece et al., 2023)","plainCitation":"(Pettersen et al., 2022; Preece et al., 2023)","noteIndex":0},"citationItems":[{"id":4322,"uris":["http://zotero.org/groups/3856298/items/KPD5CBL7"],"itemData":{"id":4322,"type":"article-journal","abstract":"Abstract\n            The Greenland Ice Sheet (GrIS) is losing mass at an increasing rate yet mass gain from snowfall still exceeds the loss attri</w:instrText>
      </w:r>
      <w:r w:rsidR="00001419">
        <w:rPr>
          <w:rFonts w:ascii="Times New Roman" w:hAnsi="Times New Roman" w:cs="Times New Roman" w:hint="eastAsia"/>
          <w:color w:val="000000" w:themeColor="text1"/>
          <w:sz w:val="20"/>
          <w:szCs w:val="20"/>
        </w:rPr>
        <w:instrText>buted to surface melt processes on an annual basis. This work assesses the relationship between persistent atmospheric blocking across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and enhanced precipitation processes over the central GrIS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and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Results show that the vast majority of snowfall events in the central GrIS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snowfall events are produced primarily by mixed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(88%) and are linked to a persistent blocking anticycl</w:instrText>
      </w:r>
      <w:r w:rsidR="00001419">
        <w:rPr>
          <w:rFonts w:ascii="Times New Roman" w:hAnsi="Times New Roman" w:cs="Times New Roman"/>
          <w:color w:val="000000" w:themeColor="text1"/>
          <w:sz w:val="20"/>
          <w:szCs w:val="20"/>
        </w:rPr>
        <w:instrText>one over southern Greenland (84%). The blocking anticyclone slowly advects warm, moist air masses into western and southern Greenland, with positive temperature and water vapor anomalies that intensify over the central GrIS. A zonal integrated water vapor</w:instrText>
      </w:r>
      <w:r w:rsidR="00001419">
        <w:rPr>
          <w:rFonts w:ascii="Times New Roman" w:hAnsi="Times New Roman" w:cs="Times New Roman" w:hint="eastAsia"/>
          <w:color w:val="000000" w:themeColor="text1"/>
          <w:sz w:val="20"/>
          <w:szCs w:val="20"/>
        </w:rPr>
        <w:instrText xml:space="preserve"> transport pattern south of Greenland indicates a southern shift of the North Atlantic storm track associated with the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latitude blocking. In contrast, snowfall events during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are largely produced by ice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(85%) and are as</w:instrText>
      </w:r>
      <w:r w:rsidR="00001419">
        <w:rPr>
          <w:rFonts w:ascii="Times New Roman" w:hAnsi="Times New Roman" w:cs="Times New Roman"/>
          <w:color w:val="000000" w:themeColor="text1"/>
          <w:sz w:val="20"/>
          <w:szCs w:val="20"/>
        </w:rPr>
        <w:instrText>sociated with a blocking anticyclone over the Nordic Seas and blocked flow over northern Europe (78%). The blocking anticyclone deflects the westerly North Atlantic storm track poleward and enables the rapid transport of warm, moist air masses up the stee</w:instrText>
      </w:r>
      <w:r w:rsidR="00001419">
        <w:rPr>
          <w:rFonts w:ascii="Times New Roman" w:hAnsi="Times New Roman" w:cs="Times New Roman" w:hint="eastAsia"/>
          <w:color w:val="000000" w:themeColor="text1"/>
          <w:sz w:val="20"/>
          <w:szCs w:val="20"/>
        </w:rPr>
        <w:instrText>p southeastern edge of the GrIS, with positive temperature and water vapor anomalies to the east and southeast of Greenland.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climate model projections.\n          , \n            Plain Language Summary\n            The Greenland Ice Sheet gains mass primarily through snowfall processes. However,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dynamics leading to snowfall atop the high plateau of central Greenland are not well understood. This study demonstrates that blocking of the mean atmospheric flow by persistent and stationary anticyclones in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is key in the steering and advection of warm, moist air masses toward central Greenland.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is associated with 84% of summer snowfall events over central Greenland and 78% of autumn snowfall events. We find that the location of the blocked flow, the routes of the warm, moist air masses, and the snowfall processes are seasonally dependent.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General Circulation Models.\n          , \n            Key Points\n            \n              \n                \n                  The vast majority of enhanced snowfall events observed in central Greenland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Atlantic blocking\n         </w:instrText>
      </w:r>
      <w:r w:rsidR="00001419">
        <w:rPr>
          <w:rFonts w:ascii="Times New Roman" w:hAnsi="Times New Roman" w:cs="Times New Roman"/>
          <w:color w:val="000000" w:themeColor="text1"/>
          <w:sz w:val="20"/>
          <w:szCs w:val="20"/>
        </w:rPr>
        <w:instrText xml:space="preserve">       \n                \n                  In summer, snowfall is linked to blocking anticyclones over southern Greenland and the advection of warm, moist air from the west\n                \n                \n                  In autumn, snowfall is linked to blocking anticyclones in the Nordic Seas, which steer storms toward southeast Greenland","container-title":"Journal of Geophysical Research: Atmospheres","DOI":"10.1029/2021JD035776","ISSN":"2169-897X, 2169-8996","issue":"6","journalAbbreviation":</w:instrText>
      </w:r>
      <w:r w:rsidR="00001419">
        <w:rPr>
          <w:rFonts w:ascii="Times New Roman" w:hAnsi="Times New Roman" w:cs="Times New Roman" w:hint="eastAsia"/>
          <w:color w:val="000000" w:themeColor="text1"/>
          <w:sz w:val="20"/>
          <w:szCs w:val="20"/>
        </w:rPr>
        <w:instrText>"JGR Atmospheres","language":"en","page":"e2021JD035776","source":"DOI.org (Crossref)","title":"The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in Central Greenland","volume":"127","author":[{"family":"Pettersen","given":"Claire"},{"fami</w:instrText>
      </w:r>
      <w:r w:rsidR="00001419">
        <w:rPr>
          <w:rFonts w:ascii="Times New Roman" w:hAnsi="Times New Roman" w:cs="Times New Roman"/>
          <w:color w:val="000000" w:themeColor="text1"/>
          <w:sz w:val="20"/>
          <w:szCs w:val="20"/>
        </w:rPr>
        <w:instrText xml:space="preserve">ly":"Henderson","given":"Stephanie A."},{"family":"Mattingly","given":"Kyle S."},{"family":"Bennartz","given":"Ralf"},{"family":"Breeden","given":"Melissa L."}],"issued":{"date-parts":[["2022",3,27]]},"citation-key":"pettersenCriticalRoleEuro2022"}},{"id":2443,"uris":["http://zotero.org/groups/3856298/items/L9WEZWPK"],"itemData":{"id":2443,"type":"article-journal","abstract":"Abstract\n            The exceptional atmospheric conditions that have accelerated Greenland Ice Sheet mass loss in recent decades have been repeatedly recognized as a possible dynamical response to Arctic amplification. Here, we present evidence of two potentially synergistic mechanisms linking high-latitude warming to the observed increase in Greenland blocking. Consistent with a prominent hypothesis associating Arctic amplification and persistent weather extremes, we show that the summer atmospheric circulation over the North Atlantic has become wavier and link this wavier flow to more prevalent Greenland blocking. While a concomitant decline in terrestrial snow cover has likely contributed to this mechanism by further amplifying warming at high latitudes, we also show that there is a direct stationary Rossby wave response to low spring North American snow cover that enforces an anomalous anticyclone over Greenland, thus helping to anchor the ridge over Greenland in this wavier atmospheric state.","container-title":"Nature Communications","DOI":"10.1038/s41467-023-39466-6","ISSN":"2041-1723","issue":"1","journalAbbreviation":"Nat Commun","language":"en","page":"3759","source":"DOI.org (Crossref)","title":"Summer atmospheric circulation over Greenland in response to Arctic amplification and diminished spring snow cover","volume":"14","author":[{"family":"Preece","given":"Jonathon R."},{"family":"Mote","given":"Thomas L."},{"family":"Cohen","given":"Judah"},{"family":"Wachowicz","given":"Lori J."},{"family":"Knox","given":"John A."},{"family":"Tedesco","given":"Marco"},{"family":"Kooperman","given":"Gabriel J."}],"issued":{"date-parts":[["2023",6,23]]},"citation-key":"preeceSummerAtmosphericCirculation2023"}}],"schema":"https://github.com/citation-style-language/schema/raw/master/csl-citation.json"}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(Pettersen et al., 2022; Preece et al., 2023)</w:t>
      </w:r>
      <w:r w:rsidR="008E07B3" w:rsidRPr="004758A9">
        <w:rPr>
          <w:rFonts w:ascii="Times New Roman" w:hAnsi="Times New Roman" w:cs="Times New Roman"/>
          <w:color w:val="000000" w:themeColor="text1"/>
          <w:sz w:val="20"/>
          <w:szCs w:val="20"/>
        </w:rPr>
        <w:fldChar w:fldCharType="end"/>
      </w:r>
      <w:r w:rsidR="007D0BEC" w:rsidRPr="004758A9">
        <w:rPr>
          <w:rFonts w:ascii="Times New Roman" w:hAnsi="Times New Roman" w:cs="Times New Roman"/>
          <w:color w:val="000000" w:themeColor="text1"/>
          <w:sz w:val="20"/>
          <w:szCs w:val="20"/>
        </w:rPr>
        <w:t xml:space="preserve"> </w:t>
      </w:r>
      <w:r w:rsidR="00247E19" w:rsidRPr="004758A9">
        <w:rPr>
          <w:rFonts w:ascii="Times New Roman" w:hAnsi="Times New Roman" w:cs="Times New Roman"/>
          <w:color w:val="000000" w:themeColor="text1"/>
          <w:sz w:val="20"/>
          <w:szCs w:val="20"/>
        </w:rPr>
        <w:t>where</w:t>
      </w:r>
      <w:ins w:id="191" w:author="Fossum, Kirsten" w:date="2025-01-09T12:53:00Z">
        <w:r w:rsidR="0054599D">
          <w:rPr>
            <w:rFonts w:ascii="Times New Roman" w:hAnsi="Times New Roman" w:cs="Times New Roman"/>
            <w:color w:val="000000" w:themeColor="text1"/>
            <w:sz w:val="20"/>
            <w:szCs w:val="20"/>
          </w:rPr>
          <w:t xml:space="preserve"> the</w:t>
        </w:r>
      </w:ins>
      <w:r w:rsidR="00247E19" w:rsidRPr="004758A9">
        <w:rPr>
          <w:rFonts w:ascii="Times New Roman" w:hAnsi="Times New Roman" w:cs="Times New Roman"/>
          <w:color w:val="000000" w:themeColor="text1"/>
          <w:sz w:val="20"/>
          <w:szCs w:val="20"/>
        </w:rPr>
        <w:t xml:space="preserve"> Irminger </w:t>
      </w:r>
      <w:del w:id="192" w:author="Fossum, Kirsten" w:date="2025-01-09T12:54:00Z">
        <w:r w:rsidR="00247E19" w:rsidRPr="004758A9" w:rsidDel="0054599D">
          <w:rPr>
            <w:rFonts w:ascii="Times New Roman" w:hAnsi="Times New Roman" w:cs="Times New Roman"/>
            <w:color w:val="000000" w:themeColor="text1"/>
            <w:sz w:val="20"/>
            <w:szCs w:val="20"/>
          </w:rPr>
          <w:delText xml:space="preserve">current </w:delText>
        </w:r>
      </w:del>
      <w:ins w:id="193" w:author="Fossum, Kirsten" w:date="2025-01-09T12:54:00Z">
        <w:r w:rsidR="0054599D">
          <w:rPr>
            <w:rFonts w:ascii="Times New Roman" w:hAnsi="Times New Roman" w:cs="Times New Roman"/>
            <w:color w:val="000000" w:themeColor="text1"/>
            <w:sz w:val="20"/>
            <w:szCs w:val="20"/>
          </w:rPr>
          <w:t>C</w:t>
        </w:r>
        <w:r w:rsidR="0054599D" w:rsidRPr="004758A9">
          <w:rPr>
            <w:rFonts w:ascii="Times New Roman" w:hAnsi="Times New Roman" w:cs="Times New Roman"/>
            <w:color w:val="000000" w:themeColor="text1"/>
            <w:sz w:val="20"/>
            <w:szCs w:val="20"/>
          </w:rPr>
          <w:t xml:space="preserve">urrent </w:t>
        </w:r>
      </w:ins>
      <w:r w:rsidR="00247E19" w:rsidRPr="004758A9">
        <w:rPr>
          <w:rFonts w:ascii="Times New Roman" w:hAnsi="Times New Roman" w:cs="Times New Roman"/>
          <w:color w:val="000000" w:themeColor="text1"/>
          <w:sz w:val="20"/>
          <w:szCs w:val="20"/>
        </w:rPr>
        <w:t xml:space="preserve">also acts as a hotspot for turbulent eddies and heat transport which might contribute to aerosol </w:t>
      </w:r>
      <w:r w:rsidR="00F5776A" w:rsidRPr="004758A9">
        <w:rPr>
          <w:rFonts w:ascii="Times New Roman" w:hAnsi="Times New Roman" w:cs="Times New Roman"/>
          <w:color w:val="000000" w:themeColor="text1"/>
          <w:sz w:val="20"/>
          <w:szCs w:val="20"/>
        </w:rPr>
        <w:t>nucleation</w:t>
      </w:r>
      <w:r w:rsidR="00247E19"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{"citationID":"o7glnHaV","properties":{"formattedCitation":"(Semper et al., 2022)","plainCitation":"(Semper et al., 2022)","noteIndex":0},"citationItems":[{"id":2442,"uris":["http://zotero.org/groups/3856298/items/M8GUH96U"],"itemData":{"id":2442,"type":"article-journal","abstract":"Abstract\n            \n              The North Icelandic Irminger Current (NIIC) flowing northward through Denmark Strait is the main source of salt and heat to the north Iceland shelf. We quan</w:instrText>
      </w:r>
      <w:r w:rsidR="00001419">
        <w:rPr>
          <w:rFonts w:ascii="Times New Roman" w:hAnsi="Times New Roman" w:cs="Times New Roman" w:hint="eastAsia"/>
          <w:color w:val="000000" w:themeColor="text1"/>
          <w:sz w:val="20"/>
          <w:szCs w:val="20"/>
        </w:rPr>
        <w:instrText>tify its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evolution using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resolution hydrographic/velocity survey north of Iceland that spans the entire shelf along with historical hydrographic measurements as well as data from satellites and surface drifters. The NIIC genera</w:instrText>
      </w:r>
      <w:r w:rsidR="00001419">
        <w:rPr>
          <w:rFonts w:ascii="Times New Roman" w:hAnsi="Times New Roman" w:cs="Times New Roman"/>
          <w:color w:val="000000" w:themeColor="text1"/>
          <w:sz w:val="20"/>
          <w:szCs w:val="20"/>
        </w:rPr>
        <w:instrText>lly follows the shelf break. Portions of the flow recirculate near Denmark Strait and the Kolbeinsey Ridge. The current's volume transport diminishes northeast of Iceland before it merges with the Atlantic Water inflow east of Iceland. The hydrographic pr</w:instrText>
      </w:r>
      <w:r w:rsidR="00001419">
        <w:rPr>
          <w:rFonts w:ascii="Times New Roman" w:hAnsi="Times New Roman" w:cs="Times New Roman" w:hint="eastAsia"/>
          <w:color w:val="000000" w:themeColor="text1"/>
          <w:sz w:val="20"/>
          <w:szCs w:val="20"/>
        </w:rPr>
        <w:instrText>operties of the current are modified along its entire pathway, predominantly because of lateral mixing with cold, fresh offshore waters rather than air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sea interaction. Progressing eastward, the NIIC cools and freshens by approximately 0.3</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C and 0.02</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0.03</w:instrText>
      </w:r>
      <w:r w:rsidR="00001419">
        <w:rPr>
          <w:rFonts w:ascii="Times New Roman" w:hAnsi="Times New Roman" w:cs="Times New Roman"/>
          <w:color w:val="000000" w:themeColor="text1"/>
          <w:sz w:val="20"/>
          <w:szCs w:val="20"/>
        </w:rPr>
        <w:instrText> g kg\n              −1\n              per 100 km, respectively, in both summer and winter. Dense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water formation on the shelf is limited, occurring only sporadically in the historical record. The hydrographic properties of this locally formed water match the lighter portion of the North Icelandic Jet (NIJ), which emerges northeast of Iceland and transports dense water toward Denmark Strait. In the region northeast of Iceland, the NIIC is prone to baroclinic instability. Enhanced eddy kinetic energy over the steep slope there suggests a dynamical link between eddies shed by the NIIC and the formation of the NIJ as previously hypothesized. Thus, while the NIIC rarely supplies the NIJ directly, it may be dynamically important for the overturning circulation in the Nordic Seas.\n            \n          , \n            Plain Language Summary\n            The North Icelandic Irminger Current (NIIC) impacts the Icelandic climate and ecosystem by transporting salt, heat, and nutrients onto the north Iceland shel</w:instrText>
      </w:r>
      <w:r w:rsidR="00001419">
        <w:rPr>
          <w:rFonts w:ascii="Times New Roman" w:hAnsi="Times New Roman" w:cs="Times New Roman" w:hint="eastAsia"/>
          <w:color w:val="000000" w:themeColor="text1"/>
          <w:sz w:val="20"/>
          <w:szCs w:val="20"/>
        </w:rPr>
        <w:instrText>f. It also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scale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overturning circulation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whereby warm water flowing northward in the surface layer is cooled, sinks, and returns to the south at depth. We use a multitude of observational data, including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w:instrText>
      </w:r>
      <w:r w:rsidR="00001419">
        <w:rPr>
          <w:rFonts w:ascii="Times New Roman" w:hAnsi="Times New Roman" w:cs="Times New Roman"/>
          <w:color w:val="000000" w:themeColor="text1"/>
          <w:sz w:val="20"/>
          <w:szCs w:val="20"/>
        </w:rPr>
        <w:instrText>n shipboard survey of temperature, salinity, and velocity that spans the entire north Iceland shelf to study changes in the NIIC's properties and transport along the current's pathway. The NIIC progresses clockwise along the edge of the shelf around north Iceland. It cools and freshens along the way as it mixes with offshore waters from the Iceland Sea. On the shelf, wintertime heat loss to the atmosphere also cools and densifies the water. However, these locally formed dense waters contribute very little</w:instrText>
      </w:r>
      <w:r w:rsidR="00001419">
        <w:rPr>
          <w:rFonts w:ascii="Times New Roman" w:hAnsi="Times New Roman" w:cs="Times New Roman" w:hint="eastAsia"/>
          <w:color w:val="000000" w:themeColor="text1"/>
          <w:sz w:val="20"/>
          <w:szCs w:val="20"/>
        </w:rPr>
        <w:instrText xml:space="preserve"> to the dense water that participates in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overturning circulation.\n          , \n            Key Points\n            \n              \n                \n                  While propagating clockwise around North Iceland, the North Icelandi</w:instrText>
      </w:r>
      <w:r w:rsidR="00001419">
        <w:rPr>
          <w:rFonts w:ascii="Times New Roman" w:hAnsi="Times New Roman" w:cs="Times New Roman"/>
          <w:color w:val="000000" w:themeColor="text1"/>
          <w:sz w:val="20"/>
          <w:szCs w:val="20"/>
        </w:rPr>
        <w:instrText xml:space="preserve">c Irminger Current cools and freshens mainly because of lateral mixing\n                \n                \n                  Baroclinic instabilities result in locally enhanced eddy kinetic energy over the slope northeast of Iceland\n                \n                \n                  Dense water is formed only sporadically on the north Iceland shelf; a significant contribution to the Denmark Strait overflow is unlikely","container-title":"Journal of Geophysical Research: Oceans","DOI":"10.1029/2021JC017700","ISSN":"2169-9275, 2169-9291","issue":"3","journalAbbreviation":"JGR Oceans","language":"en","page":"e2021JC017700","source":"DOI.org (Crossref)","title":"Evolution and Transformation of the North Icelandic Irminger Current Along the North Iceland Shelf","volume":"127","author":[{"family":"Semper","given":"Stefanie"},{"family":"Våge","given":"Kjetil"},{"family":"Pickart","given":"Robert S."},{"family":"Jónsson","given":"Steingrímur"},{"family":"Valdimarsson","given":"Héðinn"}],"issued":{"date-parts":[["2022",3]]},"citation-key":"semperEvolutionTransformationNorth2022"}}],"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(Semper et al., 2022)</w:t>
      </w:r>
      <w:r w:rsidR="008E07B3" w:rsidRPr="004758A9">
        <w:rPr>
          <w:rFonts w:ascii="Times New Roman" w:hAnsi="Times New Roman" w:cs="Times New Roman"/>
          <w:color w:val="000000" w:themeColor="text1"/>
          <w:sz w:val="20"/>
          <w:szCs w:val="20"/>
        </w:rPr>
        <w:fldChar w:fldCharType="end"/>
      </w:r>
      <w:r w:rsidR="00ED66CF" w:rsidRPr="004758A9">
        <w:rPr>
          <w:rFonts w:ascii="Times New Roman" w:hAnsi="Times New Roman" w:cs="Times New Roman"/>
          <w:color w:val="000000" w:themeColor="text1"/>
          <w:sz w:val="20"/>
          <w:szCs w:val="20"/>
        </w:rPr>
        <w:t>.</w:t>
      </w:r>
      <w:r w:rsidR="007D0BEC" w:rsidRPr="004758A9">
        <w:rPr>
          <w:rFonts w:ascii="Times New Roman" w:hAnsi="Times New Roman" w:cs="Times New Roman"/>
          <w:color w:val="000000" w:themeColor="text1"/>
          <w:sz w:val="20"/>
          <w:szCs w:val="20"/>
        </w:rPr>
        <w:t xml:space="preserve"> Here the presence of a blocking anticyclone transition </w:t>
      </w:r>
      <w:r w:rsidR="00C10363"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10</w:t>
      </w:r>
      <w:r w:rsidR="00C10363" w:rsidRPr="004758A9">
        <w:rPr>
          <w:rFonts w:ascii="Times New Roman" w:hAnsi="Times New Roman" w:cs="Times New Roman"/>
          <w:color w:val="000000" w:themeColor="text1"/>
          <w:sz w:val="20"/>
          <w:szCs w:val="20"/>
        </w:rPr>
        <w:t xml:space="preserve">) </w:t>
      </w:r>
      <w:r w:rsidR="007D0BEC" w:rsidRPr="004758A9">
        <w:rPr>
          <w:rFonts w:ascii="Times New Roman" w:hAnsi="Times New Roman" w:cs="Times New Roman"/>
          <w:color w:val="000000" w:themeColor="text1"/>
          <w:sz w:val="20"/>
          <w:szCs w:val="20"/>
        </w:rPr>
        <w:t>leading to reduced cloud cover and warm air advection might ultimately have contributed to an increase in aged SOA at the southern tip of Greenland possibly owing to its orography.</w:t>
      </w:r>
    </w:p>
    <w:p w14:paraId="20C7A9B5" w14:textId="33B35D90" w:rsidR="009E1316" w:rsidRPr="004758A9" w:rsidRDefault="003214FE"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Pr>
          <w:rFonts w:ascii="Times New Roman"/>
          <w:noProof/>
          <w:sz w:val="20"/>
          <w:lang w:val="en-IE" w:eastAsia="en-IE"/>
        </w:rPr>
        <w:lastRenderedPageBreak/>
        <w:drawing>
          <wp:inline distT="0" distB="0" distL="0" distR="0" wp14:anchorId="031931B0" wp14:editId="7893CE47">
            <wp:extent cx="5083493" cy="6085114"/>
            <wp:effectExtent l="0" t="0" r="3175" b="0"/>
            <wp:docPr id="975645054" name="Picture 3"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45054" name="Picture 3" descr="A group of graphs showing different types of data&#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280780" cy="6321273"/>
                    </a:xfrm>
                    <a:prstGeom prst="rect">
                      <a:avLst/>
                    </a:prstGeom>
                  </pic:spPr>
                </pic:pic>
              </a:graphicData>
            </a:graphic>
          </wp:inline>
        </w:drawing>
      </w:r>
    </w:p>
    <w:p w14:paraId="24CAF1B3" w14:textId="2106CCBE" w:rsidR="009E1316" w:rsidRPr="004758A9" w:rsidRDefault="009E1316" w:rsidP="009E1316">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 xml:space="preserve">Figure </w:t>
      </w:r>
      <w:r w:rsidR="006B053E" w:rsidRPr="004758A9">
        <w:rPr>
          <w:rFonts w:ascii="Times New Roman" w:hAnsi="Times New Roman" w:cs="Times New Roman"/>
          <w:b/>
          <w:bCs/>
          <w:sz w:val="20"/>
          <w:szCs w:val="20"/>
        </w:rPr>
        <w:t>6</w:t>
      </w:r>
      <w:r w:rsidRPr="004758A9">
        <w:rPr>
          <w:rFonts w:ascii="Times New Roman" w:hAnsi="Times New Roman" w:cs="Times New Roman"/>
          <w:b/>
          <w:bCs/>
          <w:sz w:val="20"/>
          <w:szCs w:val="20"/>
        </w:rPr>
        <w:t xml:space="preserve">. </w:t>
      </w:r>
      <w:r w:rsidR="00E63D6E" w:rsidRPr="004758A9">
        <w:rPr>
          <w:rFonts w:ascii="Times New Roman" w:hAnsi="Times New Roman" w:cs="Times New Roman"/>
          <w:b/>
          <w:bCs/>
          <w:sz w:val="20"/>
          <w:szCs w:val="20"/>
        </w:rPr>
        <w:t xml:space="preserve">Time averaged maps (0.67 x 1.25 deg) over 2015-Aug, Region 59W, 37N, 34E, 82N of dominant phytoplankton </w:t>
      </w:r>
      <w:r w:rsidR="00E60700" w:rsidRPr="004758A9">
        <w:rPr>
          <w:rFonts w:ascii="Times New Roman" w:hAnsi="Times New Roman" w:cs="Times New Roman"/>
          <w:b/>
          <w:bCs/>
          <w:sz w:val="20"/>
          <w:szCs w:val="20"/>
        </w:rPr>
        <w:t>groups</w:t>
      </w:r>
      <w:r w:rsidR="00E63D6E" w:rsidRPr="004758A9">
        <w:rPr>
          <w:rFonts w:ascii="Times New Roman" w:hAnsi="Times New Roman" w:cs="Times New Roman"/>
          <w:b/>
          <w:bCs/>
          <w:sz w:val="20"/>
          <w:szCs w:val="20"/>
        </w:rPr>
        <w:t xml:space="preserve"> from NOBM Model data (Rousseaux</w:t>
      </w:r>
      <w:r w:rsidR="00406ABB" w:rsidRPr="004758A9">
        <w:rPr>
          <w:rFonts w:ascii="Times New Roman" w:hAnsi="Times New Roman" w:cs="Times New Roman"/>
          <w:b/>
          <w:bCs/>
          <w:sz w:val="20"/>
          <w:szCs w:val="20"/>
        </w:rPr>
        <w:t xml:space="preserve"> </w:t>
      </w:r>
      <w:r w:rsidR="00485B74" w:rsidRPr="004758A9">
        <w:rPr>
          <w:rFonts w:ascii="Times New Roman" w:hAnsi="Times New Roman" w:cs="Times New Roman"/>
          <w:b/>
          <w:bCs/>
          <w:i/>
          <w:sz w:val="20"/>
          <w:szCs w:val="20"/>
        </w:rPr>
        <w:t>et al</w:t>
      </w:r>
      <w:r w:rsidR="00406ABB" w:rsidRPr="004758A9">
        <w:rPr>
          <w:rFonts w:ascii="Times New Roman" w:hAnsi="Times New Roman" w:cs="Times New Roman"/>
          <w:b/>
          <w:bCs/>
          <w:sz w:val="20"/>
          <w:szCs w:val="20"/>
        </w:rPr>
        <w:t>.</w:t>
      </w:r>
      <w:r w:rsidR="00E63D6E" w:rsidRPr="004758A9">
        <w:rPr>
          <w:rFonts w:ascii="Times New Roman" w:hAnsi="Times New Roman" w:cs="Times New Roman"/>
          <w:b/>
          <w:bCs/>
          <w:sz w:val="20"/>
          <w:szCs w:val="20"/>
        </w:rPr>
        <w:t xml:space="preserve"> 2017; Buchard </w:t>
      </w:r>
      <w:r w:rsidR="00485B74" w:rsidRPr="004758A9">
        <w:rPr>
          <w:rFonts w:ascii="Times New Roman" w:hAnsi="Times New Roman" w:cs="Times New Roman"/>
          <w:b/>
          <w:bCs/>
          <w:i/>
          <w:sz w:val="20"/>
          <w:szCs w:val="20"/>
        </w:rPr>
        <w:t>et al</w:t>
      </w:r>
      <w:r w:rsidR="00E63D6E" w:rsidRPr="004758A9">
        <w:rPr>
          <w:rFonts w:ascii="Times New Roman" w:hAnsi="Times New Roman" w:cs="Times New Roman"/>
          <w:b/>
          <w:bCs/>
          <w:sz w:val="20"/>
          <w:szCs w:val="20"/>
        </w:rPr>
        <w:t>. 2017) and corresponding lagged crossed correlations for MSA-OA (red) and PMOA (blue) against A) Diatoms B) Coccolithophores, C) Chlorophytes and D) Cyanobacteria</w:t>
      </w:r>
      <w:del w:id="194" w:author="Fossum, Kirsten" w:date="2025-01-09T12:56:00Z">
        <w:r w:rsidR="00E63D6E" w:rsidRPr="004758A9" w:rsidDel="0054599D">
          <w:rPr>
            <w:rFonts w:ascii="Times New Roman" w:hAnsi="Times New Roman" w:cs="Times New Roman"/>
            <w:b/>
            <w:bCs/>
            <w:sz w:val="20"/>
            <w:szCs w:val="20"/>
          </w:rPr>
          <w:delText xml:space="preserve"> </w:delText>
        </w:r>
      </w:del>
      <w:ins w:id="195" w:author="Fossum, Kirsten" w:date="2025-01-09T12:57:00Z">
        <w:r w:rsidR="0054599D">
          <w:rPr>
            <w:rFonts w:ascii="Times New Roman" w:hAnsi="Times New Roman" w:cs="Times New Roman"/>
            <w:b/>
            <w:bCs/>
            <w:sz w:val="20"/>
            <w:szCs w:val="20"/>
          </w:rPr>
          <w:t xml:space="preserve">. The </w:t>
        </w:r>
      </w:ins>
      <w:del w:id="196" w:author="Fossum, Kirsten" w:date="2025-01-09T12:57:00Z">
        <w:r w:rsidR="00E63D6E" w:rsidRPr="004758A9" w:rsidDel="0054599D">
          <w:rPr>
            <w:rFonts w:ascii="Times New Roman" w:hAnsi="Times New Roman" w:cs="Times New Roman"/>
            <w:b/>
            <w:bCs/>
            <w:sz w:val="20"/>
            <w:szCs w:val="20"/>
          </w:rPr>
          <w:delText>:</w:delText>
        </w:r>
      </w:del>
      <w:r w:rsidR="00E63D6E" w:rsidRPr="004758A9">
        <w:rPr>
          <w:rFonts w:ascii="Times New Roman" w:hAnsi="Times New Roman" w:cs="Times New Roman"/>
          <w:b/>
          <w:bCs/>
          <w:sz w:val="20"/>
          <w:szCs w:val="20"/>
        </w:rPr>
        <w:t>blue and red shaded areas correspond to maximum significant crossed-correlations extracted from the autocorrelation function (ACF)</w:t>
      </w:r>
      <w:del w:id="197" w:author="Fossum, Kirsten" w:date="2025-01-09T12:57:00Z">
        <w:r w:rsidR="00E63D6E" w:rsidRPr="004758A9" w:rsidDel="0054599D">
          <w:rPr>
            <w:rFonts w:ascii="Times New Roman" w:hAnsi="Times New Roman" w:cs="Times New Roman"/>
            <w:b/>
            <w:bCs/>
            <w:sz w:val="20"/>
            <w:szCs w:val="20"/>
          </w:rPr>
          <w:delText xml:space="preserve"> </w:delText>
        </w:r>
      </w:del>
      <w:r w:rsidR="00E63D6E" w:rsidRPr="004758A9">
        <w:rPr>
          <w:rFonts w:ascii="Times New Roman" w:hAnsi="Times New Roman" w:cs="Times New Roman"/>
          <w:b/>
          <w:bCs/>
          <w:sz w:val="20"/>
          <w:szCs w:val="20"/>
        </w:rPr>
        <w:t xml:space="preserve"> 95% criteria.</w:t>
      </w:r>
    </w:p>
    <w:p w14:paraId="1EE8D915" w14:textId="7210A8B7" w:rsidR="00442418" w:rsidRPr="004758A9" w:rsidRDefault="0014135C"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br/>
      </w:r>
      <w:r w:rsidR="002D43CB" w:rsidRPr="004758A9">
        <w:rPr>
          <w:rFonts w:ascii="Times New Roman" w:hAnsi="Times New Roman" w:cs="Times New Roman"/>
          <w:color w:val="000000" w:themeColor="text1"/>
          <w:sz w:val="20"/>
          <w:szCs w:val="20"/>
        </w:rPr>
        <w:t>MSA-OA</w:t>
      </w:r>
      <w:r w:rsidR="00867D38"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867D38" w:rsidRPr="004758A9">
        <w:rPr>
          <w:rFonts w:ascii="Times New Roman" w:hAnsi="Times New Roman" w:cs="Times New Roman"/>
          <w:color w:val="000000" w:themeColor="text1"/>
          <w:sz w:val="20"/>
          <w:szCs w:val="20"/>
        </w:rPr>
        <w:t>-C)</w:t>
      </w:r>
      <w:r w:rsidR="002D43CB" w:rsidRPr="004758A9">
        <w:rPr>
          <w:rFonts w:ascii="Times New Roman" w:hAnsi="Times New Roman" w:cs="Times New Roman"/>
          <w:color w:val="000000" w:themeColor="text1"/>
          <w:sz w:val="20"/>
          <w:szCs w:val="20"/>
        </w:rPr>
        <w:t xml:space="preserve"> </w:t>
      </w:r>
      <w:r w:rsidR="00F02022" w:rsidRPr="004758A9">
        <w:rPr>
          <w:rFonts w:ascii="Times New Roman" w:hAnsi="Times New Roman" w:cs="Times New Roman"/>
          <w:color w:val="000000" w:themeColor="text1"/>
          <w:sz w:val="20"/>
          <w:szCs w:val="20"/>
        </w:rPr>
        <w:t xml:space="preserve">main </w:t>
      </w:r>
      <w:r w:rsidR="002D43CB" w:rsidRPr="004758A9">
        <w:rPr>
          <w:rFonts w:ascii="Times New Roman" w:hAnsi="Times New Roman" w:cs="Times New Roman"/>
          <w:color w:val="000000" w:themeColor="text1"/>
          <w:sz w:val="20"/>
          <w:szCs w:val="20"/>
        </w:rPr>
        <w:t xml:space="preserve">sources include the Iceland </w:t>
      </w:r>
      <w:r w:rsidR="00B02928" w:rsidRPr="004758A9">
        <w:rPr>
          <w:rFonts w:ascii="Times New Roman" w:hAnsi="Times New Roman" w:cs="Times New Roman"/>
          <w:color w:val="000000" w:themeColor="text1"/>
          <w:sz w:val="20"/>
          <w:szCs w:val="20"/>
        </w:rPr>
        <w:t xml:space="preserve">basin </w:t>
      </w:r>
      <w:r w:rsidR="00867D38" w:rsidRPr="004758A9">
        <w:rPr>
          <w:rFonts w:ascii="Times New Roman" w:hAnsi="Times New Roman" w:cs="Times New Roman"/>
          <w:color w:val="000000" w:themeColor="text1"/>
          <w:sz w:val="20"/>
          <w:szCs w:val="20"/>
        </w:rPr>
        <w:t xml:space="preserve">and more </w:t>
      </w:r>
      <w:r w:rsidR="00B02928" w:rsidRPr="004758A9">
        <w:rPr>
          <w:rFonts w:ascii="Times New Roman" w:hAnsi="Times New Roman" w:cs="Times New Roman"/>
          <w:color w:val="000000" w:themeColor="text1"/>
          <w:sz w:val="20"/>
          <w:szCs w:val="20"/>
        </w:rPr>
        <w:t>specifically the Iceland-Faroe Ridge</w:t>
      </w:r>
      <w:r w:rsidR="00867D38" w:rsidRPr="004758A9">
        <w:rPr>
          <w:rFonts w:ascii="Times New Roman" w:hAnsi="Times New Roman" w:cs="Times New Roman"/>
          <w:color w:val="000000" w:themeColor="text1"/>
          <w:sz w:val="20"/>
          <w:szCs w:val="20"/>
        </w:rPr>
        <w:t xml:space="preserve">. This is consistent with literature </w:t>
      </w:r>
      <w:r w:rsidR="00EF4522" w:rsidRPr="004758A9">
        <w:rPr>
          <w:rFonts w:ascii="Times New Roman" w:hAnsi="Times New Roman" w:cs="Times New Roman"/>
          <w:color w:val="000000" w:themeColor="text1"/>
          <w:sz w:val="20"/>
          <w:szCs w:val="20"/>
        </w:rPr>
        <w:t>highlighting</w:t>
      </w:r>
      <w:r w:rsidR="00755272" w:rsidRPr="004758A9">
        <w:rPr>
          <w:rFonts w:ascii="Times New Roman" w:hAnsi="Times New Roman" w:cs="Times New Roman"/>
          <w:color w:val="000000" w:themeColor="text1"/>
          <w:sz w:val="20"/>
          <w:szCs w:val="20"/>
        </w:rPr>
        <w:t xml:space="preserve"> the diversity of eukaryotic phytoplankton in the Icelandic marine environment </w:t>
      </w:r>
      <w:r w:rsidR="00A66F64" w:rsidRPr="004758A9">
        <w:rPr>
          <w:rFonts w:ascii="Times New Roman" w:hAnsi="Times New Roman" w:cs="Times New Roman"/>
          <w:color w:val="000000" w:themeColor="text1"/>
          <w:sz w:val="20"/>
          <w:szCs w:val="20"/>
        </w:rPr>
        <w:t>with</w:t>
      </w:r>
      <w:r w:rsidR="00B64F3C" w:rsidRPr="004758A9">
        <w:rPr>
          <w:rFonts w:ascii="Times New Roman" w:hAnsi="Times New Roman" w:cs="Times New Roman"/>
          <w:color w:val="000000" w:themeColor="text1"/>
          <w:sz w:val="20"/>
          <w:szCs w:val="20"/>
        </w:rPr>
        <w:t xml:space="preserve"> the haptophyte coccolithophore</w:t>
      </w:r>
      <w:r w:rsidR="00A66F64"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i/>
          <w:iCs/>
          <w:color w:val="000000" w:themeColor="text1"/>
          <w:sz w:val="20"/>
          <w:szCs w:val="20"/>
        </w:rPr>
        <w:t>Emiliania</w:t>
      </w:r>
      <w:r w:rsidR="00755272" w:rsidRPr="004758A9">
        <w:rPr>
          <w:rFonts w:ascii="Times New Roman" w:hAnsi="Times New Roman" w:cs="Times New Roman"/>
          <w:i/>
          <w:iCs/>
          <w:color w:val="000000" w:themeColor="text1"/>
          <w:sz w:val="20"/>
          <w:szCs w:val="20"/>
        </w:rPr>
        <w:t xml:space="preserve"> huxleyi </w:t>
      </w:r>
      <w:r w:rsidR="00755272" w:rsidRPr="004758A9">
        <w:rPr>
          <w:rFonts w:ascii="Times New Roman" w:hAnsi="Times New Roman" w:cs="Times New Roman"/>
          <w:color w:val="000000" w:themeColor="text1"/>
          <w:sz w:val="20"/>
          <w:szCs w:val="20"/>
        </w:rPr>
        <w:t>being dominant during summertime</w:t>
      </w:r>
      <w:r w:rsidR="006D2176"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{"citationID":"Cn0pGE90","properties":{"formattedCitation":"(Cerfonteyn et al., 2023)","plainCitation":"(Cerfonteyn et al., 2023)","noteIndex":0},"citationItems":[{"id":2435,"uris":["http://zotero.org/groups/3856298/items/DCRMCUM9"],"itemData":{"id":2435,"type":"article-journal","abstract":"Abstract\n            \n              Phytoplankton play a crucial role in the marine food web and are sensitive indicators of environmental change. Iceland is at the center of a contrasting hydrography, with cold Arctic water coming in from the north and warmer Atlantic water from the south, making this geographical location very sensitive to climate change. We used DNA metabarcoding to determine the biogeography of phytoplankton in this area of accelerating change. Seawater samples were collected in spring (2012–2018), summer (2017) and winter (2018) together with corresponding physico-chemical metadata around Iceland. Amplicon sequencing of the V4 region of the 18S rRNA gene indicates that eukaryotic phytoplankton community composition is different between the northern and southern water masses, with some genera completely absent from Polar Water masses.\n              Emiliania\n              was more dominant in the Atlantic-influenced waters and in summer, and\n              Phaeocystis\n              was more dominant in the colder, northern waters and in winter. The Chlorophyta picophytoplankton genus,\n              Micromonas\n              , was similarly dominant to the dominant diatom genus,\n              Chaetoceros\n              . This study presents an extensive dataset which can be linked with other 18s rRNA datasets for further investigation into the diversity and biogeography of marine protists in the North Atlantic.","container-title":"Scientific Reports","DOI":"10.1038/s41598-023-35537-2","ISSN":"2045-2322","issue":"1","journalAbbreviation":"Sci Rep","language":"en","page":"8519","source":"DOI.org (Crossref)","title":"The distribution and diversity of eukaryotic phytoplankton in the Icelandic marine environment","volume":"13","author":[{"family":"Cerfonteyn","given":"Mia"},{"family":"Groben","given":"René"},{"family":"Vaulot","given":"Daniel"},{"family":"Guðmundsson","given":"Kristinn"},{"family":"Vannier","given":"Pauline"},{"family":"Pérez-Hernández","given":"María Dolores"},{"family":"Marteinsson","given":"Viggó Þór"}],"issued":{"date-parts":[["2023",5,25]]},"citation-key":"cerfonteynDistributionDiversityEukaryotic2023"}}],"schema":"https://github.com/citation-style-language/schema/raw/master/csl-citation.json"}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(Cerfonteyn et al., 2023)</w:t>
      </w:r>
      <w:r w:rsidR="008E07B3" w:rsidRPr="004758A9">
        <w:rPr>
          <w:rFonts w:ascii="Times New Roman" w:hAnsi="Times New Roman" w:cs="Times New Roman"/>
          <w:color w:val="000000" w:themeColor="text1"/>
          <w:sz w:val="20"/>
          <w:szCs w:val="20"/>
        </w:rPr>
        <w:fldChar w:fldCharType="end"/>
      </w:r>
      <w:r w:rsidR="008E07B3" w:rsidRPr="004758A9">
        <w:rPr>
          <w:rFonts w:ascii="Times New Roman" w:hAnsi="Times New Roman" w:cs="Times New Roman"/>
          <w:color w:val="000000" w:themeColor="text1"/>
          <w:sz w:val="20"/>
          <w:szCs w:val="20"/>
        </w:rPr>
        <w:t xml:space="preserve"> </w:t>
      </w:r>
      <w:r w:rsidR="00DE058F" w:rsidRPr="004758A9">
        <w:rPr>
          <w:rFonts w:ascii="Times New Roman" w:hAnsi="Times New Roman" w:cs="Times New Roman"/>
          <w:color w:val="000000" w:themeColor="text1"/>
          <w:sz w:val="20"/>
          <w:szCs w:val="20"/>
        </w:rPr>
        <w:t xml:space="preserve">owing to nutrients transport by the North Atlantic Current acceleration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{"citationID":"dN6NaiYf","properties":{"formattedCitation":"(Oziel et al., 2020)","plainCitation":"(Oziel et al., 2020)","noteIndex":0},"citationItems":[{"id":2434,"uris":["http://zotero.org/groups/3856298/items/B3L4MIKD"],"itemData":{"id":2434,"type":"article-journal","abstract":"Abstract\n            \n              The Arctic marine biome, shrinking with increasing temperature and receding sea-ice cover, is tightly connected to lower latitudes through the North Atlantic. By flowing northward through the European Arctic Corridor (the main Arctic gateway where 80% of in- and outflow takes place), the North Atlantic Waters transport most of the ocean heat, but also nutrients and planktonic organisms toward the Arctic Ocean. Using satellite-derived altimetry observations, we reveal an increase, up to two-fold, in North Atlantic current surface velocities over the last 24 years. More importantly, we show evidence that the North Atlantic current and its variability shape the spatial distribution of the coccolithophore\n              Emiliania huxleyi\n              (\n              Ehux\n              ), a tracer for temperate ecosystems. We further demonstrate that bio-advection, rather than water temperature as previously assumed, is a major mechanism responsible for the recent poleward intrusions of southern species like\n              Ehux\n              . Our findings confirm the biological and physical “Atlantification” of the Arctic Ocean with potential alterations of the Arctic marine food web and biogeochemical cycles.","container-title":"Nature Communications","DOI":"10.1038/s41467-020-15485-5","ISSN":"2041-1723","issue":"1","journalAbbreviation":"Nat Commun","language":"en","page":"1705","source":"DOI.org (Crossref)","title":"Faster Atlantic currents drive poleward expansion of temperate phytoplankton in the Arctic Ocean","volume":"11","author":[{"family":"Oziel","given":"L."},{"family":"Baudena","given":"A."},{"family":"Ardyna","given":"M."},{"family":"Massicotte","given":"P."},{"family":"Randelhoff","given":"A."},{"family":"Sallée","given":"J.-B."},{"family":"Ingvaldsen","given":"R. B."},{"family":"Devred","given":"E."},{"family":"Babin","given":"M."}],"issued":{"date-parts":[["2020",4,6]]},"citation-key":"ozielFasterAtlanticCurrents2020"}}],"schema":"https://github.com/citation-style-language/schema/raw/master/csl-citation.json"}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(Oziel et al., 2020)</w:t>
      </w:r>
      <w:r w:rsidR="008E07B3" w:rsidRPr="004758A9">
        <w:rPr>
          <w:rFonts w:ascii="Times New Roman" w:hAnsi="Times New Roman" w:cs="Times New Roman"/>
          <w:color w:val="000000" w:themeColor="text1"/>
          <w:sz w:val="20"/>
          <w:szCs w:val="20"/>
        </w:rPr>
        <w:fldChar w:fldCharType="end"/>
      </w:r>
      <w:r w:rsidR="00A66F64" w:rsidRPr="004758A9">
        <w:rPr>
          <w:rFonts w:ascii="Times New Roman" w:hAnsi="Times New Roman" w:cs="Times New Roman"/>
          <w:color w:val="000000" w:themeColor="text1"/>
          <w:sz w:val="20"/>
          <w:szCs w:val="20"/>
        </w:rPr>
        <w:t xml:space="preserve"> and</w:t>
      </w:r>
      <w:r w:rsidR="006D2176" w:rsidRPr="004758A9">
        <w:rPr>
          <w:rFonts w:ascii="Times New Roman" w:hAnsi="Times New Roman" w:cs="Times New Roman"/>
          <w:color w:val="000000" w:themeColor="text1"/>
          <w:sz w:val="20"/>
          <w:szCs w:val="20"/>
        </w:rPr>
        <w:t xml:space="preserve"> findings </w:t>
      </w:r>
      <w:r w:rsidR="0057795A"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{"citationID":"MewyALgx","properties":{"formattedCitation":"(Mansour et al. 2023)","plainCitation":"(Mansour et al. 2023)","dontUpdate":true,"noteIndex":0},"citationItems":[{"id":2365,"uris":["http://zotero.org/groups/3856298/items/NI39FSHZ"],"itemData":{"id":2365,"type":"article-journal","container-title":"Science of The Total Environment","DOI":"10.1016/j.scitotenv.2023.162123","ISSN":"00489697","journalAbbreviation":"Science of The Total Environment","language":"en","page":"162123","source":"DOI.org (Crossref)","title":"Machine learning for prediction of daily sea surface dimethylsulfide concentration and emission flux over the North Atlantic Ocean (1998–2021)","volume":"871","author":[{"family":"Mansour","given":"Karam"},{"family":"Decesari","given":"Stefano"},{"family":"Ceburnis","given":"Darius"},{"family":"Ovadnevaite","given":"Jurgita"},{"family":"Rinaldi","given":"Matteo"}],"issued":{"date-parts":[["2023",5]]},"citation-key":"mansourMachineLearningPrediction2023"}}],"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57795A" w:rsidRPr="004758A9">
        <w:rPr>
          <w:rFonts w:ascii="Times New Roman" w:hAnsi="Times New Roman" w:cs="Times New Roman"/>
          <w:sz w:val="20"/>
          <w:szCs w:val="20"/>
        </w:rPr>
        <w:t>(</w:t>
      </w:r>
      <w:r w:rsidR="00B64F3C"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B64F3C" w:rsidRPr="004758A9">
        <w:rPr>
          <w:rFonts w:ascii="Times New Roman" w:hAnsi="Times New Roman" w:cs="Times New Roman"/>
          <w:sz w:val="20"/>
          <w:szCs w:val="20"/>
        </w:rPr>
        <w:t xml:space="preserve">. 2015: </w:t>
      </w:r>
      <w:r w:rsidR="0057795A" w:rsidRPr="004758A9">
        <w:rPr>
          <w:rFonts w:ascii="Times New Roman" w:hAnsi="Times New Roman" w:cs="Times New Roman"/>
          <w:sz w:val="20"/>
          <w:szCs w:val="20"/>
        </w:rPr>
        <w:t xml:space="preserve">Mansour </w:t>
      </w:r>
      <w:r w:rsidR="00485B74" w:rsidRPr="004758A9">
        <w:rPr>
          <w:rFonts w:ascii="Times New Roman" w:hAnsi="Times New Roman" w:cs="Times New Roman"/>
          <w:i/>
          <w:sz w:val="20"/>
          <w:szCs w:val="20"/>
        </w:rPr>
        <w:t>et al</w:t>
      </w:r>
      <w:r w:rsidR="0057795A" w:rsidRPr="004758A9">
        <w:rPr>
          <w:rFonts w:ascii="Times New Roman" w:hAnsi="Times New Roman" w:cs="Times New Roman"/>
          <w:sz w:val="20"/>
          <w:szCs w:val="20"/>
        </w:rPr>
        <w:t>. 2023)</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indicating concomitant MSA concentrations uptick</w:t>
      </w:r>
      <w:r w:rsidR="00A66F64" w:rsidRPr="004758A9">
        <w:rPr>
          <w:rFonts w:ascii="Times New Roman" w:hAnsi="Times New Roman" w:cs="Times New Roman"/>
          <w:color w:val="000000" w:themeColor="text1"/>
          <w:sz w:val="20"/>
          <w:szCs w:val="20"/>
        </w:rPr>
        <w:t xml:space="preserve"> during summertime</w:t>
      </w:r>
      <w:r w:rsidR="006D2176" w:rsidRPr="004758A9">
        <w:rPr>
          <w:rFonts w:ascii="Times New Roman" w:hAnsi="Times New Roman" w:cs="Times New Roman"/>
          <w:color w:val="000000" w:themeColor="text1"/>
          <w:sz w:val="20"/>
          <w:szCs w:val="20"/>
        </w:rPr>
        <w:t>.</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also spans</w:t>
      </w:r>
      <w:r w:rsidR="00FC17D2" w:rsidRPr="004758A9">
        <w:rPr>
          <w:rFonts w:ascii="Times New Roman" w:hAnsi="Times New Roman" w:cs="Times New Roman"/>
          <w:color w:val="000000" w:themeColor="text1"/>
          <w:sz w:val="20"/>
          <w:szCs w:val="20"/>
        </w:rPr>
        <w:t xml:space="preserve"> along</w:t>
      </w:r>
      <w:r w:rsidR="00A66F64" w:rsidRPr="004758A9">
        <w:rPr>
          <w:rFonts w:ascii="Times New Roman" w:hAnsi="Times New Roman" w:cs="Times New Roman"/>
          <w:color w:val="000000" w:themeColor="text1"/>
          <w:sz w:val="20"/>
          <w:szCs w:val="20"/>
        </w:rPr>
        <w:t xml:space="preserve"> the East Greenland Current (Denmark Strait) where wind-driven coastal </w:t>
      </w:r>
      <w:r w:rsidR="003A3147" w:rsidRPr="004758A9">
        <w:rPr>
          <w:rFonts w:ascii="Times New Roman" w:hAnsi="Times New Roman" w:cs="Times New Roman"/>
          <w:color w:val="000000" w:themeColor="text1"/>
          <w:sz w:val="20"/>
          <w:szCs w:val="20"/>
        </w:rPr>
        <w:t xml:space="preserve">upwelling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{"citationID":"vo3ZHbsY","properties":{"formattedCitation":"(H\\uc0\\u229{}vik and V\\uc0\\u229{}ge, 2018)","plainCitation":"(Håvik and Våge, 2018)","noteIndex":0},"citationItems":[{"id":2436,"uris":["http://zotero.org/groups/3856298/items/9PCJNQTN"],"itemData":{"id":2436,"type":"article-journal","abstract":"Abstract\n            The East Greenland Current is a major pathway for freshwater export from the Arctic Ocean and for the transport of dense overflow waters toward th</w:instrText>
      </w:r>
      <w:r w:rsidR="00001419">
        <w:rPr>
          <w:rFonts w:ascii="Times New Roman" w:hAnsi="Times New Roman" w:cs="Times New Roman" w:hint="eastAsia"/>
          <w:color w:val="000000" w:themeColor="text1"/>
          <w:sz w:val="20"/>
          <w:szCs w:val="20"/>
        </w:rPr>
        <w:instrText>e North Atlantic. We use moored measurements from the East Greenland Current north of Denmark Strait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variability of the shelfbreak branch of this current system. By combining the moored data with </w:instrText>
      </w:r>
      <w:r w:rsidR="00001419">
        <w:rPr>
          <w:rFonts w:ascii="Times New Roman" w:hAnsi="Times New Roman" w:cs="Times New Roman"/>
          <w:color w:val="000000" w:themeColor="text1"/>
          <w:sz w:val="20"/>
          <w:szCs w:val="20"/>
        </w:rPr>
        <w:instrText>atmospheric reanalysis data we found that coastal upwelling and downwelling take place in the shelfbreak East Greenland Current throughout winter. In total, upwelling and downwelling events occur around five times per month, and these events modulate the volume transport and redistribute water masses. Specifically, we find that upwelling may lead to a deposition of dense water masses on the shelf and to an offshore transport of freshwater, while downwelling events are associated with a considerable increa</w:instrText>
      </w:r>
      <w:r w:rsidR="00001419">
        <w:rPr>
          <w:rFonts w:ascii="Times New Roman" w:hAnsi="Times New Roman" w:cs="Times New Roman" w:hint="eastAsia"/>
          <w:color w:val="000000" w:themeColor="text1"/>
          <w:sz w:val="20"/>
          <w:szCs w:val="20"/>
        </w:rPr>
        <w:instrText>se in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freshwater transport. Based on wind patterns and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ocean variability along the east Greenland coast, the integrated effect of these episodes is expected to be substantial.\n          , \n            Plain Language Summary\n            The East Greenland Current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ocean circulation in the North Atlantic. This current transports both freshwater and sea ice southward from the Arctic Ocean and supplies water masses to the deep circulation in the Atlantic Ocean. We use measurements from the East Greenland Current between Iceland and Greenland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variability in one branch of this current system. By combining the oceanographic data with atmospheric data we found that the wind induced vertical motions in the shelfbreak East Greenland Current throughout winter. In total, these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events occur around five times per month and lead to a considerable modulation of the volume transport and a redist</w:instrText>
      </w:r>
      <w:r w:rsidR="00001419">
        <w:rPr>
          <w:rFonts w:ascii="Times New Roman" w:hAnsi="Times New Roman" w:cs="Times New Roman"/>
          <w:color w:val="000000" w:themeColor="text1"/>
          <w:sz w:val="20"/>
          <w:szCs w:val="20"/>
        </w:rPr>
        <w:instrText>ribution of water masses both vertically and horizontally. The integrated effect of such episodes is expected to be substantial due to the large region influenced by the wind conditions favorable for this type of oceanic response.\n          , \n            Key Points\n            \n              \n                \n                  Mooring data from winter 2011–2012 show that upwelling and downwelling take place in the shelfbreak East Greenland Current\n                \n                \n                  Upwelling events may lead to a deposition of dense water masses on the shelf\n                \n                \n                  Downwelling events are associated with a considerable increase in freshwater transport","container-title":"Journal of G</w:instrText>
      </w:r>
      <w:r w:rsidR="00001419">
        <w:rPr>
          <w:rFonts w:ascii="Times New Roman" w:hAnsi="Times New Roman" w:cs="Times New Roman" w:hint="eastAsia"/>
          <w:color w:val="000000" w:themeColor="text1"/>
          <w:sz w:val="20"/>
          <w:szCs w:val="20"/>
        </w:rPr>
        <w:instrText>eophysical Research: Oceans","DOI":"10.1029/2018JC014273","ISSN":"2169-9275, 2169-9291","issue":"9","journalAbbreviation":"JGR Oceans","language":"en","page":"6106-6115","source":"DOI.org (Crossref)","title":"Wind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Coastal Upwelling and Downwelling </w:instrText>
      </w:r>
      <w:r w:rsidR="00001419">
        <w:rPr>
          <w:rFonts w:ascii="Times New Roman" w:hAnsi="Times New Roman" w:cs="Times New Roman"/>
          <w:color w:val="000000" w:themeColor="text1"/>
          <w:sz w:val="20"/>
          <w:szCs w:val="20"/>
        </w:rPr>
        <w:instrText xml:space="preserve">in the Shelfbreak East Greenland Current","volume":"123","author":[{"family":"Håvik","given":"Lisbeth"},{"family":"Våge","given":"Kjetil"}],"issued":{"date-parts":[["2018",9]]},"citation-key":"havikWindDrivenCoastal2018"}}],"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(Håvik and Våge, 2018)</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 xml:space="preserve">might result in increased DMS </w:t>
      </w:r>
      <w:r w:rsidR="003A3147" w:rsidRPr="004758A9">
        <w:rPr>
          <w:rFonts w:ascii="Times New Roman" w:hAnsi="Times New Roman" w:cs="Times New Roman"/>
          <w:color w:val="000000" w:themeColor="text1"/>
          <w:sz w:val="20"/>
          <w:szCs w:val="20"/>
        </w:rPr>
        <w:t xml:space="preserve">emissions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{"citationID":"F9LhhsRH","properties":{"formattedCitation":"(Edtbauer et al., 2020)","plainCitation":"(Edtbauer et al., 2020)","noteIndex":0},"citationItems":[{"id":2306,"uris":["http://zotero.org/groups/3856298/items/SVKRIP2Z"],"itemData":{"id":2306,"type":"article-journal","abstract":"Abstract. We present the first ambient measurements of a new marine emission methane sulfonamide (MSAM: CH5NO2S), along with dimethyl sulfide (DMS) and dimethyl sulfone (DMSO2) over the Arabian Sea. Two shipborne transects (W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E, 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xml:space="preserve"> W) were made during the AQABA (Air Quality and Climate Change in the Arabian Basin) measurement campaign. Molar mixing ratios in picomole of species per mole of air (throughout this paper abbreviated as ppt) of DMS were in the range of 300–500 ppt during the first traverse of the Arabian Sea (first leg) and 100–300 ppt on the second leg. On the first leg DMSO2 was always below 40 ppt and MSAM was close to the limit of detection. During the second leg DMSO2 was between 40 and 120 ppt and MSAM was mostly in the range of 20–50 ppt with maximum values of 60 ppt. An analysis of HYSPLIT back trajectories combined with calculations of the exposure of these trajectories to underlying chlorophyll in the surface water revealed that most MSAM originates from the Somalia upwelling region, known for its high biological activity. MSAM emissions can be as high as one-third of DMS emissions over the upwelling region. This new marine emission is of particular interest as it contains both sulfur and nitrogen, making it potentially relevant to marine nutrient cycling and marine atmospheric particle formation.","container-title":"Atmospheric Chemistry and Physics","DOI":"10.5194/acp-20-6081-2020","ISSN":"1680-7324","issue":"10","journalAbbreviation":"Atmos. Chem. Phys.","language":"en","page":"6081-6094","source":"DOI.org (Crossref)","title":"A new marine biogenic emission: methane sulfonamide (MSAM), dimethyl sulfide (DMS), and dimethyl sulfone (DMSO&amp;lt;sub&amp;gt;2&amp;lt;/sub&amp;gt;) measured in air over the Arabian Sea","title-short":"A new marine biogenic emission","volume":"20","author":[{"family":"Edtbauer","given":"Achim"},{"family":"Stönner","given":"Christof"},{"family":"Pfannerstill","given":"Eva Y."},{"family":"Berasategui","given":"Matias"},{"family":"Walter","given":"David"},{"family":"Crowley","given":"John N."},{"family":"Lelieveld","given":"Jos"},{"family":"Williams","given":"Jonathan"}],"issued":{"date-parts":[["2020",5,25]]},"citation-key":"edtbauerNewMarineBiogenic2020"}}],"schema":"https://github.com/citation-style-language/schema/raw/master/csl-citation.json"}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 xml:space="preserve">(Edtbauer et </w:t>
      </w:r>
      <w:r w:rsidR="00001419" w:rsidRPr="00001419">
        <w:rPr>
          <w:rFonts w:ascii="Times New Roman" w:hAnsi="Times New Roman" w:cs="Times New Roman"/>
          <w:sz w:val="20"/>
        </w:rPr>
        <w:lastRenderedPageBreak/>
        <w:t>al., 2020)</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FC17D2" w:rsidRPr="004758A9">
        <w:rPr>
          <w:rFonts w:ascii="Times New Roman" w:hAnsi="Times New Roman" w:cs="Times New Roman"/>
          <w:color w:val="000000" w:themeColor="text1"/>
          <w:sz w:val="20"/>
          <w:szCs w:val="20"/>
        </w:rPr>
        <w:t>Likewise,</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extend moderately over diverse regio</w:t>
      </w:r>
      <w:r w:rsidR="00815C5F">
        <w:rPr>
          <w:rFonts w:ascii="Times New Roman" w:hAnsi="Times New Roman" w:cs="Times New Roman"/>
          <w:color w:val="000000" w:themeColor="text1"/>
          <w:sz w:val="20"/>
          <w:szCs w:val="20"/>
        </w:rPr>
        <w:t>n</w:t>
      </w:r>
      <w:r w:rsidR="00A66F64" w:rsidRPr="004758A9">
        <w:rPr>
          <w:rFonts w:ascii="Times New Roman" w:hAnsi="Times New Roman" w:cs="Times New Roman"/>
          <w:color w:val="000000" w:themeColor="text1"/>
          <w:sz w:val="20"/>
          <w:szCs w:val="20"/>
        </w:rPr>
        <w:t>s such as the North-Western European Basin, the Newfoundland basin (where</w:t>
      </w:r>
      <w:r w:rsidR="003A798A" w:rsidRPr="004758A9">
        <w:rPr>
          <w:rFonts w:ascii="Times New Roman" w:hAnsi="Times New Roman" w:cs="Times New Roman"/>
          <w:color w:val="000000" w:themeColor="text1"/>
          <w:sz w:val="20"/>
          <w:szCs w:val="20"/>
        </w:rPr>
        <w:t xml:space="preserve"> intense</w:t>
      </w:r>
      <w:r w:rsidR="00A66F64" w:rsidRPr="004758A9">
        <w:rPr>
          <w:rFonts w:ascii="Times New Roman" w:hAnsi="Times New Roman" w:cs="Times New Roman"/>
          <w:color w:val="000000" w:themeColor="text1"/>
          <w:sz w:val="20"/>
          <w:szCs w:val="20"/>
        </w:rPr>
        <w:t xml:space="preserve"> DMS fluxes have been </w:t>
      </w:r>
      <w:r w:rsidR="003A798A" w:rsidRPr="004758A9">
        <w:rPr>
          <w:rFonts w:ascii="Times New Roman" w:hAnsi="Times New Roman" w:cs="Times New Roman"/>
          <w:color w:val="000000" w:themeColor="text1"/>
          <w:sz w:val="20"/>
          <w:szCs w:val="20"/>
        </w:rPr>
        <w:t>reported</w:t>
      </w:r>
      <w:r w:rsidR="003A3147" w:rsidRPr="004758A9">
        <w:rPr>
          <w:rFonts w:ascii="Times New Roman" w:hAnsi="Times New Roman" w:cs="Times New Roman"/>
          <w:color w:val="000000" w:themeColor="text1"/>
          <w:sz w:val="20"/>
          <w:szCs w:val="20"/>
        </w:rPr>
        <w:t>;</w:t>
      </w:r>
      <w:r w:rsidR="001B2BB8" w:rsidRPr="004758A9">
        <w:rPr>
          <w:rFonts w:ascii="Times New Roman" w:hAnsi="Times New Roman" w:cs="Times New Roman"/>
          <w:color w:val="000000" w:themeColor="text1"/>
          <w:sz w:val="20"/>
          <w:szCs w:val="20"/>
        </w:rPr>
        <w:t xml:space="preserve"> </w:t>
      </w:r>
      <w:r w:rsidR="001B2BB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{"citationID":"m7iBbaVb","properties":{"formattedCitation":"(Bell et al. 2021)","plainCitation":"(Bell et al. 2021)","dontUpdate":true,"noteIndex":0},"citationItems":[{"id":2445,"uris":["http://zotero.org/groups/3856298/items/RDV4M9MD"],"itemData":{"id":2445,"type":"article-journal","abstract":"This work presents an overview of a unique set of surface ocean dimethylsulfide (DMS) measurements from four shipboard field campaigns conducted during the North Atlantic Aerosol and Marine Ecosystem Study (NAAMES) project. Variations in surface seawater DMS are discussed in relation to biological and physical observations. Results are considered at a range of timescales (seasons to days) and spatial scales (regional to sub-mesoscale). Elevated DMS concentrations are generally associated with greater biological productivity, although chlorophyll\n              a\n              (Chl) only explains a small fraction of the DMS variability (15%). Physical factors that determine the location of oceanic temperature fronts and depth of vertical mixing have an important influence on seawater DMS concentrations during all seasons. The interplay of biomass and physics influences DMS concentrations at regional/seasonal scales and at smaller spatial and shorter temporal scales. Seawater DMS measurements are compared with the global seawater DMS climatology and predictions made using a recently published algorithm and by a neural network model. The climatology is successful at capturing the seasonal progression in average seawater DMS, but does not reproduce the shorter spatial/temporal scale variability. The input terms common to the algorithm and neural network approaches are biological (Chl) and physical (mixed layer depth, photosynthetically active radiation, seawater temperature). Both models predict the seasonal North Atlantic average seawater DMS trends better than the climatology. However, DMS concentrations tend to be under-predicted and the episodic occurrence of higher DMS concentrations is poorly predicted. The choice of climatological seawater DMS product makes a substantial impact on the estimated DMS flux into the North Atlantic atmosphere. These results suggest that additional input terms are needed to improve the predictive capability of current state-of-the-art approaches to estimating seawater DMS.","container-title":"Frontiers in Marine Science","DOI":"10.3389/fmars.2020.596763","ISSN":"2296-7745","journalAbbreviation":"Front. Mar. Sci.","page":"596763","source":"DOI.org (Crossref)","title":"Predictability of Seawater DMS During the North Atlantic Aerosol and Marine Ecosystem Study (NAAMES)","volume":"7","author":[{"family":"Bell","given":"Thomas G."},{"family":"Porter","given":"Jack G."},{"family":"Wang","given":"Wei-Lei"},{"family":"Lawler","given":"Michael J."},{"family":"Boss","given":"Emmanuel"},{"family":"Behrenfeld","given":"Michael J."},{"family":"Saltzman","given":"Eric S."}],"issued":{"date-parts":[["2021",1,18]]},"citation-key":"bellPredictabilitySeawaterDMS2021"}}],"schema":"https://github.com/citation-style-language/schema/raw/master/csl-citation.json"} </w:instrText>
      </w:r>
      <w:r w:rsidR="001B2BB8" w:rsidRPr="004758A9">
        <w:rPr>
          <w:rFonts w:ascii="Times New Roman" w:hAnsi="Times New Roman" w:cs="Times New Roman"/>
          <w:color w:val="000000" w:themeColor="text1"/>
          <w:sz w:val="20"/>
          <w:szCs w:val="20"/>
        </w:rPr>
        <w:fldChar w:fldCharType="separate"/>
      </w:r>
      <w:r w:rsidR="001B2BB8" w:rsidRPr="004758A9">
        <w:rPr>
          <w:rFonts w:ascii="Times New Roman" w:hAnsi="Times New Roman" w:cs="Times New Roman"/>
          <w:sz w:val="20"/>
        </w:rPr>
        <w:t xml:space="preserve">Bell </w:t>
      </w:r>
      <w:r w:rsidR="00485B74" w:rsidRPr="004758A9">
        <w:rPr>
          <w:rFonts w:ascii="Times New Roman" w:hAnsi="Times New Roman" w:cs="Times New Roman"/>
          <w:i/>
          <w:sz w:val="20"/>
        </w:rPr>
        <w:t>et al</w:t>
      </w:r>
      <w:r w:rsidR="001B2BB8" w:rsidRPr="004758A9">
        <w:rPr>
          <w:rFonts w:ascii="Times New Roman" w:hAnsi="Times New Roman" w:cs="Times New Roman"/>
          <w:sz w:val="20"/>
        </w:rPr>
        <w:t>. 2021)</w:t>
      </w:r>
      <w:r w:rsidR="001B2BB8" w:rsidRPr="004758A9">
        <w:rPr>
          <w:rFonts w:ascii="Times New Roman" w:hAnsi="Times New Roman" w:cs="Times New Roman"/>
          <w:color w:val="000000" w:themeColor="text1"/>
          <w:sz w:val="20"/>
          <w:szCs w:val="20"/>
        </w:rPr>
        <w:fldChar w:fldCharType="end"/>
      </w:r>
      <w:r w:rsidR="00FC17D2" w:rsidRPr="004758A9">
        <w:rPr>
          <w:rFonts w:ascii="Times New Roman" w:hAnsi="Times New Roman" w:cs="Times New Roman"/>
          <w:color w:val="000000" w:themeColor="text1"/>
          <w:sz w:val="20"/>
          <w:szCs w:val="20"/>
        </w:rPr>
        <w:t xml:space="preserve"> </w:t>
      </w:r>
      <w:r w:rsidR="00E35B2A" w:rsidRPr="004758A9">
        <w:rPr>
          <w:rFonts w:ascii="Times New Roman" w:hAnsi="Times New Roman" w:cs="Times New Roman"/>
          <w:color w:val="000000" w:themeColor="text1"/>
          <w:sz w:val="20"/>
          <w:szCs w:val="20"/>
        </w:rPr>
        <w:t>and the Labrador Sea.</w:t>
      </w:r>
      <w:r w:rsidR="00442418" w:rsidRPr="004758A9">
        <w:rPr>
          <w:rFonts w:ascii="Times New Roman" w:hAnsi="Times New Roman" w:cs="Times New Roman"/>
          <w:color w:val="000000" w:themeColor="text1"/>
          <w:sz w:val="20"/>
          <w:szCs w:val="20"/>
        </w:rPr>
        <w:t xml:space="preserve"> </w:t>
      </w:r>
    </w:p>
    <w:p w14:paraId="7D38A31C" w14:textId="63D286A9" w:rsidR="00442418" w:rsidRPr="004758A9" w:rsidRDefault="00010F78" w:rsidP="00ED5AAA">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PMO</w:t>
      </w:r>
      <w:r w:rsidR="00EF4522" w:rsidRPr="004758A9">
        <w:rPr>
          <w:rFonts w:ascii="Times New Roman" w:hAnsi="Times New Roman" w:cs="Times New Roman"/>
          <w:color w:val="000000" w:themeColor="text1"/>
          <w:sz w:val="20"/>
          <w:szCs w:val="20"/>
        </w:rPr>
        <w:t xml:space="preserve">A (Figure </w:t>
      </w:r>
      <w:r w:rsidR="006B053E" w:rsidRPr="004758A9">
        <w:rPr>
          <w:rFonts w:ascii="Times New Roman" w:hAnsi="Times New Roman" w:cs="Times New Roman"/>
          <w:color w:val="000000" w:themeColor="text1"/>
          <w:sz w:val="20"/>
          <w:szCs w:val="20"/>
        </w:rPr>
        <w:t>5</w:t>
      </w:r>
      <w:r w:rsidR="00EF4522" w:rsidRPr="004758A9">
        <w:rPr>
          <w:rFonts w:ascii="Times New Roman" w:hAnsi="Times New Roman" w:cs="Times New Roman"/>
          <w:color w:val="000000" w:themeColor="text1"/>
          <w:sz w:val="20"/>
          <w:szCs w:val="20"/>
        </w:rPr>
        <w:t>-D)</w:t>
      </w:r>
      <w:r w:rsidR="00CF3215" w:rsidRPr="004758A9">
        <w:rPr>
          <w:rFonts w:ascii="Times New Roman" w:hAnsi="Times New Roman" w:cs="Times New Roman"/>
          <w:color w:val="000000" w:themeColor="text1"/>
          <w:sz w:val="20"/>
          <w:szCs w:val="20"/>
        </w:rPr>
        <w:t xml:space="preserve"> on the other hand strongly</w:t>
      </w:r>
      <w:r w:rsidR="00E35B2A" w:rsidRPr="004758A9">
        <w:rPr>
          <w:rFonts w:ascii="Times New Roman" w:hAnsi="Times New Roman" w:cs="Times New Roman"/>
          <w:color w:val="000000" w:themeColor="text1"/>
          <w:sz w:val="20"/>
          <w:szCs w:val="20"/>
        </w:rPr>
        <w:t xml:space="preserve"> extend</w:t>
      </w:r>
      <w:r w:rsidR="00AF5ADE" w:rsidRPr="004758A9">
        <w:rPr>
          <w:rFonts w:ascii="Times New Roman" w:hAnsi="Times New Roman" w:cs="Times New Roman"/>
          <w:color w:val="000000" w:themeColor="text1"/>
          <w:sz w:val="20"/>
          <w:szCs w:val="20"/>
        </w:rPr>
        <w:t>s</w:t>
      </w:r>
      <w:r w:rsidR="00E35B2A" w:rsidRPr="004758A9">
        <w:rPr>
          <w:rFonts w:ascii="Times New Roman" w:hAnsi="Times New Roman" w:cs="Times New Roman"/>
          <w:color w:val="000000" w:themeColor="text1"/>
          <w:sz w:val="20"/>
          <w:szCs w:val="20"/>
        </w:rPr>
        <w:t xml:space="preserve"> over the South of </w:t>
      </w:r>
      <w:r w:rsidRPr="004758A9">
        <w:rPr>
          <w:rFonts w:ascii="Times New Roman" w:hAnsi="Times New Roman" w:cs="Times New Roman"/>
          <w:color w:val="000000" w:themeColor="text1"/>
          <w:sz w:val="20"/>
          <w:szCs w:val="20"/>
        </w:rPr>
        <w:t>t</w:t>
      </w:r>
      <w:r w:rsidR="00E35B2A" w:rsidRPr="004758A9">
        <w:rPr>
          <w:rFonts w:ascii="Times New Roman" w:hAnsi="Times New Roman" w:cs="Times New Roman"/>
          <w:color w:val="000000" w:themeColor="text1"/>
          <w:sz w:val="20"/>
          <w:szCs w:val="20"/>
        </w:rPr>
        <w:t>he Celtic Sea and West of the Bay of Bisc</w:t>
      </w:r>
      <w:r w:rsidR="00AF45FF" w:rsidRPr="004758A9">
        <w:rPr>
          <w:rFonts w:ascii="Times New Roman" w:hAnsi="Times New Roman" w:cs="Times New Roman"/>
          <w:color w:val="000000" w:themeColor="text1"/>
          <w:sz w:val="20"/>
          <w:szCs w:val="20"/>
        </w:rPr>
        <w:t>a</w:t>
      </w:r>
      <w:r w:rsidR="00E35B2A" w:rsidRPr="004758A9">
        <w:rPr>
          <w:rFonts w:ascii="Times New Roman" w:hAnsi="Times New Roman" w:cs="Times New Roman"/>
          <w:color w:val="000000" w:themeColor="text1"/>
          <w:sz w:val="20"/>
          <w:szCs w:val="20"/>
        </w:rPr>
        <w:t>y as well as West European basin waters</w:t>
      </w:r>
      <w:r w:rsidR="003A3147" w:rsidRPr="004758A9">
        <w:rPr>
          <w:rFonts w:ascii="Times New Roman" w:hAnsi="Times New Roman" w:cs="Times New Roman"/>
          <w:color w:val="000000" w:themeColor="text1"/>
          <w:sz w:val="20"/>
          <w:szCs w:val="20"/>
        </w:rPr>
        <w:t xml:space="preserve"> </w:t>
      </w:r>
      <w:r w:rsidR="00EF4522" w:rsidRPr="004758A9">
        <w:rPr>
          <w:rFonts w:ascii="Times New Roman" w:hAnsi="Times New Roman" w:cs="Times New Roman"/>
          <w:color w:val="000000" w:themeColor="text1"/>
          <w:sz w:val="20"/>
          <w:szCs w:val="20"/>
        </w:rPr>
        <w:t xml:space="preserve">and </w:t>
      </w:r>
      <w:r w:rsidR="0069507F" w:rsidRPr="004758A9">
        <w:rPr>
          <w:rFonts w:ascii="Times New Roman" w:hAnsi="Times New Roman" w:cs="Times New Roman"/>
          <w:color w:val="000000" w:themeColor="text1"/>
          <w:sz w:val="20"/>
          <w:szCs w:val="20"/>
        </w:rPr>
        <w:t>are</w:t>
      </w:r>
      <w:r w:rsidR="00EF4522" w:rsidRPr="004758A9">
        <w:rPr>
          <w:rFonts w:ascii="Times New Roman" w:hAnsi="Times New Roman" w:cs="Times New Roman"/>
          <w:color w:val="000000" w:themeColor="text1"/>
          <w:sz w:val="20"/>
          <w:szCs w:val="20"/>
        </w:rPr>
        <w:t xml:space="preserve"> otherwise diffuse</w:t>
      </w:r>
      <w:r w:rsidR="00A13B47">
        <w:rPr>
          <w:rFonts w:ascii="Times New Roman" w:hAnsi="Times New Roman" w:cs="Times New Roman"/>
          <w:color w:val="000000" w:themeColor="text1"/>
          <w:sz w:val="20"/>
          <w:szCs w:val="20"/>
        </w:rPr>
        <w:t>d</w:t>
      </w:r>
      <w:r w:rsidR="00EF4522" w:rsidRPr="004758A9">
        <w:rPr>
          <w:rFonts w:ascii="Times New Roman" w:hAnsi="Times New Roman" w:cs="Times New Roman"/>
          <w:color w:val="000000" w:themeColor="text1"/>
          <w:sz w:val="20"/>
          <w:szCs w:val="20"/>
        </w:rPr>
        <w:t xml:space="preserve"> all over the North Atlantic Ocean with moderate</w:t>
      </w:r>
      <w:r w:rsidR="0069507F" w:rsidRPr="004758A9">
        <w:rPr>
          <w:rFonts w:ascii="Times New Roman" w:hAnsi="Times New Roman" w:cs="Times New Roman"/>
          <w:color w:val="000000" w:themeColor="text1"/>
          <w:sz w:val="20"/>
          <w:szCs w:val="20"/>
        </w:rPr>
        <w:t xml:space="preserve"> intensity</w:t>
      </w:r>
      <w:r w:rsidR="00EF4522" w:rsidRPr="004758A9">
        <w:rPr>
          <w:rFonts w:ascii="Times New Roman" w:hAnsi="Times New Roman" w:cs="Times New Roman"/>
          <w:color w:val="000000" w:themeColor="text1"/>
          <w:sz w:val="20"/>
          <w:szCs w:val="20"/>
        </w:rPr>
        <w:t xml:space="preserve"> hotspots over the Newfoundland basin</w:t>
      </w:r>
      <w:r w:rsidR="00247E19" w:rsidRPr="004758A9">
        <w:rPr>
          <w:rFonts w:ascii="Times New Roman" w:hAnsi="Times New Roman" w:cs="Times New Roman"/>
          <w:color w:val="000000" w:themeColor="text1"/>
          <w:sz w:val="20"/>
          <w:szCs w:val="20"/>
        </w:rPr>
        <w:t xml:space="preserve"> (Davis strait) </w:t>
      </w:r>
      <w:r w:rsidR="00EF4522" w:rsidRPr="004758A9">
        <w:rPr>
          <w:rFonts w:ascii="Times New Roman" w:hAnsi="Times New Roman" w:cs="Times New Roman"/>
          <w:color w:val="000000" w:themeColor="text1"/>
          <w:sz w:val="20"/>
          <w:szCs w:val="20"/>
        </w:rPr>
        <w:t>possibly owing to an inflated subpolar gyre</w:t>
      </w:r>
      <w:r w:rsidR="00247E19" w:rsidRPr="004758A9">
        <w:rPr>
          <w:rFonts w:ascii="Times New Roman" w:hAnsi="Times New Roman" w:cs="Times New Roman"/>
          <w:color w:val="000000" w:themeColor="text1"/>
          <w:sz w:val="20"/>
          <w:szCs w:val="20"/>
        </w:rPr>
        <w:t xml:space="preserve"> </w:t>
      </w:r>
      <w:r w:rsidR="00BE12FE"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{"citationID":"OOnLyCXE","properties":{"formattedCitation":"(H\\uc0\\u225{}t\\uc0\\u250{}n et al., 2016)","plainCitation":"(Hátún et al., 2016)","noteIndex":0},"citationItems":[{"id":2444,"uris":["http://zotero.org/groups/3856298/items/A3ESBNJM"],"itemData":{"id":2444,"type":"article-journal","container-title":"Progress in Oceanography","DOI":"10.1016/j.pocean.2016.07.009","ISSN":"00796611","journalAbbreviation":"Progress in Oceanography","language":"en","page":"49-66","source":"DOI.org (Crossref)","title":"An inflated subpolar gyre blows life toward the northeastern Atlantic","volume":"147","author":[{"family":"Hátún","given":"H."},{"family":"Lohmann","given":"K."},{"family":"Matei","given":"D."},{"family":"Jungclaus","given":"J.H."},{"family":"Pacariz","given":"S."},{"family":"Bersch","given":"M."},{"family":"Gislason","given":"A."},{"family":"Ólafsson","given":"J."},{"family":"Reid","given":"P.C."}],"issued":{"date-parts":[["2016",9]]},"citation-key":"hatunInflatedSubpolarGyre2016"}}],"schema":"https://github.com/citation-style-language/schema/raw/master/csl-citation.json"} </w:instrText>
      </w:r>
      <w:r w:rsidR="00BE12FE"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(Hátún et al., 2016)</w:t>
      </w:r>
      <w:r w:rsidR="00BE12FE" w:rsidRPr="004758A9">
        <w:rPr>
          <w:rFonts w:ascii="Times New Roman" w:hAnsi="Times New Roman" w:cs="Times New Roman"/>
          <w:color w:val="000000" w:themeColor="text1"/>
          <w:sz w:val="20"/>
          <w:szCs w:val="20"/>
        </w:rPr>
        <w:fldChar w:fldCharType="end"/>
      </w:r>
      <w:r w:rsidR="00BE12FE" w:rsidRPr="004758A9">
        <w:rPr>
          <w:rFonts w:ascii="Times New Roman" w:hAnsi="Times New Roman" w:cs="Times New Roman"/>
          <w:color w:val="000000" w:themeColor="text1"/>
          <w:sz w:val="20"/>
          <w:szCs w:val="20"/>
        </w:rPr>
        <w:t>.</w:t>
      </w:r>
      <w:r w:rsidR="00442418" w:rsidRPr="004758A9">
        <w:rPr>
          <w:rFonts w:ascii="Times New Roman" w:hAnsi="Times New Roman" w:cs="Times New Roman"/>
          <w:color w:val="000000" w:themeColor="text1"/>
          <w:sz w:val="20"/>
          <w:szCs w:val="20"/>
        </w:rPr>
        <w:t xml:space="preserve"> </w:t>
      </w:r>
    </w:p>
    <w:p w14:paraId="6FDA6FF2" w14:textId="119C2D8C" w:rsidR="001D2DC6" w:rsidRPr="004758A9" w:rsidRDefault="00442418" w:rsidP="00CA3B81">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Examination of</w:t>
      </w:r>
      <w:r w:rsidRPr="004758A9">
        <w:t xml:space="preserve"> </w:t>
      </w:r>
      <w:r w:rsidRPr="004758A9">
        <w:rPr>
          <w:rFonts w:ascii="Times New Roman" w:hAnsi="Times New Roman" w:cs="Times New Roman"/>
          <w:color w:val="000000" w:themeColor="text1"/>
          <w:sz w:val="20"/>
          <w:szCs w:val="20"/>
        </w:rPr>
        <w:t>NOBM model data</w:t>
      </w:r>
      <w:r w:rsidR="00CF3215" w:rsidRPr="004758A9">
        <w:rPr>
          <w:rFonts w:ascii="Times New Roman" w:hAnsi="Times New Roman" w:cs="Times New Roman"/>
          <w:color w:val="000000" w:themeColor="text1"/>
          <w:sz w:val="20"/>
          <w:szCs w:val="20"/>
        </w:rPr>
        <w:t xml:space="preserve"> (Figure </w:t>
      </w:r>
      <w:r w:rsidR="00353EBF" w:rsidRPr="004758A9">
        <w:rPr>
          <w:rFonts w:ascii="Times New Roman" w:hAnsi="Times New Roman" w:cs="Times New Roman"/>
          <w:color w:val="000000" w:themeColor="text1"/>
          <w:sz w:val="20"/>
          <w:szCs w:val="20"/>
        </w:rPr>
        <w:t>6</w:t>
      </w:r>
      <w:r w:rsidR="00CF3215"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 xml:space="preserve"> further reveal</w:t>
      </w:r>
      <w:r w:rsidR="00CF3215" w:rsidRPr="004758A9">
        <w:rPr>
          <w:rFonts w:ascii="Times New Roman" w:hAnsi="Times New Roman" w:cs="Times New Roman"/>
          <w:color w:val="000000" w:themeColor="text1"/>
          <w:sz w:val="20"/>
          <w:szCs w:val="20"/>
        </w:rPr>
        <w:t>s distinct MSA-OA and PMOA patterns.</w:t>
      </w:r>
      <w:r w:rsidR="00353EB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MSA-OA </w:t>
      </w:r>
      <w:r w:rsidR="00353EBF" w:rsidRPr="004758A9">
        <w:rPr>
          <w:rFonts w:ascii="Times New Roman" w:hAnsi="Times New Roman" w:cs="Times New Roman"/>
          <w:color w:val="000000" w:themeColor="text1"/>
          <w:sz w:val="20"/>
          <w:szCs w:val="20"/>
        </w:rPr>
        <w:t xml:space="preserve">overlap </w:t>
      </w:r>
      <w:r w:rsidR="00AF45FF" w:rsidRPr="004758A9">
        <w:rPr>
          <w:rFonts w:ascii="Times New Roman" w:hAnsi="Times New Roman" w:cs="Times New Roman"/>
          <w:color w:val="000000" w:themeColor="text1"/>
          <w:sz w:val="20"/>
          <w:szCs w:val="20"/>
        </w:rPr>
        <w:t>with</w:t>
      </w:r>
      <w:r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color w:val="000000" w:themeColor="text1"/>
          <w:sz w:val="20"/>
          <w:szCs w:val="20"/>
        </w:rPr>
        <w:t>c</w:t>
      </w:r>
      <w:r w:rsidRPr="004758A9">
        <w:rPr>
          <w:rFonts w:ascii="Times New Roman" w:hAnsi="Times New Roman" w:cs="Times New Roman"/>
          <w:color w:val="000000" w:themeColor="text1"/>
          <w:sz w:val="20"/>
          <w:szCs w:val="20"/>
        </w:rPr>
        <w:t>occolithophores</w:t>
      </w:r>
      <w:r w:rsidR="00AF45FF" w:rsidRPr="004758A9">
        <w:rPr>
          <w:rFonts w:ascii="Times New Roman" w:hAnsi="Times New Roman" w:cs="Times New Roman"/>
          <w:color w:val="000000" w:themeColor="text1"/>
          <w:sz w:val="20"/>
          <w:szCs w:val="20"/>
        </w:rPr>
        <w:t xml:space="preserve"> </w:t>
      </w:r>
      <w:r w:rsidR="00353EBF" w:rsidRPr="004758A9">
        <w:rPr>
          <w:rFonts w:ascii="Times New Roman" w:hAnsi="Times New Roman" w:cs="Times New Roman"/>
          <w:color w:val="000000" w:themeColor="text1"/>
          <w:sz w:val="20"/>
          <w:szCs w:val="20"/>
        </w:rPr>
        <w:t xml:space="preserve">dominated </w:t>
      </w:r>
      <w:r w:rsidR="00AF45FF" w:rsidRPr="004758A9">
        <w:rPr>
          <w:rFonts w:ascii="Times New Roman" w:hAnsi="Times New Roman" w:cs="Times New Roman"/>
          <w:color w:val="000000" w:themeColor="text1"/>
          <w:sz w:val="20"/>
          <w:szCs w:val="20"/>
        </w:rPr>
        <w:t>ecoregions</w:t>
      </w:r>
      <w:r w:rsidRPr="004758A9">
        <w:rPr>
          <w:rFonts w:ascii="Times New Roman" w:hAnsi="Times New Roman" w:cs="Times New Roman"/>
          <w:color w:val="000000" w:themeColor="text1"/>
          <w:sz w:val="20"/>
          <w:szCs w:val="20"/>
        </w:rPr>
        <w:t xml:space="preserve"> as well as diatoms</w:t>
      </w:r>
      <w:r w:rsidR="00353EBF" w:rsidRPr="004758A9">
        <w:rPr>
          <w:rFonts w:ascii="Times New Roman" w:hAnsi="Times New Roman" w:cs="Times New Roman"/>
          <w:color w:val="000000" w:themeColor="text1"/>
          <w:sz w:val="20"/>
          <w:szCs w:val="20"/>
        </w:rPr>
        <w:t xml:space="preserve"> ones. Similarly,</w:t>
      </w:r>
      <w:r w:rsidR="001D2DC6" w:rsidRPr="004758A9">
        <w:rPr>
          <w:rFonts w:ascii="Times New Roman" w:hAnsi="Times New Roman" w:cs="Times New Roman"/>
          <w:color w:val="000000" w:themeColor="text1"/>
          <w:sz w:val="20"/>
          <w:szCs w:val="20"/>
        </w:rPr>
        <w:t xml:space="preserve"> diatoms also seem to contribute to</w:t>
      </w:r>
      <w:r w:rsidR="00353EBF" w:rsidRPr="004758A9">
        <w:rPr>
          <w:rFonts w:ascii="Times New Roman" w:hAnsi="Times New Roman" w:cs="Times New Roman"/>
          <w:color w:val="000000" w:themeColor="text1"/>
          <w:sz w:val="20"/>
          <w:szCs w:val="20"/>
        </w:rPr>
        <w:t xml:space="preserve"> PMOA</w:t>
      </w:r>
      <w:r w:rsidR="001D2DC6" w:rsidRPr="004758A9">
        <w:rPr>
          <w:rFonts w:ascii="Times New Roman" w:hAnsi="Times New Roman" w:cs="Times New Roman"/>
          <w:color w:val="000000" w:themeColor="text1"/>
          <w:sz w:val="20"/>
          <w:szCs w:val="20"/>
        </w:rPr>
        <w:t xml:space="preserve"> sources</w:t>
      </w:r>
      <w:r w:rsidR="00353EBF" w:rsidRPr="004758A9">
        <w:rPr>
          <w:rFonts w:ascii="Times New Roman" w:hAnsi="Times New Roman" w:cs="Times New Roman"/>
          <w:color w:val="000000" w:themeColor="text1"/>
          <w:sz w:val="20"/>
          <w:szCs w:val="20"/>
        </w:rPr>
        <w:t>, which is in line with recent results hypothesising that diatoms have a greater atmospheric significance than other eukaryotes due to their observed enrichment in PMOA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{"citationID":"WzGsKc9x","properties":{"formattedCitation":"(Alsante, Thornton, and Brooks 2021)","plainCitation":"(Alsante, Thornton, and Brooks 2021)","dontUpdate":true,"noteIndex":0},"citationItems":[{"id":2320,"uris":["http://zotero.org/groups/3856298/items/QQMXGZR8"],"itemData":{"id":2320,"type":"article-journal","abstract":"Ocean aerobiology is defined here as the study of biological particles of marine origin, including living organisms, present in the atmosphere and their role in ecological, biogeochemical, and climate processes. Hundreds of trillions of microorganisms are exchanged between ocean and atmosphere daily. Within a few days, tropospheric transport potentially disperses microorganisms over continents and between oceans. There is a need to better identify and quantify marine aerobiota, characterize the time spans and distances of marine microorganisms’ atmospheric transport, and determine whether microorganisms acclimate to atmospheric conditions and remain viable, or even grow. Exploring the atmosphere as a microbial habitat is fundamental for understanding the consequences of dispersal and will expand our knowledge of biodiversity, biogeography, and ecosystem connectivity across different marine environments. Marine organic matter is chemically transformed in the atmosphere, including remineralization back to CO\n              2\n              . The magnitude of these transformations is insignificant in the context of the annual marine carbon cycle, but may be a significant sink for marine recalcitrant organic matter over long (</w:instrText>
      </w:r>
      <w:r w:rsidR="0084318F">
        <w:rPr>
          <w:rFonts w:ascii="Cambria Math" w:hAnsi="Cambria Math" w:cs="Cambria Math"/>
          <w:color w:val="000000" w:themeColor="text1"/>
          <w:sz w:val="20"/>
          <w:szCs w:val="20"/>
        </w:rPr>
        <w:instrText>∼</w:instrText>
      </w:r>
      <w:r w:rsidR="0084318F">
        <w:rPr>
          <w:rFonts w:ascii="Times New Roman" w:hAnsi="Times New Roman" w:cs="Times New Roman"/>
          <w:color w:val="000000" w:themeColor="text1"/>
          <w:sz w:val="20"/>
          <w:szCs w:val="20"/>
        </w:rPr>
        <w:instrText xml:space="preserve">10\n              4\n              years) timescales. In addition, organic matter in sea spray aerosol plays a significant role in the Earth’s radiative budget by scattering solar radiation, and indirectly by affecting cloud properties. Marine organic matter is generally a poor source of cloud condensation nuclei (CCN), but a significant source of ice nucleating particles (INPs), affecting the formation of mixed-phase and ice clouds. This review will show that marine biogenic aerosol plays an impactful, but poorly constrained, role in marine ecosystems, biogeochemical processes, and the Earth’s climate system. Further work is needed to characterize the connectivity and feedbacks between the atmosphere and ocean ecosystems in order to integrate this complexity into Earth System models, facilitating future climate and biogeochemical predictions.","container-title":"Frontiers in Microbiology","DOI":"10.3389/fmicb.2021.764178","ISSN":"1664-302X","journalAbbreviation":"Front. Microbiol.","page":"764178","source":"DOI.org (Crossref)","title":"Ocean Aerobiology","volume":"12","author":[{"family":"Alsante","given":"Alyssa N."},{"family":"Thornton","given":"Daniel C. O."},{"family":"Brooks","given":"Sarah D."}],"issued":{"date-parts":[["2021",10,29]]},"citation-key":"alsanteOceanAerobiology2021"}}],"schema":"https://github.com/citation-style-language/schema/raw/master/csl-citation.json"}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30467" w:rsidRPr="004758A9">
        <w:rPr>
          <w:rFonts w:ascii="Times New Roman" w:hAnsi="Times New Roman" w:cs="Times New Roman"/>
          <w:sz w:val="20"/>
        </w:rPr>
        <w:t xml:space="preserve">(Alsante </w:t>
      </w:r>
      <w:r w:rsidR="00485B74" w:rsidRPr="004758A9">
        <w:rPr>
          <w:rFonts w:ascii="Times New Roman" w:hAnsi="Times New Roman" w:cs="Times New Roman"/>
          <w:i/>
          <w:sz w:val="20"/>
        </w:rPr>
        <w:t>et al</w:t>
      </w:r>
      <w:r w:rsidR="00030467" w:rsidRPr="004758A9">
        <w:rPr>
          <w:rFonts w:ascii="Times New Roman" w:hAnsi="Times New Roman" w:cs="Times New Roman"/>
          <w:sz w:val="20"/>
        </w:rPr>
        <w:t>,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whereas association with coccolithophores appears much weaker than for MSA-OA. Another distinction lies in PMOA overlapping with chlorophytes</w:t>
      </w:r>
      <w:r w:rsidR="0069507F"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i/>
          <w:iCs/>
          <w:color w:val="000000" w:themeColor="text1"/>
          <w:sz w:val="20"/>
          <w:szCs w:val="20"/>
        </w:rPr>
        <w:t>flagellates</w:t>
      </w:r>
      <w:r w:rsidR="0069507F"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i/>
          <w:iCs/>
          <w:color w:val="000000" w:themeColor="text1"/>
          <w:sz w:val="20"/>
          <w:szCs w:val="20"/>
        </w:rPr>
        <w:t>Phaeocystis</w:t>
      </w:r>
      <w:r w:rsidR="0069507F"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i/>
          <w:iCs/>
          <w:color w:val="000000" w:themeColor="text1"/>
          <w:sz w:val="20"/>
          <w:szCs w:val="20"/>
        </w:rPr>
        <w:t>spp</w:t>
      </w:r>
      <w:r w:rsidR="0069507F" w:rsidRPr="004758A9">
        <w:rPr>
          <w:rFonts w:ascii="Times New Roman" w:hAnsi="Times New Roman" w:cs="Times New Roman"/>
          <w:color w:val="000000" w:themeColor="text1"/>
          <w:sz w:val="20"/>
          <w:szCs w:val="20"/>
        </w:rPr>
        <w:t>)</w:t>
      </w:r>
      <w:r w:rsidR="001D2DC6" w:rsidRPr="004758A9">
        <w:rPr>
          <w:rFonts w:ascii="Times New Roman" w:hAnsi="Times New Roman" w:cs="Times New Roman"/>
          <w:color w:val="000000" w:themeColor="text1"/>
          <w:sz w:val="20"/>
          <w:szCs w:val="20"/>
        </w:rPr>
        <w:t xml:space="preserve"> over the Western European basin. This geographic area hosts more than 512 chlorophyte species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{"citationID":"NB4FPm1B","properties":{"formattedCitation":"(Narayanaswamy et al., 2010)","plainCitation":"(Narayanaswamy et al., 2010)","noteIndex":0},"citationItems":[{"id":2433,"uris":["http://zotero.org/groups/3856298/items/BZEGM2H6"],"itemData":{"id":2433,"type":"article-journal","container-title":"PLoS ONE","DOI":"10.1371/journal.pone.0014295","ISSN":"1932-6203","issue":"12","journalAbbreviation":"PLoS ONE","language":"en","page":"e14295","source":"DOI.org (Crossref)","title":"Biodiversity Trends along the Western European Margin","volume":"5","author":[{"family":"Narayanaswamy","given":"Bhavani E."},{"family":"Renaud","given":"Paul E."},{"family":"Duineveld","given":"Gerard C. A."},{"family":"Berge","given":"Jørgen"},{"family":"Lavaleye","given":"Marc S. S."},{"family":"Reiss","given":"Henning"},{"family":"Brattegard","given":"Torleiv"}],"editor":[{"family":"Humphries","given":"Stuart"}],"issued":{"date-parts":[["2010",12,13]]},"citation-key":"narayanaswamyBiodiversityTrendsWestern2010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(Narayanaswamy et al., 2010)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with recent reports of chlorophytes being one of the key contributors to marine productivity</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{"citationID":"ysNOqnSD","properties":{"formattedCitation":"(Landwehr et al., 2021)","plainCitation":"(Landwehr et al., 2021)","noteIndex":0},"citationItems":[{"id":2313,"uris":["http://zotero.org/groups/3856298/items/B4CJA3EL"],"itemData":{"id":2313,"type":"article-journal","abstract":"Abstract. The Southern Ocean is a critical component of Earth's climate system, but its remoteness makes it challenging to develop a holistic understanding of its processes from the small scale to the large scale. As a result, our knowledge of this vast region remains largely incomplete. The Antarctic Circumnavigation Expedition (ACE, austral summer 2016/2017) surveyed a large number of variables describing the state of the ocean and the atmosphere, the freshwater cycle, atmospheric chemistry, and ocean biogeochemistry and microbiology. This circumpolar cruise included visits to 12 remote islands, the marginal ice zone, and the Antarctic coast. Here, we use 111 of the observed variables to study the latitudinal gradients, seasonality, shorter-term variations, geographic setting of environmental processes, and interactions between them over the duration of 90 d. To reduce the dimensionality and complexity of the dataset and make the relations between variables interpretable we applied an unsupervised machine learning method, the sparse principal component analysis (sPCA), which describes environmental processes through 14 latent variables. To derive a robust statistical perspective on these processes and to estimate the uncertainty in the sPCA decomposition, we have developed a bootstrap approach. Our results provide a proof of concept that sPCA with uncertainty analysis is able to identify temporal patterns from diurnal to seasonal cycles, as well as geographical gradients and “hotspots” of interaction between environmental compartments. While confirming many well known processes, our analysis provides novel insights into the Southern Ocean water cycle (freshwater fluxes), trace gases (interplay between seasonality, sources, and sinks), and microbial communities (nutrient limitation and island mass effects at the largest scale ever reported). More specifically, we identify the important role of the oceanic circulations, frontal zones, and islands in shaping the nutrient availability that controls biological community composition and productivity; the fact that sea ice controls sea water salinity, dampens the wave field, and is associated with increased phytoplankton growth and net community productivity possibly due to iron fertilisation and reduced light limitation; and the clear regional patterns of aerosol characteristics that have emerged, stressing the role of the sea state, atmospheric chemical processing, and source processes near hotspots for the availability of cloud condensation nuclei and hence cloud formation. A set of key variables and their combinations, such as the difference between the air and sea surface temperature, atmospheric pressure, sea surface height, geostrophic currents, upper-ocean layer light intensity, surface wind speed and relative humidity played an important role in our analysis, highlighting the necessity for Earth system models to represent them adequately. In conclusion, our study highlights the use of sPCA to identify key ocean–atmosphere interactions across physical, chemical, and biological processes and their associated spatio-temporal scales. It thereby fills an important gap between simple correlation analyses and complex Earth system models. The sPCA processing code is available as open-access from the following link: https://renkulab.io/gitlab/ACE-ASAID/spca-decomposition (last access: 29 March 2021). As we show here, it can be used for an exploration of environmental data that is less prone to cognitive biases (and confirmation biases in particular) compared to traditional regression analysis that might be affected by the underlying research question.","container-title":"Earth System Dynamics","DOI":"10.5194/esd-12-1295-2021","ISSN":"2190-4987","issue":"4","journalAbbreviation":"Earth Syst. Dynam.","language":"en","page":"1295-1369","source":"DOI.org (Crossref)","title":"Exploring the coupled ocean and atmosphere system with a data science approach applied to observations from the Antarctic Circumnavigation Expedition","volume":"12","author":[{"family":"Landwehr","given":"Sebastian"},{"family":"Volpi","given":"Michele"},{"family":"Haumann","given":"F. Alexander"},{"family":"Robinson","given":"Charlotte M."},{"family":"Thurnherr","given":"Iris"},{"family":"Ferracci","given":"Valerio"},{"family":"Baccarini","given":"Andrea"},{"family":"Thomas","given":"Jenny"},{"family":"Gorodetskaya","given":"Irina"},{"family":"Tatzelt","given":"Christian"},{"family":"Henning","given":"Silvia"},{"family":"Modini","given":"Rob L."},{"family":"Forrer","given":"Heather J."},{"family":"Lin","given":"Yajuan"},{"family":"Cassar","given":"Nicolas"},{"family":"Simó","given":"Rafel"},{"family":"Hassler","given":"Christel"},{"family":"Moallemi","given":"Alireza"},{"family":"Fawcett","given":"Sarah E."},{"family":"Harris","given":"Neil"},{"family":"Airs","given":"Ruth"},{"family":"Derkani","given":"Marzieh H."},{"family":"Alberello","given":"Alberto"},{"family":"Toffoli","given":"Alessandro"},{"family":"Chen","given":"Gang"},{"family":"Rodríguez-Ros","given":"Pablo"},{"family":"Zamanillo","given":"Marina"},{"family":"Cortés-Greus","given":"Pau"},{"family":"Xue","given":"Lei"},{"family":"Bolas","given":"Conor G."},{"family":"Leonard","given":"Katherine C."},{"family":"Perez-Cruz","given":"Fernando"},{"family":"Walton","given":"David"},{"family":"Schmale","given":"Julia"}],"issued":{"date-parts":[["2021",11,30]]},"citation-key":"landwehrExploringCoupledOcean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(Landwehr et al.,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 xml:space="preserve">further research is warranted to fully understand their role along other phytoplankton in this region during summertime. Likewise, cyanobacteria (combination of </w:t>
      </w:r>
      <w:r w:rsidR="001D2DC6" w:rsidRPr="004758A9">
        <w:rPr>
          <w:rFonts w:ascii="Times New Roman" w:hAnsi="Times New Roman" w:cs="Times New Roman"/>
          <w:i/>
          <w:iCs/>
          <w:color w:val="000000" w:themeColor="text1"/>
          <w:sz w:val="20"/>
          <w:szCs w:val="20"/>
        </w:rPr>
        <w:t>Synechococcus</w:t>
      </w:r>
      <w:r w:rsidR="001D2DC6"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i/>
          <w:iCs/>
          <w:color w:val="000000" w:themeColor="text1"/>
          <w:sz w:val="20"/>
          <w:szCs w:val="20"/>
        </w:rPr>
        <w:t>Prochlorococcus</w:t>
      </w:r>
      <w:r w:rsidR="001D2DC6" w:rsidRPr="004758A9">
        <w:rPr>
          <w:rFonts w:ascii="Times New Roman" w:hAnsi="Times New Roman" w:cs="Times New Roman"/>
          <w:color w:val="000000" w:themeColor="text1"/>
          <w:sz w:val="20"/>
          <w:szCs w:val="20"/>
        </w:rPr>
        <w:t xml:space="preserve">, and nitrogen fixers such as </w:t>
      </w:r>
      <w:r w:rsidR="001D2DC6" w:rsidRPr="004758A9">
        <w:rPr>
          <w:rFonts w:ascii="Times New Roman" w:hAnsi="Times New Roman" w:cs="Times New Roman"/>
          <w:i/>
          <w:iCs/>
          <w:color w:val="000000" w:themeColor="text1"/>
          <w:sz w:val="20"/>
          <w:szCs w:val="20"/>
        </w:rPr>
        <w:t>Trichodesmium</w:t>
      </w:r>
      <w:r w:rsidR="001D2DC6" w:rsidRPr="004758A9">
        <w:rPr>
          <w:rFonts w:ascii="Times New Roman" w:hAnsi="Times New Roman" w:cs="Times New Roman"/>
          <w:color w:val="000000" w:themeColor="text1"/>
          <w:sz w:val="20"/>
          <w:szCs w:val="20"/>
        </w:rPr>
        <w:t xml:space="preserve">) might also contribute to PMOA more sparsely, especially at lower latitudes in the North Atlantic Ocean as previously reported </w:t>
      </w:r>
      <w:r w:rsidR="001D2DC6"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{"citationID":"UNp89U5Y","properties":{"formattedCitation":"(Baer et al., 2017)","plainCitation":"(Baer et al., 2017)","noteIndex":0},"citationItems":[{"id":4308,"uris":["http://zotero.org/groups/3856298/items/54UGNQ7S"],"itemData":{"id":4308,"type":"article-journal","abstract":"Summary\n            \n              In the North Atlantic Ocean, we found that natural populations of\n              Prochlorococcus\n              adhered to Redfield ratio dimensions when compari</w:instrText>
      </w:r>
      <w:r w:rsidR="00001419">
        <w:rPr>
          <w:rFonts w:ascii="Times New Roman" w:hAnsi="Times New Roman" w:cs="Times New Roman" w:hint="eastAsia"/>
          <w:color w:val="000000" w:themeColor="text1"/>
          <w:sz w:val="20"/>
          <w:szCs w:val="20"/>
        </w:rPr>
        <w:instrText>ng cell quotas of carbon to nitrogen, but had flexible composition under nutrient and light stress, allowing for a broad range of cellular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and nitrogen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ratios.\n              Synechococcus\n              populations also exhibited a wide range of elemental stoichiometry, including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nitrogen ratios and increased their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 in response to low dissolved phosphorus availability. Small eukaryotic populations tended to have lower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phosphorus ratios </w:instrText>
      </w:r>
      <w:r w:rsidR="00001419">
        <w:rPr>
          <w:rFonts w:ascii="Times New Roman" w:hAnsi="Times New Roman" w:cs="Times New Roman"/>
          <w:color w:val="000000" w:themeColor="text1"/>
          <w:sz w:val="20"/>
          <w:szCs w:val="20"/>
        </w:rPr>
        <w:instrText>than single cell cyanobacterial groups, with the exception of one group of samples, which highlights the importance of community composition when determining how biological diversity influences bulk particle stoichiometry. The ratio of dissolved nitrogen:</w:instrText>
      </w:r>
      <w:r w:rsidR="00001419">
        <w:rPr>
          <w:rFonts w:ascii="Times New Roman" w:hAnsi="Times New Roman" w:cs="Times New Roman" w:hint="eastAsia"/>
          <w:color w:val="000000" w:themeColor="text1"/>
          <w:sz w:val="20"/>
          <w:szCs w:val="20"/>
        </w:rPr>
        <w:instrText>phosphorus fluxes into the euphotic zone was not correlated to nitrogen:phosphorus cellular quotas. The lack of a homeostatic relationship implies that other mechanisms, such as species</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specific adaptation to oligotrophic phosphorus concentrations, contro</w:instrText>
      </w:r>
      <w:r w:rsidR="00001419">
        <w:rPr>
          <w:rFonts w:ascii="Times New Roman" w:hAnsi="Times New Roman" w:cs="Times New Roman"/>
          <w:color w:val="000000" w:themeColor="text1"/>
          <w:sz w:val="20"/>
          <w:szCs w:val="20"/>
        </w:rPr>
        <w:instrText xml:space="preserve">l elemental particle ratios.","container-title":"Environmental Microbiology","DOI":"10.1111/1462-2920.13672","ISSN":"1462-2912, 1462-2920","issue":"4","journalAbbreviation":"Environmental Microbiology","language":"en","page":"1568-1583","source":"DOI.org (Crossref)","title":"Stoichiometry of &lt;i&gt;Prochlorococcus, Synechococcus&lt;/i&gt; , and small eukaryotic populations in the western North Atlantic Ocean","volume":"19","author":[{"family":"Baer","given":"Steven E."},{"family":"Lomas","given":"Michael W."},{"family":"Terpis","given":"Kristina X."},{"family":"Mouginot","given":"Céline"},{"family":"Martiny","given":"Adam C."}],"issued":{"date-parts":[["2017",4]]},"citation-key":"baerStoichiometryProchlorococcusSynechococcus2017"}}],"schema":"https://github.com/citation-style-language/schema/raw/master/csl-citation.json"} </w:instrText>
      </w:r>
      <w:r w:rsidR="001D2DC6"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(Baer et al., 2017)</w:t>
      </w:r>
      <w:r w:rsidR="001D2DC6" w:rsidRPr="004758A9">
        <w:rPr>
          <w:rFonts w:ascii="Times New Roman" w:hAnsi="Times New Roman" w:cs="Times New Roman"/>
          <w:color w:val="000000" w:themeColor="text1"/>
          <w:sz w:val="20"/>
          <w:szCs w:val="20"/>
        </w:rPr>
        <w:fldChar w:fldCharType="end"/>
      </w:r>
      <w:r w:rsidR="001D2DC6" w:rsidRPr="004758A9">
        <w:rPr>
          <w:rFonts w:ascii="Times New Roman" w:hAnsi="Times New Roman" w:cs="Times New Roman"/>
          <w:color w:val="000000" w:themeColor="text1"/>
          <w:sz w:val="20"/>
          <w:szCs w:val="20"/>
        </w:rPr>
        <w:t>.</w:t>
      </w:r>
    </w:p>
    <w:p w14:paraId="0A5166A4" w14:textId="14154870" w:rsidR="00E2540F" w:rsidRPr="004758A9" w:rsidRDefault="001D2DC6" w:rsidP="001D2DC6">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Here,</w:t>
      </w:r>
      <w:r w:rsidR="00E2540F" w:rsidRPr="004758A9">
        <w:rPr>
          <w:rFonts w:ascii="Times New Roman" w:hAnsi="Times New Roman" w:cs="Times New Roman"/>
          <w:color w:val="000000" w:themeColor="text1"/>
          <w:sz w:val="20"/>
          <w:szCs w:val="20"/>
        </w:rPr>
        <w:t xml:space="preserve"> calculated</w:t>
      </w:r>
      <w:r w:rsidRPr="004758A9">
        <w:rPr>
          <w:rFonts w:ascii="Times New Roman" w:hAnsi="Times New Roman" w:cs="Times New Roman"/>
          <w:color w:val="000000" w:themeColor="text1"/>
          <w:sz w:val="20"/>
          <w:szCs w:val="20"/>
        </w:rPr>
        <w:t xml:space="preserve"> lagged correlations</w:t>
      </w:r>
      <w:r w:rsidR="00E2540F" w:rsidRPr="004758A9">
        <w:rPr>
          <w:rFonts w:ascii="Times New Roman" w:hAnsi="Times New Roman" w:cs="Times New Roman"/>
          <w:color w:val="000000" w:themeColor="text1"/>
          <w:sz w:val="20"/>
          <w:szCs w:val="20"/>
        </w:rPr>
        <w:t xml:space="preserve"> (Figure 6) further </w:t>
      </w:r>
      <w:r w:rsidRPr="004758A9">
        <w:rPr>
          <w:rFonts w:ascii="Times New Roman" w:hAnsi="Times New Roman" w:cs="Times New Roman"/>
          <w:color w:val="000000" w:themeColor="text1"/>
          <w:sz w:val="20"/>
          <w:szCs w:val="20"/>
        </w:rPr>
        <w:t>point</w:t>
      </w:r>
      <w:r w:rsidR="00121C58" w:rsidRPr="004758A9">
        <w:rPr>
          <w:rFonts w:ascii="Times New Roman" w:hAnsi="Times New Roman" w:cs="Times New Roman"/>
          <w:color w:val="000000" w:themeColor="text1"/>
          <w:sz w:val="20"/>
          <w:szCs w:val="20"/>
        </w:rPr>
        <w:t>ed</w:t>
      </w:r>
      <w:r w:rsidR="00E2540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at MSA-OA being directly associated with coccolithophores (with a lag of -1 day) as well as diatoms (</w:t>
      </w:r>
      <w:r w:rsidR="0069507F" w:rsidRPr="004758A9">
        <w:rPr>
          <w:rFonts w:ascii="Times New Roman" w:hAnsi="Times New Roman" w:cs="Times New Roman"/>
          <w:color w:val="000000" w:themeColor="text1"/>
          <w:sz w:val="20"/>
          <w:szCs w:val="20"/>
        </w:rPr>
        <w:t xml:space="preserve">lag of </w:t>
      </w:r>
      <w:r w:rsidRPr="004758A9">
        <w:rPr>
          <w:rFonts w:ascii="Times New Roman" w:hAnsi="Times New Roman" w:cs="Times New Roman"/>
          <w:color w:val="000000" w:themeColor="text1"/>
          <w:sz w:val="20"/>
          <w:szCs w:val="20"/>
        </w:rPr>
        <w:t>-9 days)</w:t>
      </w:r>
      <w:r w:rsidR="00E2540F" w:rsidRPr="004758A9">
        <w:rPr>
          <w:rFonts w:ascii="Times New Roman" w:hAnsi="Times New Roman" w:cs="Times New Roman"/>
          <w:color w:val="000000" w:themeColor="text1"/>
          <w:sz w:val="20"/>
          <w:szCs w:val="20"/>
        </w:rPr>
        <w:t xml:space="preserve">, however no significant correlations </w:t>
      </w:r>
      <w:r w:rsidR="00121C58" w:rsidRPr="004758A9">
        <w:rPr>
          <w:rFonts w:ascii="Times New Roman" w:hAnsi="Times New Roman" w:cs="Times New Roman"/>
          <w:color w:val="000000" w:themeColor="text1"/>
          <w:sz w:val="20"/>
          <w:szCs w:val="20"/>
        </w:rPr>
        <w:t xml:space="preserve">were </w:t>
      </w:r>
      <w:r w:rsidR="00E2540F" w:rsidRPr="004758A9">
        <w:rPr>
          <w:rFonts w:ascii="Times New Roman" w:hAnsi="Times New Roman" w:cs="Times New Roman"/>
          <w:color w:val="000000" w:themeColor="text1"/>
          <w:sz w:val="20"/>
          <w:szCs w:val="20"/>
        </w:rPr>
        <w:t>observed for either cyanobacteria or chlorophytes.</w:t>
      </w:r>
      <w:r w:rsidR="0069507F" w:rsidRPr="004758A9">
        <w:rPr>
          <w:rFonts w:ascii="Times New Roman" w:hAnsi="Times New Roman" w:cs="Times New Roman"/>
          <w:color w:val="000000" w:themeColor="text1"/>
          <w:sz w:val="20"/>
          <w:szCs w:val="20"/>
        </w:rPr>
        <w:t xml:space="preserve"> </w:t>
      </w:r>
      <w:r w:rsidR="00E2540F" w:rsidRPr="004758A9">
        <w:rPr>
          <w:rFonts w:ascii="Times New Roman" w:hAnsi="Times New Roman" w:cs="Times New Roman"/>
          <w:color w:val="000000" w:themeColor="text1"/>
          <w:sz w:val="20"/>
          <w:szCs w:val="20"/>
        </w:rPr>
        <w:t>As opposed to MSA-OA</w:t>
      </w:r>
      <w:r w:rsidR="00111611" w:rsidRPr="004758A9">
        <w:rPr>
          <w:rFonts w:ascii="Times New Roman" w:hAnsi="Times New Roman" w:cs="Times New Roman"/>
          <w:color w:val="000000" w:themeColor="text1"/>
          <w:sz w:val="20"/>
          <w:szCs w:val="20"/>
        </w:rPr>
        <w:t xml:space="preserve">, the association </w:t>
      </w:r>
      <w:r w:rsidR="00E2540F" w:rsidRPr="004758A9">
        <w:rPr>
          <w:rFonts w:ascii="Times New Roman" w:hAnsi="Times New Roman" w:cs="Times New Roman"/>
          <w:color w:val="000000" w:themeColor="text1"/>
          <w:sz w:val="20"/>
          <w:szCs w:val="20"/>
        </w:rPr>
        <w:t>between coccolithophores and PMOA</w:t>
      </w:r>
      <w:r w:rsidR="00111611" w:rsidRPr="004758A9">
        <w:rPr>
          <w:rFonts w:ascii="Times New Roman" w:hAnsi="Times New Roman" w:cs="Times New Roman"/>
          <w:color w:val="000000" w:themeColor="text1"/>
          <w:sz w:val="20"/>
          <w:szCs w:val="20"/>
        </w:rPr>
        <w:t xml:space="preserve"> doesn´t appear as meaningful</w:t>
      </w:r>
      <w:r w:rsidR="00E2540F" w:rsidRPr="004758A9">
        <w:rPr>
          <w:rFonts w:ascii="Times New Roman" w:hAnsi="Times New Roman" w:cs="Times New Roman"/>
          <w:color w:val="000000" w:themeColor="text1"/>
          <w:sz w:val="20"/>
          <w:szCs w:val="20"/>
        </w:rPr>
        <w:t xml:space="preserve"> (their autocorrelations are not statistically significant</w:t>
      </w:r>
      <w:del w:id="198" w:author="Fossum, Kirsten" w:date="2025-01-09T13:46:00Z">
        <w:r w:rsidR="00E2540F" w:rsidRPr="004758A9" w:rsidDel="00C6602C">
          <w:rPr>
            <w:rFonts w:ascii="Times New Roman" w:hAnsi="Times New Roman" w:cs="Times New Roman"/>
            <w:color w:val="000000" w:themeColor="text1"/>
            <w:sz w:val="20"/>
            <w:szCs w:val="20"/>
          </w:rPr>
          <w:delText>ly different from zero</w:delText>
        </w:r>
      </w:del>
      <w:r w:rsidR="00E2540F" w:rsidRPr="004758A9">
        <w:rPr>
          <w:rFonts w:ascii="Times New Roman" w:hAnsi="Times New Roman" w:cs="Times New Roman"/>
          <w:color w:val="000000" w:themeColor="text1"/>
          <w:sz w:val="20"/>
          <w:szCs w:val="20"/>
        </w:rPr>
        <w:t>). PMOA</w:t>
      </w:r>
      <w:r w:rsidR="0069507F" w:rsidRPr="004758A9">
        <w:rPr>
          <w:rFonts w:ascii="Times New Roman" w:hAnsi="Times New Roman" w:cs="Times New Roman"/>
          <w:color w:val="000000" w:themeColor="text1"/>
          <w:sz w:val="20"/>
          <w:szCs w:val="20"/>
        </w:rPr>
        <w:t xml:space="preserve"> on the other hand are also associated with diatoms (lag of -5 days</w:t>
      </w:r>
      <w:r w:rsidR="00030467" w:rsidRPr="004758A9">
        <w:rPr>
          <w:rFonts w:ascii="Times New Roman" w:hAnsi="Times New Roman" w:cs="Times New Roman"/>
          <w:color w:val="000000" w:themeColor="text1"/>
          <w:sz w:val="20"/>
          <w:szCs w:val="20"/>
        </w:rPr>
        <w:t>) and</w:t>
      </w:r>
      <w:r w:rsidR="00E30E5E" w:rsidRPr="004758A9">
        <w:rPr>
          <w:rFonts w:ascii="Times New Roman" w:hAnsi="Times New Roman" w:cs="Times New Roman"/>
          <w:color w:val="000000" w:themeColor="text1"/>
          <w:sz w:val="20"/>
          <w:szCs w:val="20"/>
        </w:rPr>
        <w:t xml:space="preserve"> show unique associations with</w:t>
      </w:r>
      <w:r w:rsidR="0069507F" w:rsidRPr="004758A9">
        <w:rPr>
          <w:rFonts w:ascii="Times New Roman" w:hAnsi="Times New Roman" w:cs="Times New Roman"/>
          <w:color w:val="000000" w:themeColor="text1"/>
          <w:sz w:val="20"/>
          <w:szCs w:val="20"/>
        </w:rPr>
        <w:t xml:space="preserve"> chlorophytes (lag of</w:t>
      </w:r>
      <w:r w:rsidR="00E2540F" w:rsidRPr="004758A9">
        <w:rPr>
          <w:rFonts w:ascii="Times New Roman" w:hAnsi="Times New Roman" w:cs="Times New Roman"/>
          <w:color w:val="000000" w:themeColor="text1"/>
          <w:sz w:val="20"/>
          <w:szCs w:val="20"/>
        </w:rPr>
        <w:t xml:space="preserve"> -10 days</w:t>
      </w:r>
      <w:r w:rsidR="0069507F"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 xml:space="preserve"> as well as cyanobacteria</w:t>
      </w:r>
      <w:r w:rsidR="00E30E5E" w:rsidRPr="004758A9">
        <w:rPr>
          <w:rFonts w:ascii="Times New Roman" w:hAnsi="Times New Roman" w:cs="Times New Roman"/>
          <w:color w:val="000000" w:themeColor="text1"/>
          <w:sz w:val="20"/>
          <w:szCs w:val="20"/>
        </w:rPr>
        <w:t xml:space="preserve"> (lag of</w:t>
      </w:r>
      <w:r w:rsidR="00E2540F" w:rsidRPr="004758A9">
        <w:rPr>
          <w:rFonts w:ascii="Times New Roman" w:hAnsi="Times New Roman" w:cs="Times New Roman"/>
          <w:color w:val="000000" w:themeColor="text1"/>
          <w:sz w:val="20"/>
          <w:szCs w:val="20"/>
        </w:rPr>
        <w:t>-11 days</w:t>
      </w:r>
      <w:r w:rsidR="00E30E5E"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w:t>
      </w:r>
    </w:p>
    <w:p w14:paraId="1238E8C9" w14:textId="41863532" w:rsidR="0069507F"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Overall, association between OA enriched sea spray time series and phytoplankton groups remains controversial owing to a wide range of governing mechanisms as highlighted by previous studies using chl-α as a proxy to calculate cross correlation time lags over the North Atlantic which were found to vary between 8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{"citationID":"i1OxrNWg","properties":{"formattedCitation":"(Rinaldi et al., 2013)","plainCitation":"(Rinaldi et al., 2013)","noteIndex":0},"citationItems":[{"id":4676,"uris":["http://zotero.org/groups/3856298/items/MDDFZ93</w:instrText>
      </w:r>
      <w:r w:rsidR="00001419">
        <w:rPr>
          <w:rFonts w:ascii="Times New Roman" w:hAnsi="Times New Roman" w:cs="Times New Roman" w:hint="eastAsia"/>
          <w:color w:val="000000" w:themeColor="text1"/>
          <w:sz w:val="20"/>
          <w:szCs w:val="20"/>
        </w:rPr>
        <w:instrText>L"],"itemData":{"id":4676,"type":"article-journal","abstract":"Abstract\n            \n              Initial efforts toward developing a combined organic</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inorganic sea spray source function parameterization for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models made use of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(Chl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and wind speed as input parameters to combine oceanic biology and atmospheric dynamics. These studies reported a modest correlation coefficient (0.55)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and organic matter (OM) enrichment in sea spray, suggesting that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only partially suitable for predicting organic enrichment. A reconstructed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field of the North Atlantic Ocean from GlobColour reveals an improved correlation of 0.72 between the fractional mass contribution of organics in sea spray and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concentration. A similar analysis, using colored dissolved and detrital organic material absorption and particulate organic carbon concentration, revealed slightly lower correlation coefficients (0.65 and 0.68). These results indicate that to date,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the best biological surrogate for predicting sea spray organic enrichment. In fact, considering the minimal difference between the correlation coefficients obtained with the three ocean color products, there is no reason to substitute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which is the most accurate parameter obtained from ocean color data, with other biological surrogates being generally affected by larger and less known errors. The observed time lag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w:instrText>
      </w:r>
      <w:r w:rsidR="00001419">
        <w:rPr>
          <w:rFonts w:ascii="Times New Roman" w:hAnsi="Times New Roman" w:cs="Times New Roman"/>
          <w:color w:val="000000" w:themeColor="text1"/>
          <w:sz w:val="20"/>
          <w:szCs w:val="20"/>
        </w:rPr>
        <w:instrText>ncentration and organic matter enrichment in aerosol suggests that biological processes in oceanic surface waters and their timescales should be considered when modeling the production of primary marine organic aerosol.\n            \n          , \n            Key Points\n            \n              \n                \n                  Chlorophyll is the best proxy for predicting marine primary organic aerosol\n                \n                \n                  A new relationship describing the organic enrichment of sea spray is presented","container-title":"Journal of Geophysical Research: Atmospheres","DOI":"10.1002/jgrd.50417","ISSN":"2169-897X, 2169-8996","issue":"10","journalAbbreviation":"JGR Atmospheres","language":"en","license":"http://online</w:instrText>
      </w:r>
      <w:r w:rsidR="00001419">
        <w:rPr>
          <w:rFonts w:ascii="Times New Roman" w:hAnsi="Times New Roman" w:cs="Times New Roman" w:hint="eastAsia"/>
          <w:color w:val="000000" w:themeColor="text1"/>
          <w:sz w:val="20"/>
          <w:szCs w:val="20"/>
        </w:rPr>
        <w:instrText>library.wiley.com/termsAndConditions#vor","page":"4964-4973","source":"DOI.org (Crossref)","title":"Is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&lt;i&gt;a&lt;/i&gt; the best surrogate for organic matter enrichment in submicron primary marine aerosol?","volume":"118","author":[{"family":"Rinaldi</w:instrText>
      </w:r>
      <w:r w:rsidR="00001419">
        <w:rPr>
          <w:rFonts w:ascii="Times New Roman" w:hAnsi="Times New Roman" w:cs="Times New Roman"/>
          <w:color w:val="000000" w:themeColor="text1"/>
          <w:sz w:val="20"/>
          <w:szCs w:val="20"/>
        </w:rPr>
        <w:instrText xml:space="preserve">","given":"Matteo"},{"family":"Fuzzi","given":"Sandro"},{"family":"Decesari","given":"Stefano"},{"family":"Marullo","given":"Salvatore"},{"family":"Santoleri","given":"Rosalia"},{"family":"Provenzale","given":"Antonello"},{"family":"Von Hardenberg","given":"Jost"},{"family":"Ceburnis","given":"Darius"},{"family":"Vaishya","given":"Aditya"},{"family":"O'Dowd","given":"Colin D."},{"family":"Facchini","given":"Maria Cristina"}],"issued":{"date-parts":[["2013",5,27]]},"citation-key":"rinaldiChlorophyllBestSurrogate2013"}}],"schema":"https://github.com/citation-style-language/schema/raw/master/csl-citation.json"}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(Rinaldi et al., 2013)</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24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{"citationID":"SMHswiR8","properties":{"formattedCitation":"(O\\uc0\\u8217{}Dowd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depending on the period and length of measurements.</w:t>
      </w:r>
    </w:p>
    <w:p w14:paraId="04058FCE" w14:textId="1D96EC23" w:rsidR="001D2DC6"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Late summer measurements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{"citationID":"af0Pf8su","properties":{"formattedCitation":"(Mansour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show partially comparable lags to this study with </w:t>
      </w:r>
      <w:r w:rsidR="00A14764" w:rsidRPr="004758A9">
        <w:rPr>
          <w:rFonts w:ascii="Times New Roman" w:hAnsi="Times New Roman" w:cs="Times New Roman"/>
          <w:color w:val="000000" w:themeColor="text1"/>
          <w:sz w:val="20"/>
          <w:szCs w:val="20"/>
        </w:rPr>
        <w:t xml:space="preserve">a reported </w:t>
      </w:r>
      <w:r w:rsidRPr="004758A9">
        <w:rPr>
          <w:rFonts w:ascii="Times New Roman" w:hAnsi="Times New Roman" w:cs="Times New Roman"/>
          <w:color w:val="000000" w:themeColor="text1"/>
          <w:sz w:val="20"/>
          <w:szCs w:val="20"/>
        </w:rPr>
        <w:t xml:space="preserve">oceanic biological activity affecting aerosol properties within the order of 10-20 days. This delay roughly spans over the full blooming to decaying phase transitions of an algal bloom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{"citationID":"YQi27JCV","properties":{"formattedCitation":"(Lehahn et al., 2014)","plainCitation":"(Lehahn et al., 2014)","noteIndex":0},"citationItems":[{"id":4674,"uris":["http://zotero.org/groups/3856298/items/BJKNG45I"],"itemData":{"id":4674,"type":"article-journal","container-title":"Current Biology","DOI":"10.1016/j.cub.2014.07.046","ISSN":"09609822","issue":"17","journalAbbreviation":"Current Biology","language":"en","page":"2041-2046","source":"DOI.org (Crossref)","title":"Decoupling Physical from Biological Processes to Assess the Impact of Viruses on a Mesoscale Algal Bloom","volume":"24","author":[{"family":"Lehahn","given":"Yoav"},{"family":"Koren","given":"Ilan"},{"family":"Schatz","given":"Daniella"},{"family":"Frada","given":"Miguel"},{"family":"Sheyn","given":"Uri"},{"family":"Boss","given":"Emmanuel"},{"family":"Efrati","given":"Shai"},{"family":"Rudich","given":"Yinon"},{"family":"Trainic","given":"Miri"},{"family":"Sharoni","given":"Shlomit"},{"family":"Laber","given":"Christian"},{"family":"DiTullio","given":"Giacomo R."},{"family":"Coolen","given":"Marco J.L."},{"family":"Martins","given":"Ana Maria"},{"family":"Van Mooy","given":"Benjamin A.S."},{"family":"Bidle","given":"Kay D."},{"family":"Vardi","given":"Assaf"}],"issued":{"date-parts":[["2014",9]]},"citation-key":"lehahnDecouplingPhysicalBiological2014"}}],"schema":"https://github.com/citation-style-language/schema/raw/master/csl-citation.json"}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(Lehahn et al., 2014)</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is linked to the release of SSA-transferable organic matter in surface seawater</w:t>
      </w:r>
      <w:r w:rsidR="007053D7" w:rsidRPr="004758A9">
        <w:rPr>
          <w:rFonts w:ascii="Times New Roman" w:hAnsi="Times New Roman" w:cs="Times New Roman"/>
          <w:color w:val="000000" w:themeColor="text1"/>
          <w:sz w:val="20"/>
          <w:szCs w:val="20"/>
        </w:rPr>
        <w:t xml:space="preserve"> by the interaction with marine viruses causing </w:t>
      </w:r>
      <w:r w:rsidR="006A6DAC" w:rsidRPr="004758A9">
        <w:rPr>
          <w:rFonts w:ascii="Times New Roman" w:hAnsi="Times New Roman" w:cs="Times New Roman"/>
          <w:color w:val="000000" w:themeColor="text1"/>
          <w:sz w:val="20"/>
          <w:szCs w:val="20"/>
        </w:rPr>
        <w:t>the demise of phytoplankton blooms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{"citationID":"vYDTFhai","properties":{"formattedCitation":"(O\\uc0\\u8217{}Dowd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23A39945" w14:textId="01F5A81E" w:rsidR="00E30E5E" w:rsidRPr="004758A9" w:rsidRDefault="00A14764"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Here, by focusing on the lagged correlations between PMF factors and specific phytoplankton groups rather than bulk-OA and chl-α, this study´s findings indicate that PMOA is formed on such timescale from cyanobacteria and chlorophytes</w:t>
      </w:r>
      <w:r w:rsidR="001056A2">
        <w:rPr>
          <w:rFonts w:ascii="Times New Roman" w:hAnsi="Times New Roman" w:cs="Times New Roman"/>
          <w:color w:val="000000" w:themeColor="text1"/>
          <w:sz w:val="20"/>
          <w:szCs w:val="20"/>
        </w:rPr>
        <w:t xml:space="preserve"> (lags of -11 and -10 days respectively)</w:t>
      </w:r>
      <w:r w:rsidRPr="004758A9">
        <w:rPr>
          <w:rFonts w:ascii="Times New Roman" w:hAnsi="Times New Roman" w:cs="Times New Roman"/>
          <w:color w:val="000000" w:themeColor="text1"/>
          <w:sz w:val="20"/>
          <w:szCs w:val="20"/>
        </w:rPr>
        <w:t xml:space="preserve"> owing to atmospheric transport from the Western European basin whereas overwhelming diatoms influence results in a much shorter lag of -5 days. </w:t>
      </w:r>
      <w:r w:rsidR="008C1315" w:rsidRPr="004758A9">
        <w:rPr>
          <w:rFonts w:ascii="Times New Roman" w:hAnsi="Times New Roman" w:cs="Times New Roman"/>
          <w:color w:val="000000" w:themeColor="text1"/>
          <w:sz w:val="20"/>
          <w:szCs w:val="20"/>
        </w:rPr>
        <w:t>Additionally</w:t>
      </w:r>
      <w:r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lastRenderedPageBreak/>
        <w:t>MSA-OA is rapidly produced from coccolithophores blooms in 1-2 days. This reflects stressed, senescent, grazed, or virus-infected phytoplankton releasing high quantities of DMSP which rapidly oxidises to form MSA-OA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{"citationID":"CMhumw47","properties":{"formattedCitation":"(Mansour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E9356C4" w14:textId="73B8A10B" w:rsidR="00A14764" w:rsidRPr="004758A9" w:rsidRDefault="008C1315"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Finally, </w:t>
      </w:r>
      <w:r w:rsidR="00E30E5E" w:rsidRPr="004758A9">
        <w:rPr>
          <w:rFonts w:ascii="Times New Roman" w:hAnsi="Times New Roman" w:cs="Times New Roman"/>
          <w:color w:val="000000" w:themeColor="text1"/>
          <w:sz w:val="20"/>
          <w:szCs w:val="20"/>
        </w:rPr>
        <w:t xml:space="preserve">the interpretation of </w:t>
      </w:r>
      <w:r w:rsidRPr="004758A9">
        <w:rPr>
          <w:rFonts w:ascii="Times New Roman" w:hAnsi="Times New Roman" w:cs="Times New Roman"/>
          <w:color w:val="000000" w:themeColor="text1"/>
          <w:sz w:val="20"/>
          <w:szCs w:val="20"/>
        </w:rPr>
        <w:t>diatoms´ role on either MSA-OA or PMOA remains ambiguous</w:t>
      </w:r>
      <w:ins w:id="199" w:author="Fossum, Kirsten" w:date="2025-01-09T13:58:00Z">
        <w:r w:rsidR="00C6602C">
          <w:rPr>
            <w:rFonts w:ascii="Times New Roman" w:hAnsi="Times New Roman" w:cs="Times New Roman"/>
            <w:color w:val="000000" w:themeColor="text1"/>
            <w:sz w:val="20"/>
            <w:szCs w:val="20"/>
          </w:rPr>
          <w:t>. The</w:t>
        </w:r>
      </w:ins>
      <w:del w:id="200" w:author="Fossum, Kirsten" w:date="2025-01-09T13:58:00Z">
        <w:r w:rsidRPr="004758A9" w:rsidDel="00C6602C">
          <w:rPr>
            <w:rFonts w:ascii="Times New Roman" w:hAnsi="Times New Roman" w:cs="Times New Roman"/>
            <w:color w:val="000000" w:themeColor="text1"/>
            <w:sz w:val="20"/>
            <w:szCs w:val="20"/>
          </w:rPr>
          <w:delText xml:space="preserve"> as the</w:delText>
        </w:r>
      </w:del>
      <w:r w:rsidRPr="004758A9">
        <w:rPr>
          <w:rFonts w:ascii="Times New Roman" w:hAnsi="Times New Roman" w:cs="Times New Roman"/>
          <w:color w:val="000000" w:themeColor="text1"/>
          <w:sz w:val="20"/>
          <w:szCs w:val="20"/>
        </w:rPr>
        <w:t xml:space="preserve"> -5 days lag with PMOA could hint at lipase activity</w:t>
      </w:r>
      <w:ins w:id="201" w:author="Fossum, Kirsten" w:date="2025-01-09T13:58:00Z">
        <w:r w:rsidR="00C6602C">
          <w:rPr>
            <w:rFonts w:ascii="Times New Roman" w:hAnsi="Times New Roman" w:cs="Times New Roman"/>
            <w:color w:val="000000" w:themeColor="text1"/>
            <w:sz w:val="20"/>
            <w:szCs w:val="20"/>
          </w:rPr>
          <w:t xml:space="preserve"> with </w:t>
        </w:r>
      </w:ins>
      <w:del w:id="202" w:author="Fossum, Kirsten" w:date="2025-01-09T13:58:00Z">
        <w:r w:rsidRPr="004758A9" w:rsidDel="00C6602C">
          <w:rPr>
            <w:rFonts w:ascii="Times New Roman" w:hAnsi="Times New Roman" w:cs="Times New Roman"/>
            <w:color w:val="000000" w:themeColor="text1"/>
            <w:sz w:val="20"/>
            <w:szCs w:val="20"/>
          </w:rPr>
          <w:delText xml:space="preserve"> </w:delText>
        </w:r>
      </w:del>
      <w:del w:id="203" w:author="Fossum, Kirsten" w:date="2025-01-09T13:53:00Z">
        <w:r w:rsidRPr="004758A9" w:rsidDel="00C6602C">
          <w:rPr>
            <w:rFonts w:ascii="Times New Roman" w:hAnsi="Times New Roman" w:cs="Times New Roman"/>
            <w:color w:val="000000" w:themeColor="text1"/>
            <w:sz w:val="20"/>
            <w:szCs w:val="20"/>
          </w:rPr>
          <w:delText>concurring to</w:delText>
        </w:r>
      </w:del>
      <w:del w:id="204" w:author="Fossum, Kirsten" w:date="2025-01-09T13:54:00Z">
        <w:r w:rsidRPr="004758A9" w:rsidDel="00C6602C">
          <w:rPr>
            <w:rFonts w:ascii="Times New Roman" w:hAnsi="Times New Roman" w:cs="Times New Roman"/>
            <w:color w:val="000000" w:themeColor="text1"/>
            <w:sz w:val="20"/>
            <w:szCs w:val="20"/>
          </w:rPr>
          <w:delText xml:space="preserve"> </w:delText>
        </w:r>
      </w:del>
      <w:r w:rsidRPr="004758A9">
        <w:rPr>
          <w:rFonts w:ascii="Times New Roman" w:hAnsi="Times New Roman" w:cs="Times New Roman"/>
          <w:color w:val="000000" w:themeColor="text1"/>
          <w:sz w:val="20"/>
          <w:szCs w:val="20"/>
        </w:rPr>
        <w:t>self-aggregation and formation of free fatty acids</w:t>
      </w:r>
      <w:ins w:id="205" w:author="Fossum, Kirsten" w:date="2025-01-09T13:59:00Z">
        <w:r w:rsidR="00C6602C">
          <w:rPr>
            <w:rFonts w:ascii="Times New Roman" w:hAnsi="Times New Roman" w:cs="Times New Roman"/>
            <w:color w:val="000000" w:themeColor="text1"/>
            <w:sz w:val="20"/>
            <w:szCs w:val="20"/>
          </w:rPr>
          <w:t xml:space="preserve"> during the bloom phase</w:t>
        </w:r>
      </w:ins>
      <w:ins w:id="206" w:author="Fossum, Kirsten" w:date="2025-01-09T13:54:00Z">
        <w:r w:rsidR="00C6602C">
          <w:rPr>
            <w:rFonts w:ascii="Times New Roman" w:hAnsi="Times New Roman" w:cs="Times New Roman"/>
            <w:color w:val="000000" w:themeColor="text1"/>
            <w:sz w:val="20"/>
            <w:szCs w:val="20"/>
          </w:rPr>
          <w:t xml:space="preserve">, </w:t>
        </w:r>
      </w:ins>
      <w:del w:id="207" w:author="Fossum, Kirsten" w:date="2025-01-09T13:54:00Z">
        <w:r w:rsidRPr="004758A9" w:rsidDel="00C6602C">
          <w:rPr>
            <w:rFonts w:ascii="Times New Roman" w:hAnsi="Times New Roman" w:cs="Times New Roman"/>
            <w:color w:val="000000" w:themeColor="text1"/>
            <w:sz w:val="20"/>
            <w:szCs w:val="20"/>
          </w:rPr>
          <w:delText xml:space="preserve"> during bloom </w:delText>
        </w:r>
      </w:del>
      <w:r w:rsidRPr="004758A9">
        <w:rPr>
          <w:rFonts w:ascii="Times New Roman" w:hAnsi="Times New Roman" w:cs="Times New Roman"/>
          <w:color w:val="000000" w:themeColor="text1"/>
          <w:sz w:val="20"/>
          <w:szCs w:val="20"/>
        </w:rPr>
        <w:t>potentially followed by a post-bloom</w:t>
      </w:r>
      <w:r w:rsidR="00E30E5E" w:rsidRPr="004758A9">
        <w:rPr>
          <w:rFonts w:ascii="Times New Roman" w:hAnsi="Times New Roman" w:cs="Times New Roman"/>
          <w:color w:val="000000" w:themeColor="text1"/>
          <w:sz w:val="20"/>
          <w:szCs w:val="20"/>
        </w:rPr>
        <w:t xml:space="preserve"> </w:t>
      </w:r>
      <w:ins w:id="208" w:author="Fossum, Kirsten" w:date="2025-01-09T13:55:00Z">
        <w:r w:rsidR="00C6602C">
          <w:rPr>
            <w:rFonts w:ascii="Times New Roman" w:hAnsi="Times New Roman" w:cs="Times New Roman"/>
            <w:color w:val="000000" w:themeColor="text1"/>
            <w:sz w:val="20"/>
            <w:szCs w:val="20"/>
          </w:rPr>
          <w:t xml:space="preserve">phase </w:t>
        </w:r>
      </w:ins>
      <w:r w:rsidR="00E30E5E" w:rsidRPr="004758A9">
        <w:rPr>
          <w:rFonts w:ascii="Times New Roman" w:hAnsi="Times New Roman" w:cs="Times New Roman"/>
          <w:color w:val="000000" w:themeColor="text1"/>
          <w:sz w:val="20"/>
          <w:szCs w:val="20"/>
        </w:rPr>
        <w:t>(</w:t>
      </w:r>
      <w:ins w:id="209" w:author="Fossum, Kirsten" w:date="2025-01-09T13:54:00Z">
        <w:r w:rsidR="00C6602C">
          <w:rPr>
            <w:rFonts w:ascii="Times New Roman" w:hAnsi="Times New Roman" w:cs="Times New Roman"/>
            <w:color w:val="000000" w:themeColor="text1"/>
            <w:sz w:val="20"/>
            <w:szCs w:val="20"/>
          </w:rPr>
          <w:t xml:space="preserve">at a </w:t>
        </w:r>
      </w:ins>
      <w:r w:rsidR="00E30E5E" w:rsidRPr="004758A9">
        <w:rPr>
          <w:rFonts w:ascii="Times New Roman" w:hAnsi="Times New Roman" w:cs="Times New Roman"/>
          <w:color w:val="000000" w:themeColor="text1"/>
          <w:sz w:val="20"/>
          <w:szCs w:val="20"/>
        </w:rPr>
        <w:t>lag of -9 days with MSA-OA)</w:t>
      </w:r>
      <w:r w:rsidRPr="004758A9">
        <w:rPr>
          <w:rFonts w:ascii="Times New Roman" w:hAnsi="Times New Roman" w:cs="Times New Roman"/>
          <w:color w:val="000000" w:themeColor="text1"/>
          <w:sz w:val="20"/>
          <w:szCs w:val="20"/>
        </w:rPr>
        <w:t xml:space="preserve"> with significantly different</w:t>
      </w:r>
      <w:r w:rsidR="00CA3B81"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taxa</w:t>
      </w:r>
      <w:ins w:id="210" w:author="Fossum, Kirsten" w:date="2025-01-09T13:57:00Z">
        <w:r w:rsidR="00C6602C">
          <w:rPr>
            <w:rFonts w:ascii="Times New Roman" w:hAnsi="Times New Roman" w:cs="Times New Roman"/>
            <w:color w:val="000000" w:themeColor="text1"/>
            <w:sz w:val="20"/>
            <w:szCs w:val="20"/>
          </w:rPr>
          <w:t>. Alternatively,</w:t>
        </w:r>
      </w:ins>
      <w:ins w:id="211" w:author="Fossum, Kirsten" w:date="2025-01-09T13:59:00Z">
        <w:r w:rsidR="00C6602C">
          <w:rPr>
            <w:rFonts w:ascii="Times New Roman" w:hAnsi="Times New Roman" w:cs="Times New Roman"/>
            <w:color w:val="000000" w:themeColor="text1"/>
            <w:sz w:val="20"/>
            <w:szCs w:val="20"/>
          </w:rPr>
          <w:t xml:space="preserve"> </w:t>
        </w:r>
      </w:ins>
      <w:ins w:id="212" w:author="Fossum, Kirsten" w:date="2025-01-09T14:00:00Z">
        <w:r w:rsidR="00C6602C">
          <w:rPr>
            <w:rFonts w:ascii="Times New Roman" w:hAnsi="Times New Roman" w:cs="Times New Roman"/>
            <w:color w:val="000000" w:themeColor="text1"/>
            <w:sz w:val="20"/>
            <w:szCs w:val="20"/>
          </w:rPr>
          <w:t>the -9 day lag with MSO-OA</w:t>
        </w:r>
      </w:ins>
      <w:ins w:id="213" w:author="Fossum, Kirsten" w:date="2025-01-09T13:59:00Z">
        <w:r w:rsidR="00C6602C">
          <w:rPr>
            <w:rFonts w:ascii="Times New Roman" w:hAnsi="Times New Roman" w:cs="Times New Roman"/>
            <w:color w:val="000000" w:themeColor="text1"/>
            <w:sz w:val="20"/>
            <w:szCs w:val="20"/>
          </w:rPr>
          <w:t xml:space="preserve"> could have been</w:t>
        </w:r>
      </w:ins>
      <w:del w:id="214" w:author="Fossum, Kirsten" w:date="2025-01-09T13:57:00Z">
        <w:r w:rsidRPr="004758A9" w:rsidDel="00C6602C">
          <w:rPr>
            <w:rFonts w:ascii="Times New Roman" w:hAnsi="Times New Roman" w:cs="Times New Roman"/>
            <w:color w:val="000000" w:themeColor="text1"/>
            <w:sz w:val="20"/>
            <w:szCs w:val="20"/>
          </w:rPr>
          <w:delText xml:space="preserve"> or </w:delText>
        </w:r>
      </w:del>
      <w:ins w:id="215" w:author="Fossum, Kirsten" w:date="2025-01-09T13:56:00Z">
        <w:r w:rsidR="00C6602C">
          <w:rPr>
            <w:rFonts w:ascii="Times New Roman" w:hAnsi="Times New Roman" w:cs="Times New Roman"/>
            <w:color w:val="000000" w:themeColor="text1"/>
            <w:sz w:val="20"/>
            <w:szCs w:val="20"/>
          </w:rPr>
          <w:t xml:space="preserve"> </w:t>
        </w:r>
      </w:ins>
      <w:ins w:id="216" w:author="Fossum, Kirsten" w:date="2025-01-09T14:00:00Z">
        <w:r w:rsidR="00C6602C">
          <w:rPr>
            <w:rFonts w:ascii="Times New Roman" w:hAnsi="Times New Roman" w:cs="Times New Roman"/>
            <w:color w:val="000000" w:themeColor="text1"/>
            <w:sz w:val="20"/>
            <w:szCs w:val="20"/>
          </w:rPr>
          <w:t xml:space="preserve">caused by </w:t>
        </w:r>
      </w:ins>
      <w:del w:id="217" w:author="Fossum, Kirsten" w:date="2025-01-09T13:56:00Z">
        <w:r w:rsidRPr="004758A9" w:rsidDel="00C6602C">
          <w:rPr>
            <w:rFonts w:ascii="Times New Roman" w:hAnsi="Times New Roman" w:cs="Times New Roman"/>
            <w:color w:val="000000" w:themeColor="text1"/>
            <w:sz w:val="20"/>
            <w:szCs w:val="20"/>
          </w:rPr>
          <w:delText>simply</w:delText>
        </w:r>
      </w:del>
      <w:ins w:id="218" w:author="Fossum, Kirsten" w:date="2025-01-09T13:56:00Z">
        <w:r w:rsidR="00C6602C">
          <w:rPr>
            <w:rFonts w:ascii="Times New Roman" w:hAnsi="Times New Roman" w:cs="Times New Roman"/>
            <w:color w:val="000000" w:themeColor="text1"/>
            <w:sz w:val="20"/>
            <w:szCs w:val="20"/>
          </w:rPr>
          <w:t>air</w:t>
        </w:r>
      </w:ins>
      <w:r w:rsidRPr="004758A9">
        <w:rPr>
          <w:rFonts w:ascii="Times New Roman" w:hAnsi="Times New Roman" w:cs="Times New Roman"/>
          <w:color w:val="000000" w:themeColor="text1"/>
          <w:sz w:val="20"/>
          <w:szCs w:val="20"/>
        </w:rPr>
        <w:t xml:space="preserve"> advection from</w:t>
      </w:r>
      <w:r w:rsidR="00E30E5E" w:rsidRPr="004758A9">
        <w:rPr>
          <w:rFonts w:ascii="Times New Roman" w:hAnsi="Times New Roman" w:cs="Times New Roman"/>
          <w:color w:val="000000" w:themeColor="text1"/>
          <w:sz w:val="20"/>
          <w:szCs w:val="20"/>
        </w:rPr>
        <w:t xml:space="preserve"> remote</w:t>
      </w:r>
      <w:r w:rsidRPr="004758A9">
        <w:rPr>
          <w:rFonts w:ascii="Times New Roman" w:hAnsi="Times New Roman" w:cs="Times New Roman"/>
          <w:color w:val="000000" w:themeColor="text1"/>
          <w:sz w:val="20"/>
          <w:szCs w:val="20"/>
        </w:rPr>
        <w:t xml:space="preserve"> eco-regions </w:t>
      </w:r>
      <w:del w:id="219" w:author="Fossum, Kirsten" w:date="2025-01-09T13:56:00Z">
        <w:r w:rsidRPr="004758A9" w:rsidDel="00C6602C">
          <w:rPr>
            <w:rFonts w:ascii="Times New Roman" w:hAnsi="Times New Roman" w:cs="Times New Roman"/>
            <w:color w:val="000000" w:themeColor="text1"/>
            <w:sz w:val="20"/>
            <w:szCs w:val="20"/>
          </w:rPr>
          <w:delText>further closer to the</w:delText>
        </w:r>
      </w:del>
      <w:ins w:id="220" w:author="Fossum, Kirsten" w:date="2025-01-09T13:56:00Z">
        <w:r w:rsidR="00C6602C">
          <w:rPr>
            <w:rFonts w:ascii="Times New Roman" w:hAnsi="Times New Roman" w:cs="Times New Roman"/>
            <w:color w:val="000000" w:themeColor="text1"/>
            <w:sz w:val="20"/>
            <w:szCs w:val="20"/>
          </w:rPr>
          <w:t>near the</w:t>
        </w:r>
      </w:ins>
      <w:r w:rsidRPr="004758A9">
        <w:rPr>
          <w:rFonts w:ascii="Times New Roman" w:hAnsi="Times New Roman" w:cs="Times New Roman"/>
          <w:color w:val="000000" w:themeColor="text1"/>
          <w:sz w:val="20"/>
          <w:szCs w:val="20"/>
        </w:rPr>
        <w:t xml:space="preserve"> Arctic </w:t>
      </w:r>
      <w:del w:id="221" w:author="Fossum, Kirsten" w:date="2025-01-09T13:56:00Z">
        <w:r w:rsidRPr="004758A9" w:rsidDel="00C6602C">
          <w:rPr>
            <w:rFonts w:ascii="Times New Roman" w:hAnsi="Times New Roman" w:cs="Times New Roman"/>
            <w:color w:val="000000" w:themeColor="text1"/>
            <w:sz w:val="20"/>
            <w:szCs w:val="20"/>
          </w:rPr>
          <w:delText xml:space="preserve">which </w:delText>
        </w:r>
      </w:del>
      <w:ins w:id="222" w:author="Fossum, Kirsten" w:date="2025-01-09T13:56:00Z">
        <w:r w:rsidR="00C6602C">
          <w:rPr>
            <w:rFonts w:ascii="Times New Roman" w:hAnsi="Times New Roman" w:cs="Times New Roman"/>
            <w:color w:val="000000" w:themeColor="text1"/>
            <w:sz w:val="20"/>
            <w:szCs w:val="20"/>
          </w:rPr>
          <w:t>that</w:t>
        </w:r>
        <w:r w:rsidR="00C6602C" w:rsidRPr="004758A9">
          <w:rPr>
            <w:rFonts w:ascii="Times New Roman" w:hAnsi="Times New Roman" w:cs="Times New Roman"/>
            <w:color w:val="000000" w:themeColor="text1"/>
            <w:sz w:val="20"/>
            <w:szCs w:val="20"/>
          </w:rPr>
          <w:t xml:space="preserve"> </w:t>
        </w:r>
      </w:ins>
      <w:r w:rsidRPr="004758A9">
        <w:rPr>
          <w:rFonts w:ascii="Times New Roman" w:hAnsi="Times New Roman" w:cs="Times New Roman"/>
          <w:color w:val="000000" w:themeColor="text1"/>
          <w:sz w:val="20"/>
          <w:szCs w:val="20"/>
        </w:rPr>
        <w:t>have been reported to host rich MSA producing diatoms communities</w:t>
      </w:r>
      <w:r w:rsidR="00E30E5E" w:rsidRPr="004758A9">
        <w:rPr>
          <w:rFonts w:ascii="Times New Roman" w:hAnsi="Times New Roman" w:cs="Times New Roman"/>
          <w:color w:val="000000" w:themeColor="text1"/>
          <w:sz w:val="20"/>
          <w:szCs w:val="20"/>
        </w:rPr>
        <w:t xml:space="preserve"> </w:t>
      </w:r>
      <w:del w:id="223" w:author="Fossum, Kirsten" w:date="2025-01-09T14:01:00Z">
        <w:r w:rsidR="00E30E5E" w:rsidRPr="004758A9" w:rsidDel="00C6602C">
          <w:rPr>
            <w:rFonts w:ascii="Times New Roman" w:hAnsi="Times New Roman" w:cs="Times New Roman"/>
            <w:color w:val="000000" w:themeColor="text1"/>
            <w:sz w:val="20"/>
            <w:szCs w:val="20"/>
          </w:rPr>
          <w:delText xml:space="preserve">as opposed to more </w:delText>
        </w:r>
      </w:del>
      <w:ins w:id="224" w:author="Fossum, Kirsten" w:date="2025-01-09T14:01:00Z">
        <w:r w:rsidR="00C6602C">
          <w:rPr>
            <w:rFonts w:ascii="Times New Roman" w:hAnsi="Times New Roman" w:cs="Times New Roman"/>
            <w:color w:val="000000" w:themeColor="text1"/>
            <w:sz w:val="20"/>
            <w:szCs w:val="20"/>
          </w:rPr>
          <w:t xml:space="preserve">not present in the </w:t>
        </w:r>
      </w:ins>
      <w:r w:rsidR="00E30E5E" w:rsidRPr="004758A9">
        <w:rPr>
          <w:rFonts w:ascii="Times New Roman" w:hAnsi="Times New Roman" w:cs="Times New Roman"/>
          <w:color w:val="000000" w:themeColor="text1"/>
          <w:sz w:val="20"/>
          <w:szCs w:val="20"/>
        </w:rPr>
        <w:t>southerly latitudes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{"citationID":"gzvAWNWl","properties":{"formattedCitation":"(Becagli et al., 2016)","plainCitation":"(Becagli et al., 2016)","noteIndex":0},"citationItems":[{"id":4670,"uris":["http://zotero.org/groups/3856298/items/KP3VNUSK"],"itemData":{"id":4670,"type":"article-journal","container-title":"Atmospheric Environment","DOI":"10.1016/j.atmosenv.2016.04.002","ISSN":"13522310","journalAbbreviation":"Atmospheric Environment","language":"en","page":"1-15","source":"DOI.org (Crossref)","title":"Relationships linking primary production, sea ice melting, and biogenic aerosol in the Arctic","volume":"136","author":[{"family":"Becagli","given":"S."},{"family":"Lazzara","given":"L."},{"family":"Marchese","given":"C."},{"family":"Dayan","given":"U."},{"family":"Ascanius","given":"S.E."},{"family":"Cacciani","given":"M."},{"family":"Caiazzo","given":"L."},{"family":"Di Biagio","given":"C."},{"family":"Di Iorio","given":"T."},{"family":"Di Sarra","given":"A."},{"family":"Eriksen","given":"P."},{"family":"Fani","given":"F."},{"family":"Giardi","given":"F."},{"family":"Meloni","given":"D."},{"family":"Muscari","given":"G."},{"family":"Pace","given":"G."},{"family":"Severi","given":"M."},{"family":"Traversi","given":"R."},{"family":"Udisti","given":"R."}],"issued":{"date-parts":[["2016",7]]},"citation-key":"becagliRelationshipsLinkingPrimary2016"}}],"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(Becagli et al., 2016)</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64E7115" w14:textId="6C23262B" w:rsidR="00374E47" w:rsidRPr="004758A9" w:rsidRDefault="00755272" w:rsidP="008A3A83">
      <w:pPr>
        <w:pStyle w:val="Heading1"/>
        <w:spacing w:line="360" w:lineRule="auto"/>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4</w:t>
      </w:r>
      <w:r w:rsidR="00EF04E2" w:rsidRPr="004758A9">
        <w:rPr>
          <w:rFonts w:ascii="Times New Roman" w:eastAsiaTheme="minorEastAsia" w:hAnsi="Times New Roman" w:cs="Times New Roman"/>
          <w:b/>
          <w:bCs/>
          <w:color w:val="000000" w:themeColor="text1"/>
          <w:sz w:val="20"/>
          <w:szCs w:val="20"/>
        </w:rPr>
        <w:t>. Conclusion</w:t>
      </w:r>
      <w:r w:rsidR="00AE4E24" w:rsidRPr="004758A9">
        <w:rPr>
          <w:rFonts w:ascii="Times New Roman" w:eastAsiaTheme="minorEastAsia" w:hAnsi="Times New Roman" w:cs="Times New Roman"/>
          <w:b/>
          <w:bCs/>
          <w:color w:val="000000" w:themeColor="text1"/>
          <w:sz w:val="20"/>
          <w:szCs w:val="20"/>
        </w:rPr>
        <w:t>s</w:t>
      </w:r>
    </w:p>
    <w:p w14:paraId="7C90937E" w14:textId="69402570" w:rsidR="00DC31C6" w:rsidRPr="004758A9" w:rsidRDefault="0047502B"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T</w:t>
      </w:r>
      <w:r w:rsidR="00955434" w:rsidRPr="004758A9">
        <w:rPr>
          <w:rFonts w:ascii="Times New Roman" w:hAnsi="Times New Roman" w:cs="Times New Roman"/>
          <w:sz w:val="20"/>
          <w:szCs w:val="20"/>
        </w:rPr>
        <w:t>his study</w:t>
      </w:r>
      <w:r w:rsidR="009D7AD3">
        <w:rPr>
          <w:rFonts w:ascii="Times New Roman" w:hAnsi="Times New Roman" w:cs="Times New Roman"/>
          <w:sz w:val="20"/>
          <w:szCs w:val="20"/>
        </w:rPr>
        <w:t xml:space="preserve"> </w:t>
      </w:r>
      <w:r w:rsidR="00955434" w:rsidRPr="004758A9">
        <w:rPr>
          <w:rFonts w:ascii="Times New Roman" w:hAnsi="Times New Roman" w:cs="Times New Roman"/>
          <w:sz w:val="20"/>
          <w:szCs w:val="20"/>
        </w:rPr>
        <w:t>leverage</w:t>
      </w:r>
      <w:r w:rsidR="00EF4C7C" w:rsidRPr="004758A9">
        <w:rPr>
          <w:rFonts w:ascii="Times New Roman" w:hAnsi="Times New Roman" w:cs="Times New Roman"/>
          <w:sz w:val="20"/>
          <w:szCs w:val="20"/>
        </w:rPr>
        <w:t>s</w:t>
      </w:r>
      <w:r w:rsidR="00955434" w:rsidRPr="004758A9">
        <w:rPr>
          <w:rFonts w:ascii="Times New Roman" w:hAnsi="Times New Roman" w:cs="Times New Roman"/>
          <w:sz w:val="20"/>
          <w:szCs w:val="20"/>
        </w:rPr>
        <w:t xml:space="preserve"> high-resolution online aerosol mass spectrometry</w:t>
      </w:r>
      <w:r w:rsidR="00E218BB" w:rsidRPr="004758A9">
        <w:rPr>
          <w:rFonts w:ascii="Times New Roman" w:hAnsi="Times New Roman" w:cs="Times New Roman"/>
          <w:sz w:val="20"/>
          <w:szCs w:val="20"/>
        </w:rPr>
        <w:t xml:space="preserve"> source apportionment </w:t>
      </w:r>
      <w:r w:rsidR="00955434" w:rsidRPr="004758A9">
        <w:rPr>
          <w:rFonts w:ascii="Times New Roman" w:hAnsi="Times New Roman" w:cs="Times New Roman"/>
          <w:sz w:val="20"/>
          <w:szCs w:val="20"/>
        </w:rPr>
        <w:t xml:space="preserve">to investigate the chemical composition and sources of submicron organic aerosols </w:t>
      </w:r>
      <w:r w:rsidR="009D7AD3">
        <w:rPr>
          <w:rFonts w:ascii="Times New Roman" w:hAnsi="Times New Roman" w:cs="Times New Roman"/>
          <w:sz w:val="20"/>
          <w:szCs w:val="20"/>
        </w:rPr>
        <w:t>representing</w:t>
      </w:r>
      <w:r w:rsidR="00955434" w:rsidRPr="004758A9">
        <w:rPr>
          <w:rFonts w:ascii="Times New Roman" w:hAnsi="Times New Roman" w:cs="Times New Roman"/>
          <w:sz w:val="20"/>
          <w:szCs w:val="20"/>
        </w:rPr>
        <w:t xml:space="preserve"> marine environment during</w:t>
      </w:r>
      <w:r w:rsidR="002B6380" w:rsidRPr="004758A9">
        <w:rPr>
          <w:rFonts w:ascii="Times New Roman" w:hAnsi="Times New Roman" w:cs="Times New Roman"/>
          <w:sz w:val="20"/>
          <w:szCs w:val="20"/>
        </w:rPr>
        <w:t xml:space="preserve"> a</w:t>
      </w:r>
      <w:r w:rsidR="00955434" w:rsidRPr="004758A9">
        <w:rPr>
          <w:rFonts w:ascii="Times New Roman" w:hAnsi="Times New Roman" w:cs="Times New Roman"/>
          <w:sz w:val="20"/>
          <w:szCs w:val="20"/>
        </w:rPr>
        <w:t xml:space="preserve"> summertime</w:t>
      </w:r>
      <w:r w:rsidR="002B6380" w:rsidRPr="004758A9">
        <w:rPr>
          <w:rFonts w:ascii="Times New Roman" w:hAnsi="Times New Roman" w:cs="Times New Roman"/>
          <w:sz w:val="20"/>
          <w:szCs w:val="20"/>
        </w:rPr>
        <w:t xml:space="preserve"> period marked by phytoplankton blooms</w:t>
      </w:r>
      <w:r w:rsidR="00955434" w:rsidRPr="004758A9">
        <w:rPr>
          <w:rFonts w:ascii="Times New Roman" w:hAnsi="Times New Roman" w:cs="Times New Roman"/>
          <w:sz w:val="20"/>
          <w:szCs w:val="20"/>
        </w:rPr>
        <w:t xml:space="preserve">. The results </w:t>
      </w:r>
      <w:r w:rsidR="00BA2483" w:rsidRPr="004758A9">
        <w:rPr>
          <w:rFonts w:ascii="Times New Roman" w:hAnsi="Times New Roman" w:cs="Times New Roman"/>
          <w:sz w:val="20"/>
          <w:szCs w:val="20"/>
        </w:rPr>
        <w:t>emphasi</w:t>
      </w:r>
      <w:r w:rsidR="00EE4646" w:rsidRPr="004758A9">
        <w:rPr>
          <w:rFonts w:ascii="Times New Roman" w:hAnsi="Times New Roman" w:cs="Times New Roman"/>
          <w:sz w:val="20"/>
          <w:szCs w:val="20"/>
        </w:rPr>
        <w:t>s</w:t>
      </w:r>
      <w:r w:rsidR="00BA2483" w:rsidRPr="004758A9">
        <w:rPr>
          <w:rFonts w:ascii="Times New Roman" w:hAnsi="Times New Roman" w:cs="Times New Roman"/>
          <w:sz w:val="20"/>
          <w:szCs w:val="20"/>
        </w:rPr>
        <w:t>e</w:t>
      </w:r>
      <w:r w:rsidR="00955434" w:rsidRPr="004758A9">
        <w:rPr>
          <w:rFonts w:ascii="Times New Roman" w:hAnsi="Times New Roman" w:cs="Times New Roman"/>
          <w:sz w:val="20"/>
          <w:szCs w:val="20"/>
        </w:rPr>
        <w:t xml:space="preserve"> </w:t>
      </w:r>
      <w:r w:rsidR="00BA2483" w:rsidRPr="004758A9">
        <w:rPr>
          <w:rFonts w:ascii="Times New Roman" w:hAnsi="Times New Roman" w:cs="Times New Roman"/>
          <w:sz w:val="20"/>
          <w:szCs w:val="20"/>
        </w:rPr>
        <w:t>balanced mass contributions from POA</w:t>
      </w:r>
      <w:r w:rsidR="009A50B3" w:rsidRPr="004758A9">
        <w:rPr>
          <w:rFonts w:ascii="Times New Roman" w:hAnsi="Times New Roman" w:cs="Times New Roman"/>
          <w:sz w:val="20"/>
          <w:szCs w:val="20"/>
        </w:rPr>
        <w:t xml:space="preserve"> (PMOA and Peat-OA)</w:t>
      </w:r>
      <w:r w:rsidR="00BA2483" w:rsidRPr="004758A9">
        <w:rPr>
          <w:rFonts w:ascii="Times New Roman" w:hAnsi="Times New Roman" w:cs="Times New Roman"/>
          <w:sz w:val="20"/>
          <w:szCs w:val="20"/>
        </w:rPr>
        <w:t xml:space="preserve"> and SOA</w:t>
      </w:r>
      <w:r w:rsidR="009A50B3" w:rsidRPr="004758A9">
        <w:rPr>
          <w:rFonts w:ascii="Times New Roman" w:hAnsi="Times New Roman" w:cs="Times New Roman"/>
          <w:sz w:val="20"/>
          <w:szCs w:val="20"/>
        </w:rPr>
        <w:t xml:space="preserve"> (MO-OOA and MSA-OA)</w:t>
      </w:r>
      <w:r w:rsidR="00BA2483" w:rsidRPr="004758A9">
        <w:rPr>
          <w:rFonts w:ascii="Times New Roman" w:hAnsi="Times New Roman" w:cs="Times New Roman"/>
          <w:sz w:val="20"/>
          <w:szCs w:val="20"/>
        </w:rPr>
        <w:t>, each</w:t>
      </w:r>
      <w:r w:rsidR="00517D00" w:rsidRPr="004758A9">
        <w:rPr>
          <w:rFonts w:ascii="Times New Roman" w:hAnsi="Times New Roman" w:cs="Times New Roman"/>
          <w:sz w:val="20"/>
          <w:szCs w:val="20"/>
        </w:rPr>
        <w:t xml:space="preserve"> category</w:t>
      </w:r>
      <w:r w:rsidR="00BA2483" w:rsidRPr="004758A9">
        <w:rPr>
          <w:rFonts w:ascii="Times New Roman" w:hAnsi="Times New Roman" w:cs="Times New Roman"/>
          <w:sz w:val="20"/>
          <w:szCs w:val="20"/>
        </w:rPr>
        <w:t xml:space="preserve"> </w:t>
      </w:r>
      <w:r w:rsidR="00955434" w:rsidRPr="004758A9">
        <w:rPr>
          <w:rFonts w:ascii="Times New Roman" w:hAnsi="Times New Roman" w:cs="Times New Roman"/>
          <w:sz w:val="20"/>
          <w:szCs w:val="20"/>
        </w:rPr>
        <w:t>accounting for approximately 50% of the total submicron organic aerosol mas</w:t>
      </w:r>
      <w:r w:rsidR="00BA2483" w:rsidRPr="004758A9">
        <w:rPr>
          <w:rFonts w:ascii="Times New Roman" w:hAnsi="Times New Roman" w:cs="Times New Roman"/>
          <w:sz w:val="20"/>
          <w:szCs w:val="20"/>
        </w:rPr>
        <w:t>s, with distinct chemical compositions reflective of their varied origins.</w:t>
      </w:r>
      <w:r w:rsidR="009A50B3" w:rsidRPr="004758A9">
        <w:rPr>
          <w:rFonts w:ascii="Times New Roman" w:hAnsi="Times New Roman" w:cs="Times New Roman"/>
          <w:sz w:val="20"/>
          <w:szCs w:val="20"/>
        </w:rPr>
        <w:t xml:space="preserve"> </w:t>
      </w:r>
    </w:p>
    <w:p w14:paraId="777DE48A" w14:textId="0F5AEAF3" w:rsidR="003340FD" w:rsidRPr="004758A9" w:rsidRDefault="009A50B3"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One of this study´s </w:t>
      </w:r>
      <w:r w:rsidR="00BA2483" w:rsidRPr="004758A9">
        <w:rPr>
          <w:rFonts w:ascii="Times New Roman" w:hAnsi="Times New Roman" w:cs="Times New Roman"/>
          <w:sz w:val="20"/>
          <w:szCs w:val="20"/>
        </w:rPr>
        <w:t xml:space="preserve">key </w:t>
      </w:r>
      <w:r w:rsidRPr="004758A9">
        <w:rPr>
          <w:rFonts w:ascii="Times New Roman" w:hAnsi="Times New Roman" w:cs="Times New Roman"/>
          <w:sz w:val="20"/>
          <w:szCs w:val="20"/>
        </w:rPr>
        <w:t>finding</w:t>
      </w:r>
      <w:r w:rsidR="00BA2483" w:rsidRPr="004758A9">
        <w:rPr>
          <w:rFonts w:ascii="Times New Roman" w:hAnsi="Times New Roman" w:cs="Times New Roman"/>
          <w:sz w:val="20"/>
          <w:szCs w:val="20"/>
        </w:rPr>
        <w:t xml:space="preserve"> is that</w:t>
      </w:r>
      <w:r w:rsidR="004B5539" w:rsidRPr="004758A9">
        <w:rPr>
          <w:rFonts w:ascii="Times New Roman" w:hAnsi="Times New Roman" w:cs="Times New Roman"/>
          <w:sz w:val="20"/>
          <w:szCs w:val="20"/>
        </w:rPr>
        <w:t xml:space="preserve"> summertime</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polar air masses</w:t>
      </w:r>
      <w:r w:rsidR="00BA2483" w:rsidRPr="004758A9">
        <w:rPr>
          <w:rFonts w:ascii="Times New Roman" w:hAnsi="Times New Roman" w:cs="Times New Roman"/>
          <w:sz w:val="20"/>
          <w:szCs w:val="20"/>
        </w:rPr>
        <w:t xml:space="preserve"> undergo significant </w:t>
      </w:r>
      <w:r w:rsidRPr="004758A9">
        <w:rPr>
          <w:rFonts w:ascii="Times New Roman" w:hAnsi="Times New Roman" w:cs="Times New Roman"/>
          <w:sz w:val="20"/>
          <w:szCs w:val="20"/>
        </w:rPr>
        <w:t>ozonolysis</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over the remote ocean </w:t>
      </w:r>
      <w:r w:rsidRPr="004758A9">
        <w:rPr>
          <w:rFonts w:ascii="Times New Roman" w:hAnsi="Times New Roman" w:cs="Times New Roman"/>
          <w:sz w:val="20"/>
          <w:szCs w:val="20"/>
        </w:rPr>
        <w:t>which happens to be largely driven by</w:t>
      </w:r>
      <w:r w:rsidR="00BA2483" w:rsidRPr="004758A9">
        <w:rPr>
          <w:rFonts w:ascii="Times New Roman" w:hAnsi="Times New Roman" w:cs="Times New Roman"/>
          <w:sz w:val="20"/>
          <w:szCs w:val="20"/>
        </w:rPr>
        <w:t xml:space="preserve"> </w:t>
      </w:r>
      <w:ins w:id="225" w:author="Fossum, Kirsten" w:date="2025-01-09T14:02:00Z">
        <w:r w:rsidR="00C9591C">
          <w:rPr>
            <w:rFonts w:ascii="Times New Roman" w:hAnsi="Times New Roman" w:cs="Times New Roman"/>
            <w:sz w:val="20"/>
            <w:szCs w:val="20"/>
          </w:rPr>
          <w:t xml:space="preserve">the ageing of </w:t>
        </w:r>
      </w:ins>
      <w:r w:rsidR="00BA2483" w:rsidRPr="004758A9">
        <w:rPr>
          <w:rFonts w:ascii="Times New Roman" w:hAnsi="Times New Roman" w:cs="Times New Roman"/>
          <w:sz w:val="20"/>
          <w:szCs w:val="20"/>
        </w:rPr>
        <w:t xml:space="preserve">Greenland </w:t>
      </w:r>
      <w:del w:id="226" w:author="Fossum, Kirsten" w:date="2025-01-09T14:03:00Z">
        <w:r w:rsidR="00BA2483" w:rsidRPr="004758A9" w:rsidDel="00C9591C">
          <w:rPr>
            <w:rFonts w:ascii="Times New Roman" w:hAnsi="Times New Roman" w:cs="Times New Roman"/>
            <w:sz w:val="20"/>
            <w:szCs w:val="20"/>
          </w:rPr>
          <w:delText>blocking</w:delText>
        </w:r>
        <w:r w:rsidR="004B5539" w:rsidRPr="004758A9" w:rsidDel="00C9591C">
          <w:rPr>
            <w:rFonts w:ascii="Times New Roman" w:hAnsi="Times New Roman" w:cs="Times New Roman"/>
            <w:sz w:val="20"/>
            <w:szCs w:val="20"/>
          </w:rPr>
          <w:delText xml:space="preserve"> </w:delText>
        </w:r>
      </w:del>
      <w:ins w:id="227" w:author="Fossum, Kirsten" w:date="2025-01-09T14:03:00Z">
        <w:r w:rsidR="00C9591C" w:rsidRPr="004758A9">
          <w:rPr>
            <w:rFonts w:ascii="Times New Roman" w:hAnsi="Times New Roman" w:cs="Times New Roman"/>
            <w:sz w:val="20"/>
            <w:szCs w:val="20"/>
          </w:rPr>
          <w:t>block</w:t>
        </w:r>
        <w:r w:rsidR="00C9591C">
          <w:rPr>
            <w:rFonts w:ascii="Times New Roman" w:hAnsi="Times New Roman" w:cs="Times New Roman"/>
            <w:sz w:val="20"/>
            <w:szCs w:val="20"/>
          </w:rPr>
          <w:t>ed</w:t>
        </w:r>
        <w:r w:rsidR="00C9591C" w:rsidRPr="004758A9">
          <w:rPr>
            <w:rFonts w:ascii="Times New Roman" w:hAnsi="Times New Roman" w:cs="Times New Roman"/>
            <w:sz w:val="20"/>
            <w:szCs w:val="20"/>
          </w:rPr>
          <w:t xml:space="preserve"> </w:t>
        </w:r>
      </w:ins>
      <w:r w:rsidRPr="004758A9">
        <w:rPr>
          <w:rFonts w:ascii="Times New Roman" w:hAnsi="Times New Roman" w:cs="Times New Roman"/>
          <w:sz w:val="20"/>
          <w:szCs w:val="20"/>
        </w:rPr>
        <w:t xml:space="preserve">air masses </w:t>
      </w:r>
      <w:del w:id="228" w:author="Fossum, Kirsten" w:date="2025-01-09T14:03:00Z">
        <w:r w:rsidRPr="004758A9" w:rsidDel="00C9591C">
          <w:rPr>
            <w:rFonts w:ascii="Times New Roman" w:hAnsi="Times New Roman" w:cs="Times New Roman"/>
            <w:sz w:val="20"/>
            <w:szCs w:val="20"/>
          </w:rPr>
          <w:delText>aging</w:delText>
        </w:r>
        <w:r w:rsidR="0045279B" w:rsidRPr="004758A9" w:rsidDel="00C9591C">
          <w:rPr>
            <w:rFonts w:ascii="Times New Roman" w:hAnsi="Times New Roman" w:cs="Times New Roman"/>
            <w:sz w:val="20"/>
            <w:szCs w:val="20"/>
          </w:rPr>
          <w:delText xml:space="preserve"> </w:delText>
        </w:r>
      </w:del>
      <w:r w:rsidR="0045279B" w:rsidRPr="004758A9">
        <w:rPr>
          <w:rFonts w:ascii="Times New Roman" w:hAnsi="Times New Roman" w:cs="Times New Roman"/>
          <w:sz w:val="20"/>
          <w:szCs w:val="20"/>
        </w:rPr>
        <w:t>and anticyclonic conditions</w:t>
      </w:r>
      <w:r w:rsidR="004B5539" w:rsidRPr="004758A9">
        <w:rPr>
          <w:rFonts w:ascii="Times New Roman" w:hAnsi="Times New Roman" w:cs="Times New Roman"/>
          <w:sz w:val="20"/>
          <w:szCs w:val="20"/>
        </w:rPr>
        <w:t>. Transfer entropy is introduced here</w:t>
      </w:r>
      <w:r w:rsidR="00E218BB"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to </w:t>
      </w:r>
      <w:r w:rsidR="00E036E3" w:rsidRPr="004758A9">
        <w:rPr>
          <w:rFonts w:ascii="Times New Roman" w:hAnsi="Times New Roman" w:cs="Times New Roman"/>
          <w:sz w:val="20"/>
          <w:szCs w:val="20"/>
        </w:rPr>
        <w:t>explain</w:t>
      </w:r>
      <w:r w:rsidR="004B5539" w:rsidRPr="004758A9">
        <w:rPr>
          <w:rFonts w:ascii="Times New Roman" w:hAnsi="Times New Roman" w:cs="Times New Roman"/>
          <w:sz w:val="20"/>
          <w:szCs w:val="20"/>
        </w:rPr>
        <w:t xml:space="preserve"> the dynamics of ozonolysis in this context revealing significant information transfer</w:t>
      </w:r>
      <w:r w:rsidR="0045279B" w:rsidRPr="004758A9">
        <w:rPr>
          <w:rFonts w:ascii="Times New Roman" w:hAnsi="Times New Roman" w:cs="Times New Roman"/>
          <w:sz w:val="20"/>
          <w:szCs w:val="20"/>
        </w:rPr>
        <w:t xml:space="preserve"> to MO-OOA</w:t>
      </w:r>
      <w:r w:rsidR="004B5539" w:rsidRPr="004758A9">
        <w:rPr>
          <w:rFonts w:ascii="Times New Roman" w:hAnsi="Times New Roman" w:cs="Times New Roman"/>
          <w:sz w:val="20"/>
          <w:szCs w:val="20"/>
        </w:rPr>
        <w:t xml:space="preserve"> during unsaturated aliphatic chain</w:t>
      </w:r>
      <w:del w:id="229" w:author="Fossum, Kirsten" w:date="2025-01-09T14:03:00Z">
        <w:r w:rsidR="004B5539" w:rsidRPr="004758A9" w:rsidDel="00C9591C">
          <w:rPr>
            <w:rFonts w:ascii="Times New Roman" w:hAnsi="Times New Roman" w:cs="Times New Roman"/>
            <w:sz w:val="20"/>
            <w:szCs w:val="20"/>
          </w:rPr>
          <w:delText>s</w:delText>
        </w:r>
      </w:del>
      <w:r w:rsidR="004B5539" w:rsidRPr="004758A9">
        <w:rPr>
          <w:rFonts w:ascii="Times New Roman" w:hAnsi="Times New Roman" w:cs="Times New Roman"/>
          <w:sz w:val="20"/>
          <w:szCs w:val="20"/>
        </w:rPr>
        <w:t xml:space="preserve"> (C=C double bonds) breakdown of PMOA</w:t>
      </w:r>
      <w:r w:rsidR="0045279B"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as well as</w:t>
      </w:r>
      <w:r w:rsidR="0045279B" w:rsidRPr="004758A9">
        <w:rPr>
          <w:rFonts w:ascii="Times New Roman" w:hAnsi="Times New Roman" w:cs="Times New Roman"/>
          <w:sz w:val="20"/>
          <w:szCs w:val="20"/>
        </w:rPr>
        <w:t xml:space="preserve"> MSA-OA</w:t>
      </w:r>
      <w:r w:rsidR="00E036E3" w:rsidRPr="004758A9">
        <w:rPr>
          <w:rFonts w:ascii="Times New Roman" w:hAnsi="Times New Roman" w:cs="Times New Roman"/>
          <w:sz w:val="20"/>
          <w:szCs w:val="20"/>
        </w:rPr>
        <w:t xml:space="preserve"> to a lesser extent. H</w:t>
      </w:r>
      <w:r w:rsidRPr="004758A9">
        <w:rPr>
          <w:rFonts w:ascii="Times New Roman" w:hAnsi="Times New Roman" w:cs="Times New Roman"/>
          <w:sz w:val="20"/>
          <w:szCs w:val="20"/>
        </w:rPr>
        <w:t>owever</w:t>
      </w:r>
      <w:r w:rsidR="00E036E3" w:rsidRPr="004758A9">
        <w:rPr>
          <w:rFonts w:ascii="Times New Roman" w:hAnsi="Times New Roman" w:cs="Times New Roman"/>
          <w:sz w:val="20"/>
          <w:szCs w:val="20"/>
        </w:rPr>
        <w:t>, this transfer entropy approach additionally shows that</w:t>
      </w:r>
      <w:r w:rsidRPr="004758A9">
        <w:rPr>
          <w:rFonts w:ascii="Times New Roman" w:hAnsi="Times New Roman" w:cs="Times New Roman"/>
          <w:sz w:val="20"/>
          <w:szCs w:val="20"/>
        </w:rPr>
        <w:t xml:space="preserve"> MO-OOA is also being formed locally from Peat-OA oxidation, </w:t>
      </w:r>
      <w:r w:rsidR="00E036E3" w:rsidRPr="004758A9">
        <w:rPr>
          <w:rFonts w:ascii="Times New Roman" w:hAnsi="Times New Roman" w:cs="Times New Roman"/>
          <w:sz w:val="20"/>
          <w:szCs w:val="20"/>
        </w:rPr>
        <w:t>as such, further studies will aim at</w:t>
      </w:r>
      <w:r w:rsidRPr="004758A9">
        <w:rPr>
          <w:rFonts w:ascii="Times New Roman" w:hAnsi="Times New Roman" w:cs="Times New Roman"/>
          <w:sz w:val="20"/>
          <w:szCs w:val="20"/>
        </w:rPr>
        <w:t xml:space="preserve"> exactly </w:t>
      </w:r>
      <w:r w:rsidR="00E036E3" w:rsidRPr="004758A9">
        <w:rPr>
          <w:rFonts w:ascii="Times New Roman" w:hAnsi="Times New Roman" w:cs="Times New Roman"/>
          <w:sz w:val="20"/>
          <w:szCs w:val="20"/>
        </w:rPr>
        <w:t>delineating</w:t>
      </w:r>
      <w:r w:rsidRPr="004758A9">
        <w:rPr>
          <w:rFonts w:ascii="Times New Roman" w:hAnsi="Times New Roman" w:cs="Times New Roman"/>
          <w:sz w:val="20"/>
          <w:szCs w:val="20"/>
        </w:rPr>
        <w:t xml:space="preserve"> open ocean </w:t>
      </w:r>
      <w:r w:rsidR="00E036E3" w:rsidRPr="004758A9">
        <w:rPr>
          <w:rFonts w:ascii="Times New Roman" w:hAnsi="Times New Roman" w:cs="Times New Roman"/>
          <w:sz w:val="20"/>
          <w:szCs w:val="20"/>
        </w:rPr>
        <w:t>versus</w:t>
      </w:r>
      <w:r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locally produced MO-OOA.</w:t>
      </w:r>
    </w:p>
    <w:p w14:paraId="6CCC5A64" w14:textId="519BC9CF" w:rsidR="00955434" w:rsidRPr="004758A9" w:rsidRDefault="0045279B" w:rsidP="006A76B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Another essential takeaway is that OA not only reflect</w:t>
      </w:r>
      <w:ins w:id="230" w:author="Fossum, Kirsten" w:date="2025-01-09T14:04:00Z">
        <w:r w:rsidR="00C9591C">
          <w:rPr>
            <w:rFonts w:ascii="Times New Roman" w:hAnsi="Times New Roman" w:cs="Times New Roman"/>
            <w:sz w:val="20"/>
            <w:szCs w:val="20"/>
          </w:rPr>
          <w:t>s</w:t>
        </w:r>
      </w:ins>
      <w:r w:rsidRPr="004758A9">
        <w:rPr>
          <w:rFonts w:ascii="Times New Roman" w:hAnsi="Times New Roman" w:cs="Times New Roman"/>
          <w:sz w:val="20"/>
          <w:szCs w:val="20"/>
        </w:rPr>
        <w:t xml:space="preserve"> atmospheric chemistry and meteorology but may also serve as an indicator of</w:t>
      </w:r>
      <w:r w:rsidR="00E218BB" w:rsidRPr="004758A9">
        <w:rPr>
          <w:rFonts w:ascii="Times New Roman" w:hAnsi="Times New Roman" w:cs="Times New Roman"/>
          <w:sz w:val="20"/>
          <w:szCs w:val="20"/>
        </w:rPr>
        <w:t xml:space="preserve"> </w:t>
      </w:r>
      <w:r w:rsidRPr="004758A9">
        <w:rPr>
          <w:rFonts w:ascii="Times New Roman" w:hAnsi="Times New Roman" w:cs="Times New Roman"/>
          <w:sz w:val="20"/>
          <w:szCs w:val="20"/>
        </w:rPr>
        <w:t>marine ecosystems</w:t>
      </w:r>
      <w:r w:rsidR="00197EC5">
        <w:rPr>
          <w:rFonts w:ascii="Times New Roman" w:hAnsi="Times New Roman" w:cs="Times New Roman"/>
          <w:sz w:val="20"/>
          <w:szCs w:val="20"/>
        </w:rPr>
        <w:t xml:space="preserve"> (i.e. MSA-OA enzymes stress makers and PMOA </w:t>
      </w:r>
      <w:r w:rsidR="00E218BB" w:rsidRPr="004758A9">
        <w:rPr>
          <w:rFonts w:ascii="Times New Roman" w:hAnsi="Times New Roman" w:cs="Times New Roman"/>
          <w:sz w:val="20"/>
          <w:szCs w:val="20"/>
        </w:rPr>
        <w:t>phytoplankton extracellular metabolic processes</w:t>
      </w:r>
      <w:r w:rsidR="00197EC5">
        <w:rPr>
          <w:rFonts w:ascii="Times New Roman" w:hAnsi="Times New Roman" w:cs="Times New Roman"/>
          <w:sz w:val="20"/>
          <w:szCs w:val="20"/>
        </w:rPr>
        <w:t xml:space="preserve"> markers)</w:t>
      </w:r>
      <w:r w:rsidR="00E218BB"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Air masses trajectory analysis </w:t>
      </w:r>
      <w:del w:id="231" w:author="Fossum, Kirsten" w:date="2025-01-09T14:04:00Z">
        <w:r w:rsidR="003340FD" w:rsidRPr="004758A9" w:rsidDel="00C9591C">
          <w:rPr>
            <w:rFonts w:ascii="Times New Roman" w:hAnsi="Times New Roman" w:cs="Times New Roman"/>
            <w:sz w:val="20"/>
            <w:szCs w:val="20"/>
          </w:rPr>
          <w:delText xml:space="preserve">also show </w:delText>
        </w:r>
      </w:del>
      <w:ins w:id="232" w:author="Fossum, Kirsten" w:date="2025-01-09T14:04:00Z">
        <w:r w:rsidR="00C9591C">
          <w:rPr>
            <w:rFonts w:ascii="Times New Roman" w:hAnsi="Times New Roman" w:cs="Times New Roman"/>
            <w:sz w:val="20"/>
            <w:szCs w:val="20"/>
          </w:rPr>
          <w:t xml:space="preserve">reveal the </w:t>
        </w:r>
      </w:ins>
      <w:ins w:id="233" w:author="Fossum, Kirsten" w:date="2025-01-09T14:05:00Z">
        <w:r w:rsidR="00C9591C">
          <w:rPr>
            <w:rFonts w:ascii="Times New Roman" w:hAnsi="Times New Roman" w:cs="Times New Roman"/>
            <w:sz w:val="20"/>
            <w:szCs w:val="20"/>
          </w:rPr>
          <w:t xml:space="preserve">source </w:t>
        </w:r>
      </w:ins>
      <w:r w:rsidR="003340FD" w:rsidRPr="004758A9">
        <w:rPr>
          <w:rFonts w:ascii="Times New Roman" w:hAnsi="Times New Roman" w:cs="Times New Roman"/>
          <w:sz w:val="20"/>
          <w:szCs w:val="20"/>
        </w:rPr>
        <w:t>aerosol</w:t>
      </w:r>
      <w:del w:id="234" w:author="Fossum, Kirsten" w:date="2025-01-09T14:04:00Z">
        <w:r w:rsidR="003340FD" w:rsidRPr="004758A9" w:rsidDel="00C9591C">
          <w:rPr>
            <w:rFonts w:ascii="Times New Roman" w:hAnsi="Times New Roman" w:cs="Times New Roman"/>
            <w:sz w:val="20"/>
            <w:szCs w:val="20"/>
          </w:rPr>
          <w:delText>s</w:delText>
        </w:r>
      </w:del>
      <w:r w:rsidR="003340FD" w:rsidRPr="004758A9">
        <w:rPr>
          <w:rFonts w:ascii="Times New Roman" w:hAnsi="Times New Roman" w:cs="Times New Roman"/>
          <w:sz w:val="20"/>
          <w:szCs w:val="20"/>
        </w:rPr>
        <w:t>-phytoplankton ecoregions</w:t>
      </w:r>
      <w:ins w:id="235" w:author="Fossum, Kirsten" w:date="2025-01-09T14:05:00Z">
        <w:r w:rsidR="00C9591C">
          <w:rPr>
            <w:rFonts w:ascii="Times New Roman" w:hAnsi="Times New Roman" w:cs="Times New Roman"/>
            <w:sz w:val="20"/>
            <w:szCs w:val="20"/>
          </w:rPr>
          <w:t xml:space="preserve">. </w:t>
        </w:r>
      </w:ins>
      <w:r w:rsidR="003340FD" w:rsidRPr="004758A9">
        <w:rPr>
          <w:rFonts w:ascii="Times New Roman" w:hAnsi="Times New Roman" w:cs="Times New Roman"/>
          <w:sz w:val="20"/>
          <w:szCs w:val="20"/>
        </w:rPr>
        <w:t xml:space="preserve"> </w:t>
      </w:r>
      <w:del w:id="236" w:author="Fossum, Kirsten" w:date="2025-01-09T14:05:00Z">
        <w:r w:rsidR="003340FD" w:rsidRPr="004758A9" w:rsidDel="00C9591C">
          <w:rPr>
            <w:rFonts w:ascii="Times New Roman" w:hAnsi="Times New Roman" w:cs="Times New Roman"/>
            <w:sz w:val="20"/>
            <w:szCs w:val="20"/>
          </w:rPr>
          <w:delText xml:space="preserve">contributions with </w:delText>
        </w:r>
      </w:del>
      <w:r w:rsidR="003340FD" w:rsidRPr="004758A9">
        <w:rPr>
          <w:rFonts w:ascii="Times New Roman" w:hAnsi="Times New Roman" w:cs="Times New Roman"/>
          <w:sz w:val="20"/>
          <w:szCs w:val="20"/>
        </w:rPr>
        <w:t xml:space="preserve">MSA-OA </w:t>
      </w:r>
      <w:ins w:id="237" w:author="Fossum, Kirsten" w:date="2025-01-09T14:05:00Z">
        <w:r w:rsidR="00C9591C">
          <w:rPr>
            <w:rFonts w:ascii="Times New Roman" w:hAnsi="Times New Roman" w:cs="Times New Roman"/>
            <w:sz w:val="20"/>
            <w:szCs w:val="20"/>
          </w:rPr>
          <w:t>c</w:t>
        </w:r>
      </w:ins>
      <w:ins w:id="238" w:author="Fossum, Kirsten" w:date="2025-01-09T14:06:00Z">
        <w:r w:rsidR="00C9591C">
          <w:rPr>
            <w:rFonts w:ascii="Times New Roman" w:hAnsi="Times New Roman" w:cs="Times New Roman"/>
            <w:sz w:val="20"/>
            <w:szCs w:val="20"/>
          </w:rPr>
          <w:t>ontributions are</w:t>
        </w:r>
      </w:ins>
      <w:ins w:id="239" w:author="Fossum, Kirsten" w:date="2025-01-09T14:05:00Z">
        <w:r w:rsidR="00C9591C">
          <w:rPr>
            <w:rFonts w:ascii="Times New Roman" w:hAnsi="Times New Roman" w:cs="Times New Roman"/>
            <w:sz w:val="20"/>
            <w:szCs w:val="20"/>
          </w:rPr>
          <w:t xml:space="preserve"> </w:t>
        </w:r>
      </w:ins>
      <w:r w:rsidR="003340FD" w:rsidRPr="004758A9">
        <w:rPr>
          <w:rFonts w:ascii="Times New Roman" w:hAnsi="Times New Roman" w:cs="Times New Roman"/>
          <w:sz w:val="20"/>
          <w:szCs w:val="20"/>
        </w:rPr>
        <w:t>traced to the Iceland Basin and the Iceland-Faroe Ridge, with a rapid production burst (lag of 1-2 days) following coccolithophore blooms</w:t>
      </w:r>
      <w:r w:rsidR="009D7AD3">
        <w:rPr>
          <w:rFonts w:ascii="Times New Roman" w:hAnsi="Times New Roman" w:cs="Times New Roman"/>
          <w:sz w:val="20"/>
          <w:szCs w:val="20"/>
        </w:rPr>
        <w:t xml:space="preserve">. </w:t>
      </w:r>
      <w:del w:id="240" w:author="Fossum, Kirsten" w:date="2025-01-09T14:06:00Z">
        <w:r w:rsidR="003340FD" w:rsidRPr="004758A9" w:rsidDel="00C9591C">
          <w:rPr>
            <w:rFonts w:ascii="Times New Roman" w:hAnsi="Times New Roman" w:cs="Times New Roman"/>
            <w:sz w:val="20"/>
            <w:szCs w:val="20"/>
          </w:rPr>
          <w:delText xml:space="preserve"> </w:delText>
        </w:r>
      </w:del>
      <w:r w:rsidR="009D7AD3">
        <w:rPr>
          <w:rFonts w:ascii="Times New Roman" w:hAnsi="Times New Roman" w:cs="Times New Roman"/>
          <w:sz w:val="20"/>
          <w:szCs w:val="20"/>
        </w:rPr>
        <w:t>W</w:t>
      </w:r>
      <w:r w:rsidR="003340FD" w:rsidRPr="004758A9">
        <w:rPr>
          <w:rFonts w:ascii="Times New Roman" w:hAnsi="Times New Roman" w:cs="Times New Roman"/>
          <w:sz w:val="20"/>
          <w:szCs w:val="20"/>
        </w:rPr>
        <w:t xml:space="preserve">hereas </w:t>
      </w:r>
      <w:r w:rsidR="009D7AD3">
        <w:rPr>
          <w:rFonts w:ascii="Times New Roman" w:hAnsi="Times New Roman" w:cs="Times New Roman"/>
          <w:sz w:val="20"/>
          <w:szCs w:val="20"/>
        </w:rPr>
        <w:t xml:space="preserve">relationship with </w:t>
      </w:r>
      <w:r w:rsidR="003340FD" w:rsidRPr="004758A9">
        <w:rPr>
          <w:rFonts w:ascii="Times New Roman" w:hAnsi="Times New Roman" w:cs="Times New Roman"/>
          <w:sz w:val="20"/>
          <w:szCs w:val="20"/>
        </w:rPr>
        <w:t xml:space="preserve">diatoms </w:t>
      </w:r>
      <w:r w:rsidR="009D7AD3">
        <w:rPr>
          <w:rFonts w:ascii="Times New Roman" w:hAnsi="Times New Roman" w:cs="Times New Roman"/>
          <w:sz w:val="20"/>
          <w:szCs w:val="20"/>
        </w:rPr>
        <w:t xml:space="preserve">show </w:t>
      </w:r>
      <w:r w:rsidR="003340FD" w:rsidRPr="004758A9">
        <w:rPr>
          <w:rFonts w:ascii="Times New Roman" w:hAnsi="Times New Roman" w:cs="Times New Roman"/>
          <w:sz w:val="20"/>
          <w:szCs w:val="20"/>
        </w:rPr>
        <w:t xml:space="preserve">much </w:t>
      </w:r>
      <w:r w:rsidR="009D7AD3">
        <w:rPr>
          <w:rFonts w:ascii="Times New Roman" w:hAnsi="Times New Roman" w:cs="Times New Roman"/>
          <w:sz w:val="20"/>
          <w:szCs w:val="20"/>
        </w:rPr>
        <w:t>longer</w:t>
      </w:r>
      <w:r w:rsidR="009D7AD3" w:rsidRPr="004758A9">
        <w:rPr>
          <w:rFonts w:ascii="Times New Roman" w:hAnsi="Times New Roman" w:cs="Times New Roman"/>
          <w:sz w:val="20"/>
          <w:szCs w:val="20"/>
        </w:rPr>
        <w:t xml:space="preserve"> </w:t>
      </w:r>
      <w:r w:rsidR="003340FD" w:rsidRPr="004758A9">
        <w:rPr>
          <w:rFonts w:ascii="Times New Roman" w:hAnsi="Times New Roman" w:cs="Times New Roman"/>
          <w:sz w:val="20"/>
          <w:szCs w:val="20"/>
        </w:rPr>
        <w:t xml:space="preserve">lag (9 days) </w:t>
      </w:r>
      <w:r w:rsidR="009D7AD3" w:rsidRPr="004758A9">
        <w:rPr>
          <w:rFonts w:ascii="Times New Roman" w:hAnsi="Times New Roman" w:cs="Times New Roman"/>
          <w:sz w:val="20"/>
          <w:szCs w:val="20"/>
        </w:rPr>
        <w:t>indicat</w:t>
      </w:r>
      <w:r w:rsidR="009D7AD3">
        <w:rPr>
          <w:rFonts w:ascii="Times New Roman" w:hAnsi="Times New Roman" w:cs="Times New Roman"/>
          <w:sz w:val="20"/>
          <w:szCs w:val="20"/>
        </w:rPr>
        <w:t>ing</w:t>
      </w:r>
      <w:r w:rsidR="009D7AD3"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fundamentally different oceanic biological processes. In contrast, PMOA is sourced from more diverse ecoregions (S</w:t>
      </w:r>
      <w:r w:rsidR="003340FD" w:rsidRPr="004758A9">
        <w:rPr>
          <w:rFonts w:ascii="Times New Roman" w:hAnsi="Times New Roman" w:cs="Times New Roman"/>
          <w:sz w:val="20"/>
          <w:szCs w:val="20"/>
        </w:rPr>
        <w:t>outhern Celtic Sea, West European Basin, and Newfoundland Basin</w:t>
      </w:r>
      <w:r w:rsidR="006A76B5"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with </w:t>
      </w:r>
      <w:r w:rsidR="006A76B5" w:rsidRPr="004758A9">
        <w:rPr>
          <w:rFonts w:ascii="Times New Roman" w:hAnsi="Times New Roman" w:cs="Times New Roman"/>
          <w:sz w:val="20"/>
          <w:szCs w:val="20"/>
        </w:rPr>
        <w:t>additional chlorophytes and cyanobacteria influences</w:t>
      </w:r>
      <w:r w:rsidR="00197EC5">
        <w:rPr>
          <w:rFonts w:ascii="Times New Roman" w:hAnsi="Times New Roman" w:cs="Times New Roman"/>
          <w:sz w:val="20"/>
          <w:szCs w:val="20"/>
        </w:rPr>
        <w:t xml:space="preserve"> from more southerly latitudes</w:t>
      </w:r>
      <w:r w:rsidR="006A76B5" w:rsidRPr="004758A9">
        <w:rPr>
          <w:rFonts w:ascii="Times New Roman" w:hAnsi="Times New Roman" w:cs="Times New Roman"/>
          <w:sz w:val="20"/>
          <w:szCs w:val="20"/>
        </w:rPr>
        <w:t>. All of this suggests that different phytoplankton taxa contributions to OA lead to specific m/z tracers and functional groups repartition</w:t>
      </w:r>
      <w:r w:rsidR="00C633D0" w:rsidRPr="004758A9">
        <w:rPr>
          <w:rFonts w:ascii="Times New Roman" w:hAnsi="Times New Roman" w:cs="Times New Roman"/>
          <w:sz w:val="20"/>
          <w:szCs w:val="20"/>
        </w:rPr>
        <w:t xml:space="preserve"> (i.e. sulphides as coccolithophores tracers, aliphatics as tracers for diatoms)</w:t>
      </w:r>
      <w:r w:rsidR="006A76B5" w:rsidRPr="004758A9">
        <w:rPr>
          <w:rFonts w:ascii="Times New Roman" w:hAnsi="Times New Roman" w:cs="Times New Roman"/>
          <w:sz w:val="20"/>
          <w:szCs w:val="20"/>
        </w:rPr>
        <w:t xml:space="preserve"> though further investigation is needed to explore the biological processes and </w:t>
      </w:r>
      <w:r w:rsidR="00C633D0" w:rsidRPr="004758A9">
        <w:rPr>
          <w:rFonts w:ascii="Times New Roman" w:hAnsi="Times New Roman" w:cs="Times New Roman"/>
          <w:sz w:val="20"/>
          <w:szCs w:val="20"/>
        </w:rPr>
        <w:t>ecoregions</w:t>
      </w:r>
      <w:r w:rsidR="00E83BAE" w:rsidRPr="004758A9">
        <w:rPr>
          <w:rFonts w:ascii="Times New Roman" w:hAnsi="Times New Roman" w:cs="Times New Roman"/>
          <w:sz w:val="20"/>
          <w:szCs w:val="20"/>
        </w:rPr>
        <w:t xml:space="preserve"> specificities</w:t>
      </w:r>
      <w:r w:rsidR="00C633D0"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 xml:space="preserve">influencing this relationship. </w:t>
      </w:r>
      <w:r w:rsidR="00955434" w:rsidRPr="004758A9">
        <w:rPr>
          <w:rFonts w:ascii="Times New Roman" w:hAnsi="Times New Roman" w:cs="Times New Roman"/>
          <w:color w:val="000000" w:themeColor="text1"/>
          <w:sz w:val="20"/>
          <w:szCs w:val="20"/>
        </w:rPr>
        <w:t xml:space="preserve">Overall, this study demonstrates the complex aerosol chemistry and diverse geographic origins influencing </w:t>
      </w:r>
      <w:r w:rsidR="00170354">
        <w:rPr>
          <w:rFonts w:ascii="Times New Roman" w:hAnsi="Times New Roman" w:cs="Times New Roman"/>
          <w:color w:val="000000" w:themeColor="text1"/>
          <w:sz w:val="20"/>
          <w:szCs w:val="20"/>
        </w:rPr>
        <w:t xml:space="preserve">POA and </w:t>
      </w:r>
      <w:r w:rsidR="00955434" w:rsidRPr="004758A9">
        <w:rPr>
          <w:rFonts w:ascii="Times New Roman" w:hAnsi="Times New Roman" w:cs="Times New Roman"/>
          <w:color w:val="000000" w:themeColor="text1"/>
          <w:sz w:val="20"/>
          <w:szCs w:val="20"/>
        </w:rPr>
        <w:t xml:space="preserve">SOA formation in the </w:t>
      </w:r>
      <w:r w:rsidR="002B6380" w:rsidRPr="004758A9">
        <w:rPr>
          <w:rFonts w:ascii="Times New Roman" w:hAnsi="Times New Roman" w:cs="Times New Roman"/>
          <w:color w:val="000000" w:themeColor="text1"/>
          <w:sz w:val="20"/>
          <w:szCs w:val="20"/>
        </w:rPr>
        <w:t>Northeast</w:t>
      </w:r>
      <w:r w:rsidR="00955434" w:rsidRPr="004758A9">
        <w:rPr>
          <w:rFonts w:ascii="Times New Roman" w:hAnsi="Times New Roman" w:cs="Times New Roman"/>
          <w:color w:val="000000" w:themeColor="text1"/>
          <w:sz w:val="20"/>
          <w:szCs w:val="20"/>
        </w:rPr>
        <w:t xml:space="preserve"> Atlantic marine environment. </w:t>
      </w:r>
      <w:r w:rsidR="00955434" w:rsidRPr="004758A9">
        <w:rPr>
          <w:rFonts w:ascii="Times New Roman" w:hAnsi="Times New Roman" w:cs="Times New Roman"/>
          <w:color w:val="000000" w:themeColor="text1"/>
          <w:sz w:val="20"/>
          <w:szCs w:val="20"/>
        </w:rPr>
        <w:lastRenderedPageBreak/>
        <w:t>Our findings emphasi</w:t>
      </w:r>
      <w:r w:rsidR="00EE4646" w:rsidRPr="004758A9">
        <w:rPr>
          <w:rFonts w:ascii="Times New Roman" w:hAnsi="Times New Roman" w:cs="Times New Roman"/>
          <w:color w:val="000000" w:themeColor="text1"/>
          <w:sz w:val="20"/>
          <w:szCs w:val="20"/>
        </w:rPr>
        <w:t>s</w:t>
      </w:r>
      <w:r w:rsidR="00955434" w:rsidRPr="004758A9">
        <w:rPr>
          <w:rFonts w:ascii="Times New Roman" w:hAnsi="Times New Roman" w:cs="Times New Roman"/>
          <w:color w:val="000000" w:themeColor="text1"/>
          <w:sz w:val="20"/>
          <w:szCs w:val="20"/>
        </w:rPr>
        <w:t>e the need for further</w:t>
      </w:r>
      <w:r w:rsidR="002B6380" w:rsidRPr="004758A9">
        <w:rPr>
          <w:rFonts w:ascii="Times New Roman" w:hAnsi="Times New Roman" w:cs="Times New Roman"/>
          <w:color w:val="000000" w:themeColor="text1"/>
          <w:sz w:val="20"/>
          <w:szCs w:val="20"/>
        </w:rPr>
        <w:t xml:space="preserve"> long-term</w:t>
      </w:r>
      <w:r w:rsidR="00955434" w:rsidRPr="004758A9">
        <w:rPr>
          <w:rFonts w:ascii="Times New Roman" w:hAnsi="Times New Roman" w:cs="Times New Roman"/>
          <w:color w:val="000000" w:themeColor="text1"/>
          <w:sz w:val="20"/>
          <w:szCs w:val="20"/>
        </w:rPr>
        <w:t xml:space="preserve"> investigation to fully account for the various precursors and pathways contributing to OA, given their significant impacts on aerosol-climate interactions. </w:t>
      </w:r>
    </w:p>
    <w:p w14:paraId="64BFFA5B" w14:textId="77777777" w:rsidR="00955434" w:rsidRPr="004758A9" w:rsidRDefault="00955434" w:rsidP="008A3A83">
      <w:pPr>
        <w:pBdr>
          <w:top w:val="nil"/>
          <w:left w:val="nil"/>
          <w:bottom w:val="nil"/>
          <w:right w:val="nil"/>
          <w:between w:val="nil"/>
        </w:pBdr>
        <w:spacing w:line="360" w:lineRule="auto"/>
        <w:jc w:val="both"/>
        <w:rPr>
          <w:rFonts w:ascii="Times New Roman" w:hAnsi="Times New Roman" w:cs="Times New Roman"/>
          <w:sz w:val="20"/>
          <w:szCs w:val="20"/>
        </w:rPr>
      </w:pPr>
    </w:p>
    <w:p w14:paraId="4A6B7EBB" w14:textId="52ECE2A7" w:rsidR="00A12793" w:rsidRPr="004758A9" w:rsidRDefault="00A12793"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eastAsia="Times New Roman" w:hAnsi="Times New Roman" w:cs="Times New Roman"/>
          <w:i/>
          <w:iCs/>
          <w:sz w:val="20"/>
          <w:szCs w:val="20"/>
          <w:lang w:eastAsia="en-GB"/>
        </w:rPr>
        <w:t>Competing interests.</w:t>
      </w:r>
      <w:r w:rsidRPr="004758A9">
        <w:rPr>
          <w:rFonts w:ascii="Times New Roman" w:eastAsia="Times New Roman" w:hAnsi="Times New Roman" w:cs="Times New Roman"/>
          <w:sz w:val="20"/>
          <w:szCs w:val="20"/>
          <w:lang w:eastAsia="en-GB"/>
        </w:rPr>
        <w:t xml:space="preserve"> The authors declare that they have no conflict of interest.</w:t>
      </w:r>
    </w:p>
    <w:p w14:paraId="7DC8B616" w14:textId="12BB3895" w:rsidR="004C7FDC" w:rsidRPr="004758A9" w:rsidRDefault="00A12793" w:rsidP="009E4C80">
      <w:pPr>
        <w:rPr>
          <w:rFonts w:ascii="Times New Roman" w:eastAsia="Times New Roman" w:hAnsi="Times New Roman" w:cs="Times New Roman"/>
          <w:sz w:val="20"/>
          <w:szCs w:val="20"/>
          <w:lang w:eastAsia="en-GB"/>
        </w:rPr>
      </w:pPr>
      <w:r w:rsidRPr="004758A9">
        <w:rPr>
          <w:rFonts w:ascii="Times New Roman" w:eastAsia="Times New Roman" w:hAnsi="Times New Roman" w:cs="Times New Roman"/>
          <w:bCs/>
          <w:i/>
          <w:iCs/>
          <w:sz w:val="20"/>
          <w:szCs w:val="20"/>
          <w:lang w:eastAsia="en-GB"/>
        </w:rPr>
        <w:t xml:space="preserve">Acknowledgments. </w:t>
      </w:r>
      <w:r w:rsidR="004C7FDC" w:rsidRPr="004758A9">
        <w:rPr>
          <w:rFonts w:ascii="Times New Roman" w:eastAsia="Times New Roman" w:hAnsi="Times New Roman" w:cs="Times New Roman"/>
          <w:sz w:val="20"/>
          <w:szCs w:val="20"/>
          <w:lang w:eastAsia="en-GB"/>
        </w:rPr>
        <w:t>This work was supported by the EPA-Ireland and Department of the Environment, Climate and Communications and University of Galway College of Science and Engineering Postgraduate Fellowship n°127407.</w:t>
      </w:r>
      <w:r w:rsidR="0047502B" w:rsidRPr="004758A9">
        <w:t xml:space="preserve"> </w:t>
      </w:r>
      <w:r w:rsidR="0047502B" w:rsidRPr="004758A9">
        <w:rPr>
          <w:rFonts w:ascii="Times New Roman" w:eastAsia="Times New Roman" w:hAnsi="Times New Roman" w:cs="Times New Roman"/>
          <w:sz w:val="20"/>
          <w:szCs w:val="20"/>
          <w:lang w:eastAsia="en-GB"/>
        </w:rPr>
        <w:t>C. Lin acknowledges the support from the International Partnership Program of the Chinese Academy of Sciences (Grant No. 175GJHZ2022039FN).</w:t>
      </w:r>
      <w:r w:rsidR="009E4C80" w:rsidRPr="004758A9">
        <w:t xml:space="preserve"> </w:t>
      </w:r>
      <w:r w:rsidR="009E4C80" w:rsidRPr="004758A9">
        <w:rPr>
          <w:rFonts w:ascii="Times New Roman" w:eastAsia="Times New Roman" w:hAnsi="Times New Roman" w:cs="Times New Roman"/>
          <w:sz w:val="20"/>
          <w:szCs w:val="20"/>
          <w:lang w:eastAsia="en-GB"/>
        </w:rPr>
        <w:t>The authors would also like to acknowledge the support from the SFI FFP award (22/FFP-A/10611). Finally, w</w:t>
      </w:r>
      <w:r w:rsidR="00652A93" w:rsidRPr="004758A9">
        <w:rPr>
          <w:rFonts w:ascii="Times New Roman" w:eastAsia="Times New Roman" w:hAnsi="Times New Roman" w:cs="Times New Roman"/>
          <w:sz w:val="20"/>
          <w:szCs w:val="20"/>
          <w:lang w:eastAsia="en-GB"/>
        </w:rPr>
        <w:t>e would also like to extend our gratitude to Seraphine Hauser for looking into geopotential height anomalies and producing figure S</w:t>
      </w:r>
      <w:r w:rsidR="006E31CB">
        <w:rPr>
          <w:rFonts w:ascii="Times New Roman" w:eastAsia="Times New Roman" w:hAnsi="Times New Roman" w:cs="Times New Roman"/>
          <w:sz w:val="20"/>
          <w:szCs w:val="20"/>
          <w:lang w:eastAsia="en-GB"/>
        </w:rPr>
        <w:t>10</w:t>
      </w:r>
      <w:r w:rsidR="00652A93" w:rsidRPr="004758A9">
        <w:rPr>
          <w:rFonts w:ascii="Times New Roman" w:eastAsia="Times New Roman" w:hAnsi="Times New Roman" w:cs="Times New Roman"/>
          <w:sz w:val="20"/>
          <w:szCs w:val="20"/>
          <w:lang w:eastAsia="en-GB"/>
        </w:rPr>
        <w:t>.</w:t>
      </w:r>
    </w:p>
    <w:p w14:paraId="04279849" w14:textId="7C48CEFE" w:rsidR="009D75E1" w:rsidRPr="009D75E1" w:rsidRDefault="00A12793" w:rsidP="009D75E1">
      <w:pPr>
        <w:spacing w:line="360" w:lineRule="auto"/>
        <w:jc w:val="both"/>
        <w:rPr>
          <w:rFonts w:ascii="Times New Roman" w:eastAsia="Times New Roman" w:hAnsi="Times New Roman" w:cs="Times New Roman"/>
          <w:bCs/>
          <w:i/>
          <w:iCs/>
          <w:sz w:val="20"/>
          <w:szCs w:val="20"/>
          <w:lang w:eastAsia="en-GB"/>
        </w:rPr>
      </w:pPr>
      <w:r w:rsidRPr="004758A9">
        <w:rPr>
          <w:rFonts w:ascii="Times New Roman" w:eastAsia="Times New Roman" w:hAnsi="Times New Roman" w:cs="Times New Roman"/>
          <w:bCs/>
          <w:i/>
          <w:iCs/>
          <w:sz w:val="20"/>
          <w:szCs w:val="20"/>
          <w:lang w:eastAsia="en-GB"/>
        </w:rPr>
        <w:t>Data availability.</w:t>
      </w:r>
      <w:r w:rsidR="00997EEA" w:rsidRPr="004758A9">
        <w:rPr>
          <w:rFonts w:ascii="Times New Roman" w:eastAsia="Times New Roman" w:hAnsi="Times New Roman" w:cs="Times New Roman"/>
          <w:bCs/>
          <w:i/>
          <w:iCs/>
          <w:sz w:val="20"/>
          <w:szCs w:val="20"/>
          <w:lang w:eastAsia="en-GB"/>
        </w:rPr>
        <w:t xml:space="preserve"> </w:t>
      </w:r>
      <w:r w:rsidR="00290A35" w:rsidRPr="004758A9">
        <w:rPr>
          <w:rFonts w:ascii="Times New Roman" w:eastAsia="Times New Roman" w:hAnsi="Times New Roman" w:cs="Times New Roman"/>
          <w:bCs/>
          <w:sz w:val="20"/>
          <w:szCs w:val="20"/>
          <w:lang w:eastAsia="en-GB"/>
        </w:rPr>
        <w:t>Data available upon request.</w:t>
      </w:r>
      <w:r w:rsidR="00997EEA" w:rsidRPr="004758A9">
        <w:rPr>
          <w:rFonts w:ascii="Times New Roman" w:eastAsia="Times New Roman" w:hAnsi="Times New Roman" w:cs="Times New Roman"/>
          <w:bCs/>
          <w:i/>
          <w:iCs/>
          <w:sz w:val="20"/>
          <w:szCs w:val="20"/>
          <w:lang w:eastAsia="en-GB"/>
        </w:rPr>
        <w:t xml:space="preserve"> </w:t>
      </w:r>
      <w:ins w:id="241" w:author="CHEVASSUS, Emmanuel" w:date="2025-01-15T11:46:00Z" w16du:dateUtc="2025-01-15T11:46:00Z">
        <w:r w:rsidR="001F0B10">
          <w:rPr>
            <w:rFonts w:ascii="Times New Roman" w:eastAsia="Times New Roman" w:hAnsi="Times New Roman" w:cs="Times New Roman"/>
            <w:bCs/>
            <w:i/>
            <w:iCs/>
            <w:sz w:val="20"/>
            <w:szCs w:val="20"/>
            <w:lang w:eastAsia="en-GB"/>
          </w:rPr>
          <w:t>The NASA Ocean Biogeochemical Model output data was obtained with the Giovanni online data system, developed and maintained by the NASA GES DISC.</w:t>
        </w:r>
      </w:ins>
      <w:ins w:id="242" w:author="CHEVASSUS, Emmanuel" w:date="2025-01-15T11:49:00Z" w16du:dateUtc="2025-01-15T11:49:00Z">
        <w:r w:rsidR="009D75E1" w:rsidRPr="009D75E1">
          <w:rPr>
            <w:rFonts w:ascii="Times New Roman" w:eastAsia="Times New Roman" w:hAnsi="Times New Roman" w:cs="Times New Roman"/>
            <w:bCs/>
            <w:i/>
            <w:iCs/>
            <w:sz w:val="20"/>
            <w:szCs w:val="20"/>
            <w:lang w:eastAsia="en-GB"/>
          </w:rPr>
          <w:t xml:space="preserve"> The ERA5 boundary layer data are available at the Copernicus Climate Data Store portal</w:t>
        </w:r>
      </w:ins>
      <w:ins w:id="243" w:author="CHEVASSUS, Emmanuel" w:date="2025-01-15T11:50:00Z" w16du:dateUtc="2025-01-15T11:50:00Z">
        <w:r w:rsidR="009D75E1" w:rsidRPr="009D75E1">
          <w:rPr>
            <w:rFonts w:ascii="Times New Roman" w:eastAsia="Times New Roman" w:hAnsi="Times New Roman" w:cs="Times New Roman"/>
            <w:bCs/>
            <w:i/>
            <w:iCs/>
            <w:sz w:val="20"/>
            <w:szCs w:val="20"/>
            <w:lang w:eastAsia="en-GB"/>
          </w:rPr>
          <w:t xml:space="preserve"> </w:t>
        </w:r>
        <w:r w:rsidR="009D75E1" w:rsidRPr="009D75E1">
          <w:rPr>
            <w:rFonts w:ascii="Times New Roman" w:eastAsia="Times New Roman" w:hAnsi="Times New Roman" w:cs="Times New Roman"/>
            <w:bCs/>
            <w:i/>
            <w:iCs/>
            <w:sz w:val="20"/>
            <w:szCs w:val="20"/>
            <w:lang w:eastAsia="en-GB"/>
          </w:rPr>
          <w:fldChar w:fldCharType="begin"/>
        </w:r>
        <w:r w:rsidR="009D75E1" w:rsidRPr="009D75E1">
          <w:rPr>
            <w:rFonts w:ascii="Times New Roman" w:eastAsia="Times New Roman" w:hAnsi="Times New Roman" w:cs="Times New Roman"/>
            <w:bCs/>
            <w:i/>
            <w:iCs/>
            <w:sz w:val="20"/>
            <w:szCs w:val="20"/>
            <w:lang w:eastAsia="en-GB"/>
          </w:rPr>
          <w:instrText xml:space="preserve"> ADDIN ZOTERO_ITEM CSL_CITATION {"citationID":"20jkKffo","properties":{"formattedCitation":"(Hersbach et al., 2020)","plainCitation":"(Hersbach et al., 2020)","noteIndex":0},"citationItems":[{"id":1143,"uris":["http://zotero.org/groups/3856298/items/HZY7ZCB6"],"itemData":{"id":1143,"type":"article-journal","container-title":"Quarterly Journal of the Royal Meteorological Society","DOI":"10.1002/qj.3803","ISSN":"0035-9009, 1477-870X","issue":"730","journalAbbreviation":"Q.J.R. Meteorol. Soc.","language":"en","page":"1999-2049","source":"DOI.org (Crossref)","title":"The ERA5 global reanalysis","volume":"146","author":[{"family":"Hersbach","given":"Hans"},{"family":"Bell","given":"Bill"},{"family":"Berrisford","given":"Paul"},{"family":"Hirahara","given":"Shoji"},{"family":"Horányi","given":"András"},{"family":"Muñoz‐Sabater","given":"Joaquín"},{"family":"Nicolas","given":"Julien"},{"family":"Peubey","given":"Carole"},{"family":"Radu","given":"Raluca"},{"family":"Schepers","given":"Dinand"},{"family":"Simmons","given":"Adrian"},{"family":"Soci","given":"Cornel"},{"family":"Abdalla","given":"Saleh"},{"family":"Abellan","given":"Xavier"},{"family":"Balsamo","given":"Gianpaolo"},{"family":"Bechtold","given":"Peter"},{"family":"Biavati","given":"Gionata"},{"family":"Bidlot","given":"Jean"},{"family":"Bonavita","given":"Massimo"},{"family":"Chiara","given":"Giovanna"},{"family":"Dahlgren","given":"Per"},{"family":"Dee","given":"Dick"},{"family":"Diamantakis","given":"Michail"},{"family":"Dragani","given":"Rossana"},{"family":"Flemming","given":"Johannes"},{"family":"Forbes","given":"Richard"},{"family":"Fuentes","given":"Manuel"},{"family":"Geer","given":"Alan"},{"family":"Haimberger","given":"Leo"},{"family":"Healy","given":"Sean"},{"family":"Hogan","given":"Robin J."},{"family":"Hólm","given":"Elías"},{"family":"Janisková","given":"Marta"},{"family":"Keeley","given":"Sarah"},{"family":"Laloyaux","given":"Patrick"},{"family":"Lopez","given":"Philippe"},{"family":"Lupu","given":"Cristina"},{"family":"Radnoti","given":"Gabor"},{"family":"Rosnay","given":"Patricia"},{"family":"Rozum","given":"Iryna"},{"family":"Vamborg","given":"Freja"},{"family":"Villaume","given":"Sebastien"},{"family":"Thépaut","given":"Jean‐Noël"}],"issued":{"date-parts":[["2020",7]]},"citation-key":"hersbachERA5GlobalReanalysis2020"}}],"schema":"https://github.com/citation-style-language/schema/raw/master/csl-citation.json"} </w:instrText>
        </w:r>
        <w:r w:rsidR="009D75E1" w:rsidRPr="009D75E1">
          <w:rPr>
            <w:rFonts w:ascii="Times New Roman" w:eastAsia="Times New Roman" w:hAnsi="Times New Roman" w:cs="Times New Roman"/>
            <w:bCs/>
            <w:i/>
            <w:iCs/>
            <w:sz w:val="20"/>
            <w:szCs w:val="20"/>
            <w:lang w:eastAsia="en-GB"/>
          </w:rPr>
          <w:fldChar w:fldCharType="separate"/>
        </w:r>
        <w:r w:rsidR="009D75E1" w:rsidRPr="009D75E1">
          <w:rPr>
            <w:rFonts w:ascii="Times New Roman" w:hAnsi="Times New Roman" w:cs="Times New Roman"/>
            <w:i/>
            <w:iCs/>
            <w:sz w:val="20"/>
          </w:rPr>
          <w:t>(Hersbach et al., 2020)</w:t>
        </w:r>
        <w:r w:rsidR="009D75E1" w:rsidRPr="009D75E1">
          <w:rPr>
            <w:rFonts w:ascii="Times New Roman" w:eastAsia="Times New Roman" w:hAnsi="Times New Roman" w:cs="Times New Roman"/>
            <w:bCs/>
            <w:i/>
            <w:iCs/>
            <w:sz w:val="20"/>
            <w:szCs w:val="20"/>
            <w:lang w:eastAsia="en-GB"/>
          </w:rPr>
          <w:fldChar w:fldCharType="end"/>
        </w:r>
        <w:r w:rsidR="009D75E1" w:rsidRPr="009D75E1">
          <w:rPr>
            <w:rFonts w:ascii="Times New Roman" w:eastAsia="Times New Roman" w:hAnsi="Times New Roman" w:cs="Times New Roman"/>
            <w:bCs/>
            <w:i/>
            <w:iCs/>
            <w:sz w:val="20"/>
            <w:szCs w:val="20"/>
            <w:lang w:eastAsia="en-GB"/>
          </w:rPr>
          <w:t>.</w:t>
        </w:r>
      </w:ins>
      <w:del w:id="244" w:author="CHEVASSUS, Emmanuel" w:date="2025-01-15T11:50:00Z" w16du:dateUtc="2025-01-15T11:50:00Z">
        <w:r w:rsidR="009D75E1" w:rsidDel="009D75E1">
          <w:rPr>
            <w:rFonts w:ascii="Times New Roman" w:eastAsia="Times New Roman" w:hAnsi="Times New Roman" w:cs="Times New Roman"/>
            <w:bCs/>
            <w:sz w:val="20"/>
            <w:szCs w:val="20"/>
            <w:lang w:eastAsia="en-GB"/>
          </w:rPr>
          <w:delText xml:space="preserve"> </w:delText>
        </w:r>
      </w:del>
    </w:p>
    <w:p w14:paraId="72FC5156" w14:textId="77777777" w:rsidR="00290A35" w:rsidRPr="004758A9" w:rsidRDefault="00290A35" w:rsidP="00EB5674">
      <w:pPr>
        <w:rPr>
          <w:rFonts w:ascii="Times New Roman" w:eastAsia="Times New Roman" w:hAnsi="Times New Roman" w:cs="Times New Roman"/>
          <w:bCs/>
          <w:i/>
          <w:iCs/>
          <w:lang w:eastAsia="en-GB"/>
        </w:rPr>
      </w:pPr>
    </w:p>
    <w:p w14:paraId="0FD16B04" w14:textId="3A1C83E2" w:rsidR="00402AEF" w:rsidRPr="004758A9" w:rsidRDefault="00A71F8E" w:rsidP="008A3A83">
      <w:pPr>
        <w:spacing w:line="360" w:lineRule="auto"/>
        <w:rPr>
          <w:rFonts w:ascii="Times New Roman" w:eastAsia="Times New Roman" w:hAnsi="Times New Roman" w:cs="Times New Roman"/>
          <w:b/>
          <w:sz w:val="20"/>
          <w:szCs w:val="20"/>
          <w:lang w:eastAsia="en-GB"/>
        </w:rPr>
      </w:pPr>
      <w:r w:rsidRPr="004758A9">
        <w:rPr>
          <w:rFonts w:ascii="Times New Roman" w:eastAsia="Times New Roman" w:hAnsi="Times New Roman" w:cs="Times New Roman"/>
          <w:b/>
          <w:sz w:val="20"/>
          <w:szCs w:val="20"/>
          <w:lang w:eastAsia="en-GB"/>
        </w:rPr>
        <w:t>References</w:t>
      </w:r>
    </w:p>
    <w:p w14:paraId="4AAB1DFE" w14:textId="77777777" w:rsidR="009D75E1" w:rsidRPr="0051612E" w:rsidRDefault="00B25BD9" w:rsidP="009D75E1">
      <w:pPr>
        <w:pStyle w:val="Bibliography"/>
        <w:rPr>
          <w:rFonts w:ascii="Times New Roman" w:hAnsi="Times New Roman" w:cs="Times New Roman"/>
          <w:sz w:val="20"/>
          <w:szCs w:val="20"/>
          <w:rPrChange w:id="245" w:author="CHEVASSUS, Emmanuel" w:date="2025-01-15T11:52:00Z" w16du:dateUtc="2025-01-15T11:52:00Z">
            <w:rPr/>
          </w:rPrChange>
        </w:rPr>
      </w:pPr>
      <w:r w:rsidRPr="0051612E">
        <w:rPr>
          <w:rFonts w:ascii="Times New Roman" w:hAnsi="Times New Roman" w:cs="Times New Roman"/>
          <w:sz w:val="20"/>
          <w:szCs w:val="20"/>
          <w:rPrChange w:id="246" w:author="CHEVASSUS, Emmanuel" w:date="2025-01-15T11:52:00Z" w16du:dateUtc="2025-01-15T11:52:00Z">
            <w:rPr/>
          </w:rPrChange>
        </w:rPr>
        <w:fldChar w:fldCharType="begin"/>
      </w:r>
      <w:r w:rsidR="00744F3D" w:rsidRPr="0051612E">
        <w:rPr>
          <w:rFonts w:ascii="Times New Roman" w:hAnsi="Times New Roman" w:cs="Times New Roman"/>
          <w:sz w:val="20"/>
          <w:szCs w:val="20"/>
          <w:rPrChange w:id="247" w:author="CHEVASSUS, Emmanuel" w:date="2025-01-15T11:52:00Z" w16du:dateUtc="2025-01-15T11:52:00Z">
            <w:rPr/>
          </w:rPrChange>
        </w:rPr>
        <w:instrText xml:space="preserve"> ADDIN ZOTERO_BIBL {"uncited":[],"omitted":[],"custom":[]} CSL_BIBLIOGRAPHY </w:instrText>
      </w:r>
      <w:r w:rsidRPr="00561CDC">
        <w:rPr>
          <w:rFonts w:ascii="Times New Roman" w:hAnsi="Times New Roman" w:cs="Times New Roman"/>
          <w:sz w:val="20"/>
          <w:szCs w:val="20"/>
        </w:rPr>
        <w:fldChar w:fldCharType="separate"/>
      </w:r>
      <w:r w:rsidR="009D75E1" w:rsidRPr="0051612E">
        <w:rPr>
          <w:rFonts w:ascii="Times New Roman" w:hAnsi="Times New Roman" w:cs="Times New Roman"/>
          <w:sz w:val="20"/>
          <w:szCs w:val="20"/>
          <w:rPrChange w:id="248" w:author="CHEVASSUS, Emmanuel" w:date="2025-01-15T11:52:00Z" w16du:dateUtc="2025-01-15T11:52:00Z">
            <w:rPr/>
          </w:rPrChange>
        </w:rPr>
        <w:t>Aguilera, A., Distéfano, A., Jauzein, C., Correa-Aragunde, N., Martinez, D., Martin, M. V., and Sueldo, D. J.: Do photosynthetic cells communicate with each other during cell death? From cyanobacteria to vascular plants, Journal of Experimental Botany, 73, 7219–7242, https://doi.org/10.1093/jxb/erac363, 2022.</w:t>
      </w:r>
    </w:p>
    <w:p w14:paraId="21AA77AF" w14:textId="77777777" w:rsidR="009D75E1" w:rsidRPr="0051612E" w:rsidRDefault="009D75E1" w:rsidP="009D75E1">
      <w:pPr>
        <w:pStyle w:val="Bibliography"/>
        <w:rPr>
          <w:rFonts w:ascii="Times New Roman" w:hAnsi="Times New Roman" w:cs="Times New Roman"/>
          <w:sz w:val="20"/>
          <w:szCs w:val="20"/>
          <w:rPrChange w:id="249" w:author="CHEVASSUS, Emmanuel" w:date="2025-01-15T11:52:00Z" w16du:dateUtc="2025-01-15T11:52:00Z">
            <w:rPr/>
          </w:rPrChange>
        </w:rPr>
      </w:pPr>
      <w:r w:rsidRPr="0051612E">
        <w:rPr>
          <w:rFonts w:ascii="Times New Roman" w:hAnsi="Times New Roman" w:cs="Times New Roman"/>
          <w:sz w:val="20"/>
          <w:szCs w:val="20"/>
          <w:rPrChange w:id="250" w:author="CHEVASSUS, Emmanuel" w:date="2025-01-15T11:52:00Z" w16du:dateUtc="2025-01-15T11:52:00Z">
            <w:rPr/>
          </w:rPrChange>
        </w:rPr>
        <w:t>Aiken, A. C., DeCarlo, P. F., Kroll, J. H., Worsnop, D. R., Huffman, J. A., Docherty, K. S., Ulbrich, I. M., Mohr, C., Kimmel, J. R., Sueper, D., Sun, Y., Zhang, Q., Trimborn, A., Northway, M., Ziemann, P. J., Canagaratna, M. R., Onasch, T. B., Alfarra, M. R., Prevot, A. S. H., Dommen, J., Duplissy, J., Metzger, A., Baltensperger, U., and Jimenez, J. L.: O/C and OM/OC Ratios of Primary, Secondary, and Ambient Organic Aerosols with High-Resolution Time-of-Flight Aerosol Mass Spectrometry, Environ. Sci. Technol., 42, 4478–4485, https://doi.org/10.1021/es703009q, 2008.</w:t>
      </w:r>
    </w:p>
    <w:p w14:paraId="23BE4952" w14:textId="77777777" w:rsidR="009D75E1" w:rsidRPr="0051612E" w:rsidRDefault="009D75E1" w:rsidP="009D75E1">
      <w:pPr>
        <w:pStyle w:val="Bibliography"/>
        <w:rPr>
          <w:rFonts w:ascii="Times New Roman" w:hAnsi="Times New Roman" w:cs="Times New Roman"/>
          <w:sz w:val="20"/>
          <w:szCs w:val="20"/>
          <w:rPrChange w:id="251" w:author="CHEVASSUS, Emmanuel" w:date="2025-01-15T11:52:00Z" w16du:dateUtc="2025-01-15T11:52:00Z">
            <w:rPr/>
          </w:rPrChange>
        </w:rPr>
      </w:pPr>
      <w:r w:rsidRPr="0051612E">
        <w:rPr>
          <w:rFonts w:ascii="Times New Roman" w:hAnsi="Times New Roman" w:cs="Times New Roman"/>
          <w:sz w:val="20"/>
          <w:szCs w:val="20"/>
          <w:rPrChange w:id="252" w:author="CHEVASSUS, Emmanuel" w:date="2025-01-15T11:52:00Z" w16du:dateUtc="2025-01-15T11:52:00Z">
            <w:rPr/>
          </w:rPrChange>
        </w:rPr>
        <w:t>Alsante, A. N., Thornton, D. C. O., and Brooks, S. D.: Ocean Aerobiology, Front. Microbiol., 12, 764178, https://doi.org/10.3389/fmicb.2021.764178, 2021.</w:t>
      </w:r>
    </w:p>
    <w:p w14:paraId="560F92F9" w14:textId="77777777" w:rsidR="009D75E1" w:rsidRPr="0051612E" w:rsidRDefault="009D75E1" w:rsidP="009D75E1">
      <w:pPr>
        <w:pStyle w:val="Bibliography"/>
        <w:rPr>
          <w:rFonts w:ascii="Times New Roman" w:hAnsi="Times New Roman" w:cs="Times New Roman"/>
          <w:sz w:val="20"/>
          <w:szCs w:val="20"/>
          <w:rPrChange w:id="253" w:author="CHEVASSUS, Emmanuel" w:date="2025-01-15T11:52:00Z" w16du:dateUtc="2025-01-15T11:52:00Z">
            <w:rPr/>
          </w:rPrChange>
        </w:rPr>
      </w:pPr>
      <w:r w:rsidRPr="0051612E">
        <w:rPr>
          <w:rFonts w:ascii="Times New Roman" w:hAnsi="Times New Roman" w:cs="Times New Roman"/>
          <w:sz w:val="20"/>
          <w:szCs w:val="20"/>
          <w:rPrChange w:id="254" w:author="CHEVASSUS, Emmanuel" w:date="2025-01-15T11:52:00Z" w16du:dateUtc="2025-01-15T11:52:00Z">
            <w:rPr/>
          </w:rPrChange>
        </w:rPr>
        <w:t>Asch, R. G., Stock, C. A., and Sarmiento, J. L.: Climate change impacts on mismatches between phytoplankton blooms and fish spawning phenology, Global Change Biology, 25, 2544–2559, https://doi.org/10.1111/gcb.14650, 2019.</w:t>
      </w:r>
    </w:p>
    <w:p w14:paraId="2E863F89" w14:textId="77777777" w:rsidR="009D75E1" w:rsidRPr="0051612E" w:rsidRDefault="009D75E1" w:rsidP="009D75E1">
      <w:pPr>
        <w:pStyle w:val="Bibliography"/>
        <w:rPr>
          <w:rFonts w:ascii="Times New Roman" w:hAnsi="Times New Roman" w:cs="Times New Roman"/>
          <w:sz w:val="20"/>
          <w:szCs w:val="20"/>
          <w:rPrChange w:id="255" w:author="CHEVASSUS, Emmanuel" w:date="2025-01-15T11:52:00Z" w16du:dateUtc="2025-01-15T11:52:00Z">
            <w:rPr/>
          </w:rPrChange>
        </w:rPr>
      </w:pPr>
      <w:r w:rsidRPr="0051612E">
        <w:rPr>
          <w:rFonts w:ascii="Times New Roman" w:hAnsi="Times New Roman" w:cs="Times New Roman"/>
          <w:sz w:val="20"/>
          <w:szCs w:val="20"/>
          <w:rPrChange w:id="256" w:author="CHEVASSUS, Emmanuel" w:date="2025-01-15T11:52:00Z" w16du:dateUtc="2025-01-15T11:52:00Z">
            <w:rPr/>
          </w:rPrChange>
        </w:rPr>
        <w:t xml:space="preserve">Baer, S. E., Lomas, M. W., Terpis, K. X., Mouginot, C., and Martiny, A. C.: Stoichiometry of </w:t>
      </w:r>
      <w:r w:rsidRPr="0051612E">
        <w:rPr>
          <w:rFonts w:ascii="Times New Roman" w:hAnsi="Times New Roman" w:cs="Times New Roman"/>
          <w:i/>
          <w:iCs/>
          <w:sz w:val="20"/>
          <w:szCs w:val="20"/>
          <w:rPrChange w:id="257" w:author="CHEVASSUS, Emmanuel" w:date="2025-01-15T11:52:00Z" w16du:dateUtc="2025-01-15T11:52:00Z">
            <w:rPr>
              <w:i/>
              <w:iCs/>
            </w:rPr>
          </w:rPrChange>
        </w:rPr>
        <w:t>Prochlorococcus, Synechococcus</w:t>
      </w:r>
      <w:r w:rsidRPr="0051612E">
        <w:rPr>
          <w:rFonts w:ascii="Times New Roman" w:hAnsi="Times New Roman" w:cs="Times New Roman"/>
          <w:sz w:val="20"/>
          <w:szCs w:val="20"/>
          <w:rPrChange w:id="258" w:author="CHEVASSUS, Emmanuel" w:date="2025-01-15T11:52:00Z" w16du:dateUtc="2025-01-15T11:52:00Z">
            <w:rPr/>
          </w:rPrChange>
        </w:rPr>
        <w:t xml:space="preserve"> , and small eukaryotic populations in the western North Atlantic Ocean, Environmental Microbiology, 19, 1568–1583, https://doi.org/10.1111/1462-2920.13672, 2017.</w:t>
      </w:r>
    </w:p>
    <w:p w14:paraId="6F4045E1" w14:textId="77777777" w:rsidR="009D75E1" w:rsidRPr="0051612E" w:rsidRDefault="009D75E1" w:rsidP="009D75E1">
      <w:pPr>
        <w:pStyle w:val="Bibliography"/>
        <w:rPr>
          <w:rFonts w:ascii="Times New Roman" w:hAnsi="Times New Roman" w:cs="Times New Roman"/>
          <w:sz w:val="20"/>
          <w:szCs w:val="20"/>
          <w:rPrChange w:id="259" w:author="CHEVASSUS, Emmanuel" w:date="2025-01-15T11:52:00Z" w16du:dateUtc="2025-01-15T11:52:00Z">
            <w:rPr/>
          </w:rPrChange>
        </w:rPr>
      </w:pPr>
      <w:r w:rsidRPr="0051612E">
        <w:rPr>
          <w:rFonts w:ascii="Times New Roman" w:hAnsi="Times New Roman" w:cs="Times New Roman"/>
          <w:sz w:val="20"/>
          <w:szCs w:val="20"/>
          <w:rPrChange w:id="260" w:author="CHEVASSUS, Emmanuel" w:date="2025-01-15T11:52:00Z" w16du:dateUtc="2025-01-15T11:52:00Z">
            <w:rPr/>
          </w:rPrChange>
        </w:rPr>
        <w:t>Bahadur, R., Uplinger, T., Russell, L. M., Sive, B. C., Cliff, S. S., Millet, D. B., Goldstein, A., and Bates, T. S.: Phenol Groups in Northeastern U.S. Submicrometer Aerosol Particles Produced from Seawater Sources, Environ. Sci. Technol., 44, 2542–2548, https://doi.org/10.1021/es9032277, 2010.</w:t>
      </w:r>
    </w:p>
    <w:p w14:paraId="0FC5C426" w14:textId="77777777" w:rsidR="009D75E1" w:rsidRPr="0051612E" w:rsidRDefault="009D75E1" w:rsidP="009D75E1">
      <w:pPr>
        <w:pStyle w:val="Bibliography"/>
        <w:rPr>
          <w:rFonts w:ascii="Times New Roman" w:hAnsi="Times New Roman" w:cs="Times New Roman"/>
          <w:sz w:val="20"/>
          <w:szCs w:val="20"/>
          <w:rPrChange w:id="261" w:author="CHEVASSUS, Emmanuel" w:date="2025-01-15T11:52:00Z" w16du:dateUtc="2025-01-15T11:52:00Z">
            <w:rPr/>
          </w:rPrChange>
        </w:rPr>
      </w:pPr>
      <w:r w:rsidRPr="0051612E">
        <w:rPr>
          <w:rFonts w:ascii="Times New Roman" w:hAnsi="Times New Roman" w:cs="Times New Roman"/>
          <w:sz w:val="20"/>
          <w:szCs w:val="20"/>
          <w:rPrChange w:id="262" w:author="CHEVASSUS, Emmanuel" w:date="2025-01-15T11:52:00Z" w16du:dateUtc="2025-01-15T11:52:00Z">
            <w:rPr/>
          </w:rPrChange>
        </w:rPr>
        <w:t>Ban, Z., Hu, X., and Li, J.: Tipping points of marine phytoplankton to multiple environmental stressors, Nat. Clim. Chang., 12, 1045–1051, https://doi.org/10.1038/s41558-022-01489-0, 2022.</w:t>
      </w:r>
    </w:p>
    <w:p w14:paraId="31029F93" w14:textId="77777777" w:rsidR="009D75E1" w:rsidRPr="0051612E" w:rsidRDefault="009D75E1" w:rsidP="009D75E1">
      <w:pPr>
        <w:pStyle w:val="Bibliography"/>
        <w:rPr>
          <w:rFonts w:ascii="Times New Roman" w:hAnsi="Times New Roman" w:cs="Times New Roman"/>
          <w:sz w:val="20"/>
          <w:szCs w:val="20"/>
          <w:rPrChange w:id="263" w:author="CHEVASSUS, Emmanuel" w:date="2025-01-15T11:52:00Z" w16du:dateUtc="2025-01-15T11:52:00Z">
            <w:rPr/>
          </w:rPrChange>
        </w:rPr>
      </w:pPr>
      <w:r w:rsidRPr="0051612E">
        <w:rPr>
          <w:rFonts w:ascii="Times New Roman" w:hAnsi="Times New Roman" w:cs="Times New Roman"/>
          <w:sz w:val="20"/>
          <w:szCs w:val="20"/>
          <w:rPrChange w:id="264" w:author="CHEVASSUS, Emmanuel" w:date="2025-01-15T11:52:00Z" w16du:dateUtc="2025-01-15T11:52:00Z">
            <w:rPr/>
          </w:rPrChange>
        </w:rPr>
        <w:t>Bates, T. S., Quinn, P. K., Frossard, A. A., Russell, L. M., Hakala, J., Petäjä, T., Kulmala, M., Covert, D. S., Cappa, C. D., Li, S.-M., Hayden, K. L., Nuaaman, I., McLaren, R., Massoli, P., Canagaratna, M. R., Onasch, T. B., Sueper, D., Worsnop, D. R., and Keene, W. C.: Measurements of ocean derived aerosol off the coast of California: MEASUREMENTS OF OCEAN DERIVED AEROSOL, J. Geophys. Res., 117, n/a-n/a, https://doi.org/10.1029/2012JD017588, 2012.</w:t>
      </w:r>
    </w:p>
    <w:p w14:paraId="4CB0A5F7" w14:textId="77777777" w:rsidR="009D75E1" w:rsidRPr="0051612E" w:rsidRDefault="009D75E1" w:rsidP="009D75E1">
      <w:pPr>
        <w:pStyle w:val="Bibliography"/>
        <w:rPr>
          <w:rFonts w:ascii="Times New Roman" w:hAnsi="Times New Roman" w:cs="Times New Roman"/>
          <w:sz w:val="20"/>
          <w:szCs w:val="20"/>
          <w:rPrChange w:id="265" w:author="CHEVASSUS, Emmanuel" w:date="2025-01-15T11:52:00Z" w16du:dateUtc="2025-01-15T11:52:00Z">
            <w:rPr/>
          </w:rPrChange>
        </w:rPr>
      </w:pPr>
      <w:r w:rsidRPr="0051612E">
        <w:rPr>
          <w:rFonts w:ascii="Times New Roman" w:hAnsi="Times New Roman" w:cs="Times New Roman"/>
          <w:sz w:val="20"/>
          <w:szCs w:val="20"/>
          <w:rPrChange w:id="266" w:author="CHEVASSUS, Emmanuel" w:date="2025-01-15T11:52:00Z" w16du:dateUtc="2025-01-15T11:52:00Z">
            <w:rPr/>
          </w:rPrChange>
        </w:rPr>
        <w:lastRenderedPageBreak/>
        <w:t>Becagli, S., Lazzara, L., Marchese, C., Dayan, U., Ascanius, S. E., Cacciani, M., Caiazzo, L., Di Biagio, C., Di Iorio, T., Di Sarra, A., Eriksen, P., Fani, F., Giardi, F., Meloni, D., Muscari, G., Pace, G., Severi, M., Traversi, R., and Udisti, R.: Relationships linking primary production, sea ice melting, and biogenic aerosol in the Arctic, Atmospheric Environment, 136, 1–15, https://doi.org/10.1016/j.atmosenv.2016.04.002, 2016.</w:t>
      </w:r>
    </w:p>
    <w:p w14:paraId="2FDBCD39" w14:textId="77777777" w:rsidR="009D75E1" w:rsidRPr="0051612E" w:rsidRDefault="009D75E1" w:rsidP="009D75E1">
      <w:pPr>
        <w:pStyle w:val="Bibliography"/>
        <w:rPr>
          <w:rFonts w:ascii="Times New Roman" w:hAnsi="Times New Roman" w:cs="Times New Roman"/>
          <w:sz w:val="20"/>
          <w:szCs w:val="20"/>
          <w:rPrChange w:id="267" w:author="CHEVASSUS, Emmanuel" w:date="2025-01-15T11:52:00Z" w16du:dateUtc="2025-01-15T11:52:00Z">
            <w:rPr/>
          </w:rPrChange>
        </w:rPr>
      </w:pPr>
      <w:r w:rsidRPr="0051612E">
        <w:rPr>
          <w:rFonts w:ascii="Times New Roman" w:hAnsi="Times New Roman" w:cs="Times New Roman"/>
          <w:sz w:val="20"/>
          <w:szCs w:val="20"/>
          <w:rPrChange w:id="268" w:author="CHEVASSUS, Emmanuel" w:date="2025-01-15T11:52:00Z" w16du:dateUtc="2025-01-15T11:52:00Z">
            <w:rPr/>
          </w:rPrChange>
        </w:rPr>
        <w:t>Becagli, S., Amore, A., Caiazzo, L., Iorio, T. D., Sarra, A. D., Lazzara, L., Marchese, C., Meloni, D., Mori, G., Muscari, G., Nuccio, C., Pace, G., Severi, M., and Traversi, R.: Biogenic Aerosol in the Artic from Eight Years of MSA Data from Ny Ålesund (Svalbard Islands) and Thule (Greenland), Atmosphere, 10, 349, https://doi.org/10.3390/atmos10070349, 2019.</w:t>
      </w:r>
    </w:p>
    <w:p w14:paraId="1E5CCB0B" w14:textId="77777777" w:rsidR="009D75E1" w:rsidRPr="0051612E" w:rsidRDefault="009D75E1" w:rsidP="009D75E1">
      <w:pPr>
        <w:pStyle w:val="Bibliography"/>
        <w:rPr>
          <w:rFonts w:ascii="Times New Roman" w:hAnsi="Times New Roman" w:cs="Times New Roman"/>
          <w:sz w:val="20"/>
          <w:szCs w:val="20"/>
          <w:rPrChange w:id="269" w:author="CHEVASSUS, Emmanuel" w:date="2025-01-15T11:52:00Z" w16du:dateUtc="2025-01-15T11:52:00Z">
            <w:rPr/>
          </w:rPrChange>
        </w:rPr>
      </w:pPr>
      <w:r w:rsidRPr="0051612E">
        <w:rPr>
          <w:rFonts w:ascii="Times New Roman" w:hAnsi="Times New Roman" w:cs="Times New Roman"/>
          <w:sz w:val="20"/>
          <w:szCs w:val="20"/>
          <w:rPrChange w:id="270" w:author="CHEVASSUS, Emmanuel" w:date="2025-01-15T11:52:00Z" w16du:dateUtc="2025-01-15T11:52:00Z">
            <w:rPr/>
          </w:rPrChange>
        </w:rPr>
        <w:t xml:space="preserve">Bedford, J., Ostle, C., Johns, D. G., Atkinson, A., Best, M., Bresnan, E., Machairopoulou, M., Graves, C. A., Devlin, M., Milligan, A., Pitois, S., Mellor, A., Tett, P., and </w:t>
      </w:r>
      <w:r w:rsidRPr="0051612E">
        <w:rPr>
          <w:rFonts w:ascii="Times New Roman" w:hAnsi="Times New Roman" w:cs="Times New Roman" w:hint="eastAsia"/>
          <w:sz w:val="20"/>
          <w:szCs w:val="20"/>
          <w:rPrChange w:id="271" w:author="CHEVASSUS, Emmanuel" w:date="2025-01-15T11:52:00Z" w16du:dateUtc="2025-01-15T11:52:00Z">
            <w:rPr>
              <w:rFonts w:hint="eastAsia"/>
            </w:rPr>
          </w:rPrChange>
        </w:rPr>
        <w:t>McQuatters</w:t>
      </w:r>
      <w:r w:rsidRPr="0051612E">
        <w:rPr>
          <w:rFonts w:ascii="Times New Roman" w:hAnsi="Times New Roman" w:cs="Times New Roman" w:hint="eastAsia"/>
          <w:sz w:val="20"/>
          <w:szCs w:val="20"/>
          <w:rPrChange w:id="272"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273" w:author="CHEVASSUS, Emmanuel" w:date="2025-01-15T11:52:00Z" w16du:dateUtc="2025-01-15T11:52:00Z">
            <w:rPr>
              <w:rFonts w:hint="eastAsia"/>
            </w:rPr>
          </w:rPrChange>
        </w:rPr>
        <w:t>Gollop,</w:t>
      </w:r>
      <w:r w:rsidRPr="0051612E">
        <w:rPr>
          <w:rFonts w:ascii="Times New Roman" w:hAnsi="Times New Roman" w:cs="Times New Roman"/>
          <w:sz w:val="20"/>
          <w:szCs w:val="20"/>
          <w:rPrChange w:id="274" w:author="CHEVASSUS, Emmanuel" w:date="2025-01-15T11:52:00Z" w16du:dateUtc="2025-01-15T11:52:00Z">
            <w:rPr/>
          </w:rPrChange>
        </w:rPr>
        <w:t xml:space="preserve"> A.: Lifeform indicators reveal </w:t>
      </w:r>
      <w:r w:rsidRPr="0051612E">
        <w:rPr>
          <w:rFonts w:ascii="Times New Roman" w:hAnsi="Times New Roman" w:cs="Times New Roman" w:hint="eastAsia"/>
          <w:sz w:val="20"/>
          <w:szCs w:val="20"/>
          <w:rPrChange w:id="275" w:author="CHEVASSUS, Emmanuel" w:date="2025-01-15T11:52:00Z" w16du:dateUtc="2025-01-15T11:52:00Z">
            <w:rPr>
              <w:rFonts w:hint="eastAsia"/>
            </w:rPr>
          </w:rPrChange>
        </w:rPr>
        <w:t>large</w:t>
      </w:r>
      <w:r w:rsidRPr="0051612E">
        <w:rPr>
          <w:rFonts w:ascii="Times New Roman" w:hAnsi="Times New Roman" w:cs="Times New Roman" w:hint="eastAsia"/>
          <w:sz w:val="20"/>
          <w:szCs w:val="20"/>
          <w:rPrChange w:id="276"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277" w:author="CHEVASSUS, Emmanuel" w:date="2025-01-15T11:52:00Z" w16du:dateUtc="2025-01-15T11:52:00Z">
            <w:rPr>
              <w:rFonts w:hint="eastAsia"/>
            </w:rPr>
          </w:rPrChange>
        </w:rPr>
        <w:t>scale</w:t>
      </w:r>
      <w:r w:rsidRPr="0051612E">
        <w:rPr>
          <w:rFonts w:ascii="Times New Roman" w:hAnsi="Times New Roman" w:cs="Times New Roman"/>
          <w:sz w:val="20"/>
          <w:szCs w:val="20"/>
          <w:rPrChange w:id="278" w:author="CHEVASSUS, Emmanuel" w:date="2025-01-15T11:52:00Z" w16du:dateUtc="2025-01-15T11:52:00Z">
            <w:rPr/>
          </w:rPrChange>
        </w:rPr>
        <w:t xml:space="preserve"> shifts in plankton across the </w:t>
      </w:r>
      <w:r w:rsidRPr="0051612E">
        <w:rPr>
          <w:rFonts w:ascii="Times New Roman" w:hAnsi="Times New Roman" w:cs="Times New Roman" w:hint="eastAsia"/>
          <w:sz w:val="20"/>
          <w:szCs w:val="20"/>
          <w:rPrChange w:id="279" w:author="CHEVASSUS, Emmanuel" w:date="2025-01-15T11:52:00Z" w16du:dateUtc="2025-01-15T11:52:00Z">
            <w:rPr>
              <w:rFonts w:hint="eastAsia"/>
            </w:rPr>
          </w:rPrChange>
        </w:rPr>
        <w:t>North</w:t>
      </w:r>
      <w:r w:rsidRPr="0051612E">
        <w:rPr>
          <w:rFonts w:ascii="Times New Roman" w:hAnsi="Times New Roman" w:cs="Times New Roman" w:hint="eastAsia"/>
          <w:sz w:val="20"/>
          <w:szCs w:val="20"/>
          <w:rPrChange w:id="280"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281" w:author="CHEVASSUS, Emmanuel" w:date="2025-01-15T11:52:00Z" w16du:dateUtc="2025-01-15T11:52:00Z">
            <w:rPr>
              <w:rFonts w:hint="eastAsia"/>
            </w:rPr>
          </w:rPrChange>
        </w:rPr>
        <w:t>West</w:t>
      </w:r>
      <w:r w:rsidRPr="0051612E">
        <w:rPr>
          <w:rFonts w:ascii="Times New Roman" w:hAnsi="Times New Roman" w:cs="Times New Roman"/>
          <w:sz w:val="20"/>
          <w:szCs w:val="20"/>
          <w:rPrChange w:id="282" w:author="CHEVASSUS, Emmanuel" w:date="2025-01-15T11:52:00Z" w16du:dateUtc="2025-01-15T11:52:00Z">
            <w:rPr/>
          </w:rPrChange>
        </w:rPr>
        <w:t xml:space="preserve"> European shelf, Global Change Biology, 26, 3482–3497, https://doi.org/10.1111/gcb.15066, 2020.</w:t>
      </w:r>
    </w:p>
    <w:p w14:paraId="68E61579" w14:textId="77777777" w:rsidR="009D75E1" w:rsidRPr="0051612E" w:rsidRDefault="009D75E1" w:rsidP="009D75E1">
      <w:pPr>
        <w:pStyle w:val="Bibliography"/>
        <w:rPr>
          <w:rFonts w:ascii="Times New Roman" w:hAnsi="Times New Roman" w:cs="Times New Roman"/>
          <w:sz w:val="20"/>
          <w:szCs w:val="20"/>
          <w:rPrChange w:id="283" w:author="CHEVASSUS, Emmanuel" w:date="2025-01-15T11:52:00Z" w16du:dateUtc="2025-01-15T11:52:00Z">
            <w:rPr/>
          </w:rPrChange>
        </w:rPr>
      </w:pPr>
      <w:r w:rsidRPr="0051612E">
        <w:rPr>
          <w:rFonts w:ascii="Times New Roman" w:hAnsi="Times New Roman" w:cs="Times New Roman"/>
          <w:sz w:val="20"/>
          <w:szCs w:val="20"/>
          <w:rPrChange w:id="284" w:author="CHEVASSUS, Emmanuel" w:date="2025-01-15T11:52:00Z" w16du:dateUtc="2025-01-15T11:52:00Z">
            <w:rPr/>
          </w:rPrChange>
        </w:rPr>
        <w:t>Behrendt, S., Dimpfl, T., Peter, F. J., and Zimmermann, D. J.: RTransferEntropy — Quantifying information flow between different time series using effective transfer entropy, SoftwareX, 10, 100265, https://doi.org/10.1016/j.softx.2019.100265, 2019.</w:t>
      </w:r>
    </w:p>
    <w:p w14:paraId="5DD2B0CD" w14:textId="77777777" w:rsidR="009D75E1" w:rsidRPr="0051612E" w:rsidRDefault="009D75E1" w:rsidP="009D75E1">
      <w:pPr>
        <w:pStyle w:val="Bibliography"/>
        <w:rPr>
          <w:rFonts w:ascii="Times New Roman" w:hAnsi="Times New Roman" w:cs="Times New Roman"/>
          <w:sz w:val="20"/>
          <w:szCs w:val="20"/>
          <w:rPrChange w:id="285" w:author="CHEVASSUS, Emmanuel" w:date="2025-01-15T11:52:00Z" w16du:dateUtc="2025-01-15T11:52:00Z">
            <w:rPr/>
          </w:rPrChange>
        </w:rPr>
      </w:pPr>
      <w:r w:rsidRPr="0051612E">
        <w:rPr>
          <w:rFonts w:ascii="Times New Roman" w:hAnsi="Times New Roman" w:cs="Times New Roman"/>
          <w:sz w:val="20"/>
          <w:szCs w:val="20"/>
          <w:rPrChange w:id="286" w:author="CHEVASSUS, Emmanuel" w:date="2025-01-15T11:52:00Z" w16du:dateUtc="2025-01-15T11:52:00Z">
            <w:rPr/>
          </w:rPrChange>
        </w:rPr>
        <w:t>Behrenfeld, M. J., Moore, R. H., Hostetler, C. A., Graff, J., Gaube, P., Russell, L. M., Chen, G., Doney, S. C., Giovannoni, S., Liu, H., Proctor, C., Bolaños, L. M., Baetge, N., Davie-Martin, C., Westberry, T. K., Bates, T. S., Bell, T. G., Bidle, K. D., Boss, E. S., Brooks, S. D., Cairns, B., Carlson, C., Halsey, K., Harvey, E. L., Hu, C., Karp-Boss, L., Kleb, M., Menden-Deuer, S., Morison, F., Quinn, P. K., Scarino, A. J., Anderson, B., Chowdhary, J., Crosbie, E., Ferrare, R., Hair, J. W., Hu, Y., Janz, S., Redemann, J., Saltzman, E., Shook, M., Siegel, D. A., Wisthaler, A., Martin, M. Y., and Ziemba, L.: The North Atlantic Aerosol and Marine Ecosystem Study (NAAMES): Science Motive and Mission Overview, Front. Mar. Sci., 6, 122, https://doi.org/10.3389/fmars.2019.00122, 2019.</w:t>
      </w:r>
    </w:p>
    <w:p w14:paraId="76D58D40" w14:textId="77777777" w:rsidR="009D75E1" w:rsidRPr="0051612E" w:rsidRDefault="009D75E1" w:rsidP="009D75E1">
      <w:pPr>
        <w:pStyle w:val="Bibliography"/>
        <w:rPr>
          <w:rFonts w:ascii="Times New Roman" w:hAnsi="Times New Roman" w:cs="Times New Roman"/>
          <w:sz w:val="20"/>
          <w:szCs w:val="20"/>
          <w:rPrChange w:id="287" w:author="CHEVASSUS, Emmanuel" w:date="2025-01-15T11:52:00Z" w16du:dateUtc="2025-01-15T11:52:00Z">
            <w:rPr/>
          </w:rPrChange>
        </w:rPr>
      </w:pPr>
      <w:r w:rsidRPr="0051612E">
        <w:rPr>
          <w:rFonts w:ascii="Times New Roman" w:hAnsi="Times New Roman" w:cs="Times New Roman"/>
          <w:sz w:val="20"/>
          <w:szCs w:val="20"/>
          <w:rPrChange w:id="288" w:author="CHEVASSUS, Emmanuel" w:date="2025-01-15T11:52:00Z" w16du:dateUtc="2025-01-15T11:52:00Z">
            <w:rPr/>
          </w:rPrChange>
        </w:rPr>
        <w:t>Bell, T. G., Porter, J. G., Wang, W.-L., Lawler, M. J., Boss, E., Behrenfeld, M. J., and Saltzman, E. S.: Predictability of Seawater DMS During the North Atlantic Aerosol and Marine Ecosystem Study (NAAMES), Front. Mar. Sci., 7, 596763, https://doi.org/10.3389/fmars.2020.596763, 2021.</w:t>
      </w:r>
    </w:p>
    <w:p w14:paraId="7998B5D9" w14:textId="77777777" w:rsidR="009D75E1" w:rsidRPr="0051612E" w:rsidRDefault="009D75E1" w:rsidP="009D75E1">
      <w:pPr>
        <w:pStyle w:val="Bibliography"/>
        <w:rPr>
          <w:rFonts w:ascii="Times New Roman" w:hAnsi="Times New Roman" w:cs="Times New Roman"/>
          <w:sz w:val="20"/>
          <w:szCs w:val="20"/>
          <w:rPrChange w:id="289" w:author="CHEVASSUS, Emmanuel" w:date="2025-01-15T11:52:00Z" w16du:dateUtc="2025-01-15T11:52:00Z">
            <w:rPr/>
          </w:rPrChange>
        </w:rPr>
      </w:pPr>
      <w:r w:rsidRPr="0051612E">
        <w:rPr>
          <w:rFonts w:ascii="Times New Roman" w:hAnsi="Times New Roman" w:cs="Times New Roman"/>
          <w:sz w:val="20"/>
          <w:szCs w:val="20"/>
          <w:rPrChange w:id="290" w:author="CHEVASSUS, Emmanuel" w:date="2025-01-15T11:52:00Z" w16du:dateUtc="2025-01-15T11:52:00Z">
            <w:rPr/>
          </w:rPrChange>
        </w:rPr>
        <w:t>Benavent, N., Mahajan, A. S., Li, Q., Cuevas, C. A., Schmale, J., Angot, H., Jokinen, T., Quéléver, L. L. J., Blechschmidt, A.-M., Zilker, B., Richter, A., Serna, J. A., Garcia-Nieto, D., Fernandez, R. P., Skov, H., Dumitrascu, A., Simões Pereira, P., Abrahamsson, K., Bucci, S., Duetsch, M., Stohl, A., Beck, I., Laurila, T., Blomquist, B., Howard, D., Archer, S. D., Bariteau, L., Helmig, D., Hueber, J., Jacobi, H.-W., Posman, K., Dada, L., Daellenbach, K. R., and Saiz-Lopez, A.: Substantial contribution of iodine to Arctic ozone destruction, Nat. Geosci., https://doi.org/10.1038/s41561-022-01018-w, 2022.</w:t>
      </w:r>
    </w:p>
    <w:p w14:paraId="728551B8" w14:textId="77777777" w:rsidR="009D75E1" w:rsidRPr="0051612E" w:rsidRDefault="009D75E1" w:rsidP="009D75E1">
      <w:pPr>
        <w:pStyle w:val="Bibliography"/>
        <w:rPr>
          <w:rFonts w:ascii="Times New Roman" w:hAnsi="Times New Roman" w:cs="Times New Roman"/>
          <w:sz w:val="20"/>
          <w:szCs w:val="20"/>
          <w:rPrChange w:id="291" w:author="CHEVASSUS, Emmanuel" w:date="2025-01-15T11:52:00Z" w16du:dateUtc="2025-01-15T11:52:00Z">
            <w:rPr/>
          </w:rPrChange>
        </w:rPr>
      </w:pPr>
      <w:r w:rsidRPr="0051612E">
        <w:rPr>
          <w:rFonts w:ascii="Times New Roman" w:hAnsi="Times New Roman" w:cs="Times New Roman"/>
          <w:sz w:val="20"/>
          <w:szCs w:val="20"/>
          <w:rPrChange w:id="292" w:author="CHEVASSUS, Emmanuel" w:date="2025-01-15T11:52:00Z" w16du:dateUtc="2025-01-15T11:52:00Z">
            <w:rPr/>
          </w:rPrChange>
        </w:rPr>
        <w:t>Bian, H., Froyd, K., Murphy, D. M., Dibb, J., Darmenov, A., Chin, M., Colarco, P. R., Da Silva, A., Kucsera, T. L., Schill, G., Yu, H., Bui, P., Dollner, M., Weinzierl, B., and Smirnov, A.: Observationally constrained analysis of sea salt aerosol in the marine atmosphere, Atmos. Chem. Phys., 19, 10773–10785, https://doi.org/10.5194/acp-19-10773-2019, 2019.</w:t>
      </w:r>
    </w:p>
    <w:p w14:paraId="7F9D04D7" w14:textId="77777777" w:rsidR="009D75E1" w:rsidRPr="0051612E" w:rsidRDefault="009D75E1" w:rsidP="009D75E1">
      <w:pPr>
        <w:pStyle w:val="Bibliography"/>
        <w:rPr>
          <w:rFonts w:ascii="Times New Roman" w:hAnsi="Times New Roman" w:cs="Times New Roman"/>
          <w:sz w:val="20"/>
          <w:szCs w:val="20"/>
          <w:rPrChange w:id="293" w:author="CHEVASSUS, Emmanuel" w:date="2025-01-15T11:52:00Z" w16du:dateUtc="2025-01-15T11:52:00Z">
            <w:rPr/>
          </w:rPrChange>
        </w:rPr>
      </w:pPr>
      <w:r w:rsidRPr="0051612E">
        <w:rPr>
          <w:rFonts w:ascii="Times New Roman" w:hAnsi="Times New Roman" w:cs="Times New Roman"/>
          <w:sz w:val="20"/>
          <w:szCs w:val="20"/>
          <w:rPrChange w:id="294" w:author="CHEVASSUS, Emmanuel" w:date="2025-01-15T11:52:00Z" w16du:dateUtc="2025-01-15T11:52:00Z">
            <w:rPr/>
          </w:rPrChange>
        </w:rPr>
        <w:t>Bigg, E. K. and Leck, C.: The composition of fragments of bubbles bursting at the ocean surface, J. Geophys. Res., 113, D11209, https://doi.org/10.1029/2007JD009078, 2008.</w:t>
      </w:r>
    </w:p>
    <w:p w14:paraId="45CF95D4" w14:textId="77777777" w:rsidR="009D75E1" w:rsidRPr="0051612E" w:rsidRDefault="009D75E1" w:rsidP="009D75E1">
      <w:pPr>
        <w:pStyle w:val="Bibliography"/>
        <w:rPr>
          <w:rFonts w:ascii="Times New Roman" w:hAnsi="Times New Roman" w:cs="Times New Roman"/>
          <w:sz w:val="20"/>
          <w:szCs w:val="20"/>
          <w:rPrChange w:id="295" w:author="CHEVASSUS, Emmanuel" w:date="2025-01-15T11:52:00Z" w16du:dateUtc="2025-01-15T11:52:00Z">
            <w:rPr/>
          </w:rPrChange>
        </w:rPr>
      </w:pPr>
      <w:r w:rsidRPr="0051612E">
        <w:rPr>
          <w:rFonts w:ascii="Times New Roman" w:hAnsi="Times New Roman" w:cs="Times New Roman"/>
          <w:sz w:val="20"/>
          <w:szCs w:val="20"/>
          <w:rPrChange w:id="296" w:author="CHEVASSUS, Emmanuel" w:date="2025-01-15T11:52:00Z" w16du:dateUtc="2025-01-15T11:52:00Z">
            <w:rPr/>
          </w:rPrChange>
        </w:rPr>
        <w:t>Bork, N., Elm, J., Olenius, T., and Vehkamäki, H.: Methane sulfonic acid-enhanced formation of molecular clusters of sulfuric acid and dimethyl amine, Atmos. Chem. Phys., 14, 12023–12030, https://doi.org/10.5194/acp-14-12023-2014, 2014.</w:t>
      </w:r>
    </w:p>
    <w:p w14:paraId="47B3CB3E" w14:textId="77777777" w:rsidR="009D75E1" w:rsidRPr="0051612E" w:rsidRDefault="009D75E1" w:rsidP="009D75E1">
      <w:pPr>
        <w:pStyle w:val="Bibliography"/>
        <w:rPr>
          <w:rFonts w:ascii="Times New Roman" w:hAnsi="Times New Roman" w:cs="Times New Roman"/>
          <w:sz w:val="20"/>
          <w:szCs w:val="20"/>
          <w:rPrChange w:id="297" w:author="CHEVASSUS, Emmanuel" w:date="2025-01-15T11:52:00Z" w16du:dateUtc="2025-01-15T11:52:00Z">
            <w:rPr/>
          </w:rPrChange>
        </w:rPr>
      </w:pPr>
      <w:r w:rsidRPr="0051612E">
        <w:rPr>
          <w:rFonts w:ascii="Times New Roman" w:hAnsi="Times New Roman" w:cs="Times New Roman"/>
          <w:sz w:val="20"/>
          <w:szCs w:val="20"/>
          <w:rPrChange w:id="298" w:author="CHEVASSUS, Emmanuel" w:date="2025-01-15T11:52:00Z" w16du:dateUtc="2025-01-15T11:52:00Z">
            <w:rPr/>
          </w:rPrChange>
        </w:rPr>
        <w:t>Boyd, C. M., Sanchez, J., Xu, L., Eugene, A. J., Nah, T., Tuet, W. Y., Guzman, M. I., and Ng, N. L.: Secondary organic aerosol formation from the β-pinene+NO&amp;lt;sub&amp;gt;3&amp;lt;/sub&amp;gt; system: effect of humidity and peroxy radical fate, Atmos. Chem. Phys., 15, 7497–7522, https://doi.org/10.5194/acp-15-7497-2015, 2015.</w:t>
      </w:r>
    </w:p>
    <w:p w14:paraId="5788F292" w14:textId="77777777" w:rsidR="009D75E1" w:rsidRPr="0051612E" w:rsidRDefault="009D75E1" w:rsidP="009D75E1">
      <w:pPr>
        <w:pStyle w:val="Bibliography"/>
        <w:rPr>
          <w:rFonts w:ascii="Times New Roman" w:hAnsi="Times New Roman" w:cs="Times New Roman"/>
          <w:sz w:val="20"/>
          <w:szCs w:val="20"/>
          <w:rPrChange w:id="299" w:author="CHEVASSUS, Emmanuel" w:date="2025-01-15T11:52:00Z" w16du:dateUtc="2025-01-15T11:52:00Z">
            <w:rPr/>
          </w:rPrChange>
        </w:rPr>
      </w:pPr>
      <w:r w:rsidRPr="0051612E">
        <w:rPr>
          <w:rFonts w:ascii="Times New Roman" w:hAnsi="Times New Roman" w:cs="Times New Roman"/>
          <w:sz w:val="20"/>
          <w:szCs w:val="20"/>
          <w:rPrChange w:id="300" w:author="CHEVASSUS, Emmanuel" w:date="2025-01-15T11:52:00Z" w16du:dateUtc="2025-01-15T11:52:00Z">
            <w:rPr/>
          </w:rPrChange>
        </w:rPr>
        <w:t>Brüggemann, M., Hayeck, N., and George, C.: Interfacial photochemistry at the ocean surface is a global source of organic vapors and aerosols, Nat Commun, 9, 2101, https://doi.org/10.1038/s41467-018-04528-7, 2018.</w:t>
      </w:r>
    </w:p>
    <w:p w14:paraId="3BCEBE34" w14:textId="77777777" w:rsidR="009D75E1" w:rsidRPr="0051612E" w:rsidRDefault="009D75E1" w:rsidP="009D75E1">
      <w:pPr>
        <w:pStyle w:val="Bibliography"/>
        <w:rPr>
          <w:rFonts w:ascii="Times New Roman" w:hAnsi="Times New Roman" w:cs="Times New Roman"/>
          <w:sz w:val="20"/>
          <w:szCs w:val="20"/>
          <w:rPrChange w:id="301" w:author="CHEVASSUS, Emmanuel" w:date="2025-01-15T11:52:00Z" w16du:dateUtc="2025-01-15T11:52:00Z">
            <w:rPr/>
          </w:rPrChange>
        </w:rPr>
      </w:pPr>
      <w:r w:rsidRPr="0051612E">
        <w:rPr>
          <w:rFonts w:ascii="Times New Roman" w:hAnsi="Times New Roman" w:cs="Times New Roman"/>
          <w:sz w:val="20"/>
          <w:szCs w:val="20"/>
          <w:rPrChange w:id="302" w:author="CHEVASSUS, Emmanuel" w:date="2025-01-15T11:52:00Z" w16du:dateUtc="2025-01-15T11:52:00Z">
            <w:rPr/>
          </w:rPrChange>
        </w:rPr>
        <w:t xml:space="preserve">Canagaratna, M. R., Jayne, J. T., Jimenez, J. L., Allan, J. D., Alfarra, M. R., Zhang, Q., Onasch, T. B., Drewnick, F., Coe, H., Middlebrook, A., Delia, A., Williams, L. R., Trimborn, A. M., Northway, M. J., DeCarlo, </w:t>
      </w:r>
      <w:r w:rsidRPr="0051612E">
        <w:rPr>
          <w:rFonts w:ascii="Times New Roman" w:hAnsi="Times New Roman" w:cs="Times New Roman"/>
          <w:sz w:val="20"/>
          <w:szCs w:val="20"/>
          <w:rPrChange w:id="303" w:author="CHEVASSUS, Emmanuel" w:date="2025-01-15T11:52:00Z" w16du:dateUtc="2025-01-15T11:52:00Z">
            <w:rPr/>
          </w:rPrChange>
        </w:rPr>
        <w:lastRenderedPageBreak/>
        <w:t>P. F., Kolb, C. E., Davidovits, P., and Worsnop, D. R.: Chemical and microphysical characterization of ambient aerosols with the aerodyne aerosol mass spectrometer, Mass Spectrom. Rev., 26, 185–222, https://doi.org/10.1002/mas.20115, 2007.</w:t>
      </w:r>
    </w:p>
    <w:p w14:paraId="0563B1B4" w14:textId="77777777" w:rsidR="009D75E1" w:rsidRPr="0051612E" w:rsidRDefault="009D75E1" w:rsidP="009D75E1">
      <w:pPr>
        <w:pStyle w:val="Bibliography"/>
        <w:rPr>
          <w:rFonts w:ascii="Times New Roman" w:hAnsi="Times New Roman" w:cs="Times New Roman"/>
          <w:sz w:val="20"/>
          <w:szCs w:val="20"/>
          <w:rPrChange w:id="304" w:author="CHEVASSUS, Emmanuel" w:date="2025-01-15T11:52:00Z" w16du:dateUtc="2025-01-15T11:52:00Z">
            <w:rPr/>
          </w:rPrChange>
        </w:rPr>
      </w:pPr>
      <w:r w:rsidRPr="0051612E">
        <w:rPr>
          <w:rFonts w:ascii="Times New Roman" w:hAnsi="Times New Roman" w:cs="Times New Roman"/>
          <w:sz w:val="20"/>
          <w:szCs w:val="20"/>
          <w:rPrChange w:id="305" w:author="CHEVASSUS, Emmanuel" w:date="2025-01-15T11:52:00Z" w16du:dateUtc="2025-01-15T11:52:00Z">
            <w:rPr/>
          </w:rPrChange>
        </w:rPr>
        <w:t>Canagaratna, M. R., Jimenez, J. L., Kroll, J. H., Chen, Q., Kessler, S. H., Massoli, P., Hildebrandt Ruiz, L., Fortner, E., Williams, L. R., Wilson, K. R., Surratt, J. D., Donahue, N. M., Jayne, J. T., and Worsnop, D. R.: Elemental ratio measurements of organic compounds using aerosol mass spectrometry: characterization, improved calibration, and implications, Atmos. Chem. Phys., 15, 253–272, https://doi.org/10.5194/acp-15-253-2015, 2015.</w:t>
      </w:r>
    </w:p>
    <w:p w14:paraId="5CA4ED94" w14:textId="77777777" w:rsidR="009D75E1" w:rsidRPr="0051612E" w:rsidRDefault="009D75E1" w:rsidP="009D75E1">
      <w:pPr>
        <w:pStyle w:val="Bibliography"/>
        <w:rPr>
          <w:rFonts w:ascii="Times New Roman" w:hAnsi="Times New Roman" w:cs="Times New Roman"/>
          <w:sz w:val="20"/>
          <w:szCs w:val="20"/>
          <w:rPrChange w:id="306" w:author="CHEVASSUS, Emmanuel" w:date="2025-01-15T11:52:00Z" w16du:dateUtc="2025-01-15T11:52:00Z">
            <w:rPr/>
          </w:rPrChange>
        </w:rPr>
      </w:pPr>
      <w:r w:rsidRPr="0051612E">
        <w:rPr>
          <w:rFonts w:ascii="Times New Roman" w:hAnsi="Times New Roman" w:cs="Times New Roman"/>
          <w:sz w:val="20"/>
          <w:szCs w:val="20"/>
          <w:rPrChange w:id="307" w:author="CHEVASSUS, Emmanuel" w:date="2025-01-15T11:52:00Z" w16du:dateUtc="2025-01-15T11:52:00Z">
            <w:rPr/>
          </w:rPrChange>
        </w:rPr>
        <w:t>Canonaco, F., Crippa, M., Slowik, J. G., Baltensperger, U., and Prévôt, A. S. H.: SoFi, an IGOR-based interface for the efficient use of the generalized multilinear engine (ME-2) for the source apportionment: ME-2 application to aerosol mass spectrometer data, Atmos. Meas. Tech., 6, 3649–3661, https://doi.org/10.5194/amt-6-3649-2013, 2013.</w:t>
      </w:r>
    </w:p>
    <w:p w14:paraId="3E3B2088" w14:textId="77777777" w:rsidR="009D75E1" w:rsidRPr="0051612E" w:rsidRDefault="009D75E1" w:rsidP="009D75E1">
      <w:pPr>
        <w:pStyle w:val="Bibliography"/>
        <w:rPr>
          <w:rFonts w:ascii="Times New Roman" w:hAnsi="Times New Roman" w:cs="Times New Roman"/>
          <w:sz w:val="20"/>
          <w:szCs w:val="20"/>
          <w:rPrChange w:id="308" w:author="CHEVASSUS, Emmanuel" w:date="2025-01-15T11:52:00Z" w16du:dateUtc="2025-01-15T11:52:00Z">
            <w:rPr/>
          </w:rPrChange>
        </w:rPr>
      </w:pPr>
      <w:r w:rsidRPr="0051612E">
        <w:rPr>
          <w:rFonts w:ascii="Times New Roman" w:hAnsi="Times New Roman" w:cs="Times New Roman"/>
          <w:sz w:val="20"/>
          <w:szCs w:val="20"/>
          <w:rPrChange w:id="309" w:author="CHEVASSUS, Emmanuel" w:date="2025-01-15T11:52:00Z" w16du:dateUtc="2025-01-15T11:52:00Z">
            <w:rPr/>
          </w:rPrChange>
        </w:rPr>
        <w:t>Canonaco, F., Tobler, A., Chen, G., Sosedova, Y., Slowik, J. G., Bozzetti, C., Daellenbach, K. R., El Haddad, I., Crippa, M., Huang, R.-J., Furger, M., Baltensperger, U., and Prévôt, A. S. H.: A new method for long-term source apportionment with time-dependent factor profiles and uncertainty assessment using SoFi Pro: application to 1 year of organic aerosol data, Atmos. Meas. Tech., 14, 923–943, https://doi.org/10.5194/amt-14-923-2021, 2021.</w:t>
      </w:r>
    </w:p>
    <w:p w14:paraId="7D5BCC1B" w14:textId="77777777" w:rsidR="009D75E1" w:rsidRPr="0051612E" w:rsidRDefault="009D75E1" w:rsidP="009D75E1">
      <w:pPr>
        <w:pStyle w:val="Bibliography"/>
        <w:rPr>
          <w:rFonts w:ascii="Times New Roman" w:hAnsi="Times New Roman" w:cs="Times New Roman"/>
          <w:sz w:val="20"/>
          <w:szCs w:val="20"/>
          <w:rPrChange w:id="310" w:author="CHEVASSUS, Emmanuel" w:date="2025-01-15T11:52:00Z" w16du:dateUtc="2025-01-15T11:52:00Z">
            <w:rPr/>
          </w:rPrChange>
        </w:rPr>
      </w:pPr>
      <w:r w:rsidRPr="0051612E">
        <w:rPr>
          <w:rFonts w:ascii="Times New Roman" w:hAnsi="Times New Roman" w:cs="Times New Roman"/>
          <w:sz w:val="20"/>
          <w:szCs w:val="20"/>
          <w:rPrChange w:id="311" w:author="CHEVASSUS, Emmanuel" w:date="2025-01-15T11:52:00Z" w16du:dateUtc="2025-01-15T11:52:00Z">
            <w:rPr/>
          </w:rPrChange>
        </w:rPr>
        <w:t>Carslaw, K. S., Gordon, H., Hamilton, D. S., Johnson, J. S., Regayre, L. A., Yoshioka, M., and Pringle, K. J.: Aerosols in the Pre-industrial Atmosphere, Curr Clim Change Rep, 3, 1–15, https://doi.org/10.1007/s40641-017-0061-2, 2017.</w:t>
      </w:r>
    </w:p>
    <w:p w14:paraId="45B22BAF" w14:textId="77777777" w:rsidR="009D75E1" w:rsidRPr="0051612E" w:rsidRDefault="009D75E1" w:rsidP="009D75E1">
      <w:pPr>
        <w:pStyle w:val="Bibliography"/>
        <w:rPr>
          <w:rFonts w:ascii="Times New Roman" w:hAnsi="Times New Roman" w:cs="Times New Roman"/>
          <w:sz w:val="20"/>
          <w:szCs w:val="20"/>
          <w:rPrChange w:id="312" w:author="CHEVASSUS, Emmanuel" w:date="2025-01-15T11:52:00Z" w16du:dateUtc="2025-01-15T11:52:00Z">
            <w:rPr/>
          </w:rPrChange>
        </w:rPr>
      </w:pPr>
      <w:r w:rsidRPr="0051612E">
        <w:rPr>
          <w:rFonts w:ascii="Times New Roman" w:hAnsi="Times New Roman" w:cs="Times New Roman"/>
          <w:sz w:val="20"/>
          <w:szCs w:val="20"/>
          <w:rPrChange w:id="313" w:author="CHEVASSUS, Emmanuel" w:date="2025-01-15T11:52:00Z" w16du:dateUtc="2025-01-15T11:52:00Z">
            <w:rPr/>
          </w:rPrChange>
        </w:rPr>
        <w:t>Cavalli, F.: Advances in characterization of size-resolved organic matter in marine aerosol over the North Atlantic, J. Geophys. Res., 109, D24215, https://doi.org/10.1029/2004JD005137, 2004.</w:t>
      </w:r>
    </w:p>
    <w:p w14:paraId="5F42A66C" w14:textId="77777777" w:rsidR="009D75E1" w:rsidRPr="0051612E" w:rsidRDefault="009D75E1" w:rsidP="009D75E1">
      <w:pPr>
        <w:pStyle w:val="Bibliography"/>
        <w:rPr>
          <w:rFonts w:ascii="Times New Roman" w:hAnsi="Times New Roman" w:cs="Times New Roman"/>
          <w:sz w:val="20"/>
          <w:szCs w:val="20"/>
          <w:rPrChange w:id="314" w:author="CHEVASSUS, Emmanuel" w:date="2025-01-15T11:52:00Z" w16du:dateUtc="2025-01-15T11:52:00Z">
            <w:rPr/>
          </w:rPrChange>
        </w:rPr>
      </w:pPr>
      <w:r w:rsidRPr="0051612E">
        <w:rPr>
          <w:rFonts w:ascii="Times New Roman" w:hAnsi="Times New Roman" w:cs="Times New Roman"/>
          <w:sz w:val="20"/>
          <w:szCs w:val="20"/>
          <w:rPrChange w:id="315" w:author="CHEVASSUS, Emmanuel" w:date="2025-01-15T11:52:00Z" w16du:dateUtc="2025-01-15T11:52:00Z">
            <w:rPr/>
          </w:rPrChange>
        </w:rPr>
        <w:t>Ceburnis, D., Garbaras, A., Szidat, S., Rinaldi, M., Fahrni, S., Perron, N., Wacker, L., Leinert, S., Remeikis, V., Facchini, M. C., Prevot, A. S. H., Jennings, S. G., Ramonet, M., and O’Dowd, C. D.: Quantification of the carbonaceous matter origin in submicron marine aerosol by &amp;lt;sup&amp;gt;13&amp;lt;/sup&amp;gt;C and &amp;lt;sup&amp;gt;14&amp;lt;/sup&amp;gt;C isotope analysis, Atmos. Chem. Phys., 11, 8593–8606, https://doi.org/10.5194/acp-11-8593-2011, 2011.</w:t>
      </w:r>
    </w:p>
    <w:p w14:paraId="1AF772E0" w14:textId="77777777" w:rsidR="009D75E1" w:rsidRPr="0051612E" w:rsidRDefault="009D75E1" w:rsidP="009D75E1">
      <w:pPr>
        <w:pStyle w:val="Bibliography"/>
        <w:rPr>
          <w:rFonts w:ascii="Times New Roman" w:hAnsi="Times New Roman" w:cs="Times New Roman"/>
          <w:sz w:val="20"/>
          <w:szCs w:val="20"/>
          <w:rPrChange w:id="316" w:author="CHEVASSUS, Emmanuel" w:date="2025-01-15T11:52:00Z" w16du:dateUtc="2025-01-15T11:52:00Z">
            <w:rPr/>
          </w:rPrChange>
        </w:rPr>
      </w:pPr>
      <w:r w:rsidRPr="0051612E">
        <w:rPr>
          <w:rFonts w:ascii="Times New Roman" w:hAnsi="Times New Roman" w:cs="Times New Roman"/>
          <w:sz w:val="20"/>
          <w:szCs w:val="20"/>
          <w:rPrChange w:id="317" w:author="CHEVASSUS, Emmanuel" w:date="2025-01-15T11:52:00Z" w16du:dateUtc="2025-01-15T11:52:00Z">
            <w:rPr/>
          </w:rPrChange>
        </w:rPr>
        <w:t>Cerfonteyn, M., Groben, R., Vaulot, D., Guðmundsson, K., Vannier, P., Pérez-Hernández, M. D., and Marteinsson, V. Þ.: The distribution and diversity of eukaryotic phytoplankton in the Icelandic marine environment, Sci Rep, 13, 8519, https://doi.org/10.1038/s41598-023-35537-2, 2023.</w:t>
      </w:r>
    </w:p>
    <w:p w14:paraId="21FEB599" w14:textId="77777777" w:rsidR="009D75E1" w:rsidRPr="0051612E" w:rsidRDefault="009D75E1" w:rsidP="009D75E1">
      <w:pPr>
        <w:pStyle w:val="Bibliography"/>
        <w:rPr>
          <w:rFonts w:ascii="Times New Roman" w:hAnsi="Times New Roman" w:cs="Times New Roman"/>
          <w:sz w:val="20"/>
          <w:szCs w:val="20"/>
          <w:rPrChange w:id="318" w:author="CHEVASSUS, Emmanuel" w:date="2025-01-15T11:52:00Z" w16du:dateUtc="2025-01-15T11:52:00Z">
            <w:rPr/>
          </w:rPrChange>
        </w:rPr>
      </w:pPr>
      <w:r w:rsidRPr="0051612E">
        <w:rPr>
          <w:rFonts w:ascii="Times New Roman" w:hAnsi="Times New Roman" w:cs="Times New Roman"/>
          <w:sz w:val="20"/>
          <w:szCs w:val="20"/>
          <w:rPrChange w:id="319" w:author="CHEVASSUS, Emmanuel" w:date="2025-01-15T11:52:00Z" w16du:dateUtc="2025-01-15T11:52:00Z">
            <w:rPr/>
          </w:rPrChange>
        </w:rPr>
        <w:t>Chen, D., Shen, Y., Wang, J., Gao, Y., Gao, H., and Yao, X.: Mapping gaseous dimethylamine, trimethylamine, ammonia, and their particulate counterparts in marine atmospheres of China’s marginal seas – Part 1: Differentiating marine emission from continental transport, Atmos. Chem. Phys., 21, 16413–16425, https://doi.org/10.5194/acp-21-16413-2021, 2021.</w:t>
      </w:r>
    </w:p>
    <w:p w14:paraId="4389673A" w14:textId="77777777" w:rsidR="009D75E1" w:rsidRPr="0051612E" w:rsidRDefault="009D75E1" w:rsidP="009D75E1">
      <w:pPr>
        <w:pStyle w:val="Bibliography"/>
        <w:rPr>
          <w:rFonts w:ascii="Times New Roman" w:hAnsi="Times New Roman" w:cs="Times New Roman"/>
          <w:sz w:val="20"/>
          <w:szCs w:val="20"/>
          <w:rPrChange w:id="320" w:author="CHEVASSUS, Emmanuel" w:date="2025-01-15T11:52:00Z" w16du:dateUtc="2025-01-15T11:52:00Z">
            <w:rPr/>
          </w:rPrChange>
        </w:rPr>
      </w:pPr>
      <w:r w:rsidRPr="0051612E">
        <w:rPr>
          <w:rFonts w:ascii="Times New Roman" w:hAnsi="Times New Roman" w:cs="Times New Roman"/>
          <w:sz w:val="20"/>
          <w:szCs w:val="20"/>
          <w:rPrChange w:id="321" w:author="CHEVASSUS, Emmanuel" w:date="2025-01-15T11:52:00Z" w16du:dateUtc="2025-01-15T11:52:00Z">
            <w:rPr/>
          </w:rPrChange>
        </w:rPr>
        <w:t>Chen, H., Varner, M. E., Gerber, R. B., and Finlayson-Pitts, B. J.: Reactions of Methanesulfonic Acid with Amines and Ammonia as a Source of New Particles in Air, J. Phys. Chem. B, 120, 1526–1536, https://doi.org/10.1021/acs.jpcb.5b07433, 2016.</w:t>
      </w:r>
    </w:p>
    <w:p w14:paraId="094A0234" w14:textId="77777777" w:rsidR="009D75E1" w:rsidRPr="0051612E" w:rsidRDefault="009D75E1" w:rsidP="009D75E1">
      <w:pPr>
        <w:pStyle w:val="Bibliography"/>
        <w:rPr>
          <w:rFonts w:ascii="Times New Roman" w:hAnsi="Times New Roman" w:cs="Times New Roman"/>
          <w:sz w:val="20"/>
          <w:szCs w:val="20"/>
          <w:rPrChange w:id="322" w:author="CHEVASSUS, Emmanuel" w:date="2025-01-15T11:52:00Z" w16du:dateUtc="2025-01-15T11:52:00Z">
            <w:rPr/>
          </w:rPrChange>
        </w:rPr>
      </w:pPr>
      <w:r w:rsidRPr="0051612E">
        <w:rPr>
          <w:rFonts w:ascii="Times New Roman" w:hAnsi="Times New Roman" w:cs="Times New Roman" w:hint="eastAsia"/>
          <w:sz w:val="20"/>
          <w:szCs w:val="20"/>
          <w:rPrChange w:id="323" w:author="CHEVASSUS, Emmanuel" w:date="2025-01-15T11:52:00Z" w16du:dateUtc="2025-01-15T11:52:00Z">
            <w:rPr>
              <w:rFonts w:hint="eastAsia"/>
            </w:rPr>
          </w:rPrChange>
        </w:rPr>
        <w:t xml:space="preserve">Choi, J. H., Jang, E., Yoon, Y. J., Park, J. Y., Kim, T. </w:t>
      </w:r>
      <w:r w:rsidRPr="0051612E">
        <w:rPr>
          <w:rFonts w:ascii="Times New Roman" w:hAnsi="Times New Roman" w:cs="Times New Roman" w:hint="eastAsia"/>
          <w:sz w:val="20"/>
          <w:szCs w:val="20"/>
          <w:rPrChange w:id="324"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325" w:author="CHEVASSUS, Emmanuel" w:date="2025-01-15T11:52:00Z" w16du:dateUtc="2025-01-15T11:52:00Z">
            <w:rPr>
              <w:rFonts w:hint="eastAsia"/>
            </w:rPr>
          </w:rPrChange>
        </w:rPr>
        <w:t xml:space="preserve">W., </w:t>
      </w:r>
      <w:r w:rsidRPr="0051612E">
        <w:rPr>
          <w:rFonts w:ascii="Times New Roman" w:hAnsi="Times New Roman" w:cs="Times New Roman"/>
          <w:sz w:val="20"/>
          <w:szCs w:val="20"/>
          <w:rPrChange w:id="326" w:author="CHEVASSUS, Emmanuel" w:date="2025-01-15T11:52:00Z" w16du:dateUtc="2025-01-15T11:52:00Z">
            <w:rPr/>
          </w:rPrChange>
        </w:rPr>
        <w:t xml:space="preserve">Becagli, S., Caiazzo, L., Cappelletti, D., Krejci, R., Eleftheriadis, K., Park, K. </w:t>
      </w:r>
      <w:r w:rsidRPr="0051612E">
        <w:rPr>
          <w:rFonts w:ascii="Times New Roman" w:hAnsi="Times New Roman" w:cs="Times New Roman" w:hint="eastAsia"/>
          <w:sz w:val="20"/>
          <w:szCs w:val="20"/>
          <w:rPrChange w:id="327"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328" w:author="CHEVASSUS, Emmanuel" w:date="2025-01-15T11:52:00Z" w16du:dateUtc="2025-01-15T11:52:00Z">
            <w:rPr>
              <w:rFonts w:hint="eastAsia"/>
            </w:rPr>
          </w:rPrChange>
        </w:rPr>
        <w:t>T.,</w:t>
      </w:r>
      <w:r w:rsidRPr="0051612E">
        <w:rPr>
          <w:rFonts w:ascii="Times New Roman" w:hAnsi="Times New Roman" w:cs="Times New Roman"/>
          <w:sz w:val="20"/>
          <w:szCs w:val="20"/>
          <w:rPrChange w:id="329" w:author="CHEVASSUS, Emmanuel" w:date="2025-01-15T11:52:00Z" w16du:dateUtc="2025-01-15T11:52:00Z">
            <w:rPr/>
          </w:rPrChange>
        </w:rPr>
        <w:t xml:space="preserve"> and Jang, K. S.: Influence of Biogenic Organics on the Chemical Composition of Arctic Aerosols, Global Biogeochemical Cycles, 33, 1238–1250, https://doi.org/10.1029/2019GB006226, 2019.</w:t>
      </w:r>
    </w:p>
    <w:p w14:paraId="7743281B" w14:textId="77777777" w:rsidR="009D75E1" w:rsidRPr="0051612E" w:rsidRDefault="009D75E1" w:rsidP="009D75E1">
      <w:pPr>
        <w:pStyle w:val="Bibliography"/>
        <w:rPr>
          <w:rFonts w:ascii="Times New Roman" w:hAnsi="Times New Roman" w:cs="Times New Roman"/>
          <w:sz w:val="20"/>
          <w:szCs w:val="20"/>
          <w:rPrChange w:id="330" w:author="CHEVASSUS, Emmanuel" w:date="2025-01-15T11:52:00Z" w16du:dateUtc="2025-01-15T11:52:00Z">
            <w:rPr/>
          </w:rPrChange>
        </w:rPr>
      </w:pPr>
      <w:r w:rsidRPr="0051612E">
        <w:rPr>
          <w:rFonts w:ascii="Times New Roman" w:hAnsi="Times New Roman" w:cs="Times New Roman"/>
          <w:sz w:val="20"/>
          <w:szCs w:val="20"/>
          <w:rPrChange w:id="331" w:author="CHEVASSUS, Emmanuel" w:date="2025-01-15T11:52:00Z" w16du:dateUtc="2025-01-15T11:52:00Z">
            <w:rPr/>
          </w:rPrChange>
        </w:rPr>
        <w:t>Cochran, R. E., Laskina, O., Trueblood, J. V., Estillore, A. D., Morris, H. S., Jayarathne, T., Sultana, C. M., Lee, C., Lin, P., Laskin, J., Laskin, A., Dowling, J. A., Qin, Z., Cappa, C. D., Bertram, T. H., Tivanski, A. V., Stone, E. A., Prather, K. A., and Grassian, V. H.: Molecular Diversity of Sea Spray Aerosol Particles: Impact of Ocean Biology on Particle Composition and Hygroscopicity, Chem, 2, 655–667, https://doi.org/10.1016/j.chempr.2017.03.007, 2017.</w:t>
      </w:r>
    </w:p>
    <w:p w14:paraId="66667BE2" w14:textId="77777777" w:rsidR="009D75E1" w:rsidRPr="0051612E" w:rsidRDefault="009D75E1" w:rsidP="009D75E1">
      <w:pPr>
        <w:pStyle w:val="Bibliography"/>
        <w:rPr>
          <w:rFonts w:ascii="Times New Roman" w:hAnsi="Times New Roman" w:cs="Times New Roman"/>
          <w:sz w:val="20"/>
          <w:szCs w:val="20"/>
          <w:rPrChange w:id="332" w:author="CHEVASSUS, Emmanuel" w:date="2025-01-15T11:52:00Z" w16du:dateUtc="2025-01-15T11:52:00Z">
            <w:rPr/>
          </w:rPrChange>
        </w:rPr>
      </w:pPr>
      <w:r w:rsidRPr="0051612E">
        <w:rPr>
          <w:rFonts w:ascii="Times New Roman" w:hAnsi="Times New Roman" w:cs="Times New Roman"/>
          <w:sz w:val="20"/>
          <w:szCs w:val="20"/>
          <w:rPrChange w:id="333" w:author="CHEVASSUS, Emmanuel" w:date="2025-01-15T11:52:00Z" w16du:dateUtc="2025-01-15T11:52:00Z">
            <w:rPr/>
          </w:rPrChange>
        </w:rPr>
        <w:t xml:space="preserve">Crippa, M., El Haddad, I., Slowik, J. G., DeCarlo, P. F., Mohr, C., Heringa, M. F., Chirico, R., Marchand, N., Sciare, J., Baltensperger, U., and Prévôt, A. S. H.: Identification of marine and continental aerosol sources in </w:t>
      </w:r>
      <w:r w:rsidRPr="0051612E">
        <w:rPr>
          <w:rFonts w:ascii="Times New Roman" w:hAnsi="Times New Roman" w:cs="Times New Roman"/>
          <w:sz w:val="20"/>
          <w:szCs w:val="20"/>
          <w:rPrChange w:id="334" w:author="CHEVASSUS, Emmanuel" w:date="2025-01-15T11:52:00Z" w16du:dateUtc="2025-01-15T11:52:00Z">
            <w:rPr/>
          </w:rPrChange>
        </w:rPr>
        <w:lastRenderedPageBreak/>
        <w:t>Paris using high resolution aerosol mass spectrometry: AEROSOL SOURCES IN PARIS USING HR-TOF-MS, J. Geophys. Res. Atmos., 118, 1950–1963, https://doi.org/10.1002/jgrd.50151, 2013.</w:t>
      </w:r>
    </w:p>
    <w:p w14:paraId="04AB727C" w14:textId="77777777" w:rsidR="009D75E1" w:rsidRPr="0051612E" w:rsidRDefault="009D75E1" w:rsidP="009D75E1">
      <w:pPr>
        <w:pStyle w:val="Bibliography"/>
        <w:rPr>
          <w:rFonts w:ascii="Times New Roman" w:hAnsi="Times New Roman" w:cs="Times New Roman"/>
          <w:sz w:val="20"/>
          <w:szCs w:val="20"/>
          <w:rPrChange w:id="335" w:author="CHEVASSUS, Emmanuel" w:date="2025-01-15T11:52:00Z" w16du:dateUtc="2025-01-15T11:52:00Z">
            <w:rPr/>
          </w:rPrChange>
        </w:rPr>
      </w:pPr>
      <w:r w:rsidRPr="0051612E">
        <w:rPr>
          <w:rFonts w:ascii="Times New Roman" w:hAnsi="Times New Roman" w:cs="Times New Roman"/>
          <w:sz w:val="20"/>
          <w:szCs w:val="20"/>
          <w:rPrChange w:id="336" w:author="CHEVASSUS, Emmanuel" w:date="2025-01-15T11:52:00Z" w16du:dateUtc="2025-01-15T11:52:00Z">
            <w:rPr/>
          </w:rPrChange>
        </w:rPr>
        <w:t>Croft, B., Martin, R. V., Moore, R. H., Ziemba, L. D., Crosbie, E. C., Liu, H., Russell, L. M., Saliba, G., Wisthaler, A., Müller, M., Schiller, A., Galí, M., Chang, R. Y.-W., McDuffie, E. E., Bilsback, K. R., and Pierce, J. R.: Factors controlling marine aerosol size distributions and their climate effects over the northwest Atlantic Ocean region, Atmos. Chem. Phys., 21, 1889–1916, https://doi.org/10.5194/acp-21-1889-2021, 2021.</w:t>
      </w:r>
    </w:p>
    <w:p w14:paraId="4053A94F" w14:textId="77777777" w:rsidR="009D75E1" w:rsidRPr="0051612E" w:rsidRDefault="009D75E1" w:rsidP="009D75E1">
      <w:pPr>
        <w:pStyle w:val="Bibliography"/>
        <w:rPr>
          <w:rFonts w:ascii="Times New Roman" w:hAnsi="Times New Roman" w:cs="Times New Roman"/>
          <w:sz w:val="20"/>
          <w:szCs w:val="20"/>
          <w:rPrChange w:id="337" w:author="CHEVASSUS, Emmanuel" w:date="2025-01-15T11:52:00Z" w16du:dateUtc="2025-01-15T11:52:00Z">
            <w:rPr/>
          </w:rPrChange>
        </w:rPr>
      </w:pPr>
      <w:r w:rsidRPr="0051612E">
        <w:rPr>
          <w:rFonts w:ascii="Times New Roman" w:hAnsi="Times New Roman" w:cs="Times New Roman"/>
          <w:sz w:val="20"/>
          <w:szCs w:val="20"/>
          <w:rPrChange w:id="338" w:author="CHEVASSUS, Emmanuel" w:date="2025-01-15T11:52:00Z" w16du:dateUtc="2025-01-15T11:52:00Z">
            <w:rPr/>
          </w:rPrChange>
        </w:rPr>
        <w:t>Cubison, M. J., Ortega, A. M., Hayes, P. L., Farmer, D. K., Day, D., Lechner, M. J., Brune, W. H., Apel, E., Diskin, G. S., Fisher, J. A., Fuelberg, H. E., Hecobian, A., Knapp, D. J., Mikoviny, T., Riemer, D., Sachse, G. W., Sessions, W., Weber, R. J., Weinheimer, A. J., Wisthaler, A., and Jimenez, J. L.: Effects of aging on organic aerosol from open biomass burning smoke in aircraft and laboratory studies, Atmos. Chem. Phys., 11, 12049–12064, https://doi.org/10.5194/acp-11-12049-2011, 2011.</w:t>
      </w:r>
    </w:p>
    <w:p w14:paraId="64930042" w14:textId="77777777" w:rsidR="009D75E1" w:rsidRPr="0051612E" w:rsidRDefault="009D75E1" w:rsidP="009D75E1">
      <w:pPr>
        <w:pStyle w:val="Bibliography"/>
        <w:rPr>
          <w:rFonts w:ascii="Times New Roman" w:hAnsi="Times New Roman" w:cs="Times New Roman"/>
          <w:sz w:val="20"/>
          <w:szCs w:val="20"/>
          <w:rPrChange w:id="339" w:author="CHEVASSUS, Emmanuel" w:date="2025-01-15T11:52:00Z" w16du:dateUtc="2025-01-15T11:52:00Z">
            <w:rPr/>
          </w:rPrChange>
        </w:rPr>
      </w:pPr>
      <w:r w:rsidRPr="0051612E">
        <w:rPr>
          <w:rFonts w:ascii="Times New Roman" w:hAnsi="Times New Roman" w:cs="Times New Roman"/>
          <w:sz w:val="20"/>
          <w:szCs w:val="20"/>
          <w:rPrChange w:id="340" w:author="CHEVASSUS, Emmanuel" w:date="2025-01-15T11:52:00Z" w16du:dateUtc="2025-01-15T11:52:00Z">
            <w:rPr/>
          </w:rPrChange>
        </w:rPr>
        <w:t>Cui, S., Huang, D. D., Wu, Y., Wang, J., Shen, F., Xian, J., Zhang, Y., Wang, H., Huang, C., Liao, H., and Ge, X.: Chemical properties, sources and size-resolved hygroscopicity of submicron black-carbon-containing aerosols in urban Shanghai, Atmos. Chem. Phys., 22, 8073–8096, https://doi.org/10.5194/acp-22-8073-2022, 2022.</w:t>
      </w:r>
    </w:p>
    <w:p w14:paraId="767DC588" w14:textId="77777777" w:rsidR="009D75E1" w:rsidRPr="0051612E" w:rsidRDefault="009D75E1" w:rsidP="009D75E1">
      <w:pPr>
        <w:pStyle w:val="Bibliography"/>
        <w:rPr>
          <w:rFonts w:ascii="Times New Roman" w:hAnsi="Times New Roman" w:cs="Times New Roman"/>
          <w:sz w:val="20"/>
          <w:szCs w:val="20"/>
          <w:rPrChange w:id="341" w:author="CHEVASSUS, Emmanuel" w:date="2025-01-15T11:52:00Z" w16du:dateUtc="2025-01-15T11:52:00Z">
            <w:rPr/>
          </w:rPrChange>
        </w:rPr>
      </w:pPr>
      <w:r w:rsidRPr="0051612E">
        <w:rPr>
          <w:rFonts w:ascii="Times New Roman" w:hAnsi="Times New Roman" w:cs="Times New Roman"/>
          <w:sz w:val="20"/>
          <w:szCs w:val="20"/>
          <w:rPrChange w:id="342" w:author="CHEVASSUS, Emmanuel" w:date="2025-01-15T11:52:00Z" w16du:dateUtc="2025-01-15T11:52:00Z">
            <w:rPr/>
          </w:rPrChange>
        </w:rPr>
        <w:t>Dada, L., Angot, H., Beck, I., Baccarini, A., Quéléver, L. L. J., Boyer, M., Laurila, T., Brasseur, Z., Jozef, G., De Boer, G., Shupe, M. D., Henning, S., Bucci, S., Dütsch, M., Stohl, A., Petäjä, T., Daellenbach, K. R., Jokinen, T., and Schmale, J.: A central arctic extreme aerosol event triggered by a warm air-mass intrusion, Nat Commun, 13, 5290, https://doi.org/10.1038/s41467-022-32872-2, 2022.</w:t>
      </w:r>
    </w:p>
    <w:p w14:paraId="520FDF47" w14:textId="77777777" w:rsidR="009D75E1" w:rsidRPr="0051612E" w:rsidRDefault="009D75E1" w:rsidP="009D75E1">
      <w:pPr>
        <w:pStyle w:val="Bibliography"/>
        <w:rPr>
          <w:rFonts w:ascii="Times New Roman" w:hAnsi="Times New Roman" w:cs="Times New Roman"/>
          <w:sz w:val="20"/>
          <w:szCs w:val="20"/>
          <w:rPrChange w:id="343" w:author="CHEVASSUS, Emmanuel" w:date="2025-01-15T11:52:00Z" w16du:dateUtc="2025-01-15T11:52:00Z">
            <w:rPr/>
          </w:rPrChange>
        </w:rPr>
      </w:pPr>
      <w:r w:rsidRPr="0051612E">
        <w:rPr>
          <w:rFonts w:ascii="Times New Roman" w:hAnsi="Times New Roman" w:cs="Times New Roman"/>
          <w:sz w:val="20"/>
          <w:szCs w:val="20"/>
          <w:rPrChange w:id="344" w:author="CHEVASSUS, Emmanuel" w:date="2025-01-15T11:52:00Z" w16du:dateUtc="2025-01-15T11:52:00Z">
            <w:rPr/>
          </w:rPrChange>
        </w:rPr>
        <w:t>DeCarlo, P. F., Kimmel, J. R., Trimborn, A., Northway, M. J., Jayne, J. T., Aiken, A. C., Gonin, M., Fuhrer, K., Horvath, T., Docherty, K. S., Worsnop, D. R., and Jimenez, J. L.: Field-Deployable, High-Resolution, Time-of-Flight Aerosol Mass Spectrometer, Anal. Chem., 78, 8281–8289, https://doi.org/10.1021/ac061249n, 2006.</w:t>
      </w:r>
    </w:p>
    <w:p w14:paraId="45F57DC9" w14:textId="77777777" w:rsidR="009D75E1" w:rsidRPr="0051612E" w:rsidRDefault="009D75E1" w:rsidP="009D75E1">
      <w:pPr>
        <w:pStyle w:val="Bibliography"/>
        <w:rPr>
          <w:rFonts w:ascii="Times New Roman" w:hAnsi="Times New Roman" w:cs="Times New Roman"/>
          <w:sz w:val="20"/>
          <w:szCs w:val="20"/>
          <w:rPrChange w:id="345" w:author="CHEVASSUS, Emmanuel" w:date="2025-01-15T11:52:00Z" w16du:dateUtc="2025-01-15T11:52:00Z">
            <w:rPr/>
          </w:rPrChange>
        </w:rPr>
      </w:pPr>
      <w:r w:rsidRPr="0051612E">
        <w:rPr>
          <w:rFonts w:ascii="Times New Roman" w:hAnsi="Times New Roman" w:cs="Times New Roman"/>
          <w:sz w:val="20"/>
          <w:szCs w:val="20"/>
          <w:rPrChange w:id="346" w:author="CHEVASSUS, Emmanuel" w:date="2025-01-15T11:52:00Z" w16du:dateUtc="2025-01-15T11:52:00Z">
            <w:rPr/>
          </w:rPrChange>
        </w:rPr>
        <w:t>Decesari, S., Mircea, M., Cavalli, F., Fuzzi, S., Moretti, F., Tagliavini, E., and Facchini, M. C.: Source Attribution of Water-Soluble Organic Aerosol by Nuclear Magnetic Resonance Spectroscopy, Environ. Sci. Technol., 41, 2479–2484, https://doi.org/10.1021/es061711l, 2007.</w:t>
      </w:r>
    </w:p>
    <w:p w14:paraId="75E75D6F" w14:textId="77777777" w:rsidR="009D75E1" w:rsidRPr="0051612E" w:rsidRDefault="009D75E1" w:rsidP="009D75E1">
      <w:pPr>
        <w:pStyle w:val="Bibliography"/>
        <w:rPr>
          <w:rFonts w:ascii="Times New Roman" w:hAnsi="Times New Roman" w:cs="Times New Roman"/>
          <w:sz w:val="20"/>
          <w:szCs w:val="20"/>
          <w:rPrChange w:id="347" w:author="CHEVASSUS, Emmanuel" w:date="2025-01-15T11:52:00Z" w16du:dateUtc="2025-01-15T11:52:00Z">
            <w:rPr/>
          </w:rPrChange>
        </w:rPr>
      </w:pPr>
      <w:r w:rsidRPr="0051612E">
        <w:rPr>
          <w:rFonts w:ascii="Times New Roman" w:hAnsi="Times New Roman" w:cs="Times New Roman"/>
          <w:sz w:val="20"/>
          <w:szCs w:val="20"/>
          <w:rPrChange w:id="348" w:author="CHEVASSUS, Emmanuel" w:date="2025-01-15T11:52:00Z" w16du:dateUtc="2025-01-15T11:52:00Z">
            <w:rPr/>
          </w:rPrChange>
        </w:rPr>
        <w:t>Derwent, R. G., Simmonds, P. G., and Collins, W. J.: Ozone and carbon monoxide measurements at a remote maritime location, mace head, Ireland, from 1990 to 1992, Atmospheric Environment, 28, 2623–2637, https://doi.org/10.1016/1352-2310(94)90436-7, 1994.</w:t>
      </w:r>
    </w:p>
    <w:p w14:paraId="47F86E39" w14:textId="77777777" w:rsidR="009D75E1" w:rsidRPr="0051612E" w:rsidRDefault="009D75E1" w:rsidP="009D75E1">
      <w:pPr>
        <w:pStyle w:val="Bibliography"/>
        <w:rPr>
          <w:rFonts w:ascii="Times New Roman" w:hAnsi="Times New Roman" w:cs="Times New Roman"/>
          <w:sz w:val="20"/>
          <w:szCs w:val="20"/>
          <w:rPrChange w:id="349" w:author="CHEVASSUS, Emmanuel" w:date="2025-01-15T11:52:00Z" w16du:dateUtc="2025-01-15T11:52:00Z">
            <w:rPr/>
          </w:rPrChange>
        </w:rPr>
      </w:pPr>
      <w:r w:rsidRPr="0051612E">
        <w:rPr>
          <w:rFonts w:ascii="Times New Roman" w:hAnsi="Times New Roman" w:cs="Times New Roman"/>
          <w:sz w:val="20"/>
          <w:szCs w:val="20"/>
          <w:rPrChange w:id="350" w:author="CHEVASSUS, Emmanuel" w:date="2025-01-15T11:52:00Z" w16du:dateUtc="2025-01-15T11:52:00Z">
            <w:rPr/>
          </w:rPrChange>
        </w:rPr>
        <w:t>Derwent, R. G., Manning, A. J., Simmonds, P. G., Spain, T. G., and O’Doherty, S.: Long-term trends in ozone in baseline and European regionally-polluted air at Mace Head, Ireland over a 30-year period, Atmospheric Environment, 179, 279–287, https://doi.org/10.1016/j.atmosenv.2018.02.024, 2018.</w:t>
      </w:r>
    </w:p>
    <w:p w14:paraId="20A96723" w14:textId="77777777" w:rsidR="009D75E1" w:rsidRPr="0051612E" w:rsidRDefault="009D75E1" w:rsidP="009D75E1">
      <w:pPr>
        <w:pStyle w:val="Bibliography"/>
        <w:rPr>
          <w:rFonts w:ascii="Times New Roman" w:hAnsi="Times New Roman" w:cs="Times New Roman"/>
          <w:sz w:val="20"/>
          <w:szCs w:val="20"/>
          <w:rPrChange w:id="351" w:author="CHEVASSUS, Emmanuel" w:date="2025-01-15T11:52:00Z" w16du:dateUtc="2025-01-15T11:52:00Z">
            <w:rPr/>
          </w:rPrChange>
        </w:rPr>
      </w:pPr>
      <w:r w:rsidRPr="0051612E">
        <w:rPr>
          <w:rFonts w:ascii="Times New Roman" w:hAnsi="Times New Roman" w:cs="Times New Roman"/>
          <w:sz w:val="20"/>
          <w:szCs w:val="20"/>
          <w:rPrChange w:id="352" w:author="CHEVASSUS, Emmanuel" w:date="2025-01-15T11:52:00Z" w16du:dateUtc="2025-01-15T11:52:00Z">
            <w:rPr/>
          </w:rPrChange>
        </w:rPr>
        <w:t>Dominutti, P. A., Chevassus, E., Baray, J.-L., Jaffrezo, J.-L., Borbon, A., Colomb, A., Deguillaume, L., El Gdachi, S., Houdier, S., Leriche, M., Metzger, J.-M., Rocco, M., Tulet, P., Sellegri, K., and Freney, E.: Evaluation of the Sources, Precursors, and Processing of Aerosols at a High-Altitude Tropical Site, ACS Earth Space Chem., 6, 2412–2431, https://doi.org/10.1021/acsearthspacechem.2c00149, 2022.</w:t>
      </w:r>
    </w:p>
    <w:p w14:paraId="1DE668CF" w14:textId="77777777" w:rsidR="009D75E1" w:rsidRPr="0051612E" w:rsidRDefault="009D75E1" w:rsidP="009D75E1">
      <w:pPr>
        <w:pStyle w:val="Bibliography"/>
        <w:rPr>
          <w:rFonts w:ascii="Times New Roman" w:hAnsi="Times New Roman" w:cs="Times New Roman"/>
          <w:sz w:val="20"/>
          <w:szCs w:val="20"/>
          <w:rPrChange w:id="353" w:author="CHEVASSUS, Emmanuel" w:date="2025-01-15T11:52:00Z" w16du:dateUtc="2025-01-15T11:52:00Z">
            <w:rPr/>
          </w:rPrChange>
        </w:rPr>
      </w:pPr>
      <w:r w:rsidRPr="0051612E">
        <w:rPr>
          <w:rFonts w:ascii="Times New Roman" w:hAnsi="Times New Roman" w:cs="Times New Roman"/>
          <w:sz w:val="20"/>
          <w:szCs w:val="20"/>
          <w:rPrChange w:id="354" w:author="CHEVASSUS, Emmanuel" w:date="2025-01-15T11:52:00Z" w16du:dateUtc="2025-01-15T11:52:00Z">
            <w:rPr/>
          </w:rPrChange>
        </w:rPr>
        <w:t>Drewnick, F., Hings, S. S., Alfarra, M. R., Prevot, A. S. H., and Borrmann, S.: Aerosol quantification with the Aerodyne Aerosol Mass Spectrometer: detection limits and ionizer background effects, Atmos. Meas. Tech., 2, 33–46, https://doi.org/10.5194/amt-2-33-2009, 2009.</w:t>
      </w:r>
    </w:p>
    <w:p w14:paraId="2B4F7E6E" w14:textId="77777777" w:rsidR="009D75E1" w:rsidRPr="0051612E" w:rsidRDefault="009D75E1" w:rsidP="009D75E1">
      <w:pPr>
        <w:pStyle w:val="Bibliography"/>
        <w:rPr>
          <w:rFonts w:ascii="Times New Roman" w:hAnsi="Times New Roman" w:cs="Times New Roman"/>
          <w:sz w:val="20"/>
          <w:szCs w:val="20"/>
          <w:rPrChange w:id="355" w:author="CHEVASSUS, Emmanuel" w:date="2025-01-15T11:52:00Z" w16du:dateUtc="2025-01-15T11:52:00Z">
            <w:rPr/>
          </w:rPrChange>
        </w:rPr>
      </w:pPr>
      <w:r w:rsidRPr="0051612E">
        <w:rPr>
          <w:rFonts w:ascii="Times New Roman" w:hAnsi="Times New Roman" w:cs="Times New Roman"/>
          <w:sz w:val="20"/>
          <w:szCs w:val="20"/>
          <w:rPrChange w:id="356" w:author="CHEVASSUS, Emmanuel" w:date="2025-01-15T11:52:00Z" w16du:dateUtc="2025-01-15T11:52:00Z">
            <w:rPr/>
          </w:rPrChange>
        </w:rPr>
        <w:t>Duplissy, J., DeCarlo, P. F., Dommen, J., Alfarra, M. R., Metzger, A., Barmpadimos, I., Prevot, A. S. H., Weingartner, E., Tritscher, T., Gysel, M., Aiken, A. C., Jimenez, J. L., Canagaratna, M. R., Worsnop, D. R., Collins, D. R., Tomlinson, J., and Baltensperger, U.: Relating hygroscopicity and composition of organic aerosol particulate matter, Atmos. Chem. Phys., 11, 1155–1165, https://doi.org/10.5194/acp-11-1155-2011, 2011.</w:t>
      </w:r>
    </w:p>
    <w:p w14:paraId="23B20267" w14:textId="77777777" w:rsidR="009D75E1" w:rsidRPr="0051612E" w:rsidRDefault="009D75E1" w:rsidP="009D75E1">
      <w:pPr>
        <w:pStyle w:val="Bibliography"/>
        <w:rPr>
          <w:rFonts w:ascii="Times New Roman" w:hAnsi="Times New Roman" w:cs="Times New Roman"/>
          <w:sz w:val="20"/>
          <w:szCs w:val="20"/>
          <w:rPrChange w:id="357" w:author="CHEVASSUS, Emmanuel" w:date="2025-01-15T11:52:00Z" w16du:dateUtc="2025-01-15T11:52:00Z">
            <w:rPr/>
          </w:rPrChange>
        </w:rPr>
      </w:pPr>
      <w:r w:rsidRPr="0051612E">
        <w:rPr>
          <w:rFonts w:ascii="Times New Roman" w:hAnsi="Times New Roman" w:cs="Times New Roman"/>
          <w:sz w:val="20"/>
          <w:szCs w:val="20"/>
          <w:rPrChange w:id="358" w:author="CHEVASSUS, Emmanuel" w:date="2025-01-15T11:52:00Z" w16du:dateUtc="2025-01-15T11:52:00Z">
            <w:rPr/>
          </w:rPrChange>
        </w:rPr>
        <w:t>Edtbauer, A., Stönner, C., Pfannerstill, E. Y., Berasategui, M., Walter, D., Crowley, J. N., Lelieveld, J., and Williams, J.: A new marine biogenic emission: methane sulfonamide (MSAM), dimethyl sulfide (DMS), and dimethyl sulfone (DMSO&amp;lt;sub&amp;gt;2&amp;lt;/sub&amp;gt;) measured in air over the Arabian Sea, Atmos. Chem. Phys., 20, 6081–6094, https://doi.org/10.5194/acp-20-6081-2020, 2020.</w:t>
      </w:r>
    </w:p>
    <w:p w14:paraId="7F12E4FC" w14:textId="77777777" w:rsidR="009D75E1" w:rsidRPr="0051612E" w:rsidRDefault="009D75E1" w:rsidP="009D75E1">
      <w:pPr>
        <w:pStyle w:val="Bibliography"/>
        <w:rPr>
          <w:rFonts w:ascii="Times New Roman" w:hAnsi="Times New Roman" w:cs="Times New Roman"/>
          <w:sz w:val="20"/>
          <w:szCs w:val="20"/>
          <w:rPrChange w:id="359" w:author="CHEVASSUS, Emmanuel" w:date="2025-01-15T11:52:00Z" w16du:dateUtc="2025-01-15T11:52:00Z">
            <w:rPr/>
          </w:rPrChange>
        </w:rPr>
      </w:pPr>
      <w:r w:rsidRPr="0051612E">
        <w:rPr>
          <w:rFonts w:ascii="Times New Roman" w:hAnsi="Times New Roman" w:cs="Times New Roman"/>
          <w:sz w:val="20"/>
          <w:szCs w:val="20"/>
          <w:rPrChange w:id="360" w:author="CHEVASSUS, Emmanuel" w:date="2025-01-15T11:52:00Z" w16du:dateUtc="2025-01-15T11:52:00Z">
            <w:rPr/>
          </w:rPrChange>
        </w:rPr>
        <w:lastRenderedPageBreak/>
        <w:t>Etminan, M., Myhre, G., Highwood, E. J., and Shine, K. P.: Radiative forcing of carbon dioxide, methane, and nitrous oxide: A significant revision of the methane radiative forcing, Geophys. Res. Lett., 43, https://doi.org/10.1002/2016GL071930, 2016.</w:t>
      </w:r>
    </w:p>
    <w:p w14:paraId="12E780E6" w14:textId="77777777" w:rsidR="009D75E1" w:rsidRPr="0051612E" w:rsidRDefault="009D75E1" w:rsidP="009D75E1">
      <w:pPr>
        <w:pStyle w:val="Bibliography"/>
        <w:rPr>
          <w:rFonts w:ascii="Times New Roman" w:hAnsi="Times New Roman" w:cs="Times New Roman"/>
          <w:sz w:val="20"/>
          <w:szCs w:val="20"/>
          <w:rPrChange w:id="361" w:author="CHEVASSUS, Emmanuel" w:date="2025-01-15T11:52:00Z" w16du:dateUtc="2025-01-15T11:52:00Z">
            <w:rPr/>
          </w:rPrChange>
        </w:rPr>
      </w:pPr>
      <w:r w:rsidRPr="0051612E">
        <w:rPr>
          <w:rFonts w:ascii="Times New Roman" w:hAnsi="Times New Roman" w:cs="Times New Roman"/>
          <w:sz w:val="20"/>
          <w:szCs w:val="20"/>
          <w:rPrChange w:id="362" w:author="CHEVASSUS, Emmanuel" w:date="2025-01-15T11:52:00Z" w16du:dateUtc="2025-01-15T11:52:00Z">
            <w:rPr/>
          </w:rPrChange>
        </w:rPr>
        <w:t>Facchini, M. C., Rinaldi, M., Decesari, S., Carbone, C., Finessi, E., Mircea, M., Fuzzi, S., Ceburnis, D., Flanagan, R., Nilsson, E. D., de Leeuw, G., Martino, M., Woeltjen, J., and O’Dowd, C. D.: Primary submicron marine aerosol dominated by insoluble organic colloids and aggregates, Geophys. Res. Lett., 35, L17814, https://doi.org/10.1029/2008GL034210, 2008.</w:t>
      </w:r>
    </w:p>
    <w:p w14:paraId="5648BA04" w14:textId="77777777" w:rsidR="009D75E1" w:rsidRPr="0051612E" w:rsidRDefault="009D75E1" w:rsidP="009D75E1">
      <w:pPr>
        <w:pStyle w:val="Bibliography"/>
        <w:rPr>
          <w:rFonts w:ascii="Times New Roman" w:hAnsi="Times New Roman" w:cs="Times New Roman"/>
          <w:sz w:val="20"/>
          <w:szCs w:val="20"/>
          <w:rPrChange w:id="363" w:author="CHEVASSUS, Emmanuel" w:date="2025-01-15T11:52:00Z" w16du:dateUtc="2025-01-15T11:52:00Z">
            <w:rPr/>
          </w:rPrChange>
        </w:rPr>
      </w:pPr>
      <w:r w:rsidRPr="0051612E">
        <w:rPr>
          <w:rFonts w:ascii="Times New Roman" w:hAnsi="Times New Roman" w:cs="Times New Roman"/>
          <w:sz w:val="20"/>
          <w:szCs w:val="20"/>
          <w:rPrChange w:id="364" w:author="CHEVASSUS, Emmanuel" w:date="2025-01-15T11:52:00Z" w16du:dateUtc="2025-01-15T11:52:00Z">
            <w:rPr/>
          </w:rPrChange>
        </w:rPr>
        <w:t>Faiola, C. L., Wen, M., and VanReken, T. M.: Chemical characterization of biogenic secondary organic aerosol generated from plant emissions under baseline and stressed conditions: inter- and intra-species variability for six coniferous species, Atmos. Chem. Phys., 15, 3629–3646, https://doi.org/10.5194/acp-15-3629-2015, 2015.</w:t>
      </w:r>
    </w:p>
    <w:p w14:paraId="3F1509B7" w14:textId="77777777" w:rsidR="009D75E1" w:rsidRPr="0051612E" w:rsidRDefault="009D75E1" w:rsidP="009D75E1">
      <w:pPr>
        <w:pStyle w:val="Bibliography"/>
        <w:rPr>
          <w:rFonts w:ascii="Times New Roman" w:hAnsi="Times New Roman" w:cs="Times New Roman"/>
          <w:sz w:val="20"/>
          <w:szCs w:val="20"/>
          <w:rPrChange w:id="365" w:author="CHEVASSUS, Emmanuel" w:date="2025-01-15T11:52:00Z" w16du:dateUtc="2025-01-15T11:52:00Z">
            <w:rPr/>
          </w:rPrChange>
        </w:rPr>
      </w:pPr>
      <w:r w:rsidRPr="0051612E">
        <w:rPr>
          <w:rFonts w:ascii="Times New Roman" w:hAnsi="Times New Roman" w:cs="Times New Roman"/>
          <w:sz w:val="20"/>
          <w:szCs w:val="20"/>
          <w:rPrChange w:id="366" w:author="CHEVASSUS, Emmanuel" w:date="2025-01-15T11:52:00Z" w16du:dateUtc="2025-01-15T11:52:00Z">
            <w:rPr/>
          </w:rPrChange>
        </w:rPr>
        <w:t>Flerus, R., Lechtenfeld, O. J., Koch, B. P., McCallister, S. L., Schmitt-Kopplin, P., Benner, R., Kaiser, K., and Kattner, G.: A molecular perspective on the ageing of marine dissolved organic matter, Biogeosciences, 9, 1935–1955, https://doi.org/10.5194/bg-9-1935-2012, 2012.</w:t>
      </w:r>
    </w:p>
    <w:p w14:paraId="2522784A" w14:textId="77777777" w:rsidR="009D75E1" w:rsidRPr="0051612E" w:rsidRDefault="009D75E1" w:rsidP="009D75E1">
      <w:pPr>
        <w:pStyle w:val="Bibliography"/>
        <w:rPr>
          <w:rFonts w:ascii="Times New Roman" w:hAnsi="Times New Roman" w:cs="Times New Roman"/>
          <w:sz w:val="20"/>
          <w:szCs w:val="20"/>
          <w:rPrChange w:id="367" w:author="CHEVASSUS, Emmanuel" w:date="2025-01-15T11:52:00Z" w16du:dateUtc="2025-01-15T11:52:00Z">
            <w:rPr/>
          </w:rPrChange>
        </w:rPr>
      </w:pPr>
      <w:r w:rsidRPr="0051612E">
        <w:rPr>
          <w:rFonts w:ascii="Times New Roman" w:hAnsi="Times New Roman" w:cs="Times New Roman"/>
          <w:sz w:val="20"/>
          <w:szCs w:val="20"/>
          <w:rPrChange w:id="368" w:author="CHEVASSUS, Emmanuel" w:date="2025-01-15T11:52:00Z" w16du:dateUtc="2025-01-15T11:52:00Z">
            <w:rPr/>
          </w:rPrChange>
        </w:rPr>
        <w:t>Florou, K., Liangou, A., Kaltsonoudis, C., Louvaris, E., Tasoglou, A., Patoulias, D., Kouvarakis, G., Kalivitis, N., Kourtchev, I., Kalberer, M., Tsagkaraki, M., Mihalopoulos, N., and Pandis, S. N.: Chemical characterization and sources of background aerosols in the eastern Mediterranean, Atmospheric Environment, 324, 120423, https://doi.org/10.1016/j.atmosenv.2024.120423, 2024.</w:t>
      </w:r>
    </w:p>
    <w:p w14:paraId="366D7B50" w14:textId="77777777" w:rsidR="009D75E1" w:rsidRPr="0051612E" w:rsidRDefault="009D75E1" w:rsidP="009D75E1">
      <w:pPr>
        <w:pStyle w:val="Bibliography"/>
        <w:rPr>
          <w:rFonts w:ascii="Times New Roman" w:hAnsi="Times New Roman" w:cs="Times New Roman"/>
          <w:sz w:val="20"/>
          <w:szCs w:val="20"/>
          <w:rPrChange w:id="369" w:author="CHEVASSUS, Emmanuel" w:date="2025-01-15T11:52:00Z" w16du:dateUtc="2025-01-15T11:52:00Z">
            <w:rPr/>
          </w:rPrChange>
        </w:rPr>
      </w:pPr>
      <w:r w:rsidRPr="0051612E">
        <w:rPr>
          <w:rFonts w:ascii="Times New Roman" w:hAnsi="Times New Roman" w:cs="Times New Roman"/>
          <w:sz w:val="20"/>
          <w:szCs w:val="20"/>
          <w:rPrChange w:id="370" w:author="CHEVASSUS, Emmanuel" w:date="2025-01-15T11:52:00Z" w16du:dateUtc="2025-01-15T11:52:00Z">
            <w:rPr/>
          </w:rPrChange>
        </w:rPr>
        <w:t>Fossum, K. N., Ovadnevaite, J., Ceburnis, D., Dall’Osto, M., Marullo, S., Bellacicco, M., Simó, R., Liu, D., Flynn, M., Zuend, A., and O’Dowd, C.: Summertime Primary and Secondary Contributions to Southern Ocean Cloud Condensation Nuclei, Sci Rep, 8, 13844, https://doi.org/10.1038/s41598-018-32047-4, 2018.</w:t>
      </w:r>
    </w:p>
    <w:p w14:paraId="21206A08" w14:textId="77777777" w:rsidR="009D75E1" w:rsidRPr="0051612E" w:rsidRDefault="009D75E1" w:rsidP="009D75E1">
      <w:pPr>
        <w:pStyle w:val="Bibliography"/>
        <w:rPr>
          <w:rFonts w:ascii="Times New Roman" w:hAnsi="Times New Roman" w:cs="Times New Roman"/>
          <w:sz w:val="20"/>
          <w:szCs w:val="20"/>
          <w:rPrChange w:id="371" w:author="CHEVASSUS, Emmanuel" w:date="2025-01-15T11:52:00Z" w16du:dateUtc="2025-01-15T11:52:00Z">
            <w:rPr/>
          </w:rPrChange>
        </w:rPr>
      </w:pPr>
      <w:r w:rsidRPr="0051612E">
        <w:rPr>
          <w:rFonts w:ascii="Times New Roman" w:hAnsi="Times New Roman" w:cs="Times New Roman"/>
          <w:sz w:val="20"/>
          <w:szCs w:val="20"/>
          <w:rPrChange w:id="372" w:author="CHEVASSUS, Emmanuel" w:date="2025-01-15T11:52:00Z" w16du:dateUtc="2025-01-15T11:52:00Z">
            <w:rPr/>
          </w:rPrChange>
        </w:rPr>
        <w:t>Fröhlich, R., Crenn, V., Setyan, A., Belis, C. A., Canonaco, F., Favez, O., Riffault, V., Slowik, J. G., Aas, W., Aijälä, M., Alastuey, A., Artiñano, B., Bonnaire, N., Bozzetti, C., Bressi, M., Carbone, C., Coz, E., Croteau, P. L., Cubison, M. J., Esser-Gietl, J. K., Green, D. C., Gros, V., Heikkinen, L., Herrmann, H., Jayne, J. T., Lunder, C. R., Minguillón, M. C., Močnik, G., O’Dowd, C. D., Ovadnevaite, J., Petralia, E., Poulain, L., Priestman, M., Ripoll, A., Sarda-Estève, R., Wiedensohler, A., Baltensperger, U., Sciare, J., and Prévôt, A. S. H.: ACTRIS ACSM intercomparison – Part 2: Intercomparison of ME-2 organic source apportionment results from 15 individual, co-located aerosol mass spectrometers, Atmos. Meas. Tech., 8, 2555–2576, https://doi.org/10.5194/amt-8-2555-2015, 2015.</w:t>
      </w:r>
    </w:p>
    <w:p w14:paraId="739070B2" w14:textId="77777777" w:rsidR="009D75E1" w:rsidRPr="0051612E" w:rsidRDefault="009D75E1" w:rsidP="009D75E1">
      <w:pPr>
        <w:pStyle w:val="Bibliography"/>
        <w:rPr>
          <w:rFonts w:ascii="Times New Roman" w:hAnsi="Times New Roman" w:cs="Times New Roman"/>
          <w:sz w:val="20"/>
          <w:szCs w:val="20"/>
          <w:rPrChange w:id="373" w:author="CHEVASSUS, Emmanuel" w:date="2025-01-15T11:52:00Z" w16du:dateUtc="2025-01-15T11:52:00Z">
            <w:rPr/>
          </w:rPrChange>
        </w:rPr>
      </w:pPr>
      <w:r w:rsidRPr="0051612E">
        <w:rPr>
          <w:rFonts w:ascii="Times New Roman" w:hAnsi="Times New Roman" w:cs="Times New Roman"/>
          <w:sz w:val="20"/>
          <w:szCs w:val="20"/>
          <w:rPrChange w:id="374" w:author="CHEVASSUS, Emmanuel" w:date="2025-01-15T11:52:00Z" w16du:dateUtc="2025-01-15T11:52:00Z">
            <w:rPr/>
          </w:rPrChange>
        </w:rPr>
        <w:t>Giordano, M. R., Kalnajs, L. E., Avery, A., Goetz, J. D., Davis, S. M., and DeCarlo, P. F.: A missing source of aerosols in Antarctica – beyond long-range transport, phytoplankton, and photochemistry, Aerosols/Field Measurements/Troposphere/Chemistry (chemical composition and reactions), https://doi.org/10.5194/acp-2016-606, 2016.</w:t>
      </w:r>
    </w:p>
    <w:p w14:paraId="07405AEC" w14:textId="77777777" w:rsidR="009D75E1" w:rsidRPr="0051612E" w:rsidRDefault="009D75E1" w:rsidP="009D75E1">
      <w:pPr>
        <w:pStyle w:val="Bibliography"/>
        <w:rPr>
          <w:rFonts w:ascii="Times New Roman" w:hAnsi="Times New Roman" w:cs="Times New Roman"/>
          <w:sz w:val="20"/>
          <w:szCs w:val="20"/>
          <w:rPrChange w:id="375" w:author="CHEVASSUS, Emmanuel" w:date="2025-01-15T11:52:00Z" w16du:dateUtc="2025-01-15T11:52:00Z">
            <w:rPr/>
          </w:rPrChange>
        </w:rPr>
      </w:pPr>
      <w:r w:rsidRPr="0051612E">
        <w:rPr>
          <w:rFonts w:ascii="Times New Roman" w:hAnsi="Times New Roman" w:cs="Times New Roman"/>
          <w:sz w:val="20"/>
          <w:szCs w:val="20"/>
          <w:rPrChange w:id="376" w:author="CHEVASSUS, Emmanuel" w:date="2025-01-15T11:52:00Z" w16du:dateUtc="2025-01-15T11:52:00Z">
            <w:rPr/>
          </w:rPrChange>
        </w:rPr>
        <w:t>Glicker, H. S., Lawler, M. J., Chee, S., Resch, J., Garofalo, L. A., Mayer, K. J., Prather, K. A., Farmer, D. K., and Smith, J. N.: Chemical Composition of an Ultrafine Sea Spray Aerosol during the Sea Spray Chemistry and Particle Evolution Experiment, ACS Earth Space Chem., 6, 1914–1923, https://doi.org/10.1021/acsearthspacechem.2c00127, 2022.</w:t>
      </w:r>
    </w:p>
    <w:p w14:paraId="4AECC5C2" w14:textId="77777777" w:rsidR="009D75E1" w:rsidRPr="0051612E" w:rsidRDefault="009D75E1" w:rsidP="009D75E1">
      <w:pPr>
        <w:pStyle w:val="Bibliography"/>
        <w:rPr>
          <w:rFonts w:ascii="Times New Roman" w:hAnsi="Times New Roman" w:cs="Times New Roman"/>
          <w:sz w:val="20"/>
          <w:szCs w:val="20"/>
          <w:rPrChange w:id="377" w:author="CHEVASSUS, Emmanuel" w:date="2025-01-15T11:52:00Z" w16du:dateUtc="2025-01-15T11:52:00Z">
            <w:rPr/>
          </w:rPrChange>
        </w:rPr>
      </w:pPr>
      <w:r w:rsidRPr="0051612E">
        <w:rPr>
          <w:rFonts w:ascii="Times New Roman" w:hAnsi="Times New Roman" w:cs="Times New Roman"/>
          <w:sz w:val="20"/>
          <w:szCs w:val="20"/>
          <w:rPrChange w:id="378" w:author="CHEVASSUS, Emmanuel" w:date="2025-01-15T11:52:00Z" w16du:dateUtc="2025-01-15T11:52:00Z">
            <w:rPr/>
          </w:rPrChange>
        </w:rPr>
        <w:t>Goldstein, A. H. and Galbally, I. E.: Known and Unexplored Organic Constituents in the Earth’s Atmosphere, Environ. Sci. Technol., 41, 1514–1521, https://doi.org/10.1021/es072476p, 2007.</w:t>
      </w:r>
    </w:p>
    <w:p w14:paraId="786B7BE4" w14:textId="77777777" w:rsidR="009D75E1" w:rsidRPr="0051612E" w:rsidRDefault="009D75E1" w:rsidP="009D75E1">
      <w:pPr>
        <w:pStyle w:val="Bibliography"/>
        <w:rPr>
          <w:rFonts w:ascii="Times New Roman" w:hAnsi="Times New Roman" w:cs="Times New Roman"/>
          <w:sz w:val="20"/>
          <w:szCs w:val="20"/>
          <w:rPrChange w:id="379" w:author="CHEVASSUS, Emmanuel" w:date="2025-01-15T11:52:00Z" w16du:dateUtc="2025-01-15T11:52:00Z">
            <w:rPr/>
          </w:rPrChange>
        </w:rPr>
      </w:pPr>
      <w:r w:rsidRPr="0051612E">
        <w:rPr>
          <w:rFonts w:ascii="Times New Roman" w:hAnsi="Times New Roman" w:cs="Times New Roman"/>
          <w:sz w:val="20"/>
          <w:szCs w:val="20"/>
          <w:rPrChange w:id="380" w:author="CHEVASSUS, Emmanuel" w:date="2025-01-15T11:52:00Z" w16du:dateUtc="2025-01-15T11:52:00Z">
            <w:rPr/>
          </w:rPrChange>
        </w:rPr>
        <w:t>Grigas, T., Ovadnevaite, J., Ceburnis, D., Moran, E., McGovern, F. M., Jennings, S. G., and O’Dowd, C.: Sophisticated Clean Air Strategies Required to Mitigate Against Particulate Organic Pollution, Sci Rep, 7, 44737, https://doi.org/10.1038/srep44737, 2017.</w:t>
      </w:r>
    </w:p>
    <w:p w14:paraId="4E7CC08E" w14:textId="77777777" w:rsidR="009D75E1" w:rsidRPr="0051612E" w:rsidRDefault="009D75E1" w:rsidP="009D75E1">
      <w:pPr>
        <w:pStyle w:val="Bibliography"/>
        <w:rPr>
          <w:rFonts w:ascii="Times New Roman" w:hAnsi="Times New Roman" w:cs="Times New Roman"/>
          <w:sz w:val="20"/>
          <w:szCs w:val="20"/>
          <w:rPrChange w:id="381" w:author="CHEVASSUS, Emmanuel" w:date="2025-01-15T11:52:00Z" w16du:dateUtc="2025-01-15T11:52:00Z">
            <w:rPr/>
          </w:rPrChange>
        </w:rPr>
      </w:pPr>
      <w:r w:rsidRPr="0051612E">
        <w:rPr>
          <w:rFonts w:ascii="Times New Roman" w:hAnsi="Times New Roman" w:cs="Times New Roman"/>
          <w:sz w:val="20"/>
          <w:szCs w:val="20"/>
          <w:rPrChange w:id="382" w:author="CHEVASSUS, Emmanuel" w:date="2025-01-15T11:52:00Z" w16du:dateUtc="2025-01-15T11:52:00Z">
            <w:rPr/>
          </w:rPrChange>
        </w:rPr>
        <w:t>Gryspeerdt, E., Povey, A. C., Grainger, R. G., Hasekamp, O., Hsu, N. C., Mulcahy, J. P., Sayer, A. M., and Sorooshian, A.: Uncertainty in aerosol–cloud radiative forcing is driven by clean conditions, Atmos. Chem. Phys., 23, 4115–4122, https://doi.org/10.5194/acp-23-4115-2023, 2023.</w:t>
      </w:r>
    </w:p>
    <w:p w14:paraId="22F3E2A0" w14:textId="77777777" w:rsidR="009D75E1" w:rsidRPr="0051612E" w:rsidRDefault="009D75E1" w:rsidP="009D75E1">
      <w:pPr>
        <w:pStyle w:val="Bibliography"/>
        <w:rPr>
          <w:rFonts w:ascii="Times New Roman" w:hAnsi="Times New Roman" w:cs="Times New Roman"/>
          <w:sz w:val="20"/>
          <w:szCs w:val="20"/>
          <w:rPrChange w:id="383" w:author="CHEVASSUS, Emmanuel" w:date="2025-01-15T11:52:00Z" w16du:dateUtc="2025-01-15T11:52:00Z">
            <w:rPr/>
          </w:rPrChange>
        </w:rPr>
      </w:pPr>
      <w:r w:rsidRPr="0051612E">
        <w:rPr>
          <w:rFonts w:ascii="Times New Roman" w:hAnsi="Times New Roman" w:cs="Times New Roman"/>
          <w:sz w:val="20"/>
          <w:szCs w:val="20"/>
          <w:rPrChange w:id="384" w:author="CHEVASSUS, Emmanuel" w:date="2025-01-15T11:52:00Z" w16du:dateUtc="2025-01-15T11:52:00Z">
            <w:rPr/>
          </w:rPrChange>
        </w:rPr>
        <w:t>Guo, J., Zhang, J., Yang, K., Liao, H., Zhang, S., Huang, K., Lv, Y., Shao, J., Yu, T., Tong, B., Li, J., Su, T., Yim, S. H. L., Stoffelen, A., Zhai, P., and Xu, X.: Investigation of near-global daytime boundary layer height using high-resolution radiosondes: first results and comparison with ERA5, MERRA-2, JRA-55, and NCEP-2 reanalyses, Atmos. Chem. Phys., 21, 17079–17097, https://doi.org/10.5194/acp-21-17079-2021, 2021.</w:t>
      </w:r>
    </w:p>
    <w:p w14:paraId="0149E234" w14:textId="77777777" w:rsidR="009D75E1" w:rsidRPr="0051612E" w:rsidRDefault="009D75E1" w:rsidP="009D75E1">
      <w:pPr>
        <w:pStyle w:val="Bibliography"/>
        <w:rPr>
          <w:rFonts w:ascii="Times New Roman" w:hAnsi="Times New Roman" w:cs="Times New Roman"/>
          <w:sz w:val="20"/>
          <w:szCs w:val="20"/>
          <w:rPrChange w:id="385" w:author="CHEVASSUS, Emmanuel" w:date="2025-01-15T11:52:00Z" w16du:dateUtc="2025-01-15T11:52:00Z">
            <w:rPr/>
          </w:rPrChange>
        </w:rPr>
      </w:pPr>
      <w:r w:rsidRPr="0051612E">
        <w:rPr>
          <w:rFonts w:ascii="Times New Roman" w:hAnsi="Times New Roman" w:cs="Times New Roman"/>
          <w:sz w:val="20"/>
          <w:szCs w:val="20"/>
          <w:rPrChange w:id="386" w:author="CHEVASSUS, Emmanuel" w:date="2025-01-15T11:52:00Z" w16du:dateUtc="2025-01-15T11:52:00Z">
            <w:rPr/>
          </w:rPrChange>
        </w:rPr>
        <w:lastRenderedPageBreak/>
        <w:t>Hallquist, M., Wenger, J. C., Baltensperger, U., Rudich, Y., Simpson, D., Claeys, M., Dommen, J., Donahue, N. M., George, C., Goldstein, A. H., Hamilton, J. F., Herrmann, H., Hoffmann, T., Iinuma, Y., Jang, M., Jenkin, M. E., Jimenez, J. L., Kiendler-Scharr, A., Maenhaut, W., McFiggans, G., Mentel, Th. F., Monod, A., Prévôt, A. S. H., Seinfeld, J. H., Surratt, J. D., Szmigielski, R., and Wildt, J.: The formation, properties and impact of secondary organic aerosol: current and emerging issues, Atmos. Chem. Phys., 9, 5155–5236, https://doi.org/10.5194/acp-9-5155-2009, 2009.</w:t>
      </w:r>
    </w:p>
    <w:p w14:paraId="0A77A2B6" w14:textId="77777777" w:rsidR="009D75E1" w:rsidRPr="0051612E" w:rsidRDefault="009D75E1" w:rsidP="009D75E1">
      <w:pPr>
        <w:pStyle w:val="Bibliography"/>
        <w:rPr>
          <w:rFonts w:ascii="Times New Roman" w:hAnsi="Times New Roman" w:cs="Times New Roman"/>
          <w:sz w:val="20"/>
          <w:szCs w:val="20"/>
          <w:rPrChange w:id="387" w:author="CHEVASSUS, Emmanuel" w:date="2025-01-15T11:52:00Z" w16du:dateUtc="2025-01-15T11:52:00Z">
            <w:rPr/>
          </w:rPrChange>
        </w:rPr>
      </w:pPr>
      <w:r w:rsidRPr="0051612E">
        <w:rPr>
          <w:rFonts w:ascii="Times New Roman" w:hAnsi="Times New Roman" w:cs="Times New Roman"/>
          <w:sz w:val="20"/>
          <w:szCs w:val="20"/>
          <w:rPrChange w:id="388" w:author="CHEVASSUS, Emmanuel" w:date="2025-01-15T11:52:00Z" w16du:dateUtc="2025-01-15T11:52:00Z">
            <w:rPr/>
          </w:rPrChange>
        </w:rPr>
        <w:t>Hátún, H., Lohmann, K., Matei, D., Jungclaus, J. H., Pacariz, S., Bersch, M., Gislason, A., Ólafsson, J., and Reid, P. C.: An inflated subpolar gyre blows life toward the northeastern Atlantic, Progress in Oceanography, 147, 49–66, https://doi.org/10.1016/j.pocean.2016.07.009, 2016.</w:t>
      </w:r>
    </w:p>
    <w:p w14:paraId="2AA9CDFA" w14:textId="77777777" w:rsidR="009D75E1" w:rsidRPr="0051612E" w:rsidRDefault="009D75E1" w:rsidP="009D75E1">
      <w:pPr>
        <w:pStyle w:val="Bibliography"/>
        <w:rPr>
          <w:rFonts w:ascii="Times New Roman" w:hAnsi="Times New Roman" w:cs="Times New Roman"/>
          <w:sz w:val="20"/>
          <w:szCs w:val="20"/>
          <w:rPrChange w:id="389" w:author="CHEVASSUS, Emmanuel" w:date="2025-01-15T11:52:00Z" w16du:dateUtc="2025-01-15T11:52:00Z">
            <w:rPr/>
          </w:rPrChange>
        </w:rPr>
      </w:pPr>
      <w:r w:rsidRPr="0051612E">
        <w:rPr>
          <w:rFonts w:ascii="Times New Roman" w:hAnsi="Times New Roman" w:cs="Times New Roman" w:hint="eastAsia"/>
          <w:sz w:val="20"/>
          <w:szCs w:val="20"/>
          <w:rPrChange w:id="390" w:author="CHEVASSUS, Emmanuel" w:date="2025-01-15T11:52:00Z" w16du:dateUtc="2025-01-15T11:52:00Z">
            <w:rPr>
              <w:rFonts w:hint="eastAsia"/>
            </w:rPr>
          </w:rPrChange>
        </w:rPr>
        <w:t>Håvik, L. and Våge, K.: Wind</w:t>
      </w:r>
      <w:r w:rsidRPr="0051612E">
        <w:rPr>
          <w:rFonts w:ascii="Times New Roman" w:hAnsi="Times New Roman" w:cs="Times New Roman" w:hint="eastAsia"/>
          <w:sz w:val="20"/>
          <w:szCs w:val="20"/>
          <w:rPrChange w:id="391"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392" w:author="CHEVASSUS, Emmanuel" w:date="2025-01-15T11:52:00Z" w16du:dateUtc="2025-01-15T11:52:00Z">
            <w:rPr>
              <w:rFonts w:hint="eastAsia"/>
            </w:rPr>
          </w:rPrChange>
        </w:rPr>
        <w:t xml:space="preserve">Driven Coastal Upwelling and Downwelling in the </w:t>
      </w:r>
      <w:r w:rsidRPr="0051612E">
        <w:rPr>
          <w:rFonts w:ascii="Times New Roman" w:hAnsi="Times New Roman" w:cs="Times New Roman"/>
          <w:sz w:val="20"/>
          <w:szCs w:val="20"/>
          <w:rPrChange w:id="393" w:author="CHEVASSUS, Emmanuel" w:date="2025-01-15T11:52:00Z" w16du:dateUtc="2025-01-15T11:52:00Z">
            <w:rPr/>
          </w:rPrChange>
        </w:rPr>
        <w:t>Shelfbreak East Greenland Current, JGR Oceans, 123, 6106–6115, https://doi.org/10.1029/2018JC014273, 2018.</w:t>
      </w:r>
    </w:p>
    <w:p w14:paraId="4F4FB517" w14:textId="77777777" w:rsidR="009D75E1" w:rsidRPr="0051612E" w:rsidRDefault="009D75E1" w:rsidP="009D75E1">
      <w:pPr>
        <w:pStyle w:val="Bibliography"/>
        <w:rPr>
          <w:rFonts w:ascii="Times New Roman" w:hAnsi="Times New Roman" w:cs="Times New Roman"/>
          <w:sz w:val="20"/>
          <w:szCs w:val="20"/>
          <w:rPrChange w:id="394" w:author="CHEVASSUS, Emmanuel" w:date="2025-01-15T11:52:00Z" w16du:dateUtc="2025-01-15T11:52:00Z">
            <w:rPr/>
          </w:rPrChange>
        </w:rPr>
      </w:pPr>
      <w:r w:rsidRPr="0051612E">
        <w:rPr>
          <w:rFonts w:ascii="Times New Roman" w:hAnsi="Times New Roman" w:cs="Times New Roman"/>
          <w:sz w:val="20"/>
          <w:szCs w:val="20"/>
          <w:rPrChange w:id="395" w:author="CHEVASSUS, Emmanuel" w:date="2025-01-15T11:52:00Z" w16du:dateUtc="2025-01-15T11:52:00Z">
            <w:rPr/>
          </w:rPrChange>
        </w:rPr>
        <w:t>Heald, C. L., Kroll, J. H., Jimenez, J. L., Docherty, K. S., DeCarlo, P. F., Aiken, A. C., Chen, Q., Martin, S. T., Farmer, D. K., and Artaxo, P.: A simplified description of the evolution of organic aerosol composition in the atmosphere: VAN KREVELEN DIAGRAM OF ORGANIC AEROSOL, Geophys. Res. Lett., 37, https://doi.org/10.1029/2010GL042737, 2010.</w:t>
      </w:r>
    </w:p>
    <w:p w14:paraId="3FE31D91" w14:textId="77777777" w:rsidR="009D75E1" w:rsidRPr="0051612E" w:rsidRDefault="009D75E1" w:rsidP="009D75E1">
      <w:pPr>
        <w:pStyle w:val="Bibliography"/>
        <w:rPr>
          <w:rFonts w:ascii="Times New Roman" w:hAnsi="Times New Roman" w:cs="Times New Roman"/>
          <w:sz w:val="20"/>
          <w:szCs w:val="20"/>
          <w:rPrChange w:id="396" w:author="CHEVASSUS, Emmanuel" w:date="2025-01-15T11:52:00Z" w16du:dateUtc="2025-01-15T11:52:00Z">
            <w:rPr/>
          </w:rPrChange>
        </w:rPr>
      </w:pPr>
      <w:r w:rsidRPr="0051612E">
        <w:rPr>
          <w:rFonts w:ascii="Times New Roman" w:hAnsi="Times New Roman" w:cs="Times New Roman" w:hint="eastAsia"/>
          <w:sz w:val="20"/>
          <w:szCs w:val="20"/>
          <w:rPrChange w:id="397" w:author="CHEVASSUS, Emmanuel" w:date="2025-01-15T11:52:00Z" w16du:dateUtc="2025-01-15T11:52:00Z">
            <w:rPr>
              <w:rFonts w:hint="eastAsia"/>
            </w:rPr>
          </w:rPrChange>
        </w:rPr>
        <w:t>Hersbach, H., Bell, B., Berrisford, P., Hirahara, S., Horányi, A., Muñoz</w:t>
      </w:r>
      <w:r w:rsidRPr="0051612E">
        <w:rPr>
          <w:rFonts w:ascii="Times New Roman" w:hAnsi="Times New Roman" w:cs="Times New Roman" w:hint="eastAsia"/>
          <w:sz w:val="20"/>
          <w:szCs w:val="20"/>
          <w:rPrChange w:id="398"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399" w:author="CHEVASSUS, Emmanuel" w:date="2025-01-15T11:52:00Z" w16du:dateUtc="2025-01-15T11:52:00Z">
            <w:rPr>
              <w:rFonts w:hint="eastAsia"/>
            </w:rPr>
          </w:rPrChange>
        </w:rPr>
        <w:t xml:space="preserve">Sabater, J., Nicolas, J., </w:t>
      </w:r>
      <w:r w:rsidRPr="0051612E">
        <w:rPr>
          <w:rFonts w:ascii="Times New Roman" w:hAnsi="Times New Roman" w:cs="Times New Roman"/>
          <w:sz w:val="20"/>
          <w:szCs w:val="20"/>
          <w:rPrChange w:id="400" w:author="CHEVASSUS, Emmanuel" w:date="2025-01-15T11:52:00Z" w16du:dateUtc="2025-01-15T11:52:00Z">
            <w:rPr/>
          </w:rPrChange>
        </w:rPr>
        <w:t>Peubey, C., Radu, R., Schepers, D., Simmons, A., Soci, C., Abdalla, S., Abellan, X., Balsamo, G., Bechtold, P., Biavati, G., Bidlot, J., Bonavita, M., Chiara, G., Dahlgren, P., Dee, D., Diamantakis, M., Dragani, R., Flemming, J., Forbes, R., Fuentes, M., Geer, A., Haimberger, L., Healy, S., Hogan, R. J., Hólm, E., Janisková, M., Keeley, S., Laloyaux, P., Lopez, P., Lupu, C., Radnoti, G., Rosnay, P., Rozum, I., Vamborg, F., Villaume, S., and Thépaut, J.: The ERA5 global reanalysis, Q.J.R. Meteorol. Soc., 146, 1999–2049, https://doi.org/10.1002/qj.3803, 2020.</w:t>
      </w:r>
    </w:p>
    <w:p w14:paraId="06F21C8B" w14:textId="77777777" w:rsidR="009D75E1" w:rsidRPr="0051612E" w:rsidRDefault="009D75E1" w:rsidP="009D75E1">
      <w:pPr>
        <w:pStyle w:val="Bibliography"/>
        <w:rPr>
          <w:rFonts w:ascii="Times New Roman" w:hAnsi="Times New Roman" w:cs="Times New Roman"/>
          <w:sz w:val="20"/>
          <w:szCs w:val="20"/>
          <w:rPrChange w:id="401" w:author="CHEVASSUS, Emmanuel" w:date="2025-01-15T11:52:00Z" w16du:dateUtc="2025-01-15T11:52:00Z">
            <w:rPr/>
          </w:rPrChange>
        </w:rPr>
      </w:pPr>
      <w:r w:rsidRPr="0051612E">
        <w:rPr>
          <w:rFonts w:ascii="Times New Roman" w:hAnsi="Times New Roman" w:cs="Times New Roman"/>
          <w:sz w:val="20"/>
          <w:szCs w:val="20"/>
          <w:rPrChange w:id="402" w:author="CHEVASSUS, Emmanuel" w:date="2025-01-15T11:52:00Z" w16du:dateUtc="2025-01-15T11:52:00Z">
            <w:rPr/>
          </w:rPrChange>
        </w:rPr>
        <w:t>Hodshire, A. L., Campuzano-Jost, P., Kodros, J. K., Croft, B., Nault, B. A., Schroder, J. C., Jimenez, J. L., and Pierce, J. R.: The potential role of methanesulfonic acid (MSA) in aerosol formation and growth and the associated radiative forcings, Atmos. Chem. Phys., 19, 3137–3160, https://doi.org/10.5194/acp-19-3137-2019, 2019.</w:t>
      </w:r>
    </w:p>
    <w:p w14:paraId="113DC44F" w14:textId="77777777" w:rsidR="009D75E1" w:rsidRPr="0051612E" w:rsidRDefault="009D75E1" w:rsidP="009D75E1">
      <w:pPr>
        <w:pStyle w:val="Bibliography"/>
        <w:rPr>
          <w:rFonts w:ascii="Times New Roman" w:hAnsi="Times New Roman" w:cs="Times New Roman"/>
          <w:sz w:val="20"/>
          <w:szCs w:val="20"/>
          <w:rPrChange w:id="403" w:author="CHEVASSUS, Emmanuel" w:date="2025-01-15T11:52:00Z" w16du:dateUtc="2025-01-15T11:52:00Z">
            <w:rPr/>
          </w:rPrChange>
        </w:rPr>
      </w:pPr>
      <w:r w:rsidRPr="0051612E">
        <w:rPr>
          <w:rFonts w:ascii="Times New Roman" w:hAnsi="Times New Roman" w:cs="Times New Roman"/>
          <w:sz w:val="20"/>
          <w:szCs w:val="20"/>
          <w:rPrChange w:id="404" w:author="CHEVASSUS, Emmanuel" w:date="2025-01-15T11:52:00Z" w16du:dateUtc="2025-01-15T11:52:00Z">
            <w:rPr/>
          </w:rPrChange>
        </w:rPr>
        <w:t>Holland, M. M., Louchart, A., Artigas, L. F., Ostle, C., Atkinson, A., Rombouts, I., Graves, C. A., Devlin, M., Heyden, B., Machairopoulou, M., Bresnan, E., Schilder, J., Jakobsen, H. H., Lloyd-Hartley, H., Tett, P., Best, M., Goberville, E., and McQuatters-Gollop, A.: Major declines in NE Atlantic plankton contrast with more stable populations in the rapidly warming North Sea, Science of The Total Environment, 898, 165505, https://doi.org/10.1016/j.scitotenv.2023.165505, 2023.</w:t>
      </w:r>
    </w:p>
    <w:p w14:paraId="09A0CCF1" w14:textId="77777777" w:rsidR="009D75E1" w:rsidRPr="0051612E" w:rsidRDefault="009D75E1" w:rsidP="009D75E1">
      <w:pPr>
        <w:pStyle w:val="Bibliography"/>
        <w:rPr>
          <w:rFonts w:ascii="Times New Roman" w:hAnsi="Times New Roman" w:cs="Times New Roman"/>
          <w:sz w:val="20"/>
          <w:szCs w:val="20"/>
          <w:rPrChange w:id="405" w:author="CHEVASSUS, Emmanuel" w:date="2025-01-15T11:52:00Z" w16du:dateUtc="2025-01-15T11:52:00Z">
            <w:rPr/>
          </w:rPrChange>
        </w:rPr>
      </w:pPr>
      <w:r w:rsidRPr="0051612E">
        <w:rPr>
          <w:rFonts w:ascii="Times New Roman" w:hAnsi="Times New Roman" w:cs="Times New Roman"/>
          <w:sz w:val="20"/>
          <w:szCs w:val="20"/>
          <w:rPrChange w:id="406" w:author="CHEVASSUS, Emmanuel" w:date="2025-01-15T11:52:00Z" w16du:dateUtc="2025-01-15T11:52:00Z">
            <w:rPr/>
          </w:rPrChange>
        </w:rPr>
        <w:t>Hu, W. W., Campuzano-Jost, P., Palm, B. B., Day, D. A., Ortega, A. M., Hayes, P. L., Krechmer, J. E., Chen, Q., Kuwata, M., Liu, Y. J., de Sá, S. S., McKinney, K., Martin, S. T., Hu, M., Budisulistiorini, S. H., Riva, M., Surratt, J. D., St. Clair, J. M., Isaacman-Van Wertz, G., Yee, L. D., Goldstein, A. H., Carbone, S., Brito, J., Artaxo, P., de Gouw, J. A., Koss, A., Wisthaler, A., Mikoviny, T., Karl, T., Kaser, L., Jud, W., Hansel, A., Docherty, K. S., Alexander, M. L., Robinson, N. H., Coe, H., Allan, J. D., Canagaratna, M. R., Paulot, F., and Jimenez, J. L.: Characterization of a real-time tracer for isoprene epoxydiols-derived secondary organic aerosol (IEPOX-SOA) from aerosol mass spectrometer measurements, Atmos. Chem. Phys., 15, 11807–11833, https://doi.org/10.5194/acp-15-11807-2015, 2015.</w:t>
      </w:r>
    </w:p>
    <w:p w14:paraId="78E2DC8A" w14:textId="77777777" w:rsidR="009D75E1" w:rsidRPr="0051612E" w:rsidRDefault="009D75E1" w:rsidP="009D75E1">
      <w:pPr>
        <w:pStyle w:val="Bibliography"/>
        <w:rPr>
          <w:rFonts w:ascii="Times New Roman" w:hAnsi="Times New Roman" w:cs="Times New Roman"/>
          <w:sz w:val="20"/>
          <w:szCs w:val="20"/>
          <w:rPrChange w:id="407" w:author="CHEVASSUS, Emmanuel" w:date="2025-01-15T11:52:00Z" w16du:dateUtc="2025-01-15T11:52:00Z">
            <w:rPr/>
          </w:rPrChange>
        </w:rPr>
      </w:pPr>
      <w:r w:rsidRPr="0051612E">
        <w:rPr>
          <w:rFonts w:ascii="Times New Roman" w:hAnsi="Times New Roman" w:cs="Times New Roman"/>
          <w:sz w:val="20"/>
          <w:szCs w:val="20"/>
          <w:rPrChange w:id="408" w:author="CHEVASSUS, Emmanuel" w:date="2025-01-15T11:52:00Z" w16du:dateUtc="2025-01-15T11:52:00Z">
            <w:rPr/>
          </w:rPrChange>
        </w:rPr>
        <w:t>Huang, S., Wu, Z., Poulain, L., van Pinxteren, M., Merkel, M., Assmann, D., Herrmann, H., and Wiedensohler, A.: Source apportionment of the organic aerosol over the Atlantic Ocean from 53° N to 53° S: significant contributions from marine emissions and long-range transport, Atmos. Chem. Phys., 18, 18043–18062, https://doi.org/10.5194/acp-18-18043-2018, 2018.</w:t>
      </w:r>
    </w:p>
    <w:p w14:paraId="323393AB" w14:textId="77777777" w:rsidR="009D75E1" w:rsidRPr="0051612E" w:rsidRDefault="009D75E1" w:rsidP="009D75E1">
      <w:pPr>
        <w:pStyle w:val="Bibliography"/>
        <w:rPr>
          <w:rFonts w:ascii="Times New Roman" w:hAnsi="Times New Roman" w:cs="Times New Roman"/>
          <w:sz w:val="20"/>
          <w:szCs w:val="20"/>
          <w:rPrChange w:id="409" w:author="CHEVASSUS, Emmanuel" w:date="2025-01-15T11:52:00Z" w16du:dateUtc="2025-01-15T11:52:00Z">
            <w:rPr/>
          </w:rPrChange>
        </w:rPr>
      </w:pPr>
      <w:r w:rsidRPr="0051612E">
        <w:rPr>
          <w:rFonts w:ascii="Times New Roman" w:hAnsi="Times New Roman" w:cs="Times New Roman"/>
          <w:sz w:val="20"/>
          <w:szCs w:val="20"/>
          <w:rPrChange w:id="410" w:author="CHEVASSUS, Emmanuel" w:date="2025-01-15T11:52:00Z" w16du:dateUtc="2025-01-15T11:52:00Z">
            <w:rPr/>
          </w:rPrChange>
        </w:rPr>
        <w:t>Huffman, J. A., Jayne, J. T., Drewnick, F., Aiken, A. C., Onasch, T., Worsnop, D. R., and Jimenez, J. L.: Design, Modeling, Optimization, and Experimental Tests of a Particle Beam Width Probe for the Aerodyne Aerosol Mass Spectrometer, Aerosol Science and Technology, 39, 1143–1163, https://doi.org/10.1080/02786820500423782, 2005.</w:t>
      </w:r>
    </w:p>
    <w:p w14:paraId="7FB4D292" w14:textId="77777777" w:rsidR="009D75E1" w:rsidRPr="0051612E" w:rsidRDefault="009D75E1" w:rsidP="009D75E1">
      <w:pPr>
        <w:pStyle w:val="Bibliography"/>
        <w:rPr>
          <w:rFonts w:ascii="Times New Roman" w:hAnsi="Times New Roman" w:cs="Times New Roman"/>
          <w:sz w:val="20"/>
          <w:szCs w:val="20"/>
          <w:rPrChange w:id="411" w:author="CHEVASSUS, Emmanuel" w:date="2025-01-15T11:52:00Z" w16du:dateUtc="2025-01-15T11:52:00Z">
            <w:rPr/>
          </w:rPrChange>
        </w:rPr>
      </w:pPr>
      <w:r w:rsidRPr="0051612E">
        <w:rPr>
          <w:rFonts w:ascii="Times New Roman" w:hAnsi="Times New Roman" w:cs="Times New Roman"/>
          <w:sz w:val="20"/>
          <w:szCs w:val="20"/>
          <w:rPrChange w:id="412" w:author="CHEVASSUS, Emmanuel" w:date="2025-01-15T11:52:00Z" w16du:dateUtc="2025-01-15T11:52:00Z">
            <w:rPr/>
          </w:rPrChange>
        </w:rPr>
        <w:t>Jang, J., Park, J., Park, J., Yoon, Y. J., Dall&amp;apos;Osto, M. s., Park, K.-T., Jang, E., Lee, J., Cho, K. H., and Lee, B. Y.: Ocean-Atmosphere Interactions: Different Organic Components Across Pacific and Southern Oceans, SSRN Journal, https://doi.org/10.2139/ssrn.4290253, 2022.</w:t>
      </w:r>
    </w:p>
    <w:p w14:paraId="56FF27DE" w14:textId="77777777" w:rsidR="009D75E1" w:rsidRPr="0051612E" w:rsidRDefault="009D75E1" w:rsidP="009D75E1">
      <w:pPr>
        <w:pStyle w:val="Bibliography"/>
        <w:rPr>
          <w:rFonts w:ascii="Times New Roman" w:hAnsi="Times New Roman" w:cs="Times New Roman"/>
          <w:sz w:val="20"/>
          <w:szCs w:val="20"/>
          <w:rPrChange w:id="413" w:author="CHEVASSUS, Emmanuel" w:date="2025-01-15T11:52:00Z" w16du:dateUtc="2025-01-15T11:52:00Z">
            <w:rPr/>
          </w:rPrChange>
        </w:rPr>
      </w:pPr>
      <w:r w:rsidRPr="0051612E">
        <w:rPr>
          <w:rFonts w:ascii="Times New Roman" w:hAnsi="Times New Roman" w:cs="Times New Roman"/>
          <w:sz w:val="20"/>
          <w:szCs w:val="20"/>
          <w:rPrChange w:id="414" w:author="CHEVASSUS, Emmanuel" w:date="2025-01-15T11:52:00Z" w16du:dateUtc="2025-01-15T11:52:00Z">
            <w:rPr/>
          </w:rPrChange>
        </w:rPr>
        <w:lastRenderedPageBreak/>
        <w:t>Jimenez, J. L., Canagaratna, M. R., Donahue, N. M., Prevot, A. S. H., Zhang, Q., Kroll, J. H., DeCarlo, P. F., Allan, J. D., Coe, H., Ng, N. L., Aiken, A. C., Docherty, K. S., Ulbrich, I. M., Grieshop, A. P., Robinson, A. L., Duplissy, J., Smith, J. D., Wilson, K. R., Lanz, V. A., Hueglin, C., Sun, Y. L., Tian, J., Laaksonen, A., Raatikainen, T., Rautiainen, J., Vaattovaara, P., Ehn, M., Kulmala, M., Tomlinson, J. M., Collins, D. R., Cubison, M. J., E., Dunlea, J., Huffman, J. A., Onasch, T. B., Alfarra, M. R., Williams, P. I., Bower, K., Kondo, Y., Schneider, J., Drewnick, F., Borrmann, S., Weimer, S., Demerjian, K., Salcedo, D., Cottrell, L., Griffin, R., Takami, A., Miyoshi, T., Hatakeyama, S., Shimono, A., Sun, J. Y., Zhang, Y. M., Dzepina, K., Kimmel, J. R., Sueper, D., Jayne, J. T., Herndon, S. C., Trimborn, A. M., Williams, L. R., Wood, E. C., Middlebrook, A. M., Kolb, C. E., Baltensperger, U., and Worsnop, D. R.: Evolution of Organic Aerosols in the Atmosphere, Science, 326, 1525–1529, https://doi.org/10.1126/science.1180353, 2009.</w:t>
      </w:r>
    </w:p>
    <w:p w14:paraId="15A9612B" w14:textId="77777777" w:rsidR="009D75E1" w:rsidRPr="0051612E" w:rsidRDefault="009D75E1" w:rsidP="009D75E1">
      <w:pPr>
        <w:pStyle w:val="Bibliography"/>
        <w:rPr>
          <w:rFonts w:ascii="Times New Roman" w:hAnsi="Times New Roman" w:cs="Times New Roman"/>
          <w:sz w:val="20"/>
          <w:szCs w:val="20"/>
          <w:rPrChange w:id="415" w:author="CHEVASSUS, Emmanuel" w:date="2025-01-15T11:52:00Z" w16du:dateUtc="2025-01-15T11:52:00Z">
            <w:rPr/>
          </w:rPrChange>
        </w:rPr>
      </w:pPr>
      <w:r w:rsidRPr="0051612E">
        <w:rPr>
          <w:rFonts w:ascii="Times New Roman" w:hAnsi="Times New Roman" w:cs="Times New Roman"/>
          <w:sz w:val="20"/>
          <w:szCs w:val="20"/>
          <w:rPrChange w:id="416" w:author="CHEVASSUS, Emmanuel" w:date="2025-01-15T11:52:00Z" w16du:dateUtc="2025-01-15T11:52:00Z">
            <w:rPr/>
          </w:rPrChange>
        </w:rPr>
        <w:t>Kahnert, M. and Kanngießer, F.: Optical properties of marine aerosol: modelling the transition from dry, irregularly shaped crystals to brine-coated, dissolving salt particles, Journal of Quantitative Spectroscopy and Radiative Transfer, 295, 108408, https://doi.org/10.1016/j.jqsrt.2022.108408, 2023.</w:t>
      </w:r>
    </w:p>
    <w:p w14:paraId="1E016938" w14:textId="77777777" w:rsidR="009D75E1" w:rsidRPr="0051612E" w:rsidRDefault="009D75E1" w:rsidP="009D75E1">
      <w:pPr>
        <w:pStyle w:val="Bibliography"/>
        <w:rPr>
          <w:rFonts w:ascii="Times New Roman" w:hAnsi="Times New Roman" w:cs="Times New Roman"/>
          <w:sz w:val="20"/>
          <w:szCs w:val="20"/>
          <w:rPrChange w:id="417" w:author="CHEVASSUS, Emmanuel" w:date="2025-01-15T11:52:00Z" w16du:dateUtc="2025-01-15T11:52:00Z">
            <w:rPr/>
          </w:rPrChange>
        </w:rPr>
      </w:pPr>
      <w:r w:rsidRPr="0051612E">
        <w:rPr>
          <w:rFonts w:ascii="Times New Roman" w:hAnsi="Times New Roman" w:cs="Times New Roman"/>
          <w:sz w:val="20"/>
          <w:szCs w:val="20"/>
          <w:rPrChange w:id="418" w:author="CHEVASSUS, Emmanuel" w:date="2025-01-15T11:52:00Z" w16du:dateUtc="2025-01-15T11:52:00Z">
            <w:rPr/>
          </w:rPrChange>
        </w:rPr>
        <w:t>Karl, M., Leck, C., Coz, E., and Heintzenberg, J.: Marine nanogels as a source of atmospheric nanoparticles in the high Arctic, Geophys. Res. Lett., 40, 3738–3743, https://doi.org/10.1002/grl.50661, 2013.</w:t>
      </w:r>
    </w:p>
    <w:p w14:paraId="372E3E78" w14:textId="77777777" w:rsidR="009D75E1" w:rsidRPr="0051612E" w:rsidRDefault="009D75E1" w:rsidP="009D75E1">
      <w:pPr>
        <w:pStyle w:val="Bibliography"/>
        <w:rPr>
          <w:rFonts w:ascii="Times New Roman" w:hAnsi="Times New Roman" w:cs="Times New Roman"/>
          <w:sz w:val="20"/>
          <w:szCs w:val="20"/>
          <w:rPrChange w:id="419" w:author="CHEVASSUS, Emmanuel" w:date="2025-01-15T11:52:00Z" w16du:dateUtc="2025-01-15T11:52:00Z">
            <w:rPr/>
          </w:rPrChange>
        </w:rPr>
      </w:pPr>
      <w:r w:rsidRPr="0051612E">
        <w:rPr>
          <w:rFonts w:ascii="Times New Roman" w:hAnsi="Times New Roman" w:cs="Times New Roman"/>
          <w:sz w:val="20"/>
          <w:szCs w:val="20"/>
          <w:rPrChange w:id="420" w:author="CHEVASSUS, Emmanuel" w:date="2025-01-15T11:52:00Z" w16du:dateUtc="2025-01-15T11:52:00Z">
            <w:rPr/>
          </w:rPrChange>
        </w:rPr>
        <w:t>Kawamura, K. and Bikkina, S.: A review of dicarboxylic acids and related compounds in atmospheric aerosols: Molecular distributions, sources and transformation, Atmospheric Research, 170, 140–160, https://doi.org/10.1016/j.atmosres.2015.11.018, 2016.</w:t>
      </w:r>
    </w:p>
    <w:p w14:paraId="041F531F" w14:textId="77777777" w:rsidR="009D75E1" w:rsidRPr="0051612E" w:rsidRDefault="009D75E1" w:rsidP="009D75E1">
      <w:pPr>
        <w:pStyle w:val="Bibliography"/>
        <w:rPr>
          <w:rFonts w:ascii="Times New Roman" w:hAnsi="Times New Roman" w:cs="Times New Roman"/>
          <w:sz w:val="20"/>
          <w:szCs w:val="20"/>
          <w:rPrChange w:id="421" w:author="CHEVASSUS, Emmanuel" w:date="2025-01-15T11:52:00Z" w16du:dateUtc="2025-01-15T11:52:00Z">
            <w:rPr/>
          </w:rPrChange>
        </w:rPr>
      </w:pPr>
      <w:r w:rsidRPr="0051612E">
        <w:rPr>
          <w:rFonts w:ascii="Times New Roman" w:hAnsi="Times New Roman" w:cs="Times New Roman"/>
          <w:sz w:val="20"/>
          <w:szCs w:val="20"/>
          <w:rPrChange w:id="422" w:author="CHEVASSUS, Emmanuel" w:date="2025-01-15T11:52:00Z" w16du:dateUtc="2025-01-15T11:52:00Z">
            <w:rPr/>
          </w:rPrChange>
        </w:rPr>
        <w:t>Kirkby, J., Duplissy, J., Sengupta, K., Frege, C., Gordon, H., Williamson, C., Heinritzi, M., Simon, M., Yan, C., Almeida, J., Tröstl, J., Nieminen, T., Ortega, I. K., Wagner, R., Adamov, A., Amorim, A., Bernhammer, A.-K., Bianchi, F., Breitenlechner, M., Brilke, S., Chen, X., Craven, J., Dias, A., Ehrhart, S., Flagan, R. C., Franchin, A., Fuchs, C., Guida, R., Hakala, J., Hoyle, C. R., Jokinen, T., Junninen, H., Kangasluoma, J., Kim, J., Krapf, M., Kürten, A., Laaksonen, A., Lehtipalo, K., Makhmutov, V., Mathot, S., Molteni, U., Onnela, A., Peräkylä, O., Piel, F., Petäjä, T., Praplan, A. P., Pringle, K., Rap, A., Richards, N. A. D., Riipinen, I., Rissanen, M. P., Rondo, L., Sarnela, N., Schobesberger, S., Scott, C. E., Seinfeld, J. H., Sipilä, M., Steiner, G., Stozhkov, Y., Stratmann, F., Tomé, A., Virtanen, A., Vogel, A. L., Wagner, A. C., Wagner, P. E., Weingartner, E., Wimmer, D., Winkler, P. M., Ye, P., Zhang, X., Hansel, A., Dommen, J., Donahue, N. M., Worsnop, D. R., Baltensperger, U., Kulmala, M., Carslaw, K. S., and Curtius, J.: Ion-induced nucleation of pure biogenic particles, Nature, 533, 521–526, https://doi.org/10.1038/nature17953, 2016.</w:t>
      </w:r>
    </w:p>
    <w:p w14:paraId="40C4715A" w14:textId="77777777" w:rsidR="009D75E1" w:rsidRPr="0051612E" w:rsidRDefault="009D75E1" w:rsidP="009D75E1">
      <w:pPr>
        <w:pStyle w:val="Bibliography"/>
        <w:rPr>
          <w:rFonts w:ascii="Times New Roman" w:hAnsi="Times New Roman" w:cs="Times New Roman"/>
          <w:sz w:val="20"/>
          <w:szCs w:val="20"/>
          <w:rPrChange w:id="423" w:author="CHEVASSUS, Emmanuel" w:date="2025-01-15T11:52:00Z" w16du:dateUtc="2025-01-15T11:52:00Z">
            <w:rPr/>
          </w:rPrChange>
        </w:rPr>
      </w:pPr>
      <w:r w:rsidRPr="0051612E">
        <w:rPr>
          <w:rFonts w:ascii="Times New Roman" w:hAnsi="Times New Roman" w:cs="Times New Roman"/>
          <w:sz w:val="20"/>
          <w:szCs w:val="20"/>
          <w:rPrChange w:id="424" w:author="CHEVASSUS, Emmanuel" w:date="2025-01-15T11:52:00Z" w16du:dateUtc="2025-01-15T11:52:00Z">
            <w:rPr/>
          </w:rPrChange>
        </w:rPr>
        <w:t>Kołodziejczyk, A., Pyrcz, P., Pobudkowska, A., Błaziak, K., and Szmigielski, R.: Physicochemical Properties of Pinic, Pinonic, Norpinic, and Norpinonic Acids as Relevant α-Pinene Oxidation Products, J. Phys. Chem. B, 123, 8261–8267, https://doi.org/10.1021/acs.jpcb.9b05211, 2019.</w:t>
      </w:r>
    </w:p>
    <w:p w14:paraId="4B3D602A" w14:textId="77777777" w:rsidR="009D75E1" w:rsidRPr="0051612E" w:rsidRDefault="009D75E1" w:rsidP="009D75E1">
      <w:pPr>
        <w:pStyle w:val="Bibliography"/>
        <w:rPr>
          <w:rFonts w:ascii="Times New Roman" w:hAnsi="Times New Roman" w:cs="Times New Roman"/>
          <w:sz w:val="20"/>
          <w:szCs w:val="20"/>
          <w:rPrChange w:id="425" w:author="CHEVASSUS, Emmanuel" w:date="2025-01-15T11:52:00Z" w16du:dateUtc="2025-01-15T11:52:00Z">
            <w:rPr/>
          </w:rPrChange>
        </w:rPr>
      </w:pPr>
      <w:r w:rsidRPr="0051612E">
        <w:rPr>
          <w:rFonts w:ascii="Times New Roman" w:hAnsi="Times New Roman" w:cs="Times New Roman"/>
          <w:sz w:val="20"/>
          <w:szCs w:val="20"/>
          <w:rPrChange w:id="426" w:author="CHEVASSUS, Emmanuel" w:date="2025-01-15T11:52:00Z" w16du:dateUtc="2025-01-15T11:52:00Z">
            <w:rPr/>
          </w:rPrChange>
        </w:rPr>
        <w:t>Koteska, D., Sanchez Garcia, S., Wagner-Döbler, I., and Schulz, S.: Identification of Volatiles of the Dinoflagellate Prorocentrum cordatum, Marine Drugs, 20, 371, https://doi.org/10.3390/md20060371, 2022.</w:t>
      </w:r>
    </w:p>
    <w:p w14:paraId="0C9EF644" w14:textId="77777777" w:rsidR="009D75E1" w:rsidRPr="0051612E" w:rsidRDefault="009D75E1" w:rsidP="009D75E1">
      <w:pPr>
        <w:pStyle w:val="Bibliography"/>
        <w:rPr>
          <w:rFonts w:ascii="Times New Roman" w:hAnsi="Times New Roman" w:cs="Times New Roman"/>
          <w:sz w:val="20"/>
          <w:szCs w:val="20"/>
          <w:rPrChange w:id="427" w:author="CHEVASSUS, Emmanuel" w:date="2025-01-15T11:52:00Z" w16du:dateUtc="2025-01-15T11:52:00Z">
            <w:rPr/>
          </w:rPrChange>
        </w:rPr>
      </w:pPr>
      <w:r w:rsidRPr="0051612E">
        <w:rPr>
          <w:rFonts w:ascii="Times New Roman" w:hAnsi="Times New Roman" w:cs="Times New Roman"/>
          <w:sz w:val="20"/>
          <w:szCs w:val="20"/>
          <w:rPrChange w:id="428" w:author="CHEVASSUS, Emmanuel" w:date="2025-01-15T11:52:00Z" w16du:dateUtc="2025-01-15T11:52:00Z">
            <w:rPr/>
          </w:rPrChange>
        </w:rPr>
        <w:t xml:space="preserve">Kroll, J. A., Frandsen, B. N., Kjaergaard, H. G., and Vaida, V.: Atmospheric Hydroxyl Radical Source: Reaction of Triplet SO </w:t>
      </w:r>
      <w:r w:rsidRPr="0051612E">
        <w:rPr>
          <w:rFonts w:ascii="Times New Roman" w:hAnsi="Times New Roman" w:cs="Times New Roman"/>
          <w:sz w:val="20"/>
          <w:szCs w:val="20"/>
          <w:vertAlign w:val="subscript"/>
          <w:rPrChange w:id="429" w:author="CHEVASSUS, Emmanuel" w:date="2025-01-15T11:52:00Z" w16du:dateUtc="2025-01-15T11:52:00Z">
            <w:rPr>
              <w:vertAlign w:val="subscript"/>
            </w:rPr>
          </w:rPrChange>
        </w:rPr>
        <w:t>2</w:t>
      </w:r>
      <w:r w:rsidRPr="0051612E">
        <w:rPr>
          <w:rFonts w:ascii="Times New Roman" w:hAnsi="Times New Roman" w:cs="Times New Roman"/>
          <w:sz w:val="20"/>
          <w:szCs w:val="20"/>
          <w:rPrChange w:id="430" w:author="CHEVASSUS, Emmanuel" w:date="2025-01-15T11:52:00Z" w16du:dateUtc="2025-01-15T11:52:00Z">
            <w:rPr/>
          </w:rPrChange>
        </w:rPr>
        <w:t xml:space="preserve"> and Water, J. Phys. Chem. A, 122, 4465–4469, https://doi.org/10.1021/acs.jpca.8b03524, 2018.</w:t>
      </w:r>
    </w:p>
    <w:p w14:paraId="495A3B5C" w14:textId="77777777" w:rsidR="009D75E1" w:rsidRPr="0051612E" w:rsidRDefault="009D75E1" w:rsidP="009D75E1">
      <w:pPr>
        <w:pStyle w:val="Bibliography"/>
        <w:rPr>
          <w:rFonts w:ascii="Times New Roman" w:hAnsi="Times New Roman" w:cs="Times New Roman"/>
          <w:sz w:val="20"/>
          <w:szCs w:val="20"/>
          <w:rPrChange w:id="431" w:author="CHEVASSUS, Emmanuel" w:date="2025-01-15T11:52:00Z" w16du:dateUtc="2025-01-15T11:52:00Z">
            <w:rPr/>
          </w:rPrChange>
        </w:rPr>
      </w:pPr>
      <w:r w:rsidRPr="0051612E">
        <w:rPr>
          <w:rFonts w:ascii="Times New Roman" w:hAnsi="Times New Roman" w:cs="Times New Roman"/>
          <w:sz w:val="20"/>
          <w:szCs w:val="20"/>
          <w:rPrChange w:id="432" w:author="CHEVASSUS, Emmanuel" w:date="2025-01-15T11:52:00Z" w16du:dateUtc="2025-01-15T11:52:00Z">
            <w:rPr/>
          </w:rPrChange>
        </w:rPr>
        <w:t>Landwehr, S., Volpi, M., Haumann, F. A., Robinson, C. M., Thurnherr, I., Ferracci, V., Baccarini, A., Thomas, J., Gorodetskaya, I., Tatzelt, C., Henning, S., Modini, R. L., Forrer, H. J., Lin, Y., Cassar, N., Simó, R., Hassler, C., Moallemi, A., Fawcett, S. E., Harris, N., Airs, R., Derkani, M. H., Alberello, A., Toffoli, A., Chen, G., Rodríguez-Ros, P., Zamanillo, M., Cortés-Greus, P., Xue, L., Bolas, C. G., Leonard, K. C., Perez-Cruz, F., Walton, D., and Schmale, J.: Exploring the coupled ocean and atmosphere system with a data science approach applied to observations from the Antarctic Circumnavigation Expedition, Earth Syst. Dynam., 12, 1295–1369, https://doi.org/10.5194/esd-12-1295-2021, 2021.</w:t>
      </w:r>
    </w:p>
    <w:p w14:paraId="25A41C27" w14:textId="77777777" w:rsidR="009D75E1" w:rsidRPr="0051612E" w:rsidRDefault="009D75E1" w:rsidP="009D75E1">
      <w:pPr>
        <w:pStyle w:val="Bibliography"/>
        <w:rPr>
          <w:rFonts w:ascii="Times New Roman" w:hAnsi="Times New Roman" w:cs="Times New Roman"/>
          <w:sz w:val="20"/>
          <w:szCs w:val="20"/>
          <w:rPrChange w:id="433" w:author="CHEVASSUS, Emmanuel" w:date="2025-01-15T11:52:00Z" w16du:dateUtc="2025-01-15T11:52:00Z">
            <w:rPr/>
          </w:rPrChange>
        </w:rPr>
      </w:pPr>
      <w:r w:rsidRPr="0051612E">
        <w:rPr>
          <w:rFonts w:ascii="Times New Roman" w:hAnsi="Times New Roman" w:cs="Times New Roman"/>
          <w:sz w:val="20"/>
          <w:szCs w:val="20"/>
          <w:rPrChange w:id="434" w:author="CHEVASSUS, Emmanuel" w:date="2025-01-15T11:52:00Z" w16du:dateUtc="2025-01-15T11:52:00Z">
            <w:rPr/>
          </w:rPrChange>
        </w:rPr>
        <w:t>Laskin, A., Laskin, J., and Nizkorodov, S. A.: Mass spectrometric approaches for chemical characterisation of atmospheric aerosols: critical review of the most recent advances, Environ. Chem., 9, 163, https://doi.org/10.1071/EN12052, 2012.</w:t>
      </w:r>
    </w:p>
    <w:p w14:paraId="23D8D4F1" w14:textId="77777777" w:rsidR="009D75E1" w:rsidRPr="0051612E" w:rsidRDefault="009D75E1" w:rsidP="009D75E1">
      <w:pPr>
        <w:pStyle w:val="Bibliography"/>
        <w:rPr>
          <w:rFonts w:ascii="Times New Roman" w:hAnsi="Times New Roman" w:cs="Times New Roman"/>
          <w:sz w:val="20"/>
          <w:szCs w:val="20"/>
          <w:rPrChange w:id="435" w:author="CHEVASSUS, Emmanuel" w:date="2025-01-15T11:52:00Z" w16du:dateUtc="2025-01-15T11:52:00Z">
            <w:rPr/>
          </w:rPrChange>
        </w:rPr>
      </w:pPr>
      <w:r w:rsidRPr="0051612E">
        <w:rPr>
          <w:rFonts w:ascii="Times New Roman" w:hAnsi="Times New Roman" w:cs="Times New Roman"/>
          <w:sz w:val="20"/>
          <w:szCs w:val="20"/>
          <w:rPrChange w:id="436" w:author="CHEVASSUS, Emmanuel" w:date="2025-01-15T11:52:00Z" w16du:dateUtc="2025-01-15T11:52:00Z">
            <w:rPr/>
          </w:rPrChange>
        </w:rPr>
        <w:t>Lawler, M. J., Schill, G. P., Brock, C. A., Froyd, K. D., Williamson, C., Kupc, A., and Murphy, D. M.: Sea Spray Aerosol Over the Remote Oceans Has Low Organic Content, AGU Advances, 5, e2024AV001215, https://doi.org/10.1029/2024AV001215, 2024.</w:t>
      </w:r>
    </w:p>
    <w:p w14:paraId="506DF40C" w14:textId="77777777" w:rsidR="009D75E1" w:rsidRPr="0051612E" w:rsidRDefault="009D75E1" w:rsidP="009D75E1">
      <w:pPr>
        <w:pStyle w:val="Bibliography"/>
        <w:rPr>
          <w:rFonts w:ascii="Times New Roman" w:hAnsi="Times New Roman" w:cs="Times New Roman"/>
          <w:sz w:val="20"/>
          <w:szCs w:val="20"/>
          <w:rPrChange w:id="437" w:author="CHEVASSUS, Emmanuel" w:date="2025-01-15T11:52:00Z" w16du:dateUtc="2025-01-15T11:52:00Z">
            <w:rPr/>
          </w:rPrChange>
        </w:rPr>
      </w:pPr>
      <w:r w:rsidRPr="0051612E">
        <w:rPr>
          <w:rFonts w:ascii="Times New Roman" w:hAnsi="Times New Roman" w:cs="Times New Roman"/>
          <w:sz w:val="20"/>
          <w:szCs w:val="20"/>
          <w:rPrChange w:id="438" w:author="CHEVASSUS, Emmanuel" w:date="2025-01-15T11:52:00Z" w16du:dateUtc="2025-01-15T11:52:00Z">
            <w:rPr/>
          </w:rPrChange>
        </w:rPr>
        <w:lastRenderedPageBreak/>
        <w:t>Lee, H. D., Morris, H. S., Laskina, O., Sultana, C. M., Lee, C., Jayarathne, T., Cox, J. L., Wang, X., Hasenecz, E. S., DeMott, P. J., Bertram, T. H., Cappa, C. D., Stone, E. A., Prather, K. A., Grassian, V. H., and Tivanski, A. V.: Organic Enrichment, Physical Phase State, and Surface Tension Depression of Nascent Core–Shell Sea Spray Aerosols during Two Phytoplankton Blooms, ACS Earth Space Chem., 4, 650–660, https://doi.org/10.1021/acsearthspacechem.0c00032, 2020.</w:t>
      </w:r>
    </w:p>
    <w:p w14:paraId="253849AD" w14:textId="77777777" w:rsidR="009D75E1" w:rsidRPr="0051612E" w:rsidRDefault="009D75E1" w:rsidP="009D75E1">
      <w:pPr>
        <w:pStyle w:val="Bibliography"/>
        <w:rPr>
          <w:rFonts w:ascii="Times New Roman" w:hAnsi="Times New Roman" w:cs="Times New Roman"/>
          <w:sz w:val="20"/>
          <w:szCs w:val="20"/>
          <w:rPrChange w:id="439" w:author="CHEVASSUS, Emmanuel" w:date="2025-01-15T11:52:00Z" w16du:dateUtc="2025-01-15T11:52:00Z">
            <w:rPr/>
          </w:rPrChange>
        </w:rPr>
      </w:pPr>
      <w:r w:rsidRPr="0051612E">
        <w:rPr>
          <w:rFonts w:ascii="Times New Roman" w:hAnsi="Times New Roman" w:cs="Times New Roman"/>
          <w:sz w:val="20"/>
          <w:szCs w:val="20"/>
          <w:rPrChange w:id="440" w:author="CHEVASSUS, Emmanuel" w:date="2025-01-15T11:52:00Z" w16du:dateUtc="2025-01-15T11:52:00Z">
            <w:rPr/>
          </w:rPrChange>
        </w:rPr>
        <w:t>Lehahn, Y., Koren, I., Schatz, D., Frada, M., Sheyn, U., Boss, E., Efrati, S., Rudich, Y., Trainic, M., Sharoni, S., Laber, C., DiTullio, G. R., Coolen, M. J. L., Martins, A. M., Van Mooy, B. A. S., Bidle, K. D., and Vardi, A.: Decoupling Physical from Biological Processes to Assess the Impact of Viruses on a Mesoscale Algal Bloom, Current Biology, 24, 2041–2046, https://doi.org/10.1016/j.cub.2014.07.046, 2014.</w:t>
      </w:r>
    </w:p>
    <w:p w14:paraId="7B6F391A" w14:textId="77777777" w:rsidR="009D75E1" w:rsidRPr="0051612E" w:rsidRDefault="009D75E1" w:rsidP="009D75E1">
      <w:pPr>
        <w:pStyle w:val="Bibliography"/>
        <w:rPr>
          <w:rFonts w:ascii="Times New Roman" w:hAnsi="Times New Roman" w:cs="Times New Roman"/>
          <w:sz w:val="20"/>
          <w:szCs w:val="20"/>
          <w:rPrChange w:id="441" w:author="CHEVASSUS, Emmanuel" w:date="2025-01-15T11:52:00Z" w16du:dateUtc="2025-01-15T11:52:00Z">
            <w:rPr/>
          </w:rPrChange>
        </w:rPr>
      </w:pPr>
      <w:r w:rsidRPr="0051612E">
        <w:rPr>
          <w:rFonts w:ascii="Times New Roman" w:hAnsi="Times New Roman" w:cs="Times New Roman"/>
          <w:sz w:val="20"/>
          <w:szCs w:val="20"/>
          <w:rPrChange w:id="442" w:author="CHEVASSUS, Emmanuel" w:date="2025-01-15T11:52:00Z" w16du:dateUtc="2025-01-15T11:52:00Z">
            <w:rPr/>
          </w:rPrChange>
        </w:rPr>
        <w:t>Lewis, S. L., Saliba, G., Russell, L. M., Quinn, P. K., Bates, T. S., and Behrenfeld, M. J.: Seasonal Differences in Submicron Marine Aerosol Particle Organic Composition in the North Atlantic, Front. Mar. Sci., 8, 720208, https://doi.org/10.3389/fmars.2021.720208, 2021.</w:t>
      </w:r>
    </w:p>
    <w:p w14:paraId="74EE90AE" w14:textId="77777777" w:rsidR="009D75E1" w:rsidRPr="0051612E" w:rsidRDefault="009D75E1" w:rsidP="009D75E1">
      <w:pPr>
        <w:pStyle w:val="Bibliography"/>
        <w:rPr>
          <w:rFonts w:ascii="Times New Roman" w:hAnsi="Times New Roman" w:cs="Times New Roman"/>
          <w:sz w:val="20"/>
          <w:szCs w:val="20"/>
          <w:rPrChange w:id="443" w:author="CHEVASSUS, Emmanuel" w:date="2025-01-15T11:52:00Z" w16du:dateUtc="2025-01-15T11:52:00Z">
            <w:rPr/>
          </w:rPrChange>
        </w:rPr>
      </w:pPr>
      <w:r w:rsidRPr="0051612E">
        <w:rPr>
          <w:rFonts w:ascii="Times New Roman" w:hAnsi="Times New Roman" w:cs="Times New Roman"/>
          <w:sz w:val="20"/>
          <w:szCs w:val="20"/>
          <w:rPrChange w:id="444" w:author="CHEVASSUS, Emmanuel" w:date="2025-01-15T11:52:00Z" w16du:dateUtc="2025-01-15T11:52:00Z">
            <w:rPr/>
          </w:rPrChange>
        </w:rPr>
        <w:t>Li, Y., Bai, B., Dykema, J., Shin, N., Lambe, A. T., Chen, Q., Kuwata, M., Ng, N. L., Keutsch, F. N., and Liu, P.: Predicting Real Refractive Index of Organic Aerosols From Elemental Composition, Geophysical Research Letters, 50, e2023GL103446, https://doi.org/10.1029/2023GL103446, 2023.</w:t>
      </w:r>
    </w:p>
    <w:p w14:paraId="7F315553" w14:textId="77777777" w:rsidR="009D75E1" w:rsidRPr="0051612E" w:rsidRDefault="009D75E1" w:rsidP="009D75E1">
      <w:pPr>
        <w:pStyle w:val="Bibliography"/>
        <w:rPr>
          <w:rFonts w:ascii="Times New Roman" w:hAnsi="Times New Roman" w:cs="Times New Roman"/>
          <w:sz w:val="20"/>
          <w:szCs w:val="20"/>
          <w:rPrChange w:id="445" w:author="CHEVASSUS, Emmanuel" w:date="2025-01-15T11:52:00Z" w16du:dateUtc="2025-01-15T11:52:00Z">
            <w:rPr/>
          </w:rPrChange>
        </w:rPr>
      </w:pPr>
      <w:r w:rsidRPr="0051612E">
        <w:rPr>
          <w:rFonts w:ascii="Times New Roman" w:hAnsi="Times New Roman" w:cs="Times New Roman"/>
          <w:sz w:val="20"/>
          <w:szCs w:val="20"/>
          <w:rPrChange w:id="446" w:author="CHEVASSUS, Emmanuel" w:date="2025-01-15T11:52:00Z" w16du:dateUtc="2025-01-15T11:52:00Z">
            <w:rPr/>
          </w:rPrChange>
        </w:rPr>
        <w:t>Lin, C., Ceburnis, D., Hellebust, S., Buckley, P., Wenger, J., Canonaco, F., Prévôt, A. S. H., Huang, R.-J., O’Dowd, C., and Ovadnevaite, J.: Characterization of Primary Organic Aerosol from Domestic Wood, Peat, and Coal Burning in Ireland, Environ. Sci. Technol., 51, 10624–10632, https://doi.org/10.1021/acs.est.7b01926, 2017.</w:t>
      </w:r>
    </w:p>
    <w:p w14:paraId="22A34392" w14:textId="77777777" w:rsidR="009D75E1" w:rsidRPr="0051612E" w:rsidRDefault="009D75E1" w:rsidP="009D75E1">
      <w:pPr>
        <w:pStyle w:val="Bibliography"/>
        <w:rPr>
          <w:rFonts w:ascii="Times New Roman" w:hAnsi="Times New Roman" w:cs="Times New Roman"/>
          <w:sz w:val="20"/>
          <w:szCs w:val="20"/>
          <w:rPrChange w:id="447" w:author="CHEVASSUS, Emmanuel" w:date="2025-01-15T11:52:00Z" w16du:dateUtc="2025-01-15T11:52:00Z">
            <w:rPr/>
          </w:rPrChange>
        </w:rPr>
      </w:pPr>
      <w:r w:rsidRPr="0051612E">
        <w:rPr>
          <w:rFonts w:ascii="Times New Roman" w:hAnsi="Times New Roman" w:cs="Times New Roman"/>
          <w:sz w:val="20"/>
          <w:szCs w:val="20"/>
          <w:rPrChange w:id="448" w:author="CHEVASSUS, Emmanuel" w:date="2025-01-15T11:52:00Z" w16du:dateUtc="2025-01-15T11:52:00Z">
            <w:rPr/>
          </w:rPrChange>
        </w:rPr>
        <w:t>Lin, C., Ceburnis, D., Huang, R.-J., Xu, W., Spohn, T., Martin, D., Buckley, P., Wenger, J., Hellebust, S., Rinaldi, M., Facchini, M. C., O’Dowd, C., and Ovadnevaite, J.: Wintertime aerosol dominated by solid-fuel-burning emissions across Ireland: insight into the spatial and chemical variation in submicron aerosol, Atmos. Chem. Phys., 19, 14091–14106, https://doi.org/10.5194/acp-19-14091-2019, 2019.</w:t>
      </w:r>
    </w:p>
    <w:p w14:paraId="6C63F999" w14:textId="77777777" w:rsidR="009D75E1" w:rsidRPr="0051612E" w:rsidRDefault="009D75E1" w:rsidP="009D75E1">
      <w:pPr>
        <w:pStyle w:val="Bibliography"/>
        <w:rPr>
          <w:rFonts w:ascii="Times New Roman" w:hAnsi="Times New Roman" w:cs="Times New Roman"/>
          <w:sz w:val="20"/>
          <w:szCs w:val="20"/>
          <w:rPrChange w:id="449" w:author="CHEVASSUS, Emmanuel" w:date="2025-01-15T11:52:00Z" w16du:dateUtc="2025-01-15T11:52:00Z">
            <w:rPr/>
          </w:rPrChange>
        </w:rPr>
      </w:pPr>
      <w:r w:rsidRPr="0051612E">
        <w:rPr>
          <w:rFonts w:ascii="Times New Roman" w:hAnsi="Times New Roman" w:cs="Times New Roman"/>
          <w:sz w:val="20"/>
          <w:szCs w:val="20"/>
          <w:rPrChange w:id="450" w:author="CHEVASSUS, Emmanuel" w:date="2025-01-15T11:52:00Z" w16du:dateUtc="2025-01-15T11:52:00Z">
            <w:rPr/>
          </w:rPrChange>
        </w:rPr>
        <w:t>Liu, Y., Ma, C., and Sun, J.: Integrated FT-ICR MS and metabolome reveals diatom-derived organic matter by bacterial transformation under warming and acidification, iScience, 26, 106812, https://doi.org/10.1016/j.isci.2023.106812, 2023.</w:t>
      </w:r>
    </w:p>
    <w:p w14:paraId="526B6050" w14:textId="77777777" w:rsidR="009D75E1" w:rsidRPr="0051612E" w:rsidRDefault="009D75E1" w:rsidP="009D75E1">
      <w:pPr>
        <w:pStyle w:val="Bibliography"/>
        <w:rPr>
          <w:rFonts w:ascii="Times New Roman" w:hAnsi="Times New Roman" w:cs="Times New Roman"/>
          <w:sz w:val="20"/>
          <w:szCs w:val="20"/>
          <w:rPrChange w:id="451" w:author="CHEVASSUS, Emmanuel" w:date="2025-01-15T11:52:00Z" w16du:dateUtc="2025-01-15T11:52:00Z">
            <w:rPr/>
          </w:rPrChange>
        </w:rPr>
      </w:pPr>
      <w:r w:rsidRPr="0051612E">
        <w:rPr>
          <w:rFonts w:ascii="Times New Roman" w:hAnsi="Times New Roman" w:cs="Times New Roman"/>
          <w:sz w:val="20"/>
          <w:szCs w:val="20"/>
          <w:rPrChange w:id="452" w:author="CHEVASSUS, Emmanuel" w:date="2025-01-15T11:52:00Z" w16du:dateUtc="2025-01-15T11:52:00Z">
            <w:rPr/>
          </w:rPrChange>
        </w:rPr>
        <w:t>Loh, A., Kim, D., An, J. G., Choi, N., and Yim, U. H.: Chemical characterization of sub-micron aerosols over the East Sea (Sea of Japan), Science of The Total Environment, 856, 159173, https://doi.org/10.1016/j.scitotenv.2022.159173, 2023.</w:t>
      </w:r>
    </w:p>
    <w:p w14:paraId="7C5AAF1B" w14:textId="77777777" w:rsidR="009D75E1" w:rsidRPr="0051612E" w:rsidRDefault="009D75E1" w:rsidP="009D75E1">
      <w:pPr>
        <w:pStyle w:val="Bibliography"/>
        <w:rPr>
          <w:rFonts w:ascii="Times New Roman" w:hAnsi="Times New Roman" w:cs="Times New Roman"/>
          <w:sz w:val="20"/>
          <w:szCs w:val="20"/>
          <w:rPrChange w:id="453" w:author="CHEVASSUS, Emmanuel" w:date="2025-01-15T11:52:00Z" w16du:dateUtc="2025-01-15T11:52:00Z">
            <w:rPr/>
          </w:rPrChange>
        </w:rPr>
      </w:pPr>
      <w:r w:rsidRPr="0051612E">
        <w:rPr>
          <w:rFonts w:ascii="Times New Roman" w:hAnsi="Times New Roman" w:cs="Times New Roman"/>
          <w:sz w:val="20"/>
          <w:szCs w:val="20"/>
          <w:rPrChange w:id="454" w:author="CHEVASSUS, Emmanuel" w:date="2025-01-15T11:52:00Z" w16du:dateUtc="2025-01-15T11:52:00Z">
            <w:rPr/>
          </w:rPrChange>
        </w:rPr>
        <w:t>Loh, A., Kim, D., An, J. G., Choi, N., and Yim, U. H.: Characteristics of sub-micron aerosols in the Yellow Sea and its environmental implications, Marine Pollution Bulletin, 204, 116556, https://doi.org/10.1016/j.marpolbul.2024.116556, 2024.</w:t>
      </w:r>
    </w:p>
    <w:p w14:paraId="3DFC9B0A" w14:textId="77777777" w:rsidR="009D75E1" w:rsidRPr="0051612E" w:rsidRDefault="009D75E1" w:rsidP="009D75E1">
      <w:pPr>
        <w:pStyle w:val="Bibliography"/>
        <w:rPr>
          <w:rFonts w:ascii="Times New Roman" w:hAnsi="Times New Roman" w:cs="Times New Roman"/>
          <w:sz w:val="20"/>
          <w:szCs w:val="20"/>
          <w:rPrChange w:id="455" w:author="CHEVASSUS, Emmanuel" w:date="2025-01-15T11:52:00Z" w16du:dateUtc="2025-01-15T11:52:00Z">
            <w:rPr/>
          </w:rPrChange>
        </w:rPr>
      </w:pPr>
      <w:r w:rsidRPr="0051612E">
        <w:rPr>
          <w:rFonts w:ascii="Times New Roman" w:hAnsi="Times New Roman" w:cs="Times New Roman"/>
          <w:sz w:val="20"/>
          <w:szCs w:val="20"/>
          <w:rPrChange w:id="456" w:author="CHEVASSUS, Emmanuel" w:date="2025-01-15T11:52:00Z" w16du:dateUtc="2025-01-15T11:52:00Z">
            <w:rPr/>
          </w:rPrChange>
        </w:rPr>
        <w:t>Mallet, M. D., D’Anna, B., Même, A., Bove, M. C., Cassola, F., Pace, G., Desboeufs, K., Di Biagio, C., Doussin, J.-F., Maille, M., Massabò, D., Sciare, J., Zapf, P., Di Sarra, A. G., and Formenti, P.: Summertime surface PM&amp;lt;sub&amp;gt;1&amp;lt;/sub&amp;gt; aerosol composition and size by source region at the Lampedusa island in the central Mediterranean Sea, Atmos. Chem. Phys., 19, 11123–11142, https://doi.org/10.5194/acp-19-11123-2019, 2019.</w:t>
      </w:r>
    </w:p>
    <w:p w14:paraId="1ED4AEC5" w14:textId="77777777" w:rsidR="009D75E1" w:rsidRPr="0051612E" w:rsidRDefault="009D75E1" w:rsidP="009D75E1">
      <w:pPr>
        <w:pStyle w:val="Bibliography"/>
        <w:rPr>
          <w:rFonts w:ascii="Times New Roman" w:hAnsi="Times New Roman" w:cs="Times New Roman"/>
          <w:sz w:val="20"/>
          <w:szCs w:val="20"/>
          <w:rPrChange w:id="457" w:author="CHEVASSUS, Emmanuel" w:date="2025-01-15T11:52:00Z" w16du:dateUtc="2025-01-15T11:52:00Z">
            <w:rPr/>
          </w:rPrChange>
        </w:rPr>
      </w:pPr>
      <w:r w:rsidRPr="0051612E">
        <w:rPr>
          <w:rFonts w:ascii="Times New Roman" w:hAnsi="Times New Roman" w:cs="Times New Roman"/>
          <w:sz w:val="20"/>
          <w:szCs w:val="20"/>
          <w:rPrChange w:id="458" w:author="CHEVASSUS, Emmanuel" w:date="2025-01-15T11:52:00Z" w16du:dateUtc="2025-01-15T11:52:00Z">
            <w:rPr/>
          </w:rPrChange>
        </w:rPr>
        <w:t>Malloy, Q. G. J., Li Qi, Warren, B., Cocker Iii, D. R., Erupe, M. E., and Silva, P. J.: Secondary organic aerosol formation from primary aliphatic amines with NO&amp;lt;sub&amp;gt;3&amp;lt;/sub&amp;gt; radical, Atmos. Chem. Phys., 9, 2051–2060, https://doi.org/10.5194/acp-9-2051-2009, 2009.</w:t>
      </w:r>
    </w:p>
    <w:p w14:paraId="604170C4" w14:textId="77777777" w:rsidR="009D75E1" w:rsidRPr="0051612E" w:rsidRDefault="009D75E1" w:rsidP="009D75E1">
      <w:pPr>
        <w:pStyle w:val="Bibliography"/>
        <w:rPr>
          <w:rFonts w:ascii="Times New Roman" w:hAnsi="Times New Roman" w:cs="Times New Roman"/>
          <w:sz w:val="20"/>
          <w:szCs w:val="20"/>
          <w:rPrChange w:id="459" w:author="CHEVASSUS, Emmanuel" w:date="2025-01-15T11:52:00Z" w16du:dateUtc="2025-01-15T11:52:00Z">
            <w:rPr/>
          </w:rPrChange>
        </w:rPr>
      </w:pPr>
      <w:r w:rsidRPr="0051612E">
        <w:rPr>
          <w:rFonts w:ascii="Times New Roman" w:hAnsi="Times New Roman" w:cs="Times New Roman"/>
          <w:sz w:val="20"/>
          <w:szCs w:val="20"/>
          <w:rPrChange w:id="460" w:author="CHEVASSUS, Emmanuel" w:date="2025-01-15T11:52:00Z" w16du:dateUtc="2025-01-15T11:52:00Z">
            <w:rPr/>
          </w:rPrChange>
        </w:rPr>
        <w:t>Mansour, K., Decesari, S., Facchini, M. C., Belosi, F., Paglione, M., Sandrini, S., Bellacicco, M., Marullo, S., Santoleri, R., Ovadnevaite, J., Ceburnis</w:t>
      </w:r>
      <w:r w:rsidRPr="0051612E">
        <w:rPr>
          <w:rFonts w:ascii="Times New Roman" w:hAnsi="Times New Roman" w:cs="Times New Roman" w:hint="eastAsia"/>
          <w:sz w:val="20"/>
          <w:szCs w:val="20"/>
          <w:rPrChange w:id="461" w:author="CHEVASSUS, Emmanuel" w:date="2025-01-15T11:52:00Z" w16du:dateUtc="2025-01-15T11:52:00Z">
            <w:rPr>
              <w:rFonts w:hint="eastAsia"/>
            </w:rPr>
          </w:rPrChange>
        </w:rPr>
        <w:t>, D., O</w:t>
      </w:r>
      <w:r w:rsidRPr="0051612E">
        <w:rPr>
          <w:rFonts w:ascii="Times New Roman" w:hAnsi="Times New Roman" w:cs="Times New Roman" w:hint="eastAsia"/>
          <w:sz w:val="20"/>
          <w:szCs w:val="20"/>
          <w:rPrChange w:id="462"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463" w:author="CHEVASSUS, Emmanuel" w:date="2025-01-15T11:52:00Z" w16du:dateUtc="2025-01-15T11:52:00Z">
            <w:rPr>
              <w:rFonts w:hint="eastAsia"/>
            </w:rPr>
          </w:rPrChange>
        </w:rPr>
        <w:t>Dowd, C., Roberts, G., Sanchez, K., and Rinaldi, M.: Linking Marine Biological Activity to Aerosol Chemical Composition and Cloud</w:t>
      </w:r>
      <w:r w:rsidRPr="0051612E">
        <w:rPr>
          <w:rFonts w:ascii="Times New Roman" w:hAnsi="Times New Roman" w:cs="Times New Roman" w:hint="eastAsia"/>
          <w:sz w:val="20"/>
          <w:szCs w:val="20"/>
          <w:rPrChange w:id="464"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465" w:author="CHEVASSUS, Emmanuel" w:date="2025-01-15T11:52:00Z" w16du:dateUtc="2025-01-15T11:52:00Z">
            <w:rPr>
              <w:rFonts w:hint="eastAsia"/>
            </w:rPr>
          </w:rPrChange>
        </w:rPr>
        <w:t xml:space="preserve">Relevant Properties Over the North Atlantic Ocean, J. </w:t>
      </w:r>
      <w:r w:rsidRPr="0051612E">
        <w:rPr>
          <w:rFonts w:ascii="Times New Roman" w:hAnsi="Times New Roman" w:cs="Times New Roman"/>
          <w:sz w:val="20"/>
          <w:szCs w:val="20"/>
          <w:rPrChange w:id="466" w:author="CHEVASSUS, Emmanuel" w:date="2025-01-15T11:52:00Z" w16du:dateUtc="2025-01-15T11:52:00Z">
            <w:rPr/>
          </w:rPrChange>
        </w:rPr>
        <w:t>Geophys. Res. Atmos., 125, https://doi.org/10.1029/2019JD032246, 2020.</w:t>
      </w:r>
    </w:p>
    <w:p w14:paraId="498FE7B1" w14:textId="77777777" w:rsidR="009D75E1" w:rsidRPr="0051612E" w:rsidRDefault="009D75E1" w:rsidP="009D75E1">
      <w:pPr>
        <w:pStyle w:val="Bibliography"/>
        <w:rPr>
          <w:rFonts w:ascii="Times New Roman" w:hAnsi="Times New Roman" w:cs="Times New Roman"/>
          <w:sz w:val="20"/>
          <w:szCs w:val="20"/>
          <w:rPrChange w:id="467" w:author="CHEVASSUS, Emmanuel" w:date="2025-01-15T11:52:00Z" w16du:dateUtc="2025-01-15T11:52:00Z">
            <w:rPr/>
          </w:rPrChange>
        </w:rPr>
      </w:pPr>
      <w:r w:rsidRPr="0051612E">
        <w:rPr>
          <w:rFonts w:ascii="Times New Roman" w:hAnsi="Times New Roman" w:cs="Times New Roman"/>
          <w:sz w:val="20"/>
          <w:szCs w:val="20"/>
          <w:rPrChange w:id="468" w:author="CHEVASSUS, Emmanuel" w:date="2025-01-15T11:52:00Z" w16du:dateUtc="2025-01-15T11:52:00Z">
            <w:rPr/>
          </w:rPrChange>
        </w:rPr>
        <w:t>Mansour, K., Decesari, S., Ceburnis, D., Ovadnevaite, J., and Rinaldi, M.: Machine learning for prediction of daily sea surface dimethylsulfide concentration and emission flux over the North Atlantic Ocean (1998–2021), Science of The Total Environment, 871, 162123, https://doi.org/10.1016/j.scitotenv.2023.162123, 2023.</w:t>
      </w:r>
    </w:p>
    <w:p w14:paraId="30B85EFF" w14:textId="77777777" w:rsidR="009D75E1" w:rsidRPr="0051612E" w:rsidRDefault="009D75E1" w:rsidP="009D75E1">
      <w:pPr>
        <w:pStyle w:val="Bibliography"/>
        <w:rPr>
          <w:rFonts w:ascii="Times New Roman" w:hAnsi="Times New Roman" w:cs="Times New Roman"/>
          <w:sz w:val="20"/>
          <w:szCs w:val="20"/>
          <w:rPrChange w:id="469" w:author="CHEVASSUS, Emmanuel" w:date="2025-01-15T11:52:00Z" w16du:dateUtc="2025-01-15T11:52:00Z">
            <w:rPr/>
          </w:rPrChange>
        </w:rPr>
      </w:pPr>
      <w:r w:rsidRPr="0051612E">
        <w:rPr>
          <w:rFonts w:ascii="Times New Roman" w:hAnsi="Times New Roman" w:cs="Times New Roman"/>
          <w:sz w:val="20"/>
          <w:szCs w:val="20"/>
          <w:rPrChange w:id="470" w:author="CHEVASSUS, Emmanuel" w:date="2025-01-15T11:52:00Z" w16du:dateUtc="2025-01-15T11:52:00Z">
            <w:rPr/>
          </w:rPrChange>
        </w:rPr>
        <w:lastRenderedPageBreak/>
        <w:t>Mansour, K., Decesari, S., Ceburnis, D., Ovadnevaite, J., Russell, L. M., Paglione, M., Poulain, L., Huang, S., O’Dowd, C., and Rinaldi, M.: IPB-MSA&amp;SO</w:t>
      </w:r>
      <w:r w:rsidRPr="0051612E">
        <w:rPr>
          <w:rFonts w:ascii="Times New Roman" w:hAnsi="Times New Roman" w:cs="Times New Roman"/>
          <w:sz w:val="20"/>
          <w:szCs w:val="20"/>
          <w:vertAlign w:val="subscript"/>
          <w:rPrChange w:id="471" w:author="CHEVASSUS, Emmanuel" w:date="2025-01-15T11:52:00Z" w16du:dateUtc="2025-01-15T11:52:00Z">
            <w:rPr>
              <w:vertAlign w:val="subscript"/>
            </w:rPr>
          </w:rPrChange>
        </w:rPr>
        <w:t>4</w:t>
      </w:r>
      <w:r w:rsidRPr="0051612E">
        <w:rPr>
          <w:rFonts w:ascii="Times New Roman" w:hAnsi="Times New Roman" w:cs="Times New Roman"/>
          <w:sz w:val="20"/>
          <w:szCs w:val="20"/>
          <w:rPrChange w:id="472" w:author="CHEVASSUS, Emmanuel" w:date="2025-01-15T11:52:00Z" w16du:dateUtc="2025-01-15T11:52:00Z">
            <w:rPr/>
          </w:rPrChange>
        </w:rPr>
        <w:t> : a daily 0.25° resolution dataset of in situ-produced biogenic methanesulfonic acid and sulfate over the North Atlantic during 1998–2022 based on machine learning, Earth Syst. Sci. Data, 16, 2717–2740, https://doi.org/10.5194/essd-16-2717-2024, 2024.</w:t>
      </w:r>
    </w:p>
    <w:p w14:paraId="2C21337B" w14:textId="77777777" w:rsidR="009D75E1" w:rsidRPr="0051612E" w:rsidRDefault="009D75E1" w:rsidP="009D75E1">
      <w:pPr>
        <w:pStyle w:val="Bibliography"/>
        <w:rPr>
          <w:rFonts w:ascii="Times New Roman" w:hAnsi="Times New Roman" w:cs="Times New Roman"/>
          <w:sz w:val="20"/>
          <w:szCs w:val="20"/>
          <w:rPrChange w:id="473" w:author="CHEVASSUS, Emmanuel" w:date="2025-01-15T11:52:00Z" w16du:dateUtc="2025-01-15T11:52:00Z">
            <w:rPr/>
          </w:rPrChange>
        </w:rPr>
      </w:pPr>
      <w:r w:rsidRPr="0051612E">
        <w:rPr>
          <w:rFonts w:ascii="Times New Roman" w:hAnsi="Times New Roman" w:cs="Times New Roman"/>
          <w:sz w:val="20"/>
          <w:szCs w:val="20"/>
          <w:rPrChange w:id="474" w:author="CHEVASSUS, Emmanuel" w:date="2025-01-15T11:52:00Z" w16du:dateUtc="2025-01-15T11:52:00Z">
            <w:rPr/>
          </w:rPrChange>
        </w:rPr>
        <w:t>Marais, E. A., Jacob, D. J., Jimenez, J. L., Campuzano-Jost, P., Day, D. A., Hu, W., Krechmer, J., Zhu, L., Kim, P. S., Miller, C. C., Fisher, J. A., Travis, K., Yu, K., Hanisco, T. F., Wolfe, G. M., Arkinson, H. L., Pye, H. O. T., Froyd, K. D., Liao, J., and McNeill, V. F.: Aqueous-phase mechanism for secondary organic aerosol formation from isoprene: application to the southeast United States and co-benefit of SO&amp;lt;sub&amp;gt;2&amp;lt;/sub&amp;gt; emission controls, Atmos. Chem. Phys., 16, 1603–1618, https://doi.org/10.5194/acp-16-1603-2016, 2016.</w:t>
      </w:r>
    </w:p>
    <w:p w14:paraId="10C0BD2B" w14:textId="77777777" w:rsidR="009D75E1" w:rsidRPr="0051612E" w:rsidRDefault="009D75E1" w:rsidP="009D75E1">
      <w:pPr>
        <w:pStyle w:val="Bibliography"/>
        <w:rPr>
          <w:rFonts w:ascii="Times New Roman" w:hAnsi="Times New Roman" w:cs="Times New Roman"/>
          <w:sz w:val="20"/>
          <w:szCs w:val="20"/>
          <w:rPrChange w:id="475" w:author="CHEVASSUS, Emmanuel" w:date="2025-01-15T11:52:00Z" w16du:dateUtc="2025-01-15T11:52:00Z">
            <w:rPr/>
          </w:rPrChange>
        </w:rPr>
      </w:pPr>
      <w:r w:rsidRPr="0051612E">
        <w:rPr>
          <w:rFonts w:ascii="Times New Roman" w:hAnsi="Times New Roman" w:cs="Times New Roman"/>
          <w:sz w:val="20"/>
          <w:szCs w:val="20"/>
          <w:rPrChange w:id="476" w:author="CHEVASSUS, Emmanuel" w:date="2025-01-15T11:52:00Z" w16du:dateUtc="2025-01-15T11:52:00Z">
            <w:rPr/>
          </w:rPrChange>
        </w:rPr>
        <w:t>Markuszewski, P., Nilsson, E. D., Zinke, J., Mårtensson, E. M., Salter, M., Makuch, P., Kitowska, M., Niedźwiecka-Wróbel, I., Drozdowska, V., Lis, D., Petelski, T., Ferrero, L., and Piskozub, J.: Multi-year gradient measurements of sea spray fluxes over the Baltic Sea and the North Atlantic Ocean, https://doi.org/10.5194/egusphere-2024-1254, 3 June 2024.</w:t>
      </w:r>
    </w:p>
    <w:p w14:paraId="4D25D909" w14:textId="77777777" w:rsidR="009D75E1" w:rsidRPr="0051612E" w:rsidRDefault="009D75E1" w:rsidP="009D75E1">
      <w:pPr>
        <w:pStyle w:val="Bibliography"/>
        <w:rPr>
          <w:rFonts w:ascii="Times New Roman" w:hAnsi="Times New Roman" w:cs="Times New Roman"/>
          <w:sz w:val="20"/>
          <w:szCs w:val="20"/>
          <w:rPrChange w:id="477" w:author="CHEVASSUS, Emmanuel" w:date="2025-01-15T11:52:00Z" w16du:dateUtc="2025-01-15T11:52:00Z">
            <w:rPr/>
          </w:rPrChange>
        </w:rPr>
      </w:pPr>
      <w:r w:rsidRPr="0051612E">
        <w:rPr>
          <w:rFonts w:ascii="Times New Roman" w:hAnsi="Times New Roman" w:cs="Times New Roman"/>
          <w:sz w:val="20"/>
          <w:szCs w:val="20"/>
          <w:rPrChange w:id="478" w:author="CHEVASSUS, Emmanuel" w:date="2025-01-15T11:52:00Z" w16du:dateUtc="2025-01-15T11:52:00Z">
            <w:rPr/>
          </w:rPrChange>
        </w:rPr>
        <w:t>Mayer, K. J., Wang, X., Santander, M. V., Mitts, B. A., Sauer, J. S., Sultana, C. M., Cappa, C. D., and Prather, K. A.: Secondary Marine Aerosol Plays a Dominant Role over Primary Sea Spray Aerosol in Cloud Formation, ACS Cent. Sci., 6, 2259–2266, https://doi.org/10.1021/acscentsci.0c00793, 2020.</w:t>
      </w:r>
    </w:p>
    <w:p w14:paraId="400413DF" w14:textId="77777777" w:rsidR="009D75E1" w:rsidRPr="0051612E" w:rsidRDefault="009D75E1" w:rsidP="009D75E1">
      <w:pPr>
        <w:pStyle w:val="Bibliography"/>
        <w:rPr>
          <w:rFonts w:ascii="Times New Roman" w:hAnsi="Times New Roman" w:cs="Times New Roman"/>
          <w:sz w:val="20"/>
          <w:szCs w:val="20"/>
          <w:rPrChange w:id="479" w:author="CHEVASSUS, Emmanuel" w:date="2025-01-15T11:52:00Z" w16du:dateUtc="2025-01-15T11:52:00Z">
            <w:rPr/>
          </w:rPrChange>
        </w:rPr>
      </w:pPr>
      <w:r w:rsidRPr="0051612E">
        <w:rPr>
          <w:rFonts w:ascii="Times New Roman" w:hAnsi="Times New Roman" w:cs="Times New Roman"/>
          <w:sz w:val="20"/>
          <w:szCs w:val="20"/>
          <w:rPrChange w:id="480" w:author="CHEVASSUS, Emmanuel" w:date="2025-01-15T11:52:00Z" w16du:dateUtc="2025-01-15T11:52:00Z">
            <w:rPr/>
          </w:rPrChange>
        </w:rPr>
        <w:t>Maykut, N. N., Lewtas, J., Kim, E., and Larson, T. V.: Source Apportionment of PM</w:t>
      </w:r>
      <w:r w:rsidRPr="0051612E">
        <w:rPr>
          <w:rFonts w:ascii="Times New Roman" w:hAnsi="Times New Roman" w:cs="Times New Roman"/>
          <w:sz w:val="20"/>
          <w:szCs w:val="20"/>
          <w:vertAlign w:val="subscript"/>
          <w:rPrChange w:id="481" w:author="CHEVASSUS, Emmanuel" w:date="2025-01-15T11:52:00Z" w16du:dateUtc="2025-01-15T11:52:00Z">
            <w:rPr>
              <w:vertAlign w:val="subscript"/>
            </w:rPr>
          </w:rPrChange>
        </w:rPr>
        <w:t>2.5</w:t>
      </w:r>
      <w:r w:rsidRPr="0051612E">
        <w:rPr>
          <w:rFonts w:ascii="Times New Roman" w:hAnsi="Times New Roman" w:cs="Times New Roman"/>
          <w:sz w:val="20"/>
          <w:szCs w:val="20"/>
          <w:rPrChange w:id="482" w:author="CHEVASSUS, Emmanuel" w:date="2025-01-15T11:52:00Z" w16du:dateUtc="2025-01-15T11:52:00Z">
            <w:rPr/>
          </w:rPrChange>
        </w:rPr>
        <w:t xml:space="preserve"> at an Urban IMPROVE Site in Seattle, Washington, Environ. Sci. Technol., 37, 5135–5142, https://doi.org/10.1021/es030370y, 2003.</w:t>
      </w:r>
    </w:p>
    <w:p w14:paraId="777B3789" w14:textId="77777777" w:rsidR="009D75E1" w:rsidRPr="0051612E" w:rsidRDefault="009D75E1" w:rsidP="009D75E1">
      <w:pPr>
        <w:pStyle w:val="Bibliography"/>
        <w:rPr>
          <w:rFonts w:ascii="Times New Roman" w:hAnsi="Times New Roman" w:cs="Times New Roman"/>
          <w:sz w:val="20"/>
          <w:szCs w:val="20"/>
          <w:rPrChange w:id="483" w:author="CHEVASSUS, Emmanuel" w:date="2025-01-15T11:52:00Z" w16du:dateUtc="2025-01-15T11:52:00Z">
            <w:rPr/>
          </w:rPrChange>
        </w:rPr>
      </w:pPr>
      <w:r w:rsidRPr="0051612E">
        <w:rPr>
          <w:rFonts w:ascii="Times New Roman" w:hAnsi="Times New Roman" w:cs="Times New Roman"/>
          <w:sz w:val="20"/>
          <w:szCs w:val="20"/>
          <w:rPrChange w:id="484" w:author="CHEVASSUS, Emmanuel" w:date="2025-01-15T11:52:00Z" w16du:dateUtc="2025-01-15T11:52:00Z">
            <w:rPr/>
          </w:rPrChange>
        </w:rPr>
        <w:t>McNeill, V. F.: Aqueous Organic Chemistry in the Atmosphere: Sources and Chemical Processing of Organic Aerosols, Environ. Sci. Technol., 49, 1237–1244, https://doi.org/10.1021/es5043707, 2015.</w:t>
      </w:r>
    </w:p>
    <w:p w14:paraId="4D0E87B1" w14:textId="77777777" w:rsidR="009D75E1" w:rsidRPr="0051612E" w:rsidRDefault="009D75E1" w:rsidP="009D75E1">
      <w:pPr>
        <w:pStyle w:val="Bibliography"/>
        <w:rPr>
          <w:rFonts w:ascii="Times New Roman" w:hAnsi="Times New Roman" w:cs="Times New Roman"/>
          <w:sz w:val="20"/>
          <w:szCs w:val="20"/>
          <w:rPrChange w:id="485" w:author="CHEVASSUS, Emmanuel" w:date="2025-01-15T11:52:00Z" w16du:dateUtc="2025-01-15T11:52:00Z">
            <w:rPr/>
          </w:rPrChange>
        </w:rPr>
      </w:pPr>
      <w:r w:rsidRPr="0051612E">
        <w:rPr>
          <w:rFonts w:ascii="Times New Roman" w:hAnsi="Times New Roman" w:cs="Times New Roman"/>
          <w:sz w:val="20"/>
          <w:szCs w:val="20"/>
          <w:rPrChange w:id="486" w:author="CHEVASSUS, Emmanuel" w:date="2025-01-15T11:52:00Z" w16du:dateUtc="2025-01-15T11:52:00Z">
            <w:rPr/>
          </w:rPrChange>
        </w:rPr>
        <w:t>Meador, T. B., Goldenstein, N. I., Gogou, A., Herut, B., Psarra, S., Tsagaraki, T. M., and Hinrichs, K.-U.: Planktonic Lipidome Responses to Aeolian Dust Input in Low-Biomass Oligotrophic Marine Mesocosms, Front. Mar. Sci., 4, 113, https://doi.org/10.3389/fmars.2017.00113, 2017.</w:t>
      </w:r>
    </w:p>
    <w:p w14:paraId="41787422" w14:textId="77777777" w:rsidR="009D75E1" w:rsidRPr="0051612E" w:rsidRDefault="009D75E1" w:rsidP="009D75E1">
      <w:pPr>
        <w:pStyle w:val="Bibliography"/>
        <w:rPr>
          <w:rFonts w:ascii="Times New Roman" w:hAnsi="Times New Roman" w:cs="Times New Roman"/>
          <w:sz w:val="20"/>
          <w:szCs w:val="20"/>
          <w:rPrChange w:id="487" w:author="CHEVASSUS, Emmanuel" w:date="2025-01-15T11:52:00Z" w16du:dateUtc="2025-01-15T11:52:00Z">
            <w:rPr/>
          </w:rPrChange>
        </w:rPr>
      </w:pPr>
      <w:r w:rsidRPr="0051612E">
        <w:rPr>
          <w:rFonts w:ascii="Times New Roman" w:hAnsi="Times New Roman" w:cs="Times New Roman"/>
          <w:sz w:val="20"/>
          <w:szCs w:val="20"/>
          <w:rPrChange w:id="488" w:author="CHEVASSUS, Emmanuel" w:date="2025-01-15T11:52:00Z" w16du:dateUtc="2025-01-15T11:52:00Z">
            <w:rPr/>
          </w:rPrChange>
        </w:rPr>
        <w:t>Middlebrook, A. M., Bahreini, R., Jimenez, J. L., and Canagaratna, M. R.: Evaluation of Composition-Dependent Collection Efficiencies for the Aerodyne Aerosol Mass Spectrometer using Field Data, Aerosol Science and Technology, 46, 258–271, https://doi.org/10.1080/02786826.2011.620041, 2012.</w:t>
      </w:r>
    </w:p>
    <w:p w14:paraId="450C063B" w14:textId="77777777" w:rsidR="009D75E1" w:rsidRPr="0051612E" w:rsidRDefault="009D75E1" w:rsidP="009D75E1">
      <w:pPr>
        <w:pStyle w:val="Bibliography"/>
        <w:rPr>
          <w:rFonts w:ascii="Times New Roman" w:hAnsi="Times New Roman" w:cs="Times New Roman"/>
          <w:sz w:val="20"/>
          <w:szCs w:val="20"/>
          <w:rPrChange w:id="489" w:author="CHEVASSUS, Emmanuel" w:date="2025-01-15T11:52:00Z" w16du:dateUtc="2025-01-15T11:52:00Z">
            <w:rPr/>
          </w:rPrChange>
        </w:rPr>
      </w:pPr>
      <w:r w:rsidRPr="0051612E">
        <w:rPr>
          <w:rFonts w:ascii="Times New Roman" w:hAnsi="Times New Roman" w:cs="Times New Roman"/>
          <w:sz w:val="20"/>
          <w:szCs w:val="20"/>
          <w:rPrChange w:id="490" w:author="CHEVASSUS, Emmanuel" w:date="2025-01-15T11:52:00Z" w16du:dateUtc="2025-01-15T11:52:00Z">
            <w:rPr/>
          </w:rPrChange>
        </w:rPr>
        <w:t>Miyazaki, Y., Sawano, M., and Kawamura, K.: Low-molecular-weight hydroxyacids in marine atmospheric aerosol: evidence of a marine microbial origin, Biogeosciences, 11, 4407–4414, https://doi.org/10.5194/bg-11-4407-2014, 2014.</w:t>
      </w:r>
    </w:p>
    <w:p w14:paraId="7957E304" w14:textId="77777777" w:rsidR="009D75E1" w:rsidRPr="0051612E" w:rsidRDefault="009D75E1" w:rsidP="009D75E1">
      <w:pPr>
        <w:pStyle w:val="Bibliography"/>
        <w:rPr>
          <w:rFonts w:ascii="Times New Roman" w:hAnsi="Times New Roman" w:cs="Times New Roman"/>
          <w:sz w:val="20"/>
          <w:szCs w:val="20"/>
          <w:rPrChange w:id="491" w:author="CHEVASSUS, Emmanuel" w:date="2025-01-15T11:52:00Z" w16du:dateUtc="2025-01-15T11:52:00Z">
            <w:rPr/>
          </w:rPrChange>
        </w:rPr>
      </w:pPr>
      <w:r w:rsidRPr="0051612E">
        <w:rPr>
          <w:rFonts w:ascii="Times New Roman" w:hAnsi="Times New Roman" w:cs="Times New Roman"/>
          <w:sz w:val="20"/>
          <w:szCs w:val="20"/>
          <w:rPrChange w:id="492" w:author="CHEVASSUS, Emmanuel" w:date="2025-01-15T11:52:00Z" w16du:dateUtc="2025-01-15T11:52:00Z">
            <w:rPr/>
          </w:rPrChange>
        </w:rPr>
        <w:t>Mohr, C., DeCarlo, P. F., Heringa, M. F., Chirico, R., Slowik, J. G., Richter, R., Reche, C., Alastuey, A., Querol, X., Seco, R., Peñuelas, J., Jiménez, J. L., Crippa, M., Zimmermann, R., Baltensperger, U., and Prévôt, A. S. H.: Identification and quantification of organic aerosol from cooking and other sources in Barcelona using aerosol mass spectrometer data, Atmos. Chem. Phys., 12, 1649–1665, https://doi.org/10.5194/acp-12-1649-2012, 2012.</w:t>
      </w:r>
    </w:p>
    <w:p w14:paraId="3BAD0BA3" w14:textId="77777777" w:rsidR="009D75E1" w:rsidRPr="0051612E" w:rsidRDefault="009D75E1" w:rsidP="009D75E1">
      <w:pPr>
        <w:pStyle w:val="Bibliography"/>
        <w:rPr>
          <w:rFonts w:ascii="Times New Roman" w:hAnsi="Times New Roman" w:cs="Times New Roman"/>
          <w:sz w:val="20"/>
          <w:szCs w:val="20"/>
          <w:rPrChange w:id="493" w:author="CHEVASSUS, Emmanuel" w:date="2025-01-15T11:52:00Z" w16du:dateUtc="2025-01-15T11:52:00Z">
            <w:rPr/>
          </w:rPrChange>
        </w:rPr>
      </w:pPr>
      <w:r w:rsidRPr="0051612E">
        <w:rPr>
          <w:rFonts w:ascii="Times New Roman" w:hAnsi="Times New Roman" w:cs="Times New Roman"/>
          <w:sz w:val="20"/>
          <w:szCs w:val="20"/>
          <w:rPrChange w:id="494" w:author="CHEVASSUS, Emmanuel" w:date="2025-01-15T11:52:00Z" w16du:dateUtc="2025-01-15T11:52:00Z">
            <w:rPr/>
          </w:rPrChange>
        </w:rPr>
        <w:t>Moschos, V., Dzepina, K., Bhattu, D., Lamkaddam, H., Casotto, R., Daellenbach, K. R., Canonaco, F., Rai, P., Aas, W., Becagli, S., Calzolai, G., Eleftheriadis, K., Moffett, C. E., Schnelle-Kreis, J., Severi, M., Sharma, S., Skov, H., Vestenius, M., Zhang, W., Hakola, H., Hellén, H., Huang, L., Jaffrezo, J.-L., Massling, A., Nøjgaard, J. K., Petäjä, T., Popovicheva, O., Sheesley, R. J., Traversi, R., Yttri, K. E., Schmale, J., Prévôt, A. S. H., Baltensperger, U., and El Haddad, I.: Equal abundance of summertime natural and wintertime anthropogenic Arctic organic aerosols, Nat. Geosci., https://doi.org/10.1038/s41561-021-00891-1, 2022.</w:t>
      </w:r>
    </w:p>
    <w:p w14:paraId="78A4375D" w14:textId="77777777" w:rsidR="009D75E1" w:rsidRPr="0051612E" w:rsidRDefault="009D75E1" w:rsidP="009D75E1">
      <w:pPr>
        <w:pStyle w:val="Bibliography"/>
        <w:rPr>
          <w:rFonts w:ascii="Times New Roman" w:hAnsi="Times New Roman" w:cs="Times New Roman"/>
          <w:sz w:val="20"/>
          <w:szCs w:val="20"/>
          <w:rPrChange w:id="495" w:author="CHEVASSUS, Emmanuel" w:date="2025-01-15T11:52:00Z" w16du:dateUtc="2025-01-15T11:52:00Z">
            <w:rPr/>
          </w:rPrChange>
        </w:rPr>
      </w:pPr>
      <w:r w:rsidRPr="0051612E">
        <w:rPr>
          <w:rFonts w:ascii="Times New Roman" w:hAnsi="Times New Roman" w:cs="Times New Roman"/>
          <w:sz w:val="20"/>
          <w:szCs w:val="20"/>
          <w:rPrChange w:id="496" w:author="CHEVASSUS, Emmanuel" w:date="2025-01-15T11:52:00Z" w16du:dateUtc="2025-01-15T11:52:00Z">
            <w:rPr/>
          </w:rPrChange>
        </w:rPr>
        <w:t>Mungall, E. L., Wong, J. P. S., and Abbatt, J. P. D.: Heterogeneous Oxidation of Particulate Methanesulfonic Acid by the Hydroxyl Radical: Kinetics and Atmospheric Implications, ACS Earth Space Chem., 2, 48–55, https://doi.org/10.1021/acsearthspacechem.7b00114, 2018.</w:t>
      </w:r>
    </w:p>
    <w:p w14:paraId="4EECF21B" w14:textId="77777777" w:rsidR="009D75E1" w:rsidRPr="0051612E" w:rsidRDefault="009D75E1" w:rsidP="009D75E1">
      <w:pPr>
        <w:pStyle w:val="Bibliography"/>
        <w:rPr>
          <w:rFonts w:ascii="Times New Roman" w:hAnsi="Times New Roman" w:cs="Times New Roman"/>
          <w:sz w:val="20"/>
          <w:szCs w:val="20"/>
          <w:rPrChange w:id="497" w:author="CHEVASSUS, Emmanuel" w:date="2025-01-15T11:52:00Z" w16du:dateUtc="2025-01-15T11:52:00Z">
            <w:rPr/>
          </w:rPrChange>
        </w:rPr>
      </w:pPr>
      <w:r w:rsidRPr="0051612E">
        <w:rPr>
          <w:rFonts w:ascii="Times New Roman" w:hAnsi="Times New Roman" w:cs="Times New Roman"/>
          <w:sz w:val="20"/>
          <w:szCs w:val="20"/>
          <w:rPrChange w:id="498" w:author="CHEVASSUS, Emmanuel" w:date="2025-01-15T11:52:00Z" w16du:dateUtc="2025-01-15T11:52:00Z">
            <w:rPr/>
          </w:rPrChange>
        </w:rPr>
        <w:t>Mutshinda, C. M., Finkel, Z. V., and Irwin, A. J.: Large shifts in diatom and dinoflagellate biomass in the North Atlantic over six decades, https://doi.org/10.1101/2024.07.02.601152, 4 July 2024.</w:t>
      </w:r>
    </w:p>
    <w:p w14:paraId="7310D171" w14:textId="77777777" w:rsidR="009D75E1" w:rsidRPr="0051612E" w:rsidRDefault="009D75E1" w:rsidP="009D75E1">
      <w:pPr>
        <w:pStyle w:val="Bibliography"/>
        <w:rPr>
          <w:rFonts w:ascii="Times New Roman" w:hAnsi="Times New Roman" w:cs="Times New Roman"/>
          <w:sz w:val="20"/>
          <w:szCs w:val="20"/>
          <w:rPrChange w:id="499" w:author="CHEVASSUS, Emmanuel" w:date="2025-01-15T11:52:00Z" w16du:dateUtc="2025-01-15T11:52:00Z">
            <w:rPr/>
          </w:rPrChange>
        </w:rPr>
      </w:pPr>
      <w:r w:rsidRPr="0051612E">
        <w:rPr>
          <w:rFonts w:ascii="Times New Roman" w:hAnsi="Times New Roman" w:cs="Times New Roman"/>
          <w:sz w:val="20"/>
          <w:szCs w:val="20"/>
          <w:rPrChange w:id="500" w:author="CHEVASSUS, Emmanuel" w:date="2025-01-15T11:52:00Z" w16du:dateUtc="2025-01-15T11:52:00Z">
            <w:rPr/>
          </w:rPrChange>
        </w:rPr>
        <w:lastRenderedPageBreak/>
        <w:t>Narayanaswamy, B. E., Renaud, P. E., Duineveld, G. C. A., Berge, J., Lavaleye, M. S. S., Reiss, H., and Brattegard, T.: Biodiversity Trends along the Western European Margin, PLoS ONE, 5, e14295, https://doi.org/10.1371/journal.pone.0014295, 2010.</w:t>
      </w:r>
    </w:p>
    <w:p w14:paraId="673FE1DF" w14:textId="77777777" w:rsidR="009D75E1" w:rsidRPr="0051612E" w:rsidRDefault="009D75E1" w:rsidP="009D75E1">
      <w:pPr>
        <w:pStyle w:val="Bibliography"/>
        <w:rPr>
          <w:rFonts w:ascii="Times New Roman" w:hAnsi="Times New Roman" w:cs="Times New Roman"/>
          <w:sz w:val="20"/>
          <w:szCs w:val="20"/>
          <w:rPrChange w:id="501" w:author="CHEVASSUS, Emmanuel" w:date="2025-01-15T11:52:00Z" w16du:dateUtc="2025-01-15T11:52:00Z">
            <w:rPr/>
          </w:rPrChange>
        </w:rPr>
      </w:pPr>
      <w:r w:rsidRPr="0051612E">
        <w:rPr>
          <w:rFonts w:ascii="Times New Roman" w:hAnsi="Times New Roman" w:cs="Times New Roman"/>
          <w:sz w:val="20"/>
          <w:szCs w:val="20"/>
          <w:rPrChange w:id="502" w:author="CHEVASSUS, Emmanuel" w:date="2025-01-15T11:52:00Z" w16du:dateUtc="2025-01-15T11:52:00Z">
            <w:rPr/>
          </w:rPrChange>
        </w:rPr>
        <w:t>Nault, B. A., Croteau, P., Jayne, J., Williams, A., Williams, L., Worsnop, D., Katz, E. F., DeCarlo, P. F., and Canagaratna, M.: Laboratory evaluation of organic aerosol relative ionization efficiencies in the aerodyne aerosol mass spectrometer and aerosol chemical speciation monitor, Aerosol Science and Technology, 57, 981–997, https://doi.org/10.1080/02786826.2023.2223249, 2023.</w:t>
      </w:r>
    </w:p>
    <w:p w14:paraId="18C911BD" w14:textId="77777777" w:rsidR="009D75E1" w:rsidRPr="0051612E" w:rsidRDefault="009D75E1" w:rsidP="009D75E1">
      <w:pPr>
        <w:pStyle w:val="Bibliography"/>
        <w:rPr>
          <w:rFonts w:ascii="Times New Roman" w:hAnsi="Times New Roman" w:cs="Times New Roman"/>
          <w:sz w:val="20"/>
          <w:szCs w:val="20"/>
          <w:rPrChange w:id="503" w:author="CHEVASSUS, Emmanuel" w:date="2025-01-15T11:52:00Z" w16du:dateUtc="2025-01-15T11:52:00Z">
            <w:rPr/>
          </w:rPrChange>
        </w:rPr>
      </w:pPr>
      <w:r w:rsidRPr="0051612E">
        <w:rPr>
          <w:rFonts w:ascii="Times New Roman" w:hAnsi="Times New Roman" w:cs="Times New Roman"/>
          <w:sz w:val="20"/>
          <w:szCs w:val="20"/>
          <w:rPrChange w:id="504" w:author="CHEVASSUS, Emmanuel" w:date="2025-01-15T11:52:00Z" w16du:dateUtc="2025-01-15T11:52:00Z">
            <w:rPr/>
          </w:rPrChange>
        </w:rPr>
        <w:t>Ng, N. L., Canagaratna, M. R., Jimenez, J. L., Chhabra, P. S., Seinfeld, J. H., and Worsnop, D. R.: Changes in organic aerosol composition with aging inferred from aerosol mass spectra, Atmospheric Chemistry and Physics, 11, 6465–6474, https://doi.org/10.5194/acp-11-6465-2011, 2011.</w:t>
      </w:r>
    </w:p>
    <w:p w14:paraId="74BA3E72" w14:textId="77777777" w:rsidR="009D75E1" w:rsidRPr="0051612E" w:rsidRDefault="009D75E1" w:rsidP="009D75E1">
      <w:pPr>
        <w:pStyle w:val="Bibliography"/>
        <w:rPr>
          <w:rFonts w:ascii="Times New Roman" w:hAnsi="Times New Roman" w:cs="Times New Roman"/>
          <w:sz w:val="20"/>
          <w:szCs w:val="20"/>
          <w:rPrChange w:id="505" w:author="CHEVASSUS, Emmanuel" w:date="2025-01-15T11:52:00Z" w16du:dateUtc="2025-01-15T11:52:00Z">
            <w:rPr/>
          </w:rPrChange>
        </w:rPr>
      </w:pPr>
      <w:r w:rsidRPr="0051612E">
        <w:rPr>
          <w:rFonts w:ascii="Times New Roman" w:hAnsi="Times New Roman" w:cs="Times New Roman"/>
          <w:sz w:val="20"/>
          <w:szCs w:val="20"/>
          <w:rPrChange w:id="506" w:author="CHEVASSUS, Emmanuel" w:date="2025-01-15T11:52:00Z" w16du:dateUtc="2025-01-15T11:52:00Z">
            <w:rPr/>
          </w:rPrChange>
        </w:rPr>
        <w:t>Nielsen, I. E., Skov, H., Massling, A., Eriksson, A. C., Dall’Osto, M., Junninen, H., Sarnela, N., Lange, R., Collier, S., Zhang, Q., Cappa, C. D., and Nøjgaard, J. K.: Biogenic and anthropogenic sources of aerosols at the High Arctic site Villum Research Station, Atmos. Chem. Phys., 19, 10239–10256, https://doi.org/10.5194/acp-19-10239-2019, 2019.</w:t>
      </w:r>
    </w:p>
    <w:p w14:paraId="27FAA3DC" w14:textId="77777777" w:rsidR="009D75E1" w:rsidRPr="0051612E" w:rsidRDefault="009D75E1" w:rsidP="009D75E1">
      <w:pPr>
        <w:pStyle w:val="Bibliography"/>
        <w:rPr>
          <w:rFonts w:ascii="Times New Roman" w:hAnsi="Times New Roman" w:cs="Times New Roman"/>
          <w:sz w:val="20"/>
          <w:szCs w:val="20"/>
          <w:rPrChange w:id="507" w:author="CHEVASSUS, Emmanuel" w:date="2025-01-15T11:52:00Z" w16du:dateUtc="2025-01-15T11:52:00Z">
            <w:rPr/>
          </w:rPrChange>
        </w:rPr>
      </w:pPr>
      <w:r w:rsidRPr="0051612E">
        <w:rPr>
          <w:rFonts w:ascii="Times New Roman" w:hAnsi="Times New Roman" w:cs="Times New Roman"/>
          <w:sz w:val="20"/>
          <w:szCs w:val="20"/>
          <w:rPrChange w:id="508" w:author="CHEVASSUS, Emmanuel" w:date="2025-01-15T11:52:00Z" w16du:dateUtc="2025-01-15T11:52:00Z">
            <w:rPr/>
          </w:rPrChange>
        </w:rPr>
        <w:t>Nøjgaard, J. K., Peker, L., Pernov, J. B., Johnson, M. S., Bossi, R., Massling, A., Lange, R., Nielsen, I. E., Prevot, A. S. H., Eriksson, A. C., Canonaco, F., and Skov, H.: A local marine source of atmospheric particles in the High Arctic, Atmospheric Environment, 285, 119241, https://doi.org/10.1016/j.atmosenv.2022.119241, 2022.</w:t>
      </w:r>
    </w:p>
    <w:p w14:paraId="556CFFEB" w14:textId="77777777" w:rsidR="009D75E1" w:rsidRPr="0051612E" w:rsidRDefault="009D75E1" w:rsidP="009D75E1">
      <w:pPr>
        <w:pStyle w:val="Bibliography"/>
        <w:rPr>
          <w:rFonts w:ascii="Times New Roman" w:hAnsi="Times New Roman" w:cs="Times New Roman"/>
          <w:sz w:val="20"/>
          <w:szCs w:val="20"/>
          <w:rPrChange w:id="509" w:author="CHEVASSUS, Emmanuel" w:date="2025-01-15T11:52:00Z" w16du:dateUtc="2025-01-15T11:52:00Z">
            <w:rPr/>
          </w:rPrChange>
        </w:rPr>
      </w:pPr>
      <w:r w:rsidRPr="0051612E">
        <w:rPr>
          <w:rFonts w:ascii="Times New Roman" w:hAnsi="Times New Roman" w:cs="Times New Roman"/>
          <w:sz w:val="20"/>
          <w:szCs w:val="20"/>
          <w:rPrChange w:id="510" w:author="CHEVASSUS, Emmanuel" w:date="2025-01-15T11:52:00Z" w16du:dateUtc="2025-01-15T11:52:00Z">
            <w:rPr/>
          </w:rPrChange>
        </w:rPr>
        <w:t>Nursanto, F. R., Meinen, R., Holzinger, R., Krol, M. C., Liu, X., Dusek, U., Henzing, B., and Fry, J. L.: What chemical species are responsible for new particle formation and growth in the Netherlands? A hybrid positive matrix factorization (PMF) analysis using aerosol composition (ACSM) and size (SMPS), Aerosols/Field Measurements/Troposphere/Chemistry (chemical composition and reactions), https://doi.org/10.5194/egusphere-2023-554, 2023.</w:t>
      </w:r>
    </w:p>
    <w:p w14:paraId="51A2C1C5" w14:textId="77777777" w:rsidR="009D75E1" w:rsidRPr="0051612E" w:rsidRDefault="009D75E1" w:rsidP="009D75E1">
      <w:pPr>
        <w:pStyle w:val="Bibliography"/>
        <w:rPr>
          <w:rFonts w:ascii="Times New Roman" w:hAnsi="Times New Roman" w:cs="Times New Roman"/>
          <w:sz w:val="20"/>
          <w:szCs w:val="20"/>
          <w:rPrChange w:id="511" w:author="CHEVASSUS, Emmanuel" w:date="2025-01-15T11:52:00Z" w16du:dateUtc="2025-01-15T11:52:00Z">
            <w:rPr/>
          </w:rPrChange>
        </w:rPr>
      </w:pPr>
      <w:r w:rsidRPr="0051612E">
        <w:rPr>
          <w:rFonts w:ascii="Times New Roman" w:hAnsi="Times New Roman" w:cs="Times New Roman"/>
          <w:sz w:val="20"/>
          <w:szCs w:val="20"/>
          <w:rPrChange w:id="512" w:author="CHEVASSUS, Emmanuel" w:date="2025-01-15T11:52:00Z" w16du:dateUtc="2025-01-15T11:52:00Z">
            <w:rPr/>
          </w:rPrChange>
        </w:rPr>
        <w:t>O’Dowd, C., Ceburnis, D., Ovadnevaite, J., Vaishya, A., Rinaldi, M., and Facchini, M. C.: Do anthropogenic, continental or coastal aerosol sources impact on a marine aerosol signature at Mace Head?, Atmos. Chem. Phys., 14, 10687–10704, https://doi.org/10.5194/acp-14-10687-2014, 2014.</w:t>
      </w:r>
    </w:p>
    <w:p w14:paraId="6BF095E1" w14:textId="77777777" w:rsidR="009D75E1" w:rsidRPr="0051612E" w:rsidRDefault="009D75E1" w:rsidP="009D75E1">
      <w:pPr>
        <w:pStyle w:val="Bibliography"/>
        <w:rPr>
          <w:rFonts w:ascii="Times New Roman" w:hAnsi="Times New Roman" w:cs="Times New Roman"/>
          <w:sz w:val="20"/>
          <w:szCs w:val="20"/>
          <w:rPrChange w:id="513" w:author="CHEVASSUS, Emmanuel" w:date="2025-01-15T11:52:00Z" w16du:dateUtc="2025-01-15T11:52:00Z">
            <w:rPr/>
          </w:rPrChange>
        </w:rPr>
      </w:pPr>
      <w:r w:rsidRPr="0051612E">
        <w:rPr>
          <w:rFonts w:ascii="Times New Roman" w:hAnsi="Times New Roman" w:cs="Times New Roman"/>
          <w:sz w:val="20"/>
          <w:szCs w:val="20"/>
          <w:rPrChange w:id="514" w:author="CHEVASSUS, Emmanuel" w:date="2025-01-15T11:52:00Z" w16du:dateUtc="2025-01-15T11:52:00Z">
            <w:rPr/>
          </w:rPrChange>
        </w:rPr>
        <w:t>O’Dowd, C., Ceburnis, D., Ovadnevaite, J., Bialek, J., Stengel, D. B., Zacharias, M., Nitschke, U., Connan, S., Rinaldi, M., Fuzzi, S., Decesari, S., Cristina Facchini, M., Marullo, S., Santoleri, R., Dell’Anno, A., Corinaldesi, C., Tangherlini, M., and Danovaro, R.: Connecting marine productivity to sea-spray via nanoscale biological processes: Phytoplankton Dance or Death Disco?, Sci Rep, 5, 14883, https://doi.org/10.1038/srep14883, 2015.</w:t>
      </w:r>
    </w:p>
    <w:p w14:paraId="07B2C77C" w14:textId="77777777" w:rsidR="009D75E1" w:rsidRPr="0051612E" w:rsidRDefault="009D75E1" w:rsidP="009D75E1">
      <w:pPr>
        <w:pStyle w:val="Bibliography"/>
        <w:rPr>
          <w:rFonts w:ascii="Times New Roman" w:hAnsi="Times New Roman" w:cs="Times New Roman"/>
          <w:sz w:val="20"/>
          <w:szCs w:val="20"/>
          <w:rPrChange w:id="515" w:author="CHEVASSUS, Emmanuel" w:date="2025-01-15T11:52:00Z" w16du:dateUtc="2025-01-15T11:52:00Z">
            <w:rPr/>
          </w:rPrChange>
        </w:rPr>
      </w:pPr>
      <w:r w:rsidRPr="0051612E">
        <w:rPr>
          <w:rFonts w:ascii="Times New Roman" w:hAnsi="Times New Roman" w:cs="Times New Roman"/>
          <w:sz w:val="20"/>
          <w:szCs w:val="20"/>
          <w:rPrChange w:id="516" w:author="CHEVASSUS, Emmanuel" w:date="2025-01-15T11:52:00Z" w16du:dateUtc="2025-01-15T11:52:00Z">
            <w:rPr/>
          </w:rPrChange>
        </w:rPr>
        <w:t>O’Dowd, C. D., Facchini, M. C., Cavalli, F., Ceburnis, D., Mircea, M., Decesari, S., Fuzzi, S., Yoon, Y. J., and Putaud, J.-P.: Biogenically driven organic contribution to marine aerosol, Nature, 431, 676–680, https://doi.org/10.1038/nature02959, 2004.</w:t>
      </w:r>
    </w:p>
    <w:p w14:paraId="709BA581" w14:textId="77777777" w:rsidR="009D75E1" w:rsidRPr="0051612E" w:rsidRDefault="009D75E1" w:rsidP="009D75E1">
      <w:pPr>
        <w:pStyle w:val="Bibliography"/>
        <w:rPr>
          <w:rFonts w:ascii="Times New Roman" w:hAnsi="Times New Roman" w:cs="Times New Roman"/>
          <w:sz w:val="20"/>
          <w:szCs w:val="20"/>
          <w:rPrChange w:id="517" w:author="CHEVASSUS, Emmanuel" w:date="2025-01-15T11:52:00Z" w16du:dateUtc="2025-01-15T11:52:00Z">
            <w:rPr/>
          </w:rPrChange>
        </w:rPr>
      </w:pPr>
      <w:r w:rsidRPr="0051612E">
        <w:rPr>
          <w:rFonts w:ascii="Times New Roman" w:hAnsi="Times New Roman" w:cs="Times New Roman"/>
          <w:sz w:val="20"/>
          <w:szCs w:val="20"/>
          <w:rPrChange w:id="518" w:author="CHEVASSUS, Emmanuel" w:date="2025-01-15T11:52:00Z" w16du:dateUtc="2025-01-15T11:52:00Z">
            <w:rPr/>
          </w:rPrChange>
        </w:rPr>
        <w:t>Ovadnevaite, J., O’Dowd, C., Dall’Osto, M., Ceburnis, D., Worsnop, D. R., and Berresheim, H.: Detecting high contributions of primary organic matter to marine aerosol: A case study: PRIMARY ORGANIC MARINE AEROSOL, Geophys. Res. Lett., 38, n/a-n/a, https://doi.org/10.1029/2010GL046083, 2011a.</w:t>
      </w:r>
    </w:p>
    <w:p w14:paraId="1E292E51" w14:textId="77777777" w:rsidR="009D75E1" w:rsidRPr="0051612E" w:rsidRDefault="009D75E1" w:rsidP="009D75E1">
      <w:pPr>
        <w:pStyle w:val="Bibliography"/>
        <w:rPr>
          <w:rFonts w:ascii="Times New Roman" w:hAnsi="Times New Roman" w:cs="Times New Roman"/>
          <w:sz w:val="20"/>
          <w:szCs w:val="20"/>
          <w:rPrChange w:id="519" w:author="CHEVASSUS, Emmanuel" w:date="2025-01-15T11:52:00Z" w16du:dateUtc="2025-01-15T11:52:00Z">
            <w:rPr/>
          </w:rPrChange>
        </w:rPr>
      </w:pPr>
      <w:r w:rsidRPr="0051612E">
        <w:rPr>
          <w:rFonts w:ascii="Times New Roman" w:hAnsi="Times New Roman" w:cs="Times New Roman"/>
          <w:sz w:val="20"/>
          <w:szCs w:val="20"/>
          <w:rPrChange w:id="520" w:author="CHEVASSUS, Emmanuel" w:date="2025-01-15T11:52:00Z" w16du:dateUtc="2025-01-15T11:52:00Z">
            <w:rPr/>
          </w:rPrChange>
        </w:rPr>
        <w:t>Ovadnevaite, J., Ceburnis, D., Martucci, G., Bialek, J., Monahan, C., Rinaldi, M., Facchini, M. C., Berresheim, H., Worsnop, D. R., and O’Dowd, C.: Primary marine organic aerosol: A dichotomy of low hygroscopicity and high CCN activity: MARINE AEROSOL-CLOUD INTERACTIONS, Geophys. Res. Lett., 38, n/a-n/a, https://doi.org/10.1029/2011GL048869, 2011b.</w:t>
      </w:r>
    </w:p>
    <w:p w14:paraId="2CE294FF" w14:textId="77777777" w:rsidR="009D75E1" w:rsidRPr="0051612E" w:rsidRDefault="009D75E1" w:rsidP="009D75E1">
      <w:pPr>
        <w:pStyle w:val="Bibliography"/>
        <w:rPr>
          <w:rFonts w:ascii="Times New Roman" w:hAnsi="Times New Roman" w:cs="Times New Roman"/>
          <w:sz w:val="20"/>
          <w:szCs w:val="20"/>
          <w:rPrChange w:id="521" w:author="CHEVASSUS, Emmanuel" w:date="2025-01-15T11:52:00Z" w16du:dateUtc="2025-01-15T11:52:00Z">
            <w:rPr/>
          </w:rPrChange>
        </w:rPr>
      </w:pPr>
      <w:r w:rsidRPr="0051612E">
        <w:rPr>
          <w:rFonts w:ascii="Times New Roman" w:hAnsi="Times New Roman" w:cs="Times New Roman"/>
          <w:sz w:val="20"/>
          <w:szCs w:val="20"/>
          <w:rPrChange w:id="522" w:author="CHEVASSUS, Emmanuel" w:date="2025-01-15T11:52:00Z" w16du:dateUtc="2025-01-15T11:52:00Z">
            <w:rPr/>
          </w:rPrChange>
        </w:rPr>
        <w:t>Ovadnevaite, J., Ceburnis, D., Canagaratna, M., Berresheim, H., Bialek, J., Martucci, G., Worsnop, D. R., and O’Dowd, C.: On the effect of wind speed on submicron sea salt mass concentrations and source fluxes: EFFECT OF WIND SPEED ON SEA SALT, J. Geophys. Res., 117, n/a-n/a, https://doi.org/10.1029/2011JD017379, 2012.</w:t>
      </w:r>
    </w:p>
    <w:p w14:paraId="0B7ABDA0" w14:textId="77777777" w:rsidR="009D75E1" w:rsidRPr="0051612E" w:rsidRDefault="009D75E1" w:rsidP="009D75E1">
      <w:pPr>
        <w:pStyle w:val="Bibliography"/>
        <w:rPr>
          <w:rFonts w:ascii="Times New Roman" w:hAnsi="Times New Roman" w:cs="Times New Roman"/>
          <w:sz w:val="20"/>
          <w:szCs w:val="20"/>
          <w:rPrChange w:id="523" w:author="CHEVASSUS, Emmanuel" w:date="2025-01-15T11:52:00Z" w16du:dateUtc="2025-01-15T11:52:00Z">
            <w:rPr/>
          </w:rPrChange>
        </w:rPr>
      </w:pPr>
      <w:r w:rsidRPr="0051612E">
        <w:rPr>
          <w:rFonts w:ascii="Times New Roman" w:hAnsi="Times New Roman" w:cs="Times New Roman"/>
          <w:sz w:val="20"/>
          <w:szCs w:val="20"/>
          <w:rPrChange w:id="524" w:author="CHEVASSUS, Emmanuel" w:date="2025-01-15T11:52:00Z" w16du:dateUtc="2025-01-15T11:52:00Z">
            <w:rPr/>
          </w:rPrChange>
        </w:rPr>
        <w:t>Ovadnevaite, J., Manders, A., de Leeuw, G., Ceburnis, D., Monahan, C., Partanen, A.-I., Korhonen, H., and O’Dowd, C. D.: A sea spray aerosol flux parameterization encapsulating wave state, Atmos. Chem. Phys., 14, 1837–1852, https://doi.org/10.5194/acp-14-1837-2014, 2014a.</w:t>
      </w:r>
    </w:p>
    <w:p w14:paraId="7EC9656F" w14:textId="77777777" w:rsidR="009D75E1" w:rsidRPr="0051612E" w:rsidRDefault="009D75E1" w:rsidP="009D75E1">
      <w:pPr>
        <w:pStyle w:val="Bibliography"/>
        <w:rPr>
          <w:rFonts w:ascii="Times New Roman" w:hAnsi="Times New Roman" w:cs="Times New Roman"/>
          <w:sz w:val="20"/>
          <w:szCs w:val="20"/>
          <w:rPrChange w:id="525" w:author="CHEVASSUS, Emmanuel" w:date="2025-01-15T11:52:00Z" w16du:dateUtc="2025-01-15T11:52:00Z">
            <w:rPr/>
          </w:rPrChange>
        </w:rPr>
      </w:pPr>
      <w:r w:rsidRPr="0051612E">
        <w:rPr>
          <w:rFonts w:ascii="Times New Roman" w:hAnsi="Times New Roman" w:cs="Times New Roman"/>
          <w:sz w:val="20"/>
          <w:szCs w:val="20"/>
          <w:rPrChange w:id="526" w:author="CHEVASSUS, Emmanuel" w:date="2025-01-15T11:52:00Z" w16du:dateUtc="2025-01-15T11:52:00Z">
            <w:rPr/>
          </w:rPrChange>
        </w:rPr>
        <w:lastRenderedPageBreak/>
        <w:t>Ovadnevaite, J., Ceburnis, D., Leinert, S., Dall’Osto, M., Canagaratna, M., O’Doherty, S., Berresheim, H., and O’Dowd, C.: Submicron NE Atlantic marine aerosol chemical composition and abundance: Seasonal trends and air mass categorization: Seasonal Trends of Marine Aerosol, J. Geophys. Res. Atmos., 119, 11,850-11,863, https://doi.org/10.1002/2013JD021330, 2014b.</w:t>
      </w:r>
    </w:p>
    <w:p w14:paraId="0F454A04" w14:textId="77777777" w:rsidR="009D75E1" w:rsidRPr="0051612E" w:rsidRDefault="009D75E1" w:rsidP="009D75E1">
      <w:pPr>
        <w:pStyle w:val="Bibliography"/>
        <w:rPr>
          <w:rFonts w:ascii="Times New Roman" w:hAnsi="Times New Roman" w:cs="Times New Roman"/>
          <w:sz w:val="20"/>
          <w:szCs w:val="20"/>
          <w:rPrChange w:id="527" w:author="CHEVASSUS, Emmanuel" w:date="2025-01-15T11:52:00Z" w16du:dateUtc="2025-01-15T11:52:00Z">
            <w:rPr/>
          </w:rPrChange>
        </w:rPr>
      </w:pPr>
      <w:r w:rsidRPr="0051612E">
        <w:rPr>
          <w:rFonts w:ascii="Times New Roman" w:hAnsi="Times New Roman" w:cs="Times New Roman"/>
          <w:sz w:val="20"/>
          <w:szCs w:val="20"/>
          <w:rPrChange w:id="528" w:author="CHEVASSUS, Emmanuel" w:date="2025-01-15T11:52:00Z" w16du:dateUtc="2025-01-15T11:52:00Z">
            <w:rPr/>
          </w:rPrChange>
        </w:rPr>
        <w:t>Ovadnevaite, J., Zuend, A., Laaksonen, A., Sanchez, K. J., Roberts, G., Ceburnis, D., Decesari, S., Rinaldi, M., Hodas, N., Facchini, M. C., Seinfeld, J. H., and O’ Dowd, C.: Surface tension prevails over solute effect in organic-influenced cloud droplet activation, Nature, 546, 637–641, https://doi.org/10.1038/nature22806, 2017.</w:t>
      </w:r>
    </w:p>
    <w:p w14:paraId="70352423" w14:textId="77777777" w:rsidR="009D75E1" w:rsidRPr="0051612E" w:rsidRDefault="009D75E1" w:rsidP="009D75E1">
      <w:pPr>
        <w:pStyle w:val="Bibliography"/>
        <w:rPr>
          <w:rFonts w:ascii="Times New Roman" w:hAnsi="Times New Roman" w:cs="Times New Roman"/>
          <w:sz w:val="20"/>
          <w:szCs w:val="20"/>
          <w:rPrChange w:id="529" w:author="CHEVASSUS, Emmanuel" w:date="2025-01-15T11:52:00Z" w16du:dateUtc="2025-01-15T11:52:00Z">
            <w:rPr/>
          </w:rPrChange>
        </w:rPr>
      </w:pPr>
      <w:r w:rsidRPr="0051612E">
        <w:rPr>
          <w:rFonts w:ascii="Times New Roman" w:hAnsi="Times New Roman" w:cs="Times New Roman"/>
          <w:sz w:val="20"/>
          <w:szCs w:val="20"/>
          <w:rPrChange w:id="530" w:author="CHEVASSUS, Emmanuel" w:date="2025-01-15T11:52:00Z" w16du:dateUtc="2025-01-15T11:52:00Z">
            <w:rPr/>
          </w:rPrChange>
        </w:rPr>
        <w:t>Oziel, L., Baudena, A., Ardyna, M., Massicotte, P., Randelhoff, A., Sallée, J.-B., Ingvaldsen, R. B., Devred, E., and Babin, M.: Faster Atlantic currents drive poleward expansion of temperate phytoplankton in the Arctic Ocean, Nat Commun, 11, 1705, https://doi.org/10.1038/s41467-020-15485-5, 2020.</w:t>
      </w:r>
    </w:p>
    <w:p w14:paraId="41B844C2" w14:textId="77777777" w:rsidR="009D75E1" w:rsidRPr="0051612E" w:rsidRDefault="009D75E1" w:rsidP="009D75E1">
      <w:pPr>
        <w:pStyle w:val="Bibliography"/>
        <w:rPr>
          <w:rFonts w:ascii="Times New Roman" w:hAnsi="Times New Roman" w:cs="Times New Roman"/>
          <w:sz w:val="20"/>
          <w:szCs w:val="20"/>
          <w:rPrChange w:id="531" w:author="CHEVASSUS, Emmanuel" w:date="2025-01-15T11:52:00Z" w16du:dateUtc="2025-01-15T11:52:00Z">
            <w:rPr/>
          </w:rPrChange>
        </w:rPr>
      </w:pPr>
      <w:r w:rsidRPr="0051612E">
        <w:rPr>
          <w:rFonts w:ascii="Times New Roman" w:hAnsi="Times New Roman" w:cs="Times New Roman"/>
          <w:sz w:val="20"/>
          <w:szCs w:val="20"/>
          <w:rPrChange w:id="532" w:author="CHEVASSUS, Emmanuel" w:date="2025-01-15T11:52:00Z" w16du:dateUtc="2025-01-15T11:52:00Z">
            <w:rPr/>
          </w:rPrChange>
        </w:rPr>
        <w:t xml:space="preserve">Paatero, P.: The Multilinear Engine—A Table-Driven, Least Squares Program for Solving Multilinear Problems, Including the </w:t>
      </w:r>
      <w:r w:rsidRPr="0051612E">
        <w:rPr>
          <w:rFonts w:ascii="Times New Roman" w:hAnsi="Times New Roman" w:cs="Times New Roman"/>
          <w:i/>
          <w:iCs/>
          <w:sz w:val="20"/>
          <w:szCs w:val="20"/>
          <w:rPrChange w:id="533" w:author="CHEVASSUS, Emmanuel" w:date="2025-01-15T11:52:00Z" w16du:dateUtc="2025-01-15T11:52:00Z">
            <w:rPr>
              <w:i/>
              <w:iCs/>
            </w:rPr>
          </w:rPrChange>
        </w:rPr>
        <w:t>n</w:t>
      </w:r>
      <w:r w:rsidRPr="0051612E">
        <w:rPr>
          <w:rFonts w:ascii="Times New Roman" w:hAnsi="Times New Roman" w:cs="Times New Roman"/>
          <w:sz w:val="20"/>
          <w:szCs w:val="20"/>
          <w:rPrChange w:id="534" w:author="CHEVASSUS, Emmanuel" w:date="2025-01-15T11:52:00Z" w16du:dateUtc="2025-01-15T11:52:00Z">
            <w:rPr/>
          </w:rPrChange>
        </w:rPr>
        <w:t xml:space="preserve"> -Way Parallel Factor Analysis Model, Journal of Computational and Graphical Statistics, 8, 854–888, https://doi.org/10.1080/10618600.1999.10474853, 1999.</w:t>
      </w:r>
    </w:p>
    <w:p w14:paraId="55328BA2" w14:textId="77777777" w:rsidR="009D75E1" w:rsidRPr="0051612E" w:rsidRDefault="009D75E1" w:rsidP="009D75E1">
      <w:pPr>
        <w:pStyle w:val="Bibliography"/>
        <w:rPr>
          <w:rFonts w:ascii="Times New Roman" w:hAnsi="Times New Roman" w:cs="Times New Roman"/>
          <w:sz w:val="20"/>
          <w:szCs w:val="20"/>
          <w:rPrChange w:id="535" w:author="CHEVASSUS, Emmanuel" w:date="2025-01-15T11:52:00Z" w16du:dateUtc="2025-01-15T11:52:00Z">
            <w:rPr/>
          </w:rPrChange>
        </w:rPr>
      </w:pPr>
      <w:r w:rsidRPr="0051612E">
        <w:rPr>
          <w:rFonts w:ascii="Times New Roman" w:hAnsi="Times New Roman" w:cs="Times New Roman"/>
          <w:sz w:val="20"/>
          <w:szCs w:val="20"/>
          <w:rPrChange w:id="536" w:author="CHEVASSUS, Emmanuel" w:date="2025-01-15T11:52:00Z" w16du:dateUtc="2025-01-15T11:52:00Z">
            <w:rPr/>
          </w:rPrChange>
        </w:rPr>
        <w:t>Paatero, P. and Tapper, U.: Positive matrix factorization: A non-negative factor model with optimal utilization of error estimates of data values, Environmetrics, 5, 111–126, https://doi.org/10.1002/env.3170050203, 1994.</w:t>
      </w:r>
    </w:p>
    <w:p w14:paraId="0F23B8CB" w14:textId="77777777" w:rsidR="009D75E1" w:rsidRPr="0051612E" w:rsidRDefault="009D75E1" w:rsidP="009D75E1">
      <w:pPr>
        <w:pStyle w:val="Bibliography"/>
        <w:rPr>
          <w:rFonts w:ascii="Times New Roman" w:hAnsi="Times New Roman" w:cs="Times New Roman"/>
          <w:sz w:val="20"/>
          <w:szCs w:val="20"/>
          <w:rPrChange w:id="537" w:author="CHEVASSUS, Emmanuel" w:date="2025-01-15T11:52:00Z" w16du:dateUtc="2025-01-15T11:52:00Z">
            <w:rPr/>
          </w:rPrChange>
        </w:rPr>
      </w:pPr>
      <w:r w:rsidRPr="0051612E">
        <w:rPr>
          <w:rFonts w:ascii="Times New Roman" w:hAnsi="Times New Roman" w:cs="Times New Roman"/>
          <w:sz w:val="20"/>
          <w:szCs w:val="20"/>
          <w:rPrChange w:id="538" w:author="CHEVASSUS, Emmanuel" w:date="2025-01-15T11:52:00Z" w16du:dateUtc="2025-01-15T11:52:00Z">
            <w:rPr/>
          </w:rPrChange>
        </w:rPr>
        <w:t>Paglione, M., Beddows, D. C. S., Jones, A., Lachlan-Cope, T., Rinaldi, M., Decesari, S., Manarini, F., Russo, M., Mansour, K., Harrison, R. M., Mazzanti, A., Tagliavini, E., and Dall’Osto, M.: Simultaneous organic aerosol source apportionment at two Antarctic sites reveals large-scale and ecoregion-specific components, Atmos. Chem. Phys., 24, 6305–6322, https://doi.org/10.5194/acp-24-6305-2024, 2024.</w:t>
      </w:r>
    </w:p>
    <w:p w14:paraId="68750FA5" w14:textId="77777777" w:rsidR="009D75E1" w:rsidRPr="0051612E" w:rsidRDefault="009D75E1" w:rsidP="009D75E1">
      <w:pPr>
        <w:pStyle w:val="Bibliography"/>
        <w:rPr>
          <w:rFonts w:ascii="Times New Roman" w:hAnsi="Times New Roman" w:cs="Times New Roman"/>
          <w:sz w:val="20"/>
          <w:szCs w:val="20"/>
          <w:rPrChange w:id="539" w:author="CHEVASSUS, Emmanuel" w:date="2025-01-15T11:52:00Z" w16du:dateUtc="2025-01-15T11:52:00Z">
            <w:rPr/>
          </w:rPrChange>
        </w:rPr>
      </w:pPr>
      <w:r w:rsidRPr="0051612E">
        <w:rPr>
          <w:rFonts w:ascii="Times New Roman" w:hAnsi="Times New Roman" w:cs="Times New Roman"/>
          <w:sz w:val="20"/>
          <w:szCs w:val="20"/>
          <w:rPrChange w:id="540" w:author="CHEVASSUS, Emmanuel" w:date="2025-01-15T11:52:00Z" w16du:dateUtc="2025-01-15T11:52:00Z">
            <w:rPr/>
          </w:rPrChange>
        </w:rPr>
        <w:t>Park, J., Jang, J., Yoon, Y. J., Kang, S., Kang, H., Park, K., Cho, K. H., Kim, J.-H., Dall’Osto, M., and Lee, B. Y.: When river water meets seawater: Insights into primary marine aerosol production, Science of The Total Environment, 807, 150866, https://doi.org/10.1016/j.scitotenv.2021.150866, 2022.</w:t>
      </w:r>
    </w:p>
    <w:p w14:paraId="6DE62D37" w14:textId="77777777" w:rsidR="009D75E1" w:rsidRPr="0051612E" w:rsidRDefault="009D75E1" w:rsidP="009D75E1">
      <w:pPr>
        <w:pStyle w:val="Bibliography"/>
        <w:rPr>
          <w:rFonts w:ascii="Times New Roman" w:hAnsi="Times New Roman" w:cs="Times New Roman"/>
          <w:sz w:val="20"/>
          <w:szCs w:val="20"/>
          <w:rPrChange w:id="541" w:author="CHEVASSUS, Emmanuel" w:date="2025-01-15T11:52:00Z" w16du:dateUtc="2025-01-15T11:52:00Z">
            <w:rPr/>
          </w:rPrChange>
        </w:rPr>
      </w:pPr>
      <w:r w:rsidRPr="0051612E">
        <w:rPr>
          <w:rFonts w:ascii="Times New Roman" w:hAnsi="Times New Roman" w:cs="Times New Roman"/>
          <w:sz w:val="20"/>
          <w:szCs w:val="20"/>
          <w:rPrChange w:id="542" w:author="CHEVASSUS, Emmanuel" w:date="2025-01-15T11:52:00Z" w16du:dateUtc="2025-01-15T11:52:00Z">
            <w:rPr/>
          </w:rPrChange>
        </w:rPr>
        <w:t>Peltola, M., Rose, C., Trueblood, J. V., Gray, S., Harvey, M., and Sellegri, K.: Chemical precursors of new particle formation in coastal New Zealand, Aerosols/Field Measurements/Troposphere/Chemistry (chemical composition and reactions), https://doi.org/10.5194/acp-2022-307, 2022.</w:t>
      </w:r>
    </w:p>
    <w:p w14:paraId="326195FC" w14:textId="77777777" w:rsidR="009D75E1" w:rsidRPr="0051612E" w:rsidRDefault="009D75E1" w:rsidP="009D75E1">
      <w:pPr>
        <w:pStyle w:val="Bibliography"/>
        <w:rPr>
          <w:rFonts w:ascii="Times New Roman" w:hAnsi="Times New Roman" w:cs="Times New Roman"/>
          <w:sz w:val="20"/>
          <w:szCs w:val="20"/>
          <w:rPrChange w:id="543" w:author="CHEVASSUS, Emmanuel" w:date="2025-01-15T11:52:00Z" w16du:dateUtc="2025-01-15T11:52:00Z">
            <w:rPr/>
          </w:rPrChange>
        </w:rPr>
      </w:pPr>
      <w:r w:rsidRPr="0051612E">
        <w:rPr>
          <w:rFonts w:ascii="Times New Roman" w:hAnsi="Times New Roman" w:cs="Times New Roman"/>
          <w:sz w:val="20"/>
          <w:szCs w:val="20"/>
          <w:rPrChange w:id="544" w:author="CHEVASSUS, Emmanuel" w:date="2025-01-15T11:52:00Z" w16du:dateUtc="2025-01-15T11:52:00Z">
            <w:rPr/>
          </w:rPrChange>
        </w:rPr>
        <w:t xml:space="preserve">Pettersen, C., Henderson, S. A., Mattingly, K. S., Bennartz, R., and Breeden, M. L.: The Critical Role of </w:t>
      </w:r>
      <w:r w:rsidRPr="0051612E">
        <w:rPr>
          <w:rFonts w:ascii="Times New Roman" w:hAnsi="Times New Roman" w:cs="Times New Roman" w:hint="eastAsia"/>
          <w:sz w:val="20"/>
          <w:szCs w:val="20"/>
          <w:rPrChange w:id="545" w:author="CHEVASSUS, Emmanuel" w:date="2025-01-15T11:52:00Z" w16du:dateUtc="2025-01-15T11:52:00Z">
            <w:rPr>
              <w:rFonts w:hint="eastAsia"/>
            </w:rPr>
          </w:rPrChange>
        </w:rPr>
        <w:t>Euro</w:t>
      </w:r>
      <w:r w:rsidRPr="0051612E">
        <w:rPr>
          <w:rFonts w:ascii="Times New Roman" w:hAnsi="Times New Roman" w:cs="Times New Roman" w:hint="eastAsia"/>
          <w:sz w:val="20"/>
          <w:szCs w:val="20"/>
          <w:rPrChange w:id="546"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547" w:author="CHEVASSUS, Emmanuel" w:date="2025-01-15T11:52:00Z" w16du:dateUtc="2025-01-15T11:52:00Z">
            <w:rPr>
              <w:rFonts w:hint="eastAsia"/>
            </w:rPr>
          </w:rPrChange>
        </w:rPr>
        <w:t>Atlantic</w:t>
      </w:r>
      <w:r w:rsidRPr="0051612E">
        <w:rPr>
          <w:rFonts w:ascii="Times New Roman" w:hAnsi="Times New Roman" w:cs="Times New Roman"/>
          <w:sz w:val="20"/>
          <w:szCs w:val="20"/>
          <w:rPrChange w:id="548" w:author="CHEVASSUS, Emmanuel" w:date="2025-01-15T11:52:00Z" w16du:dateUtc="2025-01-15T11:52:00Z">
            <w:rPr/>
          </w:rPrChange>
        </w:rPr>
        <w:t xml:space="preserve"> Blocking in Promoting Snowfall in Central Greenland, JGR Atmospheres, 127, e2021JD035776, https://doi.org/10.1029/2021JD035776, 2022.</w:t>
      </w:r>
    </w:p>
    <w:p w14:paraId="64C3B9E3" w14:textId="77777777" w:rsidR="009D75E1" w:rsidRPr="0051612E" w:rsidRDefault="009D75E1" w:rsidP="009D75E1">
      <w:pPr>
        <w:pStyle w:val="Bibliography"/>
        <w:rPr>
          <w:rFonts w:ascii="Times New Roman" w:hAnsi="Times New Roman" w:cs="Times New Roman"/>
          <w:sz w:val="20"/>
          <w:szCs w:val="20"/>
          <w:rPrChange w:id="549" w:author="CHEVASSUS, Emmanuel" w:date="2025-01-15T11:52:00Z" w16du:dateUtc="2025-01-15T11:52:00Z">
            <w:rPr/>
          </w:rPrChange>
        </w:rPr>
      </w:pPr>
      <w:r w:rsidRPr="0051612E">
        <w:rPr>
          <w:rFonts w:ascii="Times New Roman" w:hAnsi="Times New Roman" w:cs="Times New Roman"/>
          <w:sz w:val="20"/>
          <w:szCs w:val="20"/>
          <w:rPrChange w:id="550" w:author="CHEVASSUS, Emmanuel" w:date="2025-01-15T11:52:00Z" w16du:dateUtc="2025-01-15T11:52:00Z">
            <w:rPr/>
          </w:rPrChange>
        </w:rPr>
        <w:t>van Pinxteren, M., Robinson, T.-B., Zeppenfeld, S., Gong, X., Bahlmann, E., Fomba, K. W., Triesch, N., Stratmann, F., Wurl, O., Engel, A., Wex, H., and Herrmann, H.: High number concentrations of transparent exopolymer particles in ambient aerosol particles and cloud water – a case study at the tropical Atlantic Ocean, Atmos. Chem. Phys., 22, 5725–5742, https://doi.org/10.5194/acp-22-5725-2022, 2022.</w:t>
      </w:r>
    </w:p>
    <w:p w14:paraId="43BF3565" w14:textId="77777777" w:rsidR="009D75E1" w:rsidRPr="0051612E" w:rsidRDefault="009D75E1" w:rsidP="009D75E1">
      <w:pPr>
        <w:pStyle w:val="Bibliography"/>
        <w:rPr>
          <w:rFonts w:ascii="Times New Roman" w:hAnsi="Times New Roman" w:cs="Times New Roman"/>
          <w:sz w:val="20"/>
          <w:szCs w:val="20"/>
          <w:rPrChange w:id="551" w:author="CHEVASSUS, Emmanuel" w:date="2025-01-15T11:52:00Z" w16du:dateUtc="2025-01-15T11:52:00Z">
            <w:rPr/>
          </w:rPrChange>
        </w:rPr>
      </w:pPr>
      <w:r w:rsidRPr="0051612E">
        <w:rPr>
          <w:rFonts w:ascii="Times New Roman" w:hAnsi="Times New Roman" w:cs="Times New Roman"/>
          <w:sz w:val="20"/>
          <w:szCs w:val="20"/>
          <w:rPrChange w:id="552" w:author="CHEVASSUS, Emmanuel" w:date="2025-01-15T11:52:00Z" w16du:dateUtc="2025-01-15T11:52:00Z">
            <w:rPr/>
          </w:rPrChange>
        </w:rPr>
        <w:t>Preece, J. R., Mote, T. L., Cohen, J., Wachowicz, L. J., Knox, J. A., Tedesco, M., and Kooperman, G. J.: Summer atmospheric circulation over Greenland in response to Arctic amplification and diminished spring snow cover, Nat Commun, 14, 3759, https://doi.org/10.1038/s41467-023-39466-6, 2023.</w:t>
      </w:r>
    </w:p>
    <w:p w14:paraId="19704E2B" w14:textId="77777777" w:rsidR="009D75E1" w:rsidRPr="0051612E" w:rsidRDefault="009D75E1" w:rsidP="009D75E1">
      <w:pPr>
        <w:pStyle w:val="Bibliography"/>
        <w:rPr>
          <w:rFonts w:ascii="Times New Roman" w:hAnsi="Times New Roman" w:cs="Times New Roman"/>
          <w:sz w:val="20"/>
          <w:szCs w:val="20"/>
          <w:rPrChange w:id="553" w:author="CHEVASSUS, Emmanuel" w:date="2025-01-15T11:52:00Z" w16du:dateUtc="2025-01-15T11:52:00Z">
            <w:rPr/>
          </w:rPrChange>
        </w:rPr>
      </w:pPr>
      <w:r w:rsidRPr="0051612E">
        <w:rPr>
          <w:rFonts w:ascii="Times New Roman" w:hAnsi="Times New Roman" w:cs="Times New Roman"/>
          <w:sz w:val="20"/>
          <w:szCs w:val="20"/>
          <w:rPrChange w:id="554" w:author="CHEVASSUS, Emmanuel" w:date="2025-01-15T11:52:00Z" w16du:dateUtc="2025-01-15T11:52:00Z">
            <w:rPr/>
          </w:rPrChange>
        </w:rPr>
        <w:t>Quinn, P. K., Coffman, D. J., Johnson, J. E., Upchurch, L. M., and Bates, T. S.: Small fraction of marine cloud condensation nuclei made up of sea spray aerosol, Nature Geosci, 10, 674–679, https://doi.org/10.1038/ngeo3003, 2017.</w:t>
      </w:r>
    </w:p>
    <w:p w14:paraId="04737F5F" w14:textId="77777777" w:rsidR="009D75E1" w:rsidRPr="0051612E" w:rsidRDefault="009D75E1" w:rsidP="009D75E1">
      <w:pPr>
        <w:pStyle w:val="Bibliography"/>
        <w:rPr>
          <w:rFonts w:ascii="Times New Roman" w:hAnsi="Times New Roman" w:cs="Times New Roman"/>
          <w:sz w:val="20"/>
          <w:szCs w:val="20"/>
          <w:rPrChange w:id="555" w:author="CHEVASSUS, Emmanuel" w:date="2025-01-15T11:52:00Z" w16du:dateUtc="2025-01-15T11:52:00Z">
            <w:rPr/>
          </w:rPrChange>
        </w:rPr>
      </w:pPr>
      <w:r w:rsidRPr="0051612E">
        <w:rPr>
          <w:rFonts w:ascii="Times New Roman" w:hAnsi="Times New Roman" w:cs="Times New Roman"/>
          <w:sz w:val="20"/>
          <w:szCs w:val="20"/>
          <w:rPrChange w:id="556" w:author="CHEVASSUS, Emmanuel" w:date="2025-01-15T11:52:00Z" w16du:dateUtc="2025-01-15T11:52:00Z">
            <w:rPr/>
          </w:rPrChange>
        </w:rPr>
        <w:t>Radoman, N., Christiansen, S., Johansson, J., Hawkes, J., Bilde, M., Cousins, I. T., and Salter, M.: Probing the impact of a phytoplankton bloom on the chemistry of nascent sea spray aerosol using high-resolution mass spectrometry, Environ. Sci.: Atmos., 10.1039.D2EA00028H, https://doi.org/10.1039/D2EA00028H, 2022.</w:t>
      </w:r>
    </w:p>
    <w:p w14:paraId="5DEA1861" w14:textId="77777777" w:rsidR="009D75E1" w:rsidRPr="0051612E" w:rsidRDefault="009D75E1" w:rsidP="009D75E1">
      <w:pPr>
        <w:pStyle w:val="Bibliography"/>
        <w:rPr>
          <w:rFonts w:ascii="Times New Roman" w:hAnsi="Times New Roman" w:cs="Times New Roman"/>
          <w:sz w:val="20"/>
          <w:szCs w:val="20"/>
          <w:rPrChange w:id="557" w:author="CHEVASSUS, Emmanuel" w:date="2025-01-15T11:52:00Z" w16du:dateUtc="2025-01-15T11:52:00Z">
            <w:rPr/>
          </w:rPrChange>
        </w:rPr>
      </w:pPr>
      <w:r w:rsidRPr="0051612E">
        <w:rPr>
          <w:rFonts w:ascii="Times New Roman" w:hAnsi="Times New Roman" w:cs="Times New Roman"/>
          <w:sz w:val="20"/>
          <w:szCs w:val="20"/>
          <w:rPrChange w:id="558" w:author="CHEVASSUS, Emmanuel" w:date="2025-01-15T11:52:00Z" w16du:dateUtc="2025-01-15T11:52:00Z">
            <w:rPr/>
          </w:rPrChange>
        </w:rPr>
        <w:t>Rahmstorf, S., Box, J. E., Feulner, G., Mann, M. E., Robinson, A., Rutherford, S., and Schaffernicht, E. J.: Exceptional twentieth-century slowdown in Atlantic Ocean overturning circulation, Nature Clim Change, 5, 475–480, https://doi.org/10.1038/nclimate2554, 2015.</w:t>
      </w:r>
    </w:p>
    <w:p w14:paraId="78B63C44" w14:textId="77777777" w:rsidR="009D75E1" w:rsidRPr="0051612E" w:rsidRDefault="009D75E1" w:rsidP="009D75E1">
      <w:pPr>
        <w:pStyle w:val="Bibliography"/>
        <w:rPr>
          <w:rFonts w:ascii="Times New Roman" w:hAnsi="Times New Roman" w:cs="Times New Roman"/>
          <w:sz w:val="20"/>
          <w:szCs w:val="20"/>
          <w:rPrChange w:id="559" w:author="CHEVASSUS, Emmanuel" w:date="2025-01-15T11:52:00Z" w16du:dateUtc="2025-01-15T11:52:00Z">
            <w:rPr/>
          </w:rPrChange>
        </w:rPr>
      </w:pPr>
      <w:r w:rsidRPr="0051612E">
        <w:rPr>
          <w:rFonts w:ascii="Times New Roman" w:hAnsi="Times New Roman" w:cs="Times New Roman"/>
          <w:sz w:val="20"/>
          <w:szCs w:val="20"/>
          <w:rPrChange w:id="560" w:author="CHEVASSUS, Emmanuel" w:date="2025-01-15T11:52:00Z" w16du:dateUtc="2025-01-15T11:52:00Z">
            <w:rPr/>
          </w:rPrChange>
        </w:rPr>
        <w:lastRenderedPageBreak/>
        <w:t>Rapf, R. J., Dooley, M. R., Kappes, K., Perkins, R. J., and Vaida, V.: pH Dependence of the Aqueous Photochemistry of α-Keto Acids, J. Phys. Chem. A, 121, 8368–8379, https://doi.org/10.1021/acs.jpca.7b08192, 2017.</w:t>
      </w:r>
    </w:p>
    <w:p w14:paraId="023306A6" w14:textId="77777777" w:rsidR="009D75E1" w:rsidRPr="0051612E" w:rsidRDefault="009D75E1" w:rsidP="009D75E1">
      <w:pPr>
        <w:pStyle w:val="Bibliography"/>
        <w:rPr>
          <w:rFonts w:ascii="Times New Roman" w:hAnsi="Times New Roman" w:cs="Times New Roman"/>
          <w:sz w:val="20"/>
          <w:szCs w:val="20"/>
          <w:rPrChange w:id="561" w:author="CHEVASSUS, Emmanuel" w:date="2025-01-15T11:52:00Z" w16du:dateUtc="2025-01-15T11:52:00Z">
            <w:rPr/>
          </w:rPrChange>
        </w:rPr>
      </w:pPr>
      <w:r w:rsidRPr="0051612E">
        <w:rPr>
          <w:rFonts w:ascii="Times New Roman" w:hAnsi="Times New Roman" w:cs="Times New Roman"/>
          <w:sz w:val="20"/>
          <w:szCs w:val="20"/>
          <w:rPrChange w:id="562" w:author="CHEVASSUS, Emmanuel" w:date="2025-01-15T11:52:00Z" w16du:dateUtc="2025-01-15T11:52:00Z">
            <w:rPr/>
          </w:rPrChange>
        </w:rPr>
        <w:t>Rinaldi, M., Fuzzi, S., Decesari, S., Marullo, S., Santoleri, R., Provenzale, A., Von Hardenberg, J., Ceburnis</w:t>
      </w:r>
      <w:r w:rsidRPr="0051612E">
        <w:rPr>
          <w:rFonts w:ascii="Times New Roman" w:hAnsi="Times New Roman" w:cs="Times New Roman" w:hint="eastAsia"/>
          <w:sz w:val="20"/>
          <w:szCs w:val="20"/>
          <w:rPrChange w:id="563" w:author="CHEVASSUS, Emmanuel" w:date="2025-01-15T11:52:00Z" w16du:dateUtc="2025-01-15T11:52:00Z">
            <w:rPr>
              <w:rFonts w:hint="eastAsia"/>
            </w:rPr>
          </w:rPrChange>
        </w:rPr>
        <w:t>, D., Vaishya, A., O</w:t>
      </w:r>
      <w:r w:rsidRPr="0051612E">
        <w:rPr>
          <w:rFonts w:ascii="Times New Roman" w:hAnsi="Times New Roman" w:cs="Times New Roman" w:hint="eastAsia"/>
          <w:sz w:val="20"/>
          <w:szCs w:val="20"/>
          <w:rPrChange w:id="564"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565" w:author="CHEVASSUS, Emmanuel" w:date="2025-01-15T11:52:00Z" w16du:dateUtc="2025-01-15T11:52:00Z">
            <w:rPr>
              <w:rFonts w:hint="eastAsia"/>
            </w:rPr>
          </w:rPrChange>
        </w:rPr>
        <w:t>Dowd, C. D., and Facchini, M. C.: Is chlorophyll</w:t>
      </w:r>
      <w:r w:rsidRPr="0051612E">
        <w:rPr>
          <w:rFonts w:ascii="Times New Roman" w:hAnsi="Times New Roman" w:cs="Times New Roman" w:hint="eastAsia"/>
          <w:sz w:val="20"/>
          <w:szCs w:val="20"/>
          <w:rPrChange w:id="566"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567" w:author="CHEVASSUS, Emmanuel" w:date="2025-01-15T11:52:00Z" w16du:dateUtc="2025-01-15T11:52:00Z">
            <w:rPr>
              <w:rFonts w:hint="eastAsia"/>
            </w:rPr>
          </w:rPrChange>
        </w:rPr>
        <w:t xml:space="preserve"> </w:t>
      </w:r>
      <w:r w:rsidRPr="0051612E">
        <w:rPr>
          <w:rFonts w:ascii="Times New Roman" w:hAnsi="Times New Roman" w:cs="Times New Roman"/>
          <w:i/>
          <w:iCs/>
          <w:sz w:val="20"/>
          <w:szCs w:val="20"/>
          <w:rPrChange w:id="568" w:author="CHEVASSUS, Emmanuel" w:date="2025-01-15T11:52:00Z" w16du:dateUtc="2025-01-15T11:52:00Z">
            <w:rPr>
              <w:i/>
              <w:iCs/>
            </w:rPr>
          </w:rPrChange>
        </w:rPr>
        <w:t>a</w:t>
      </w:r>
      <w:r w:rsidRPr="0051612E">
        <w:rPr>
          <w:rFonts w:ascii="Times New Roman" w:hAnsi="Times New Roman" w:cs="Times New Roman"/>
          <w:sz w:val="20"/>
          <w:szCs w:val="20"/>
          <w:rPrChange w:id="569" w:author="CHEVASSUS, Emmanuel" w:date="2025-01-15T11:52:00Z" w16du:dateUtc="2025-01-15T11:52:00Z">
            <w:rPr/>
          </w:rPrChange>
        </w:rPr>
        <w:t xml:space="preserve"> the best surrogate for organic matter enrichment in submicron primary marine aerosol?, JGR Atmospheres, 118, 4964–4973, https://doi.org/10.1002/jgrd.50417, 2013.</w:t>
      </w:r>
    </w:p>
    <w:p w14:paraId="7A92D136" w14:textId="77777777" w:rsidR="009D75E1" w:rsidRPr="0051612E" w:rsidRDefault="009D75E1" w:rsidP="009D75E1">
      <w:pPr>
        <w:pStyle w:val="Bibliography"/>
        <w:rPr>
          <w:rFonts w:ascii="Times New Roman" w:hAnsi="Times New Roman" w:cs="Times New Roman"/>
          <w:sz w:val="20"/>
          <w:szCs w:val="20"/>
          <w:rPrChange w:id="570" w:author="CHEVASSUS, Emmanuel" w:date="2025-01-15T11:52:00Z" w16du:dateUtc="2025-01-15T11:52:00Z">
            <w:rPr/>
          </w:rPrChange>
        </w:rPr>
      </w:pPr>
      <w:r w:rsidRPr="0051612E">
        <w:rPr>
          <w:rFonts w:ascii="Times New Roman" w:hAnsi="Times New Roman" w:cs="Times New Roman"/>
          <w:sz w:val="20"/>
          <w:szCs w:val="20"/>
          <w:rPrChange w:id="571" w:author="CHEVASSUS, Emmanuel" w:date="2025-01-15T11:52:00Z" w16du:dateUtc="2025-01-15T11:52:00Z">
            <w:rPr/>
          </w:rPrChange>
        </w:rPr>
        <w:t>Rinaldi, M., Paglione, M., Decesari, S., Harrison, R. M., Beddows, D. C. S., Ovadnevaite, J., Ceburnis, D., O’Dowd, C. D., Simó, R., and Dall’Osto, M.: Contribution of Water-Soluble Organic Matter from Multiple Marine Geographic Eco-Regions to Aerosols around Antarctica, Environ. Sci. Technol., 54, 7807–7817, https://doi.org/10.1021/acs.est.0c00695, 2020.</w:t>
      </w:r>
    </w:p>
    <w:p w14:paraId="6D710CB0" w14:textId="77777777" w:rsidR="009D75E1" w:rsidRPr="0051612E" w:rsidRDefault="009D75E1" w:rsidP="009D75E1">
      <w:pPr>
        <w:pStyle w:val="Bibliography"/>
        <w:rPr>
          <w:rFonts w:ascii="Times New Roman" w:hAnsi="Times New Roman" w:cs="Times New Roman"/>
          <w:sz w:val="20"/>
          <w:szCs w:val="20"/>
          <w:rPrChange w:id="572" w:author="CHEVASSUS, Emmanuel" w:date="2025-01-15T11:52:00Z" w16du:dateUtc="2025-01-15T11:52:00Z">
            <w:rPr/>
          </w:rPrChange>
        </w:rPr>
      </w:pPr>
      <w:r w:rsidRPr="0051612E">
        <w:rPr>
          <w:rFonts w:ascii="Times New Roman" w:hAnsi="Times New Roman" w:cs="Times New Roman"/>
          <w:sz w:val="20"/>
          <w:szCs w:val="20"/>
          <w:rPrChange w:id="573" w:author="CHEVASSUS, Emmanuel" w:date="2025-01-15T11:52:00Z" w16du:dateUtc="2025-01-15T11:52:00Z">
            <w:rPr/>
          </w:rPrChange>
        </w:rPr>
        <w:t>Robinson, N. H., Hamilton, J. F., Allan, J. D., Langford, B., Oram, D. E., Chen, Q., Docherty, K., Farmer, D. K., Jimenez, J. L., Ward, M. W., Hewitt, C. N., Barley, M. H., Jenkin, M. E., Rickard, A. R., Martin, S. T., McFiggans, G., and Coe, H.: Evidence for a significant proportion of Secondary Organic Aerosol from isoprene above a maritime tropical forest, Atmos. Chem. Phys., 11, 1039–1050, https://doi.org/10.5194/acp-11-1039-2011, 2011.</w:t>
      </w:r>
    </w:p>
    <w:p w14:paraId="2500A776" w14:textId="77777777" w:rsidR="009D75E1" w:rsidRPr="0051612E" w:rsidRDefault="009D75E1" w:rsidP="009D75E1">
      <w:pPr>
        <w:pStyle w:val="Bibliography"/>
        <w:rPr>
          <w:rFonts w:ascii="Times New Roman" w:hAnsi="Times New Roman" w:cs="Times New Roman"/>
          <w:sz w:val="20"/>
          <w:szCs w:val="20"/>
          <w:rPrChange w:id="574" w:author="CHEVASSUS, Emmanuel" w:date="2025-01-15T11:52:00Z" w16du:dateUtc="2025-01-15T11:52:00Z">
            <w:rPr/>
          </w:rPrChange>
        </w:rPr>
      </w:pPr>
      <w:r w:rsidRPr="0051612E">
        <w:rPr>
          <w:rFonts w:ascii="Times New Roman" w:hAnsi="Times New Roman" w:cs="Times New Roman"/>
          <w:sz w:val="20"/>
          <w:szCs w:val="20"/>
          <w:rPrChange w:id="575" w:author="CHEVASSUS, Emmanuel" w:date="2025-01-15T11:52:00Z" w16du:dateUtc="2025-01-15T11:52:00Z">
            <w:rPr/>
          </w:rPrChange>
        </w:rPr>
        <w:t>Rosenfeld, D., Zhu, Y., Wang, M., Zheng, Y., Goren, T., and Yu, S.: Aerosol-driven droplet concentrations dominate coverage and water of oceanic low-level clouds, Science, 363, eaav0566, https://doi.org/10.1126/science.aav0566, 2019.</w:t>
      </w:r>
    </w:p>
    <w:p w14:paraId="25252685" w14:textId="77777777" w:rsidR="009D75E1" w:rsidRPr="0051612E" w:rsidRDefault="009D75E1" w:rsidP="009D75E1">
      <w:pPr>
        <w:pStyle w:val="Bibliography"/>
        <w:rPr>
          <w:rFonts w:ascii="Times New Roman" w:hAnsi="Times New Roman" w:cs="Times New Roman"/>
          <w:sz w:val="20"/>
          <w:szCs w:val="20"/>
          <w:rPrChange w:id="576" w:author="CHEVASSUS, Emmanuel" w:date="2025-01-15T11:52:00Z" w16du:dateUtc="2025-01-15T11:52:00Z">
            <w:rPr/>
          </w:rPrChange>
        </w:rPr>
      </w:pPr>
      <w:r w:rsidRPr="0051612E">
        <w:rPr>
          <w:rFonts w:ascii="Times New Roman" w:hAnsi="Times New Roman" w:cs="Times New Roman"/>
          <w:sz w:val="20"/>
          <w:szCs w:val="20"/>
          <w:rPrChange w:id="577" w:author="CHEVASSUS, Emmanuel" w:date="2025-01-15T11:52:00Z" w16du:dateUtc="2025-01-15T11:52:00Z">
            <w:rPr/>
          </w:rPrChange>
        </w:rPr>
        <w:t>Rousseaux, C. S., Hirata, T., and Gregg, W. W.: Satellite views of global phytoplankton community distributions using an empirical algorithm and a numerical model, https://doi.org/10.5194/bgd-10-1083-2013, 24 January 2013.</w:t>
      </w:r>
    </w:p>
    <w:p w14:paraId="1D438F31" w14:textId="77777777" w:rsidR="009D75E1" w:rsidRPr="0051612E" w:rsidRDefault="009D75E1" w:rsidP="009D75E1">
      <w:pPr>
        <w:pStyle w:val="Bibliography"/>
        <w:rPr>
          <w:rFonts w:ascii="Times New Roman" w:hAnsi="Times New Roman" w:cs="Times New Roman"/>
          <w:sz w:val="20"/>
          <w:szCs w:val="20"/>
          <w:rPrChange w:id="578" w:author="CHEVASSUS, Emmanuel" w:date="2025-01-15T11:52:00Z" w16du:dateUtc="2025-01-15T11:52:00Z">
            <w:rPr/>
          </w:rPrChange>
        </w:rPr>
      </w:pPr>
      <w:r w:rsidRPr="0051612E">
        <w:rPr>
          <w:rFonts w:ascii="Times New Roman" w:hAnsi="Times New Roman" w:cs="Times New Roman"/>
          <w:sz w:val="20"/>
          <w:szCs w:val="20"/>
          <w:rPrChange w:id="579" w:author="CHEVASSUS, Emmanuel" w:date="2025-01-15T11:52:00Z" w16du:dateUtc="2025-01-15T11:52:00Z">
            <w:rPr/>
          </w:rPrChange>
        </w:rPr>
        <w:t>Russell, L. M., Bahadur, R., and Ziemann, P. J.: Identifying organic aerosol sources by comparing functional group composition in chamber and atmospheric particles, Proc. Natl. Acad. Sci. U.S.A., 108, 3516–3521, https://doi.org/10.1073/pnas.1006461108, 2011.</w:t>
      </w:r>
    </w:p>
    <w:p w14:paraId="43D8FA3B" w14:textId="77777777" w:rsidR="009D75E1" w:rsidRPr="0051612E" w:rsidRDefault="009D75E1" w:rsidP="009D75E1">
      <w:pPr>
        <w:pStyle w:val="Bibliography"/>
        <w:rPr>
          <w:rFonts w:ascii="Times New Roman" w:hAnsi="Times New Roman" w:cs="Times New Roman"/>
          <w:sz w:val="20"/>
          <w:szCs w:val="20"/>
          <w:rPrChange w:id="580" w:author="CHEVASSUS, Emmanuel" w:date="2025-01-15T11:52:00Z" w16du:dateUtc="2025-01-15T11:52:00Z">
            <w:rPr/>
          </w:rPrChange>
        </w:rPr>
      </w:pPr>
      <w:r w:rsidRPr="0051612E">
        <w:rPr>
          <w:rFonts w:ascii="Times New Roman" w:hAnsi="Times New Roman" w:cs="Times New Roman"/>
          <w:sz w:val="20"/>
          <w:szCs w:val="20"/>
          <w:rPrChange w:id="581" w:author="CHEVASSUS, Emmanuel" w:date="2025-01-15T11:52:00Z" w16du:dateUtc="2025-01-15T11:52:00Z">
            <w:rPr/>
          </w:rPrChange>
        </w:rPr>
        <w:t>S. Gerard Jennings, Christoph Kleefeld, Colin D. OʼDowd, Carsten Junker, T. Gerard Spain, Phillip OʼBrien, Aodhaghan F. Roddy, and and Thomas C. OʼConnor: Mace Head Atmospheric Research Station — characterization of aerosol radiative parameters, BOREAL ENVIRONMENT RESEARCH 8, 2003.</w:t>
      </w:r>
    </w:p>
    <w:p w14:paraId="76048272" w14:textId="77777777" w:rsidR="009D75E1" w:rsidRPr="0051612E" w:rsidRDefault="009D75E1" w:rsidP="009D75E1">
      <w:pPr>
        <w:pStyle w:val="Bibliography"/>
        <w:rPr>
          <w:rFonts w:ascii="Times New Roman" w:hAnsi="Times New Roman" w:cs="Times New Roman"/>
          <w:sz w:val="20"/>
          <w:szCs w:val="20"/>
          <w:rPrChange w:id="582" w:author="CHEVASSUS, Emmanuel" w:date="2025-01-15T11:52:00Z" w16du:dateUtc="2025-01-15T11:52:00Z">
            <w:rPr/>
          </w:rPrChange>
        </w:rPr>
      </w:pPr>
      <w:r w:rsidRPr="0051612E">
        <w:rPr>
          <w:rFonts w:ascii="Times New Roman" w:hAnsi="Times New Roman" w:cs="Times New Roman"/>
          <w:sz w:val="20"/>
          <w:szCs w:val="20"/>
          <w:rPrChange w:id="583" w:author="CHEVASSUS, Emmanuel" w:date="2025-01-15T11:52:00Z" w16du:dateUtc="2025-01-15T11:52:00Z">
            <w:rPr/>
          </w:rPrChange>
        </w:rPr>
        <w:t>Saha, M. and Fink, P.: Algal volatiles – the overlooked chemical language of aquatic primary producers, Biological Reviews, 97, 2162–2173, https://doi.org/10.1111/brv.12887, 2022.</w:t>
      </w:r>
    </w:p>
    <w:p w14:paraId="260D4787" w14:textId="77777777" w:rsidR="009D75E1" w:rsidRPr="0051612E" w:rsidRDefault="009D75E1" w:rsidP="009D75E1">
      <w:pPr>
        <w:pStyle w:val="Bibliography"/>
        <w:rPr>
          <w:rFonts w:ascii="Times New Roman" w:hAnsi="Times New Roman" w:cs="Times New Roman"/>
          <w:sz w:val="20"/>
          <w:szCs w:val="20"/>
          <w:rPrChange w:id="584" w:author="CHEVASSUS, Emmanuel" w:date="2025-01-15T11:52:00Z" w16du:dateUtc="2025-01-15T11:52:00Z">
            <w:rPr/>
          </w:rPrChange>
        </w:rPr>
      </w:pPr>
      <w:r w:rsidRPr="0051612E">
        <w:rPr>
          <w:rFonts w:ascii="Times New Roman" w:hAnsi="Times New Roman" w:cs="Times New Roman"/>
          <w:sz w:val="20"/>
          <w:szCs w:val="20"/>
          <w:rPrChange w:id="585" w:author="CHEVASSUS, Emmanuel" w:date="2025-01-15T11:52:00Z" w16du:dateUtc="2025-01-15T11:52:00Z">
            <w:rPr/>
          </w:rPrChange>
        </w:rPr>
        <w:t>Saliba, G., Chen, C.-L., Lewis, S., Russell, L. M., Rivellini, L.-H., Lee, A. K. Y., Quinn, P. K., Bates, T. S., Haëntjens, N., Boss, E. S., Karp-Boss, L., Baetge, N., Carlson, C. A., and Behrenfeld, M. J.: Factors driving the seasonal and hourly variability of sea-spray aerosol number in the North Atlantic, Proc Natl Acad Sci USA, 116, 20309–20314, https://doi.org/10.1073/pnas.1907574116, 2019.</w:t>
      </w:r>
    </w:p>
    <w:p w14:paraId="667DC01C" w14:textId="77777777" w:rsidR="009D75E1" w:rsidRPr="0051612E" w:rsidRDefault="009D75E1" w:rsidP="009D75E1">
      <w:pPr>
        <w:pStyle w:val="Bibliography"/>
        <w:rPr>
          <w:rFonts w:ascii="Times New Roman" w:hAnsi="Times New Roman" w:cs="Times New Roman"/>
          <w:sz w:val="20"/>
          <w:szCs w:val="20"/>
          <w:rPrChange w:id="586" w:author="CHEVASSUS, Emmanuel" w:date="2025-01-15T11:52:00Z" w16du:dateUtc="2025-01-15T11:52:00Z">
            <w:rPr/>
          </w:rPrChange>
        </w:rPr>
      </w:pPr>
      <w:r w:rsidRPr="0051612E">
        <w:rPr>
          <w:rFonts w:ascii="Times New Roman" w:hAnsi="Times New Roman" w:cs="Times New Roman"/>
          <w:sz w:val="20"/>
          <w:szCs w:val="20"/>
          <w:rPrChange w:id="587" w:author="CHEVASSUS, Emmanuel" w:date="2025-01-15T11:52:00Z" w16du:dateUtc="2025-01-15T11:52:00Z">
            <w:rPr/>
          </w:rPrChange>
        </w:rPr>
        <w:t>Sanchez, K. J., Zhang, B., Liu, H., Brown, M. D., Crosbie, E. C., Gallo, F., Hair, J. W., Hostetler, C. A., Jordan, C. E., Robinson, C. E., Scarino, A. J., Shingler, T. J., Shook, M. A., Thornhill, K. L., Wiggins, E. B., Winstead, E. L., Ziemba, L. D., Saliba, G., Lewis, S. L., Russell, L. M., Quinn, P. K., Bates, T. S., Porter, J., Bell, T. G., Gaube, P., Saltzman, E. S., Behrenfeld, M. J., and Moore, R. H.: North Atlantic Ocean SST-gradient-driven variations in aerosol and cloud evolution along Lagrangian cold-air outbreak trajectories, Atmos. Chem. Phys., 22, 2795–2815, https://doi.org/10.5194/acp-22-2795-2022, 2022.</w:t>
      </w:r>
    </w:p>
    <w:p w14:paraId="013FE99D" w14:textId="77777777" w:rsidR="009D75E1" w:rsidRPr="0051612E" w:rsidRDefault="009D75E1" w:rsidP="009D75E1">
      <w:pPr>
        <w:pStyle w:val="Bibliography"/>
        <w:rPr>
          <w:rFonts w:ascii="Times New Roman" w:hAnsi="Times New Roman" w:cs="Times New Roman"/>
          <w:sz w:val="20"/>
          <w:szCs w:val="20"/>
          <w:rPrChange w:id="588" w:author="CHEVASSUS, Emmanuel" w:date="2025-01-15T11:52:00Z" w16du:dateUtc="2025-01-15T11:52:00Z">
            <w:rPr/>
          </w:rPrChange>
        </w:rPr>
      </w:pPr>
      <w:r w:rsidRPr="0051612E">
        <w:rPr>
          <w:rFonts w:ascii="Times New Roman" w:hAnsi="Times New Roman" w:cs="Times New Roman"/>
          <w:sz w:val="20"/>
          <w:szCs w:val="20"/>
          <w:rPrChange w:id="589" w:author="CHEVASSUS, Emmanuel" w:date="2025-01-15T11:52:00Z" w16du:dateUtc="2025-01-15T11:52:00Z">
            <w:rPr/>
          </w:rPrChange>
        </w:rPr>
        <w:t>Sanders, R. N. C., Jones, D. C., Josey, S. A., Sinha, B., and Forget, G.: Causes of the 2015 North Atlantic cold anomaly in a global state estimate, Ocean Sci., 18, 953–978, https://doi.org/10.5194/os-18-953-2022, 2022.</w:t>
      </w:r>
    </w:p>
    <w:p w14:paraId="0BF1CDAE" w14:textId="77777777" w:rsidR="009D75E1" w:rsidRPr="0051612E" w:rsidRDefault="009D75E1" w:rsidP="009D75E1">
      <w:pPr>
        <w:pStyle w:val="Bibliography"/>
        <w:rPr>
          <w:rFonts w:ascii="Times New Roman" w:hAnsi="Times New Roman" w:cs="Times New Roman"/>
          <w:sz w:val="20"/>
          <w:szCs w:val="20"/>
          <w:rPrChange w:id="590" w:author="CHEVASSUS, Emmanuel" w:date="2025-01-15T11:52:00Z" w16du:dateUtc="2025-01-15T11:52:00Z">
            <w:rPr/>
          </w:rPrChange>
        </w:rPr>
      </w:pPr>
      <w:r w:rsidRPr="0051612E">
        <w:rPr>
          <w:rFonts w:ascii="Times New Roman" w:hAnsi="Times New Roman" w:cs="Times New Roman"/>
          <w:sz w:val="20"/>
          <w:szCs w:val="20"/>
          <w:rPrChange w:id="591" w:author="CHEVASSUS, Emmanuel" w:date="2025-01-15T11:52:00Z" w16du:dateUtc="2025-01-15T11:52:00Z">
            <w:rPr/>
          </w:rPrChange>
        </w:rPr>
        <w:t>Schmale, J., Schneider, J., Nemitz, E., Tang, Y. S., Dragosits, U., Blackall, T. D., Trathan, P. N., Phillips, G. J., Sutton, M., and Braban, C. F.: Sub-Antarctic marine aerosol: dominant contributions from biogenic sources, Atmos. Chem. Phys., 13, 8669–8694, https://doi.org/10.5194/acp-13-8669-2013, 2013.</w:t>
      </w:r>
    </w:p>
    <w:p w14:paraId="566C550B" w14:textId="77777777" w:rsidR="009D75E1" w:rsidRPr="0051612E" w:rsidRDefault="009D75E1" w:rsidP="009D75E1">
      <w:pPr>
        <w:pStyle w:val="Bibliography"/>
        <w:rPr>
          <w:rFonts w:ascii="Times New Roman" w:hAnsi="Times New Roman" w:cs="Times New Roman"/>
          <w:sz w:val="20"/>
          <w:szCs w:val="20"/>
          <w:rPrChange w:id="592" w:author="CHEVASSUS, Emmanuel" w:date="2025-01-15T11:52:00Z" w16du:dateUtc="2025-01-15T11:52:00Z">
            <w:rPr/>
          </w:rPrChange>
        </w:rPr>
      </w:pPr>
      <w:r w:rsidRPr="0051612E">
        <w:rPr>
          <w:rFonts w:ascii="Times New Roman" w:hAnsi="Times New Roman" w:cs="Times New Roman"/>
          <w:sz w:val="20"/>
          <w:szCs w:val="20"/>
          <w:rPrChange w:id="593" w:author="CHEVASSUS, Emmanuel" w:date="2025-01-15T11:52:00Z" w16du:dateUtc="2025-01-15T11:52:00Z">
            <w:rPr/>
          </w:rPrChange>
        </w:rPr>
        <w:t xml:space="preserve">Schneider, J., Freutel, F., Zorn, S. R., Chen, Q., Farmer, D. K., Jimenez, J. L., Martin, S. T., Artaxo, P., Wiedensohler, A., and Borrmann, S.: Mass-spectrometric identification of primary biological particle markers </w:t>
      </w:r>
      <w:r w:rsidRPr="0051612E">
        <w:rPr>
          <w:rFonts w:ascii="Times New Roman" w:hAnsi="Times New Roman" w:cs="Times New Roman"/>
          <w:sz w:val="20"/>
          <w:szCs w:val="20"/>
          <w:rPrChange w:id="594" w:author="CHEVASSUS, Emmanuel" w:date="2025-01-15T11:52:00Z" w16du:dateUtc="2025-01-15T11:52:00Z">
            <w:rPr/>
          </w:rPrChange>
        </w:rPr>
        <w:lastRenderedPageBreak/>
        <w:t>and application to pristine submicron aerosol measurements in Amazonia, Atmos. Chem. Phys., 11, 11415–11429, https://doi.org/10.5194/acp-11-11415-2011, 2011.</w:t>
      </w:r>
    </w:p>
    <w:p w14:paraId="15075B42" w14:textId="77777777" w:rsidR="009D75E1" w:rsidRPr="0051612E" w:rsidRDefault="009D75E1" w:rsidP="009D75E1">
      <w:pPr>
        <w:pStyle w:val="Bibliography"/>
        <w:rPr>
          <w:rFonts w:ascii="Times New Roman" w:hAnsi="Times New Roman" w:cs="Times New Roman"/>
          <w:sz w:val="20"/>
          <w:szCs w:val="20"/>
          <w:rPrChange w:id="595" w:author="CHEVASSUS, Emmanuel" w:date="2025-01-15T11:52:00Z" w16du:dateUtc="2025-01-15T11:52:00Z">
            <w:rPr/>
          </w:rPrChange>
        </w:rPr>
      </w:pPr>
      <w:r w:rsidRPr="0051612E">
        <w:rPr>
          <w:rFonts w:ascii="Times New Roman" w:hAnsi="Times New Roman" w:cs="Times New Roman"/>
          <w:sz w:val="20"/>
          <w:szCs w:val="20"/>
          <w:rPrChange w:id="596" w:author="CHEVASSUS, Emmanuel" w:date="2025-01-15T11:52:00Z" w16du:dateUtc="2025-01-15T11:52:00Z">
            <w:rPr/>
          </w:rPrChange>
        </w:rPr>
        <w:t>Seidel, M., Vemulapalli, S. P. B., Mathieu, D., and Dittmar, T.: Marine Dissolved Organic Matter Shares Thousands of Molecular Formulae Yet Differs Structurally across Major Water Masses, Environ. Sci. Technol., 56, 3758–3769, https://doi.org/10.1021/acs.est.1c04566, 2022.</w:t>
      </w:r>
    </w:p>
    <w:p w14:paraId="56449D16" w14:textId="77777777" w:rsidR="009D75E1" w:rsidRPr="0051612E" w:rsidRDefault="009D75E1" w:rsidP="009D75E1">
      <w:pPr>
        <w:pStyle w:val="Bibliography"/>
        <w:rPr>
          <w:rFonts w:ascii="Times New Roman" w:hAnsi="Times New Roman" w:cs="Times New Roman"/>
          <w:sz w:val="20"/>
          <w:szCs w:val="20"/>
          <w:rPrChange w:id="597" w:author="CHEVASSUS, Emmanuel" w:date="2025-01-15T11:52:00Z" w16du:dateUtc="2025-01-15T11:52:00Z">
            <w:rPr/>
          </w:rPrChange>
        </w:rPr>
      </w:pPr>
      <w:r w:rsidRPr="0051612E">
        <w:rPr>
          <w:rFonts w:ascii="Times New Roman" w:hAnsi="Times New Roman" w:cs="Times New Roman"/>
          <w:sz w:val="20"/>
          <w:szCs w:val="20"/>
          <w:rPrChange w:id="598" w:author="CHEVASSUS, Emmanuel" w:date="2025-01-15T11:52:00Z" w16du:dateUtc="2025-01-15T11:52:00Z">
            <w:rPr/>
          </w:rPrChange>
        </w:rPr>
        <w:t>Sellegri, K., Nicosia, A., Freney, E., Uitz, J., Thyssen, M., Grégori, G., Engel, A., Zäncker, B., Haëntjens, N., Mas, S., Picard, D., Saint-Macary, A., Peltola, M., Rose, C., Trueblood, J., Lefevre, D., D’Anna, B., Desboeufs, K., Meskhidze, N., Guieu, C., and Law, C. S.: Surface ocean microbiota determine cloud precursors, Sci Rep, 11, 281, https://doi.org/10.1038/s41598-020-78097-5, 2021.</w:t>
      </w:r>
    </w:p>
    <w:p w14:paraId="214B31FB" w14:textId="77777777" w:rsidR="009D75E1" w:rsidRPr="0051612E" w:rsidRDefault="009D75E1" w:rsidP="009D75E1">
      <w:pPr>
        <w:pStyle w:val="Bibliography"/>
        <w:rPr>
          <w:rFonts w:ascii="Times New Roman" w:hAnsi="Times New Roman" w:cs="Times New Roman"/>
          <w:sz w:val="20"/>
          <w:szCs w:val="20"/>
          <w:rPrChange w:id="599" w:author="CHEVASSUS, Emmanuel" w:date="2025-01-15T11:52:00Z" w16du:dateUtc="2025-01-15T11:52:00Z">
            <w:rPr/>
          </w:rPrChange>
        </w:rPr>
      </w:pPr>
      <w:r w:rsidRPr="0051612E">
        <w:rPr>
          <w:rFonts w:ascii="Times New Roman" w:hAnsi="Times New Roman" w:cs="Times New Roman"/>
          <w:sz w:val="20"/>
          <w:szCs w:val="20"/>
          <w:rPrChange w:id="600" w:author="CHEVASSUS, Emmanuel" w:date="2025-01-15T11:52:00Z" w16du:dateUtc="2025-01-15T11:52:00Z">
            <w:rPr/>
          </w:rPrChange>
        </w:rPr>
        <w:t>Sellegri, K., Harvey, M., Peltola, M., Saint-Macary, A., Barthelmeß, T., Rocco, M., Moore, K. A., Cristi, A., Peyrin, F., Barr, N., Labonnote, L., Marriner, A., McGregor, J., Safi, K., Deppeler, S., Archer, S., Dunne, E., Harnwell, J., Delanoe, J., Freney, E., Rose, C., Bazantay, C., Planche, C., Saiz-Lopez, A., Quintanilla-López, J. E., Lebrón-Aguilar, R., Rinaldi, M., Banson, S., Joseph, R., Lupascu, A., Jourdan, O., Mioche, G., Colomb, A., Olivares, G., Querel, R., McDonald, A., Plank, G., Bukosa, B., Dillon, W., Pelon, J., Baray, J.-L., Tridon, F., Donnadieu, F., Szczap, F., Engel, A., DeMott, P. J., and Law, C. S.: Sea2Cloud: From Biogenic Emission Fluxes to Cloud Properties in the Southwest Pacific, Bulletin of the American Meteorological Society, 104, E1017–E1043, https://doi.org/10.1175/BAMS-D-21-0063.1, 2023.</w:t>
      </w:r>
    </w:p>
    <w:p w14:paraId="5CC92D9E" w14:textId="77777777" w:rsidR="009D75E1" w:rsidRPr="0051612E" w:rsidRDefault="009D75E1" w:rsidP="009D75E1">
      <w:pPr>
        <w:pStyle w:val="Bibliography"/>
        <w:rPr>
          <w:rFonts w:ascii="Times New Roman" w:hAnsi="Times New Roman" w:cs="Times New Roman"/>
          <w:sz w:val="20"/>
          <w:szCs w:val="20"/>
          <w:rPrChange w:id="601" w:author="CHEVASSUS, Emmanuel" w:date="2025-01-15T11:52:00Z" w16du:dateUtc="2025-01-15T11:52:00Z">
            <w:rPr/>
          </w:rPrChange>
        </w:rPr>
      </w:pPr>
      <w:r w:rsidRPr="0051612E">
        <w:rPr>
          <w:rFonts w:ascii="Times New Roman" w:hAnsi="Times New Roman" w:cs="Times New Roman"/>
          <w:sz w:val="20"/>
          <w:szCs w:val="20"/>
          <w:rPrChange w:id="602" w:author="CHEVASSUS, Emmanuel" w:date="2025-01-15T11:52:00Z" w16du:dateUtc="2025-01-15T11:52:00Z">
            <w:rPr/>
          </w:rPrChange>
        </w:rPr>
        <w:t>Semper, S., Våge, K., Pickart, R. S., Jónsson, S., and Valdimarsson, H.: Evolution and Transformation of the North Icelandic Irminger Current Along the North Iceland Shelf, JGR Oceans, 127, e2021JC017700, https://doi.org/10.1029/2021JC017700, 2022.</w:t>
      </w:r>
    </w:p>
    <w:p w14:paraId="2CE7F285" w14:textId="77777777" w:rsidR="009D75E1" w:rsidRPr="0051612E" w:rsidRDefault="009D75E1" w:rsidP="009D75E1">
      <w:pPr>
        <w:pStyle w:val="Bibliography"/>
        <w:rPr>
          <w:rFonts w:ascii="Times New Roman" w:hAnsi="Times New Roman" w:cs="Times New Roman"/>
          <w:sz w:val="20"/>
          <w:szCs w:val="20"/>
          <w:rPrChange w:id="603" w:author="CHEVASSUS, Emmanuel" w:date="2025-01-15T11:52:00Z" w16du:dateUtc="2025-01-15T11:52:00Z">
            <w:rPr/>
          </w:rPrChange>
        </w:rPr>
      </w:pPr>
      <w:r w:rsidRPr="0051612E">
        <w:rPr>
          <w:rFonts w:ascii="Times New Roman" w:hAnsi="Times New Roman" w:cs="Times New Roman"/>
          <w:sz w:val="20"/>
          <w:szCs w:val="20"/>
          <w:rPrChange w:id="604" w:author="CHEVASSUS, Emmanuel" w:date="2025-01-15T11:52:00Z" w16du:dateUtc="2025-01-15T11:52:00Z">
            <w:rPr/>
          </w:rPrChange>
        </w:rPr>
        <w:t>Simon, H., Bhave, P. V., Swall, J. L., Frank, N. H., and Malm, W. C.: Determining the spatial and seasonal variability in OM/OC ratios across the US using multiple regression, Atmos. Chem. Phys., 11, 2933–2949, https://doi.org/10.5194/acp-11-2933-2011, 2011.</w:t>
      </w:r>
    </w:p>
    <w:p w14:paraId="594FB646" w14:textId="77777777" w:rsidR="009D75E1" w:rsidRPr="0051612E" w:rsidRDefault="009D75E1" w:rsidP="009D75E1">
      <w:pPr>
        <w:pStyle w:val="Bibliography"/>
        <w:rPr>
          <w:rFonts w:ascii="Times New Roman" w:hAnsi="Times New Roman" w:cs="Times New Roman"/>
          <w:sz w:val="20"/>
          <w:szCs w:val="20"/>
          <w:rPrChange w:id="605" w:author="CHEVASSUS, Emmanuel" w:date="2025-01-15T11:52:00Z" w16du:dateUtc="2025-01-15T11:52:00Z">
            <w:rPr/>
          </w:rPrChange>
        </w:rPr>
      </w:pPr>
      <w:r w:rsidRPr="0051612E">
        <w:rPr>
          <w:rFonts w:ascii="Times New Roman" w:hAnsi="Times New Roman" w:cs="Times New Roman"/>
          <w:sz w:val="20"/>
          <w:szCs w:val="20"/>
          <w:rPrChange w:id="606" w:author="CHEVASSUS, Emmanuel" w:date="2025-01-15T11:52:00Z" w16du:dateUtc="2025-01-15T11:52:00Z">
            <w:rPr/>
          </w:rPrChange>
        </w:rPr>
        <w:t>Slowik, J. G., Vlasenko, A., McGuire, M., Evans, G. J., and Abbatt, J. P. D.: Simultaneous factor analysis of organic particle and gas mass spectra: AMS and PTR-MS measurements at an urban site, Atmos. Chem. Phys., 10, 1969–1988, https://doi.org/10.5194/acp-10-1969-2010, 2010.</w:t>
      </w:r>
    </w:p>
    <w:p w14:paraId="62109317" w14:textId="77777777" w:rsidR="009D75E1" w:rsidRPr="0051612E" w:rsidRDefault="009D75E1" w:rsidP="009D75E1">
      <w:pPr>
        <w:pStyle w:val="Bibliography"/>
        <w:rPr>
          <w:rFonts w:ascii="Times New Roman" w:hAnsi="Times New Roman" w:cs="Times New Roman"/>
          <w:sz w:val="20"/>
          <w:szCs w:val="20"/>
          <w:rPrChange w:id="607" w:author="CHEVASSUS, Emmanuel" w:date="2025-01-15T11:52:00Z" w16du:dateUtc="2025-01-15T11:52:00Z">
            <w:rPr/>
          </w:rPrChange>
        </w:rPr>
      </w:pPr>
      <w:r w:rsidRPr="0051612E">
        <w:rPr>
          <w:rFonts w:ascii="Times New Roman" w:hAnsi="Times New Roman" w:cs="Times New Roman"/>
          <w:sz w:val="20"/>
          <w:szCs w:val="20"/>
          <w:rPrChange w:id="608" w:author="CHEVASSUS, Emmanuel" w:date="2025-01-15T11:52:00Z" w16du:dateUtc="2025-01-15T11:52:00Z">
            <w:rPr/>
          </w:rPrChange>
        </w:rPr>
        <w:t>Stein, A. F., Draxler, R. R., Rolph, G. D., Stunder, B. J. B., Cohen, M. D., and Ngan, F.: NOAA’s HYSPLIT Atmospheric Transport and Dispersion Modeling System, Bulletin of the American Meteorological Society, 96, 2059–2077, https://doi.org/10.1175/BAMS-D-14-00110.1, 2015.</w:t>
      </w:r>
    </w:p>
    <w:p w14:paraId="30E7B645" w14:textId="77777777" w:rsidR="009D75E1" w:rsidRPr="0051612E" w:rsidRDefault="009D75E1" w:rsidP="009D75E1">
      <w:pPr>
        <w:pStyle w:val="Bibliography"/>
        <w:rPr>
          <w:rFonts w:ascii="Times New Roman" w:hAnsi="Times New Roman" w:cs="Times New Roman"/>
          <w:sz w:val="20"/>
          <w:szCs w:val="20"/>
          <w:rPrChange w:id="609" w:author="CHEVASSUS, Emmanuel" w:date="2025-01-15T11:52:00Z" w16du:dateUtc="2025-01-15T11:52:00Z">
            <w:rPr/>
          </w:rPrChange>
        </w:rPr>
      </w:pPr>
      <w:r w:rsidRPr="0051612E">
        <w:rPr>
          <w:rFonts w:ascii="Times New Roman" w:hAnsi="Times New Roman" w:cs="Times New Roman"/>
          <w:sz w:val="20"/>
          <w:szCs w:val="20"/>
          <w:rPrChange w:id="610" w:author="CHEVASSUS, Emmanuel" w:date="2025-01-15T11:52:00Z" w16du:dateUtc="2025-01-15T11:52:00Z">
            <w:rPr/>
          </w:rPrChange>
        </w:rPr>
        <w:t>Tong, Y., Qi, L., Stefenelli, G., Wang, D. S., Canonaco, F., Baltensperger, U., Prévôt, A. S. H., and Slowik, J. G.: Quantification of primary and secondary organic aerosol sources by combined factor analysis of extractive electrospray ionisation and aerosol mass spectrometer measurements (EESI-TOF and AMS), Aerosols/In Situ Measurement/Data Processing and Information Retrieval, https://doi.org/10.5194/amt-2022-78, 2022.</w:t>
      </w:r>
    </w:p>
    <w:p w14:paraId="44483189" w14:textId="77777777" w:rsidR="009D75E1" w:rsidRPr="0051612E" w:rsidRDefault="009D75E1" w:rsidP="009D75E1">
      <w:pPr>
        <w:pStyle w:val="Bibliography"/>
        <w:rPr>
          <w:rFonts w:ascii="Times New Roman" w:hAnsi="Times New Roman" w:cs="Times New Roman"/>
          <w:sz w:val="20"/>
          <w:szCs w:val="20"/>
          <w:rPrChange w:id="611" w:author="CHEVASSUS, Emmanuel" w:date="2025-01-15T11:52:00Z" w16du:dateUtc="2025-01-15T11:52:00Z">
            <w:rPr/>
          </w:rPrChange>
        </w:rPr>
      </w:pPr>
      <w:r w:rsidRPr="0051612E">
        <w:rPr>
          <w:rFonts w:ascii="Times New Roman" w:hAnsi="Times New Roman" w:cs="Times New Roman"/>
          <w:sz w:val="20"/>
          <w:szCs w:val="20"/>
          <w:rPrChange w:id="612" w:author="CHEVASSUS, Emmanuel" w:date="2025-01-15T11:52:00Z" w16du:dateUtc="2025-01-15T11:52:00Z">
            <w:rPr/>
          </w:rPrChange>
        </w:rPr>
        <w:t>Ulbrich, I. M., Canagaratna, M. R., Zhang, Q., Worsnop, D. R., and Jimenez, J. L.: Interpretation of organic components from Positive Matrix Factorization of aerosol mass spectrometric data, Atmos. Chem. Phys., 9, 2891–2918, https://doi.org/10.5194/acp-9-2891-2009, 2009.</w:t>
      </w:r>
    </w:p>
    <w:p w14:paraId="20A11EA7" w14:textId="77777777" w:rsidR="009D75E1" w:rsidRPr="0051612E" w:rsidRDefault="009D75E1" w:rsidP="009D75E1">
      <w:pPr>
        <w:pStyle w:val="Bibliography"/>
        <w:rPr>
          <w:rFonts w:ascii="Times New Roman" w:hAnsi="Times New Roman" w:cs="Times New Roman"/>
          <w:sz w:val="20"/>
          <w:szCs w:val="20"/>
          <w:rPrChange w:id="613" w:author="CHEVASSUS, Emmanuel" w:date="2025-01-15T11:52:00Z" w16du:dateUtc="2025-01-15T11:52:00Z">
            <w:rPr/>
          </w:rPrChange>
        </w:rPr>
      </w:pPr>
      <w:r w:rsidRPr="0051612E">
        <w:rPr>
          <w:rFonts w:ascii="Times New Roman" w:hAnsi="Times New Roman" w:cs="Times New Roman"/>
          <w:sz w:val="20"/>
          <w:szCs w:val="20"/>
          <w:rPrChange w:id="614" w:author="CHEVASSUS, Emmanuel" w:date="2025-01-15T11:52:00Z" w16du:dateUtc="2025-01-15T11:52:00Z">
            <w:rPr/>
          </w:rPrChange>
        </w:rPr>
        <w:t>Van Alstyne, K. and Houser, L.: Dimethylsulfide release during macroinvertebrate grazing and its role as an activated chemical defense, Mar. Ecol. Prog. Ser., 250, 175–181, https://doi.org/10.3354/meps250175, 2003.</w:t>
      </w:r>
    </w:p>
    <w:p w14:paraId="6021A3E3" w14:textId="77777777" w:rsidR="009D75E1" w:rsidRPr="0051612E" w:rsidRDefault="009D75E1" w:rsidP="009D75E1">
      <w:pPr>
        <w:pStyle w:val="Bibliography"/>
        <w:rPr>
          <w:rFonts w:ascii="Times New Roman" w:hAnsi="Times New Roman" w:cs="Times New Roman"/>
          <w:sz w:val="20"/>
          <w:szCs w:val="20"/>
          <w:rPrChange w:id="615" w:author="CHEVASSUS, Emmanuel" w:date="2025-01-15T11:52:00Z" w16du:dateUtc="2025-01-15T11:52:00Z">
            <w:rPr/>
          </w:rPrChange>
        </w:rPr>
      </w:pPr>
      <w:r w:rsidRPr="0051612E">
        <w:rPr>
          <w:rFonts w:ascii="Times New Roman" w:hAnsi="Times New Roman" w:cs="Times New Roman"/>
          <w:sz w:val="20"/>
          <w:szCs w:val="20"/>
          <w:rPrChange w:id="616" w:author="CHEVASSUS, Emmanuel" w:date="2025-01-15T11:52:00Z" w16du:dateUtc="2025-01-15T11:52:00Z">
            <w:rPr/>
          </w:rPrChange>
        </w:rPr>
        <w:t>Veron, F.: Ocean Spray, Annu. Rev. Fluid Mech., 47, 507–538, https://doi.org/10.1146/annurev-fluid-010814-014651, 2015.</w:t>
      </w:r>
    </w:p>
    <w:p w14:paraId="059936A7" w14:textId="77777777" w:rsidR="009D75E1" w:rsidRPr="0051612E" w:rsidRDefault="009D75E1" w:rsidP="009D75E1">
      <w:pPr>
        <w:pStyle w:val="Bibliography"/>
        <w:rPr>
          <w:rFonts w:ascii="Times New Roman" w:hAnsi="Times New Roman" w:cs="Times New Roman"/>
          <w:sz w:val="20"/>
          <w:szCs w:val="20"/>
          <w:rPrChange w:id="617" w:author="CHEVASSUS, Emmanuel" w:date="2025-01-15T11:52:00Z" w16du:dateUtc="2025-01-15T11:52:00Z">
            <w:rPr/>
          </w:rPrChange>
        </w:rPr>
      </w:pPr>
      <w:r w:rsidRPr="0051612E">
        <w:rPr>
          <w:rFonts w:ascii="Times New Roman" w:hAnsi="Times New Roman" w:cs="Times New Roman"/>
          <w:sz w:val="20"/>
          <w:szCs w:val="20"/>
          <w:rPrChange w:id="618" w:author="CHEVASSUS, Emmanuel" w:date="2025-01-15T11:52:00Z" w16du:dateUtc="2025-01-15T11:52:00Z">
            <w:rPr/>
          </w:rPrChange>
        </w:rPr>
        <w:t>Villermaux, E., Wang, X., and Deike, L.: Bubbles spray aerosols: Certitudes and mysteries, PNAS Nexus, 1, pgac261, https://doi.org/10.1093/pnasnexus/pgac261, 2022.</w:t>
      </w:r>
    </w:p>
    <w:p w14:paraId="61D24975" w14:textId="77777777" w:rsidR="009D75E1" w:rsidRPr="0051612E" w:rsidRDefault="009D75E1" w:rsidP="009D75E1">
      <w:pPr>
        <w:pStyle w:val="Bibliography"/>
        <w:rPr>
          <w:rFonts w:ascii="Times New Roman" w:hAnsi="Times New Roman" w:cs="Times New Roman"/>
          <w:sz w:val="20"/>
          <w:szCs w:val="20"/>
          <w:rPrChange w:id="619" w:author="CHEVASSUS, Emmanuel" w:date="2025-01-15T11:52:00Z" w16du:dateUtc="2025-01-15T11:52:00Z">
            <w:rPr/>
          </w:rPrChange>
        </w:rPr>
      </w:pPr>
      <w:r w:rsidRPr="0051612E">
        <w:rPr>
          <w:rFonts w:ascii="Times New Roman" w:hAnsi="Times New Roman" w:cs="Times New Roman"/>
          <w:sz w:val="20"/>
          <w:szCs w:val="20"/>
          <w:rPrChange w:id="620" w:author="CHEVASSUS, Emmanuel" w:date="2025-01-15T11:52:00Z" w16du:dateUtc="2025-01-15T11:52:00Z">
            <w:rPr/>
          </w:rPrChange>
        </w:rPr>
        <w:t>Wang, Y., Zheng, X., Dong, X., Xi, B., Wu, P., Logan, T., and Yung, Y. L.: Impacts of long-range transport of aerosols on marine-boundary-layer clouds in the eastern North Atlantic, Atmos. Chem. Phys., 20, 14741–14755, https://doi.org/10.5194/acp-20-14741-2020, 2020.</w:t>
      </w:r>
    </w:p>
    <w:p w14:paraId="5B58EE76" w14:textId="77777777" w:rsidR="009D75E1" w:rsidRPr="0051612E" w:rsidRDefault="009D75E1" w:rsidP="009D75E1">
      <w:pPr>
        <w:pStyle w:val="Bibliography"/>
        <w:rPr>
          <w:rFonts w:ascii="Times New Roman" w:hAnsi="Times New Roman" w:cs="Times New Roman"/>
          <w:sz w:val="20"/>
          <w:szCs w:val="20"/>
          <w:rPrChange w:id="621" w:author="CHEVASSUS, Emmanuel" w:date="2025-01-15T11:52:00Z" w16du:dateUtc="2025-01-15T11:52:00Z">
            <w:rPr/>
          </w:rPrChange>
        </w:rPr>
      </w:pPr>
      <w:r w:rsidRPr="0051612E">
        <w:rPr>
          <w:rFonts w:ascii="Times New Roman" w:hAnsi="Times New Roman" w:cs="Times New Roman"/>
          <w:sz w:val="20"/>
          <w:szCs w:val="20"/>
          <w:rPrChange w:id="622" w:author="CHEVASSUS, Emmanuel" w:date="2025-01-15T11:52:00Z" w16du:dateUtc="2025-01-15T11:52:00Z">
            <w:rPr/>
          </w:rPrChange>
        </w:rPr>
        <w:lastRenderedPageBreak/>
        <w:t>Willis, M. D., Köllner, F., Burkart, J., Bozem, H., Thomas, J. L., Schneider, J., Aliabadi, A. A., Hoor, P. M., Schulz, H., Herber, A. B., Leaitch, W. R., and Abbatt, J. P. D.: Evidence for marine biogenic influence on summertime Arctic aerosol, Geophys. Res. Lett., 44, 6460–6470, https://doi.org/10.1002/2017GL073359, 2017.</w:t>
      </w:r>
    </w:p>
    <w:p w14:paraId="7DC1005A" w14:textId="77777777" w:rsidR="009D75E1" w:rsidRPr="0051612E" w:rsidRDefault="009D75E1" w:rsidP="009D75E1">
      <w:pPr>
        <w:pStyle w:val="Bibliography"/>
        <w:rPr>
          <w:rFonts w:ascii="Times New Roman" w:hAnsi="Times New Roman" w:cs="Times New Roman"/>
          <w:sz w:val="20"/>
          <w:szCs w:val="20"/>
          <w:rPrChange w:id="623" w:author="CHEVASSUS, Emmanuel" w:date="2025-01-15T11:52:00Z" w16du:dateUtc="2025-01-15T11:52:00Z">
            <w:rPr/>
          </w:rPrChange>
        </w:rPr>
      </w:pPr>
      <w:r w:rsidRPr="0051612E">
        <w:rPr>
          <w:rFonts w:ascii="Times New Roman" w:hAnsi="Times New Roman" w:cs="Times New Roman"/>
          <w:sz w:val="20"/>
          <w:szCs w:val="20"/>
          <w:rPrChange w:id="624" w:author="CHEVASSUS, Emmanuel" w:date="2025-01-15T11:52:00Z" w16du:dateUtc="2025-01-15T11:52:00Z">
            <w:rPr/>
          </w:rPrChange>
        </w:rPr>
        <w:t>Willoughby, A., Wozniak, A., and Hatcher, P.: Detailed Source-Specific Molecular Composition of Ambient Aerosol Organic Matter Using Ultrahigh Resolution Mass Spectrometry and 1H NMR, Atmosphere, 7, 79, https://doi.org/10.3390/atmos7060079, 2016.</w:t>
      </w:r>
    </w:p>
    <w:p w14:paraId="70377494" w14:textId="77777777" w:rsidR="009D75E1" w:rsidRPr="0051612E" w:rsidRDefault="009D75E1" w:rsidP="009D75E1">
      <w:pPr>
        <w:pStyle w:val="Bibliography"/>
        <w:rPr>
          <w:rFonts w:ascii="Times New Roman" w:hAnsi="Times New Roman" w:cs="Times New Roman"/>
          <w:sz w:val="20"/>
          <w:szCs w:val="20"/>
          <w:rPrChange w:id="625" w:author="CHEVASSUS, Emmanuel" w:date="2025-01-15T11:52:00Z" w16du:dateUtc="2025-01-15T11:52:00Z">
            <w:rPr/>
          </w:rPrChange>
        </w:rPr>
      </w:pPr>
      <w:r w:rsidRPr="0051612E">
        <w:rPr>
          <w:rFonts w:ascii="Times New Roman" w:hAnsi="Times New Roman" w:cs="Times New Roman"/>
          <w:sz w:val="20"/>
          <w:szCs w:val="20"/>
          <w:rPrChange w:id="626" w:author="CHEVASSUS, Emmanuel" w:date="2025-01-15T11:52:00Z" w16du:dateUtc="2025-01-15T11:52:00Z">
            <w:rPr/>
          </w:rPrChange>
        </w:rPr>
        <w:t>Wolf, K. K. E., Hoppe, C. J. M., Rehder, L., Schaum, E., John, U., and Rost, B.: Heatwave responses of Arctic phytoplankton communities are driven by combined impacts of warming and cooling, Sci. Adv., 10, eadl5904, https://doi.org/10.1126/sciadv.adl5904, 2024.</w:t>
      </w:r>
    </w:p>
    <w:p w14:paraId="1A804396" w14:textId="77777777" w:rsidR="009D75E1" w:rsidRPr="0051612E" w:rsidRDefault="009D75E1" w:rsidP="009D75E1">
      <w:pPr>
        <w:pStyle w:val="Bibliography"/>
        <w:rPr>
          <w:rFonts w:ascii="Times New Roman" w:hAnsi="Times New Roman" w:cs="Times New Roman"/>
          <w:sz w:val="20"/>
          <w:szCs w:val="20"/>
          <w:rPrChange w:id="627" w:author="CHEVASSUS, Emmanuel" w:date="2025-01-15T11:52:00Z" w16du:dateUtc="2025-01-15T11:52:00Z">
            <w:rPr/>
          </w:rPrChange>
        </w:rPr>
      </w:pPr>
      <w:r w:rsidRPr="0051612E">
        <w:rPr>
          <w:rFonts w:ascii="Times New Roman" w:hAnsi="Times New Roman" w:cs="Times New Roman"/>
          <w:sz w:val="20"/>
          <w:szCs w:val="20"/>
          <w:rPrChange w:id="628" w:author="CHEVASSUS, Emmanuel" w:date="2025-01-15T11:52:00Z" w16du:dateUtc="2025-01-15T11:52:00Z">
            <w:rPr/>
          </w:rPrChange>
        </w:rPr>
        <w:t>Xu, W., Lambe, A., Silva, P., Hu, W., Onasch, T., Williams, L., Croteau, P., Zhang, X., Renbaum-Wolff, L., Fortner, E., Jimenez, J. L., Jayne, J., Worsnop, D., and Canagaratna, M.: Laboratory evaluation of species-dependent relative ionization efficiencies in the Aerodyne Aerosol Mass Spectrometer, null, 52, 626–641, https://doi.org/10.1080/02786826.2018.1439570, 2018.</w:t>
      </w:r>
    </w:p>
    <w:p w14:paraId="45AD81AC" w14:textId="77777777" w:rsidR="009D75E1" w:rsidRPr="0051612E" w:rsidRDefault="009D75E1" w:rsidP="009D75E1">
      <w:pPr>
        <w:pStyle w:val="Bibliography"/>
        <w:rPr>
          <w:rFonts w:ascii="Times New Roman" w:hAnsi="Times New Roman" w:cs="Times New Roman"/>
          <w:sz w:val="20"/>
          <w:szCs w:val="20"/>
          <w:rPrChange w:id="629" w:author="CHEVASSUS, Emmanuel" w:date="2025-01-15T11:52:00Z" w16du:dateUtc="2025-01-15T11:52:00Z">
            <w:rPr/>
          </w:rPrChange>
        </w:rPr>
      </w:pPr>
      <w:r w:rsidRPr="0051612E">
        <w:rPr>
          <w:rFonts w:ascii="Times New Roman" w:hAnsi="Times New Roman" w:cs="Times New Roman"/>
          <w:sz w:val="20"/>
          <w:szCs w:val="20"/>
          <w:rPrChange w:id="630" w:author="CHEVASSUS, Emmanuel" w:date="2025-01-15T11:52:00Z" w16du:dateUtc="2025-01-15T11:52:00Z">
            <w:rPr/>
          </w:rPrChange>
        </w:rPr>
        <w:t>Xu, W., Ovadnevaite, J., Fossum, K. N., Lin, C., Huang, R.-J., O’Dowd, C., and Ceburnis, D.: Aerosol hygroscopicity and its link to chemical composition in the coastal atmosphere of Mace Head: marine and continental air masses, Atmos. Chem. Phys., 20, 3777–3791, https://doi.org/10.5194/acp-20-3777-2020, 2020.</w:t>
      </w:r>
    </w:p>
    <w:p w14:paraId="2C547575" w14:textId="77777777" w:rsidR="009D75E1" w:rsidRPr="0051612E" w:rsidRDefault="009D75E1" w:rsidP="009D75E1">
      <w:pPr>
        <w:pStyle w:val="Bibliography"/>
        <w:rPr>
          <w:rFonts w:ascii="Times New Roman" w:hAnsi="Times New Roman" w:cs="Times New Roman"/>
          <w:sz w:val="20"/>
          <w:szCs w:val="20"/>
          <w:rPrChange w:id="631" w:author="CHEVASSUS, Emmanuel" w:date="2025-01-15T11:52:00Z" w16du:dateUtc="2025-01-15T11:52:00Z">
            <w:rPr/>
          </w:rPrChange>
        </w:rPr>
      </w:pPr>
      <w:r w:rsidRPr="0051612E">
        <w:rPr>
          <w:rFonts w:ascii="Times New Roman" w:hAnsi="Times New Roman" w:cs="Times New Roman"/>
          <w:sz w:val="20"/>
          <w:szCs w:val="20"/>
          <w:rPrChange w:id="632" w:author="CHEVASSUS, Emmanuel" w:date="2025-01-15T11:52:00Z" w16du:dateUtc="2025-01-15T11:52:00Z">
            <w:rPr/>
          </w:rPrChange>
        </w:rPr>
        <w:t>Xu, W., Fossum, K. N., Ovadnevaite, J., Lin, C., Huang, R.-J., O’Dowd, C., and Ceburnis, D.: The impact of aerosol size-dependent hygroscopicity and mixing state on the cloud condensation nuclei potential over the north-east Atlantic, Atmos. Chem. Phys., 21, 8655–8675, https://doi.org/10.5194/acp-21-8655-2021, 2021.</w:t>
      </w:r>
    </w:p>
    <w:p w14:paraId="3F2AD867" w14:textId="77777777" w:rsidR="009D75E1" w:rsidRPr="0051612E" w:rsidRDefault="009D75E1" w:rsidP="009D75E1">
      <w:pPr>
        <w:pStyle w:val="Bibliography"/>
        <w:rPr>
          <w:rFonts w:ascii="Times New Roman" w:hAnsi="Times New Roman" w:cs="Times New Roman"/>
          <w:sz w:val="20"/>
          <w:szCs w:val="20"/>
          <w:rPrChange w:id="633" w:author="CHEVASSUS, Emmanuel" w:date="2025-01-15T11:52:00Z" w16du:dateUtc="2025-01-15T11:52:00Z">
            <w:rPr/>
          </w:rPrChange>
        </w:rPr>
      </w:pPr>
      <w:r w:rsidRPr="0051612E">
        <w:rPr>
          <w:rFonts w:ascii="Times New Roman" w:hAnsi="Times New Roman" w:cs="Times New Roman"/>
          <w:sz w:val="20"/>
          <w:szCs w:val="20"/>
          <w:rPrChange w:id="634" w:author="CHEVASSUS, Emmanuel" w:date="2025-01-15T11:52:00Z" w16du:dateUtc="2025-01-15T11:52:00Z">
            <w:rPr/>
          </w:rPrChange>
        </w:rPr>
        <w:t>Yazdani, A., Dudani, N., Takahama, S., Bertrand, A., Prévôt, A. S. H., El Haddad, I., and Dillner, A. M.: Fragment ion–functional group relationships in organic aerosols using aerosol mass spectrometry and mid-infrared spectroscopy, Atmos. Meas. Tech., 15, 2857–2874, https://doi.org/10.5194/amt-15-2857-2022, 2022.</w:t>
      </w:r>
    </w:p>
    <w:p w14:paraId="69BCCB85" w14:textId="77777777" w:rsidR="009D75E1" w:rsidRPr="0051612E" w:rsidRDefault="009D75E1" w:rsidP="009D75E1">
      <w:pPr>
        <w:pStyle w:val="Bibliography"/>
        <w:rPr>
          <w:rFonts w:ascii="Times New Roman" w:hAnsi="Times New Roman" w:cs="Times New Roman"/>
          <w:sz w:val="20"/>
          <w:szCs w:val="20"/>
          <w:rPrChange w:id="635" w:author="CHEVASSUS, Emmanuel" w:date="2025-01-15T11:52:00Z" w16du:dateUtc="2025-01-15T11:52:00Z">
            <w:rPr/>
          </w:rPrChange>
        </w:rPr>
      </w:pPr>
      <w:r w:rsidRPr="0051612E">
        <w:rPr>
          <w:rFonts w:ascii="Times New Roman" w:hAnsi="Times New Roman" w:cs="Times New Roman"/>
          <w:sz w:val="20"/>
          <w:szCs w:val="20"/>
          <w:rPrChange w:id="636" w:author="CHEVASSUS, Emmanuel" w:date="2025-01-15T11:52:00Z" w16du:dateUtc="2025-01-15T11:52:00Z">
            <w:rPr/>
          </w:rPrChange>
        </w:rPr>
        <w:t>Zeppenfeld, S., Van Pinxteren, M., Hartmann, M., Zeising, M., Bracher, A., and Herrmann, H.: Marine Carbohydrates in Arctic Aerosol Particles and Fog – Diversity of Oceanic Sources and Atmospheric Transformations, Aerosols/Field Measurements/Troposphere/Chemistry (chemical composition and reactions), https://doi.org/10.5194/egusphere-2023-1607, 2023.</w:t>
      </w:r>
    </w:p>
    <w:p w14:paraId="0AD8A0EF" w14:textId="77777777" w:rsidR="009D75E1" w:rsidRPr="0051612E" w:rsidRDefault="009D75E1" w:rsidP="009D75E1">
      <w:pPr>
        <w:pStyle w:val="Bibliography"/>
        <w:rPr>
          <w:rFonts w:ascii="Times New Roman" w:hAnsi="Times New Roman" w:cs="Times New Roman"/>
          <w:sz w:val="20"/>
          <w:szCs w:val="20"/>
          <w:rPrChange w:id="637" w:author="CHEVASSUS, Emmanuel" w:date="2025-01-15T11:52:00Z" w16du:dateUtc="2025-01-15T11:52:00Z">
            <w:rPr/>
          </w:rPrChange>
        </w:rPr>
      </w:pPr>
      <w:r w:rsidRPr="0051612E">
        <w:rPr>
          <w:rFonts w:ascii="Times New Roman" w:hAnsi="Times New Roman" w:cs="Times New Roman"/>
          <w:sz w:val="20"/>
          <w:szCs w:val="20"/>
          <w:rPrChange w:id="638" w:author="CHEVASSUS, Emmanuel" w:date="2025-01-15T11:52:00Z" w16du:dateUtc="2025-01-15T11:52:00Z">
            <w:rPr/>
          </w:rPrChange>
        </w:rPr>
        <w:t>Zhang, Q., Jimenez, J. L., Canagaratna, M. R., Ulbrich, I. M., Ng, N. L., Worsnop, D. R., and Sun, Y.: Understanding atmospheric organic aerosols via factor analysis of aerosol mass spectrometry: a review, Anal Bioanal Chem, 401, 3045–3067, https://doi.org/10.1007/s00216-011-5355-y, 2011.</w:t>
      </w:r>
    </w:p>
    <w:p w14:paraId="33A2AEB7" w14:textId="77777777" w:rsidR="009D75E1" w:rsidRPr="0051612E" w:rsidRDefault="009D75E1" w:rsidP="009D75E1">
      <w:pPr>
        <w:pStyle w:val="Bibliography"/>
        <w:rPr>
          <w:rFonts w:ascii="Times New Roman" w:hAnsi="Times New Roman" w:cs="Times New Roman"/>
          <w:sz w:val="20"/>
          <w:szCs w:val="20"/>
          <w:rPrChange w:id="639" w:author="CHEVASSUS, Emmanuel" w:date="2025-01-15T11:52:00Z" w16du:dateUtc="2025-01-15T11:52:00Z">
            <w:rPr/>
          </w:rPrChange>
        </w:rPr>
      </w:pPr>
      <w:r w:rsidRPr="0051612E">
        <w:rPr>
          <w:rFonts w:ascii="Times New Roman" w:hAnsi="Times New Roman" w:cs="Times New Roman"/>
          <w:sz w:val="20"/>
          <w:szCs w:val="20"/>
          <w:rPrChange w:id="640" w:author="CHEVASSUS, Emmanuel" w:date="2025-01-15T11:52:00Z" w16du:dateUtc="2025-01-15T11:52:00Z">
            <w:rPr/>
          </w:rPrChange>
        </w:rPr>
        <w:t>Zhao, Z., He, Q., Lu, Z., Zhao, Q., and Wang, J.: Analysis of Atmospheric CO2 and CO at Akedala Atmospheric Background Observation Station, a Regional Station in Northwestern China, IJERPH, 19, 6948, https://doi.org/10.3390/ijerph19116948, 2022.</w:t>
      </w:r>
    </w:p>
    <w:p w14:paraId="03157DAC" w14:textId="77777777" w:rsidR="009D75E1" w:rsidRPr="0051612E" w:rsidRDefault="009D75E1" w:rsidP="009D75E1">
      <w:pPr>
        <w:pStyle w:val="Bibliography"/>
        <w:rPr>
          <w:rFonts w:ascii="Times New Roman" w:hAnsi="Times New Roman" w:cs="Times New Roman"/>
          <w:sz w:val="20"/>
          <w:szCs w:val="20"/>
          <w:rPrChange w:id="641" w:author="CHEVASSUS, Emmanuel" w:date="2025-01-15T11:52:00Z" w16du:dateUtc="2025-01-15T11:52:00Z">
            <w:rPr/>
          </w:rPrChange>
        </w:rPr>
      </w:pPr>
      <w:r w:rsidRPr="0051612E">
        <w:rPr>
          <w:rFonts w:ascii="Times New Roman" w:hAnsi="Times New Roman" w:cs="Times New Roman"/>
          <w:sz w:val="20"/>
          <w:szCs w:val="20"/>
          <w:rPrChange w:id="642" w:author="CHEVASSUS, Emmanuel" w:date="2025-01-15T11:52:00Z" w16du:dateUtc="2025-01-15T11:52:00Z">
            <w:rPr/>
          </w:rPrChange>
        </w:rPr>
        <w:t>Zheng, G., Wang, Y., Wood, R., Jensen, M. P., Kuang, C., McCoy, I. L., Matthews, A., Mei, F., Tomlinson, J. M., Shilling, J. E., Zawadowicz, M. A., Crosbie, E., Moore, R., Ziemba, L., Andreae, M. O., and Wang, J.: New particle formation in the remote marine boundary layer, Nat Commun, 12, 527, https://doi.org/10.1038/s41467-020-20773-1, 2021.</w:t>
      </w:r>
    </w:p>
    <w:p w14:paraId="00B52059" w14:textId="39AC73DB" w:rsidR="007D39B4" w:rsidRPr="002E0350" w:rsidRDefault="00B25BD9" w:rsidP="008A3A83">
      <w:pPr>
        <w:pBdr>
          <w:top w:val="nil"/>
          <w:left w:val="nil"/>
          <w:bottom w:val="nil"/>
          <w:right w:val="nil"/>
          <w:between w:val="nil"/>
        </w:pBdr>
        <w:spacing w:line="360" w:lineRule="auto"/>
        <w:jc w:val="both"/>
        <w:rPr>
          <w:rFonts w:ascii="Times New Roman" w:hAnsi="Times New Roman" w:cs="Times New Roman"/>
          <w:lang w:val="en-IE"/>
        </w:rPr>
      </w:pPr>
      <w:r w:rsidRPr="0051612E">
        <w:rPr>
          <w:rFonts w:ascii="Times New Roman" w:hAnsi="Times New Roman" w:cs="Times New Roman"/>
          <w:sz w:val="20"/>
          <w:szCs w:val="20"/>
        </w:rPr>
        <w:fldChar w:fldCharType="end"/>
      </w:r>
    </w:p>
    <w:sectPr w:rsidR="007D39B4" w:rsidRPr="002E0350" w:rsidSect="00E8202A">
      <w:footerReference w:type="default" r:id="rId14"/>
      <w:pgSz w:w="11906" w:h="16838" w:code="9"/>
      <w:pgMar w:top="1418" w:right="1418" w:bottom="1418" w:left="1418" w:header="709" w:footer="709" w:gutter="0"/>
      <w:lnNumType w:countBy="5"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A3A311" w14:textId="77777777" w:rsidR="00E11217" w:rsidRPr="004758A9" w:rsidRDefault="00E11217" w:rsidP="007202CA">
      <w:pPr>
        <w:spacing w:after="0" w:line="240" w:lineRule="auto"/>
      </w:pPr>
      <w:r w:rsidRPr="004758A9">
        <w:separator/>
      </w:r>
    </w:p>
  </w:endnote>
  <w:endnote w:type="continuationSeparator" w:id="0">
    <w:p w14:paraId="2D031AFB" w14:textId="77777777" w:rsidR="00E11217" w:rsidRPr="004758A9" w:rsidRDefault="00E11217" w:rsidP="007202CA">
      <w:pPr>
        <w:spacing w:after="0" w:line="240" w:lineRule="auto"/>
      </w:pPr>
      <w:r w:rsidRPr="004758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3315205"/>
      <w:docPartObj>
        <w:docPartGallery w:val="Page Numbers (Bottom of Page)"/>
        <w:docPartUnique/>
      </w:docPartObj>
    </w:sdtPr>
    <w:sdtContent>
      <w:p w14:paraId="537CDAF5" w14:textId="5366B14B" w:rsidR="00272A78" w:rsidRPr="004758A9" w:rsidRDefault="00272A78" w:rsidP="007202CA">
        <w:pPr>
          <w:pStyle w:val="Footer"/>
          <w:jc w:val="right"/>
        </w:pPr>
        <w:r w:rsidRPr="004758A9">
          <w:fldChar w:fldCharType="begin"/>
        </w:r>
        <w:r w:rsidRPr="004758A9">
          <w:instrText xml:space="preserve"> PAGE   \* MERGEFORMAT </w:instrText>
        </w:r>
        <w:r w:rsidRPr="004758A9">
          <w:fldChar w:fldCharType="separate"/>
        </w:r>
        <w:r w:rsidR="00C9591C">
          <w:rPr>
            <w:noProof/>
          </w:rPr>
          <w:t>32</w:t>
        </w:r>
        <w:r w:rsidRPr="004758A9">
          <w:fldChar w:fldCharType="end"/>
        </w:r>
      </w:p>
    </w:sdtContent>
  </w:sdt>
  <w:p w14:paraId="2F068A3B" w14:textId="77777777" w:rsidR="00272A78" w:rsidRPr="004758A9" w:rsidRDefault="00272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617D28" w14:textId="77777777" w:rsidR="00E11217" w:rsidRPr="004758A9" w:rsidRDefault="00E11217" w:rsidP="007202CA">
      <w:pPr>
        <w:spacing w:after="0" w:line="240" w:lineRule="auto"/>
      </w:pPr>
      <w:r w:rsidRPr="004758A9">
        <w:separator/>
      </w:r>
    </w:p>
  </w:footnote>
  <w:footnote w:type="continuationSeparator" w:id="0">
    <w:p w14:paraId="75A72466" w14:textId="77777777" w:rsidR="00E11217" w:rsidRPr="004758A9" w:rsidRDefault="00E11217" w:rsidP="007202CA">
      <w:pPr>
        <w:spacing w:after="0" w:line="240" w:lineRule="auto"/>
      </w:pPr>
      <w:r w:rsidRPr="004758A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37112"/>
    <w:multiLevelType w:val="multilevel"/>
    <w:tmpl w:val="8C369268"/>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6FB55B3"/>
    <w:multiLevelType w:val="multilevel"/>
    <w:tmpl w:val="DB784D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124C9C"/>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783129"/>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44920407">
    <w:abstractNumId w:val="1"/>
  </w:num>
  <w:num w:numId="2" w16cid:durableId="218439582">
    <w:abstractNumId w:val="2"/>
  </w:num>
  <w:num w:numId="3" w16cid:durableId="168911472">
    <w:abstractNumId w:val="0"/>
  </w:num>
  <w:num w:numId="4" w16cid:durableId="30798329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EVASSUS, Emmanuel">
    <w15:presenceInfo w15:providerId="AD" w15:userId="S::E.CHEVASSUS1@universityofgalway.ie::1543e1cf-0d9c-44fc-a70f-318b48dc4340"/>
  </w15:person>
  <w15:person w15:author="Fossum, Kirsten">
    <w15:presenceInfo w15:providerId="None" w15:userId="Fossum, Kirst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092"/>
    <w:rsid w:val="00000AEC"/>
    <w:rsid w:val="0000120B"/>
    <w:rsid w:val="00001419"/>
    <w:rsid w:val="0000187B"/>
    <w:rsid w:val="00001F6D"/>
    <w:rsid w:val="00002A08"/>
    <w:rsid w:val="000035BC"/>
    <w:rsid w:val="00003C60"/>
    <w:rsid w:val="0000452F"/>
    <w:rsid w:val="00004F2A"/>
    <w:rsid w:val="00006E6E"/>
    <w:rsid w:val="000103F2"/>
    <w:rsid w:val="00010F78"/>
    <w:rsid w:val="0001161C"/>
    <w:rsid w:val="00012564"/>
    <w:rsid w:val="0001287A"/>
    <w:rsid w:val="00013425"/>
    <w:rsid w:val="000136E3"/>
    <w:rsid w:val="00015125"/>
    <w:rsid w:val="0001779B"/>
    <w:rsid w:val="000214DD"/>
    <w:rsid w:val="0002272C"/>
    <w:rsid w:val="000243C1"/>
    <w:rsid w:val="0002470C"/>
    <w:rsid w:val="00024A7A"/>
    <w:rsid w:val="000252DB"/>
    <w:rsid w:val="00025EAB"/>
    <w:rsid w:val="00026221"/>
    <w:rsid w:val="000266FF"/>
    <w:rsid w:val="000270AC"/>
    <w:rsid w:val="00030467"/>
    <w:rsid w:val="00031963"/>
    <w:rsid w:val="00031CE7"/>
    <w:rsid w:val="00031EAA"/>
    <w:rsid w:val="000348EB"/>
    <w:rsid w:val="00036617"/>
    <w:rsid w:val="00036DC9"/>
    <w:rsid w:val="00036FA8"/>
    <w:rsid w:val="00042555"/>
    <w:rsid w:val="00042B2F"/>
    <w:rsid w:val="00043E01"/>
    <w:rsid w:val="0004563B"/>
    <w:rsid w:val="00045B47"/>
    <w:rsid w:val="00045DC1"/>
    <w:rsid w:val="00047259"/>
    <w:rsid w:val="00047739"/>
    <w:rsid w:val="00052126"/>
    <w:rsid w:val="000532B7"/>
    <w:rsid w:val="00053B65"/>
    <w:rsid w:val="0005465B"/>
    <w:rsid w:val="000553EE"/>
    <w:rsid w:val="000569D7"/>
    <w:rsid w:val="0005705C"/>
    <w:rsid w:val="000573C0"/>
    <w:rsid w:val="00057913"/>
    <w:rsid w:val="00060DE4"/>
    <w:rsid w:val="00060FD0"/>
    <w:rsid w:val="00061D40"/>
    <w:rsid w:val="000621F0"/>
    <w:rsid w:val="00062862"/>
    <w:rsid w:val="00063756"/>
    <w:rsid w:val="00063EB7"/>
    <w:rsid w:val="00063F2E"/>
    <w:rsid w:val="0006443C"/>
    <w:rsid w:val="000654E7"/>
    <w:rsid w:val="00065F75"/>
    <w:rsid w:val="000660CB"/>
    <w:rsid w:val="00066602"/>
    <w:rsid w:val="00066F2A"/>
    <w:rsid w:val="00067258"/>
    <w:rsid w:val="000677A5"/>
    <w:rsid w:val="00070E6E"/>
    <w:rsid w:val="0007271A"/>
    <w:rsid w:val="00072E14"/>
    <w:rsid w:val="00074972"/>
    <w:rsid w:val="000765FE"/>
    <w:rsid w:val="00076E95"/>
    <w:rsid w:val="0008052A"/>
    <w:rsid w:val="000807D4"/>
    <w:rsid w:val="00082B40"/>
    <w:rsid w:val="000849FD"/>
    <w:rsid w:val="0008564F"/>
    <w:rsid w:val="00086989"/>
    <w:rsid w:val="000900F0"/>
    <w:rsid w:val="0009076B"/>
    <w:rsid w:val="000908B5"/>
    <w:rsid w:val="00091583"/>
    <w:rsid w:val="000918AD"/>
    <w:rsid w:val="00093135"/>
    <w:rsid w:val="00093BE1"/>
    <w:rsid w:val="00093E8A"/>
    <w:rsid w:val="00094911"/>
    <w:rsid w:val="00095EFB"/>
    <w:rsid w:val="000962D8"/>
    <w:rsid w:val="000A0D92"/>
    <w:rsid w:val="000A16F4"/>
    <w:rsid w:val="000A1BC5"/>
    <w:rsid w:val="000A2149"/>
    <w:rsid w:val="000A2161"/>
    <w:rsid w:val="000A29C5"/>
    <w:rsid w:val="000A3815"/>
    <w:rsid w:val="000A3FA9"/>
    <w:rsid w:val="000A5E77"/>
    <w:rsid w:val="000A7879"/>
    <w:rsid w:val="000B0FBF"/>
    <w:rsid w:val="000B377A"/>
    <w:rsid w:val="000B3E0A"/>
    <w:rsid w:val="000B45F8"/>
    <w:rsid w:val="000B48D5"/>
    <w:rsid w:val="000B5999"/>
    <w:rsid w:val="000B6E6F"/>
    <w:rsid w:val="000C0F1D"/>
    <w:rsid w:val="000C21E3"/>
    <w:rsid w:val="000C3AC7"/>
    <w:rsid w:val="000C5483"/>
    <w:rsid w:val="000D15D9"/>
    <w:rsid w:val="000D1984"/>
    <w:rsid w:val="000D1F74"/>
    <w:rsid w:val="000D3BD9"/>
    <w:rsid w:val="000D6489"/>
    <w:rsid w:val="000D77FE"/>
    <w:rsid w:val="000E2672"/>
    <w:rsid w:val="000E28D8"/>
    <w:rsid w:val="000E2C63"/>
    <w:rsid w:val="000E3169"/>
    <w:rsid w:val="000E52AA"/>
    <w:rsid w:val="000E722C"/>
    <w:rsid w:val="000E7A34"/>
    <w:rsid w:val="000F0630"/>
    <w:rsid w:val="000F0986"/>
    <w:rsid w:val="000F0E73"/>
    <w:rsid w:val="000F17F1"/>
    <w:rsid w:val="000F2B0A"/>
    <w:rsid w:val="000F2D38"/>
    <w:rsid w:val="000F32F9"/>
    <w:rsid w:val="000F3B49"/>
    <w:rsid w:val="000F58C0"/>
    <w:rsid w:val="000F59FB"/>
    <w:rsid w:val="000F6654"/>
    <w:rsid w:val="000F7967"/>
    <w:rsid w:val="001004B4"/>
    <w:rsid w:val="00100703"/>
    <w:rsid w:val="0010149C"/>
    <w:rsid w:val="00101AE1"/>
    <w:rsid w:val="00102DC7"/>
    <w:rsid w:val="001032D7"/>
    <w:rsid w:val="00103ADD"/>
    <w:rsid w:val="001056A2"/>
    <w:rsid w:val="00105B24"/>
    <w:rsid w:val="001074C7"/>
    <w:rsid w:val="00110189"/>
    <w:rsid w:val="001107F3"/>
    <w:rsid w:val="001108A6"/>
    <w:rsid w:val="00110F93"/>
    <w:rsid w:val="00111611"/>
    <w:rsid w:val="00111DF1"/>
    <w:rsid w:val="00112886"/>
    <w:rsid w:val="00112FAF"/>
    <w:rsid w:val="001132F1"/>
    <w:rsid w:val="001133B5"/>
    <w:rsid w:val="00113451"/>
    <w:rsid w:val="00114C1C"/>
    <w:rsid w:val="00114D49"/>
    <w:rsid w:val="00115158"/>
    <w:rsid w:val="001165FF"/>
    <w:rsid w:val="001169AF"/>
    <w:rsid w:val="0011794E"/>
    <w:rsid w:val="00117A8C"/>
    <w:rsid w:val="00120B32"/>
    <w:rsid w:val="00121157"/>
    <w:rsid w:val="0012140C"/>
    <w:rsid w:val="00121523"/>
    <w:rsid w:val="00121659"/>
    <w:rsid w:val="00121C58"/>
    <w:rsid w:val="00124C11"/>
    <w:rsid w:val="00124CD4"/>
    <w:rsid w:val="00125121"/>
    <w:rsid w:val="00125821"/>
    <w:rsid w:val="0012640F"/>
    <w:rsid w:val="00127235"/>
    <w:rsid w:val="001275B6"/>
    <w:rsid w:val="00127DB5"/>
    <w:rsid w:val="00131E9E"/>
    <w:rsid w:val="001325FE"/>
    <w:rsid w:val="0013291C"/>
    <w:rsid w:val="00132A8B"/>
    <w:rsid w:val="00132F96"/>
    <w:rsid w:val="0013331E"/>
    <w:rsid w:val="001348E2"/>
    <w:rsid w:val="0013643B"/>
    <w:rsid w:val="00136C38"/>
    <w:rsid w:val="00137A18"/>
    <w:rsid w:val="0014135C"/>
    <w:rsid w:val="001418D4"/>
    <w:rsid w:val="00143845"/>
    <w:rsid w:val="00143BFE"/>
    <w:rsid w:val="0014563C"/>
    <w:rsid w:val="001457E3"/>
    <w:rsid w:val="00146203"/>
    <w:rsid w:val="0014685B"/>
    <w:rsid w:val="001505A0"/>
    <w:rsid w:val="00150B14"/>
    <w:rsid w:val="001510D4"/>
    <w:rsid w:val="00153877"/>
    <w:rsid w:val="001546EE"/>
    <w:rsid w:val="0015489E"/>
    <w:rsid w:val="001556C3"/>
    <w:rsid w:val="00155A4B"/>
    <w:rsid w:val="00157BE0"/>
    <w:rsid w:val="00161C03"/>
    <w:rsid w:val="001620BE"/>
    <w:rsid w:val="0016425F"/>
    <w:rsid w:val="00165BBB"/>
    <w:rsid w:val="00166731"/>
    <w:rsid w:val="001670C5"/>
    <w:rsid w:val="00167B57"/>
    <w:rsid w:val="00170354"/>
    <w:rsid w:val="00171E03"/>
    <w:rsid w:val="00172172"/>
    <w:rsid w:val="00172416"/>
    <w:rsid w:val="0017270D"/>
    <w:rsid w:val="0017319C"/>
    <w:rsid w:val="001731C3"/>
    <w:rsid w:val="00173CC9"/>
    <w:rsid w:val="00174168"/>
    <w:rsid w:val="00174202"/>
    <w:rsid w:val="001754A6"/>
    <w:rsid w:val="00175B8F"/>
    <w:rsid w:val="001760AC"/>
    <w:rsid w:val="001774BB"/>
    <w:rsid w:val="001775F4"/>
    <w:rsid w:val="00177E7D"/>
    <w:rsid w:val="0018011A"/>
    <w:rsid w:val="00181DBF"/>
    <w:rsid w:val="00182217"/>
    <w:rsid w:val="001827FC"/>
    <w:rsid w:val="00183DAF"/>
    <w:rsid w:val="00184869"/>
    <w:rsid w:val="001849C2"/>
    <w:rsid w:val="00184C93"/>
    <w:rsid w:val="00184DD3"/>
    <w:rsid w:val="0018691B"/>
    <w:rsid w:val="00187020"/>
    <w:rsid w:val="001873C8"/>
    <w:rsid w:val="00195C99"/>
    <w:rsid w:val="00197EC5"/>
    <w:rsid w:val="001A0FA5"/>
    <w:rsid w:val="001A13AE"/>
    <w:rsid w:val="001A197C"/>
    <w:rsid w:val="001A24E9"/>
    <w:rsid w:val="001A2F65"/>
    <w:rsid w:val="001A325D"/>
    <w:rsid w:val="001A38B5"/>
    <w:rsid w:val="001A3BEF"/>
    <w:rsid w:val="001A4999"/>
    <w:rsid w:val="001A50EC"/>
    <w:rsid w:val="001A53C5"/>
    <w:rsid w:val="001A6F3D"/>
    <w:rsid w:val="001A7A5F"/>
    <w:rsid w:val="001B01FE"/>
    <w:rsid w:val="001B2BB8"/>
    <w:rsid w:val="001B4B0A"/>
    <w:rsid w:val="001B54DD"/>
    <w:rsid w:val="001B590C"/>
    <w:rsid w:val="001B596B"/>
    <w:rsid w:val="001B687E"/>
    <w:rsid w:val="001B78C2"/>
    <w:rsid w:val="001C0CEB"/>
    <w:rsid w:val="001C22F1"/>
    <w:rsid w:val="001C24A9"/>
    <w:rsid w:val="001C331D"/>
    <w:rsid w:val="001C53E5"/>
    <w:rsid w:val="001C7BA9"/>
    <w:rsid w:val="001C7C3B"/>
    <w:rsid w:val="001D13D2"/>
    <w:rsid w:val="001D2911"/>
    <w:rsid w:val="001D2DC6"/>
    <w:rsid w:val="001D4364"/>
    <w:rsid w:val="001D5160"/>
    <w:rsid w:val="001D7E14"/>
    <w:rsid w:val="001E18A1"/>
    <w:rsid w:val="001E1E6C"/>
    <w:rsid w:val="001E3657"/>
    <w:rsid w:val="001E39DB"/>
    <w:rsid w:val="001E662A"/>
    <w:rsid w:val="001F0B10"/>
    <w:rsid w:val="001F0C52"/>
    <w:rsid w:val="001F2467"/>
    <w:rsid w:val="001F2717"/>
    <w:rsid w:val="001F351A"/>
    <w:rsid w:val="001F3BFB"/>
    <w:rsid w:val="001F6AEF"/>
    <w:rsid w:val="001F6EDE"/>
    <w:rsid w:val="001F6F64"/>
    <w:rsid w:val="002007D3"/>
    <w:rsid w:val="002010DD"/>
    <w:rsid w:val="0020178C"/>
    <w:rsid w:val="00203F41"/>
    <w:rsid w:val="00205DAB"/>
    <w:rsid w:val="00206B49"/>
    <w:rsid w:val="00206C43"/>
    <w:rsid w:val="00210608"/>
    <w:rsid w:val="00211A1E"/>
    <w:rsid w:val="00211B35"/>
    <w:rsid w:val="00211C1E"/>
    <w:rsid w:val="00211C30"/>
    <w:rsid w:val="002127D0"/>
    <w:rsid w:val="00213CB9"/>
    <w:rsid w:val="00214801"/>
    <w:rsid w:val="00214E02"/>
    <w:rsid w:val="002156DF"/>
    <w:rsid w:val="00215C84"/>
    <w:rsid w:val="00216382"/>
    <w:rsid w:val="00217CCE"/>
    <w:rsid w:val="002211FF"/>
    <w:rsid w:val="002232B4"/>
    <w:rsid w:val="0022431D"/>
    <w:rsid w:val="00224A37"/>
    <w:rsid w:val="002257AF"/>
    <w:rsid w:val="00226A5C"/>
    <w:rsid w:val="002271E0"/>
    <w:rsid w:val="0023080B"/>
    <w:rsid w:val="002317AF"/>
    <w:rsid w:val="00232A4E"/>
    <w:rsid w:val="00232F27"/>
    <w:rsid w:val="00233832"/>
    <w:rsid w:val="0023493A"/>
    <w:rsid w:val="002354A0"/>
    <w:rsid w:val="00235BBC"/>
    <w:rsid w:val="00236BDC"/>
    <w:rsid w:val="00236DF8"/>
    <w:rsid w:val="00237565"/>
    <w:rsid w:val="00240777"/>
    <w:rsid w:val="00241DA3"/>
    <w:rsid w:val="00243B0D"/>
    <w:rsid w:val="00243BB7"/>
    <w:rsid w:val="00244CFE"/>
    <w:rsid w:val="002457AE"/>
    <w:rsid w:val="00245C2B"/>
    <w:rsid w:val="00246D16"/>
    <w:rsid w:val="002475F0"/>
    <w:rsid w:val="00247E19"/>
    <w:rsid w:val="002524B2"/>
    <w:rsid w:val="00252A13"/>
    <w:rsid w:val="00252ECD"/>
    <w:rsid w:val="00253907"/>
    <w:rsid w:val="0025603D"/>
    <w:rsid w:val="0025620B"/>
    <w:rsid w:val="00256D4C"/>
    <w:rsid w:val="002576E2"/>
    <w:rsid w:val="00261D56"/>
    <w:rsid w:val="0026253D"/>
    <w:rsid w:val="002634DE"/>
    <w:rsid w:val="0026389C"/>
    <w:rsid w:val="002640E4"/>
    <w:rsid w:val="00265C46"/>
    <w:rsid w:val="002672C7"/>
    <w:rsid w:val="002702FB"/>
    <w:rsid w:val="00271EDE"/>
    <w:rsid w:val="00272537"/>
    <w:rsid w:val="00272A78"/>
    <w:rsid w:val="00272F7C"/>
    <w:rsid w:val="00273429"/>
    <w:rsid w:val="00273B83"/>
    <w:rsid w:val="00273F74"/>
    <w:rsid w:val="00276468"/>
    <w:rsid w:val="00276B54"/>
    <w:rsid w:val="00277AB4"/>
    <w:rsid w:val="00277E1B"/>
    <w:rsid w:val="00280127"/>
    <w:rsid w:val="00280AFC"/>
    <w:rsid w:val="00282277"/>
    <w:rsid w:val="0028317A"/>
    <w:rsid w:val="002846C7"/>
    <w:rsid w:val="002847AD"/>
    <w:rsid w:val="00290A35"/>
    <w:rsid w:val="00290A94"/>
    <w:rsid w:val="0029414C"/>
    <w:rsid w:val="00294176"/>
    <w:rsid w:val="002944EA"/>
    <w:rsid w:val="00294D95"/>
    <w:rsid w:val="0029599F"/>
    <w:rsid w:val="00296499"/>
    <w:rsid w:val="002A0150"/>
    <w:rsid w:val="002A01E0"/>
    <w:rsid w:val="002A1F0E"/>
    <w:rsid w:val="002A3363"/>
    <w:rsid w:val="002A404B"/>
    <w:rsid w:val="002A4096"/>
    <w:rsid w:val="002A4B0E"/>
    <w:rsid w:val="002A5F66"/>
    <w:rsid w:val="002A737C"/>
    <w:rsid w:val="002A7E90"/>
    <w:rsid w:val="002B07DC"/>
    <w:rsid w:val="002B0A06"/>
    <w:rsid w:val="002B1670"/>
    <w:rsid w:val="002B169A"/>
    <w:rsid w:val="002B3911"/>
    <w:rsid w:val="002B6380"/>
    <w:rsid w:val="002B7AA6"/>
    <w:rsid w:val="002B7BDE"/>
    <w:rsid w:val="002C100A"/>
    <w:rsid w:val="002C21B3"/>
    <w:rsid w:val="002C3775"/>
    <w:rsid w:val="002C3F63"/>
    <w:rsid w:val="002C4416"/>
    <w:rsid w:val="002C576B"/>
    <w:rsid w:val="002C61DC"/>
    <w:rsid w:val="002C6403"/>
    <w:rsid w:val="002C7067"/>
    <w:rsid w:val="002D02CF"/>
    <w:rsid w:val="002D0502"/>
    <w:rsid w:val="002D0F89"/>
    <w:rsid w:val="002D1D80"/>
    <w:rsid w:val="002D293F"/>
    <w:rsid w:val="002D3024"/>
    <w:rsid w:val="002D43CB"/>
    <w:rsid w:val="002D5954"/>
    <w:rsid w:val="002D7365"/>
    <w:rsid w:val="002E0291"/>
    <w:rsid w:val="002E0350"/>
    <w:rsid w:val="002E1881"/>
    <w:rsid w:val="002E2680"/>
    <w:rsid w:val="002E2A89"/>
    <w:rsid w:val="002E2FD9"/>
    <w:rsid w:val="002E3E87"/>
    <w:rsid w:val="002E3EA3"/>
    <w:rsid w:val="002E4EDC"/>
    <w:rsid w:val="002F09D9"/>
    <w:rsid w:val="002F0AF1"/>
    <w:rsid w:val="002F25A3"/>
    <w:rsid w:val="002F3240"/>
    <w:rsid w:val="002F43FB"/>
    <w:rsid w:val="002F4714"/>
    <w:rsid w:val="002F5517"/>
    <w:rsid w:val="002F681B"/>
    <w:rsid w:val="002F782A"/>
    <w:rsid w:val="00300060"/>
    <w:rsid w:val="0030079D"/>
    <w:rsid w:val="00301A1F"/>
    <w:rsid w:val="00302E48"/>
    <w:rsid w:val="00304B65"/>
    <w:rsid w:val="00304C14"/>
    <w:rsid w:val="003052DC"/>
    <w:rsid w:val="0030585F"/>
    <w:rsid w:val="003061BE"/>
    <w:rsid w:val="003063FE"/>
    <w:rsid w:val="003064FB"/>
    <w:rsid w:val="00306836"/>
    <w:rsid w:val="00307028"/>
    <w:rsid w:val="00307A73"/>
    <w:rsid w:val="003127BC"/>
    <w:rsid w:val="003133CF"/>
    <w:rsid w:val="0031343F"/>
    <w:rsid w:val="00313C1D"/>
    <w:rsid w:val="003140C5"/>
    <w:rsid w:val="0031464F"/>
    <w:rsid w:val="00314A1E"/>
    <w:rsid w:val="003153CD"/>
    <w:rsid w:val="003156D8"/>
    <w:rsid w:val="003158D2"/>
    <w:rsid w:val="003171D0"/>
    <w:rsid w:val="003201EA"/>
    <w:rsid w:val="003204A1"/>
    <w:rsid w:val="003214FE"/>
    <w:rsid w:val="00325C29"/>
    <w:rsid w:val="00326657"/>
    <w:rsid w:val="0032777B"/>
    <w:rsid w:val="003279AF"/>
    <w:rsid w:val="00330702"/>
    <w:rsid w:val="00332300"/>
    <w:rsid w:val="003331BB"/>
    <w:rsid w:val="003340FD"/>
    <w:rsid w:val="00334204"/>
    <w:rsid w:val="003351BF"/>
    <w:rsid w:val="00335765"/>
    <w:rsid w:val="003360B9"/>
    <w:rsid w:val="00336567"/>
    <w:rsid w:val="003374F2"/>
    <w:rsid w:val="00340FD4"/>
    <w:rsid w:val="0034398A"/>
    <w:rsid w:val="0034477E"/>
    <w:rsid w:val="00346700"/>
    <w:rsid w:val="00346C47"/>
    <w:rsid w:val="00347281"/>
    <w:rsid w:val="00347399"/>
    <w:rsid w:val="0035048E"/>
    <w:rsid w:val="00351816"/>
    <w:rsid w:val="003519D9"/>
    <w:rsid w:val="00352900"/>
    <w:rsid w:val="00353EBF"/>
    <w:rsid w:val="00355341"/>
    <w:rsid w:val="00355E79"/>
    <w:rsid w:val="00357C50"/>
    <w:rsid w:val="00360368"/>
    <w:rsid w:val="0036077A"/>
    <w:rsid w:val="00360A06"/>
    <w:rsid w:val="00360E02"/>
    <w:rsid w:val="003623F2"/>
    <w:rsid w:val="00363FB4"/>
    <w:rsid w:val="00364EEF"/>
    <w:rsid w:val="0036533D"/>
    <w:rsid w:val="00365E2F"/>
    <w:rsid w:val="003662A8"/>
    <w:rsid w:val="003672CC"/>
    <w:rsid w:val="003674FD"/>
    <w:rsid w:val="00367703"/>
    <w:rsid w:val="00367727"/>
    <w:rsid w:val="00367F8F"/>
    <w:rsid w:val="00370341"/>
    <w:rsid w:val="00371318"/>
    <w:rsid w:val="00371C0E"/>
    <w:rsid w:val="00372855"/>
    <w:rsid w:val="00372968"/>
    <w:rsid w:val="00374C37"/>
    <w:rsid w:val="00374E34"/>
    <w:rsid w:val="00374E47"/>
    <w:rsid w:val="00375BEC"/>
    <w:rsid w:val="0037684C"/>
    <w:rsid w:val="003779FE"/>
    <w:rsid w:val="00380969"/>
    <w:rsid w:val="00380CFC"/>
    <w:rsid w:val="0038135E"/>
    <w:rsid w:val="00383402"/>
    <w:rsid w:val="003846B4"/>
    <w:rsid w:val="00385BD5"/>
    <w:rsid w:val="00385C9E"/>
    <w:rsid w:val="00386AC0"/>
    <w:rsid w:val="00386FD6"/>
    <w:rsid w:val="003902B7"/>
    <w:rsid w:val="003904CD"/>
    <w:rsid w:val="00391BA5"/>
    <w:rsid w:val="00392C7E"/>
    <w:rsid w:val="0039366E"/>
    <w:rsid w:val="00393CAF"/>
    <w:rsid w:val="003945CA"/>
    <w:rsid w:val="00395F1F"/>
    <w:rsid w:val="003964DF"/>
    <w:rsid w:val="00396E22"/>
    <w:rsid w:val="0039736B"/>
    <w:rsid w:val="00397A95"/>
    <w:rsid w:val="003A2A01"/>
    <w:rsid w:val="003A3147"/>
    <w:rsid w:val="003A3FA9"/>
    <w:rsid w:val="003A40C4"/>
    <w:rsid w:val="003A4B9A"/>
    <w:rsid w:val="003A6347"/>
    <w:rsid w:val="003A6B81"/>
    <w:rsid w:val="003A795A"/>
    <w:rsid w:val="003A798A"/>
    <w:rsid w:val="003B0306"/>
    <w:rsid w:val="003B2468"/>
    <w:rsid w:val="003B2DA8"/>
    <w:rsid w:val="003B405C"/>
    <w:rsid w:val="003B4418"/>
    <w:rsid w:val="003B4C89"/>
    <w:rsid w:val="003B5225"/>
    <w:rsid w:val="003B523F"/>
    <w:rsid w:val="003B5C07"/>
    <w:rsid w:val="003B688E"/>
    <w:rsid w:val="003B6C6F"/>
    <w:rsid w:val="003C10F9"/>
    <w:rsid w:val="003C1CED"/>
    <w:rsid w:val="003C24D5"/>
    <w:rsid w:val="003C2621"/>
    <w:rsid w:val="003C27E6"/>
    <w:rsid w:val="003C47AD"/>
    <w:rsid w:val="003C533E"/>
    <w:rsid w:val="003C6310"/>
    <w:rsid w:val="003C6844"/>
    <w:rsid w:val="003D2FE2"/>
    <w:rsid w:val="003D317A"/>
    <w:rsid w:val="003D372C"/>
    <w:rsid w:val="003D41BC"/>
    <w:rsid w:val="003D43BB"/>
    <w:rsid w:val="003D43E5"/>
    <w:rsid w:val="003D450A"/>
    <w:rsid w:val="003D4579"/>
    <w:rsid w:val="003D54C6"/>
    <w:rsid w:val="003D579D"/>
    <w:rsid w:val="003D5A53"/>
    <w:rsid w:val="003D7205"/>
    <w:rsid w:val="003D723C"/>
    <w:rsid w:val="003D766E"/>
    <w:rsid w:val="003E354E"/>
    <w:rsid w:val="003E54CB"/>
    <w:rsid w:val="003E5B04"/>
    <w:rsid w:val="003E7472"/>
    <w:rsid w:val="003F0E5F"/>
    <w:rsid w:val="003F0F29"/>
    <w:rsid w:val="003F12B5"/>
    <w:rsid w:val="003F202E"/>
    <w:rsid w:val="003F37DA"/>
    <w:rsid w:val="003F4457"/>
    <w:rsid w:val="003F51B0"/>
    <w:rsid w:val="003F599B"/>
    <w:rsid w:val="003F6076"/>
    <w:rsid w:val="003F60A2"/>
    <w:rsid w:val="003F636C"/>
    <w:rsid w:val="004002E9"/>
    <w:rsid w:val="00402AEF"/>
    <w:rsid w:val="004041C4"/>
    <w:rsid w:val="00405803"/>
    <w:rsid w:val="00406427"/>
    <w:rsid w:val="00406459"/>
    <w:rsid w:val="00406695"/>
    <w:rsid w:val="00406ABB"/>
    <w:rsid w:val="00407C11"/>
    <w:rsid w:val="0041085A"/>
    <w:rsid w:val="00410E7D"/>
    <w:rsid w:val="00413CA2"/>
    <w:rsid w:val="00416CDC"/>
    <w:rsid w:val="00417285"/>
    <w:rsid w:val="00417EC9"/>
    <w:rsid w:val="00420890"/>
    <w:rsid w:val="004217C5"/>
    <w:rsid w:val="00422E33"/>
    <w:rsid w:val="00422EA8"/>
    <w:rsid w:val="00423F63"/>
    <w:rsid w:val="00426197"/>
    <w:rsid w:val="0043145A"/>
    <w:rsid w:val="00431EE1"/>
    <w:rsid w:val="004321AA"/>
    <w:rsid w:val="0043479D"/>
    <w:rsid w:val="0043580C"/>
    <w:rsid w:val="00435814"/>
    <w:rsid w:val="00435BCA"/>
    <w:rsid w:val="00435F3B"/>
    <w:rsid w:val="00437622"/>
    <w:rsid w:val="00437A7A"/>
    <w:rsid w:val="00440F2D"/>
    <w:rsid w:val="00441CA5"/>
    <w:rsid w:val="00442418"/>
    <w:rsid w:val="00443307"/>
    <w:rsid w:val="004441EE"/>
    <w:rsid w:val="00444BD5"/>
    <w:rsid w:val="004456FE"/>
    <w:rsid w:val="00446764"/>
    <w:rsid w:val="00450846"/>
    <w:rsid w:val="004511D1"/>
    <w:rsid w:val="0045279B"/>
    <w:rsid w:val="00452A35"/>
    <w:rsid w:val="00453B46"/>
    <w:rsid w:val="004548D9"/>
    <w:rsid w:val="00455658"/>
    <w:rsid w:val="004559C2"/>
    <w:rsid w:val="00455EAC"/>
    <w:rsid w:val="00455EEF"/>
    <w:rsid w:val="004567C0"/>
    <w:rsid w:val="00456889"/>
    <w:rsid w:val="004609A4"/>
    <w:rsid w:val="00462102"/>
    <w:rsid w:val="0046270D"/>
    <w:rsid w:val="00463302"/>
    <w:rsid w:val="00465BF1"/>
    <w:rsid w:val="00472316"/>
    <w:rsid w:val="00472B99"/>
    <w:rsid w:val="00473E13"/>
    <w:rsid w:val="00473FF1"/>
    <w:rsid w:val="004741DF"/>
    <w:rsid w:val="00474287"/>
    <w:rsid w:val="0047479A"/>
    <w:rsid w:val="00474BA9"/>
    <w:rsid w:val="00474C29"/>
    <w:rsid w:val="0047502B"/>
    <w:rsid w:val="004758A9"/>
    <w:rsid w:val="004759C3"/>
    <w:rsid w:val="004771BD"/>
    <w:rsid w:val="00477F96"/>
    <w:rsid w:val="00480551"/>
    <w:rsid w:val="004818A5"/>
    <w:rsid w:val="00481955"/>
    <w:rsid w:val="00481AAB"/>
    <w:rsid w:val="0048238A"/>
    <w:rsid w:val="00483B1B"/>
    <w:rsid w:val="004855B0"/>
    <w:rsid w:val="00485B74"/>
    <w:rsid w:val="00487770"/>
    <w:rsid w:val="00491016"/>
    <w:rsid w:val="0049131C"/>
    <w:rsid w:val="00491348"/>
    <w:rsid w:val="004918CC"/>
    <w:rsid w:val="00492D7B"/>
    <w:rsid w:val="00493125"/>
    <w:rsid w:val="0049494D"/>
    <w:rsid w:val="0049625D"/>
    <w:rsid w:val="00496300"/>
    <w:rsid w:val="004A04E3"/>
    <w:rsid w:val="004A0836"/>
    <w:rsid w:val="004A298B"/>
    <w:rsid w:val="004A2FEC"/>
    <w:rsid w:val="004A338B"/>
    <w:rsid w:val="004A39DE"/>
    <w:rsid w:val="004A3F77"/>
    <w:rsid w:val="004A42F1"/>
    <w:rsid w:val="004A5FC9"/>
    <w:rsid w:val="004A753B"/>
    <w:rsid w:val="004B1802"/>
    <w:rsid w:val="004B2B3F"/>
    <w:rsid w:val="004B36E6"/>
    <w:rsid w:val="004B4064"/>
    <w:rsid w:val="004B4AEE"/>
    <w:rsid w:val="004B52F9"/>
    <w:rsid w:val="004B5398"/>
    <w:rsid w:val="004B5539"/>
    <w:rsid w:val="004B59C3"/>
    <w:rsid w:val="004B6BC6"/>
    <w:rsid w:val="004B7121"/>
    <w:rsid w:val="004C1095"/>
    <w:rsid w:val="004C27FB"/>
    <w:rsid w:val="004C2A2D"/>
    <w:rsid w:val="004C3B46"/>
    <w:rsid w:val="004C5513"/>
    <w:rsid w:val="004C7272"/>
    <w:rsid w:val="004C7FDC"/>
    <w:rsid w:val="004D3415"/>
    <w:rsid w:val="004D3F81"/>
    <w:rsid w:val="004D4240"/>
    <w:rsid w:val="004D4581"/>
    <w:rsid w:val="004D7B78"/>
    <w:rsid w:val="004E03C7"/>
    <w:rsid w:val="004E04C3"/>
    <w:rsid w:val="004E225E"/>
    <w:rsid w:val="004E23F0"/>
    <w:rsid w:val="004E26C6"/>
    <w:rsid w:val="004E29BD"/>
    <w:rsid w:val="004E2BF5"/>
    <w:rsid w:val="004E3558"/>
    <w:rsid w:val="004E4AAC"/>
    <w:rsid w:val="004E5123"/>
    <w:rsid w:val="004E5B94"/>
    <w:rsid w:val="004E6263"/>
    <w:rsid w:val="004F00F4"/>
    <w:rsid w:val="004F01DA"/>
    <w:rsid w:val="004F1977"/>
    <w:rsid w:val="004F1980"/>
    <w:rsid w:val="004F4D51"/>
    <w:rsid w:val="004F54F9"/>
    <w:rsid w:val="004F60D6"/>
    <w:rsid w:val="004F6FE3"/>
    <w:rsid w:val="004F73FE"/>
    <w:rsid w:val="004F7DE4"/>
    <w:rsid w:val="0050010C"/>
    <w:rsid w:val="00500B5F"/>
    <w:rsid w:val="005025F2"/>
    <w:rsid w:val="00502752"/>
    <w:rsid w:val="00503BA5"/>
    <w:rsid w:val="00504B02"/>
    <w:rsid w:val="005058AD"/>
    <w:rsid w:val="0050633B"/>
    <w:rsid w:val="00506DAA"/>
    <w:rsid w:val="0051141D"/>
    <w:rsid w:val="00511C23"/>
    <w:rsid w:val="00511D19"/>
    <w:rsid w:val="00513400"/>
    <w:rsid w:val="00513D68"/>
    <w:rsid w:val="00514B3E"/>
    <w:rsid w:val="0051612E"/>
    <w:rsid w:val="00517471"/>
    <w:rsid w:val="005178C7"/>
    <w:rsid w:val="00517D00"/>
    <w:rsid w:val="00522F3C"/>
    <w:rsid w:val="0052308A"/>
    <w:rsid w:val="00524DD6"/>
    <w:rsid w:val="00525DCD"/>
    <w:rsid w:val="00525F7D"/>
    <w:rsid w:val="00526198"/>
    <w:rsid w:val="00526777"/>
    <w:rsid w:val="00526E9D"/>
    <w:rsid w:val="0053006E"/>
    <w:rsid w:val="005304FC"/>
    <w:rsid w:val="0053296D"/>
    <w:rsid w:val="005367C1"/>
    <w:rsid w:val="0053690D"/>
    <w:rsid w:val="00536BA8"/>
    <w:rsid w:val="00540AF4"/>
    <w:rsid w:val="00541228"/>
    <w:rsid w:val="00541B71"/>
    <w:rsid w:val="00543763"/>
    <w:rsid w:val="00544017"/>
    <w:rsid w:val="0054599D"/>
    <w:rsid w:val="00547FEB"/>
    <w:rsid w:val="005505BA"/>
    <w:rsid w:val="00550FF9"/>
    <w:rsid w:val="00551771"/>
    <w:rsid w:val="00553355"/>
    <w:rsid w:val="00553624"/>
    <w:rsid w:val="00553AB2"/>
    <w:rsid w:val="00553C48"/>
    <w:rsid w:val="005550F7"/>
    <w:rsid w:val="00556A9B"/>
    <w:rsid w:val="00557D89"/>
    <w:rsid w:val="0056005C"/>
    <w:rsid w:val="005603D3"/>
    <w:rsid w:val="00561734"/>
    <w:rsid w:val="0056175C"/>
    <w:rsid w:val="00561A50"/>
    <w:rsid w:val="00561CDC"/>
    <w:rsid w:val="00561DA0"/>
    <w:rsid w:val="005635FA"/>
    <w:rsid w:val="005643B6"/>
    <w:rsid w:val="00565507"/>
    <w:rsid w:val="00565EDD"/>
    <w:rsid w:val="005736AF"/>
    <w:rsid w:val="00573F2C"/>
    <w:rsid w:val="00574C54"/>
    <w:rsid w:val="005753AB"/>
    <w:rsid w:val="00576BFE"/>
    <w:rsid w:val="00577657"/>
    <w:rsid w:val="00577959"/>
    <w:rsid w:val="0057795A"/>
    <w:rsid w:val="005809D2"/>
    <w:rsid w:val="005818F9"/>
    <w:rsid w:val="00583944"/>
    <w:rsid w:val="00585604"/>
    <w:rsid w:val="0058570D"/>
    <w:rsid w:val="00587700"/>
    <w:rsid w:val="005916B3"/>
    <w:rsid w:val="00591A74"/>
    <w:rsid w:val="00591B22"/>
    <w:rsid w:val="00595166"/>
    <w:rsid w:val="005958C0"/>
    <w:rsid w:val="00596090"/>
    <w:rsid w:val="00596557"/>
    <w:rsid w:val="00596E4D"/>
    <w:rsid w:val="00597B8E"/>
    <w:rsid w:val="005A0F84"/>
    <w:rsid w:val="005A1A3E"/>
    <w:rsid w:val="005A5389"/>
    <w:rsid w:val="005A577B"/>
    <w:rsid w:val="005A63EF"/>
    <w:rsid w:val="005B0C7A"/>
    <w:rsid w:val="005B10D2"/>
    <w:rsid w:val="005B1847"/>
    <w:rsid w:val="005B1BA9"/>
    <w:rsid w:val="005B1F87"/>
    <w:rsid w:val="005B38EB"/>
    <w:rsid w:val="005B49E0"/>
    <w:rsid w:val="005B5D8F"/>
    <w:rsid w:val="005C00B0"/>
    <w:rsid w:val="005C2131"/>
    <w:rsid w:val="005C2A32"/>
    <w:rsid w:val="005C308D"/>
    <w:rsid w:val="005C3DF7"/>
    <w:rsid w:val="005C42B3"/>
    <w:rsid w:val="005C458F"/>
    <w:rsid w:val="005C547D"/>
    <w:rsid w:val="005C63C7"/>
    <w:rsid w:val="005C6EE2"/>
    <w:rsid w:val="005C7969"/>
    <w:rsid w:val="005D0332"/>
    <w:rsid w:val="005D2729"/>
    <w:rsid w:val="005D3C35"/>
    <w:rsid w:val="005D3EE6"/>
    <w:rsid w:val="005D4571"/>
    <w:rsid w:val="005D4855"/>
    <w:rsid w:val="005D5F95"/>
    <w:rsid w:val="005D619D"/>
    <w:rsid w:val="005D6DFD"/>
    <w:rsid w:val="005E359D"/>
    <w:rsid w:val="005E4181"/>
    <w:rsid w:val="005E4392"/>
    <w:rsid w:val="005E5402"/>
    <w:rsid w:val="005E5B47"/>
    <w:rsid w:val="005E5E2C"/>
    <w:rsid w:val="005E7596"/>
    <w:rsid w:val="005F051C"/>
    <w:rsid w:val="005F1A43"/>
    <w:rsid w:val="005F1B18"/>
    <w:rsid w:val="005F1E59"/>
    <w:rsid w:val="005F24CF"/>
    <w:rsid w:val="005F321F"/>
    <w:rsid w:val="005F362F"/>
    <w:rsid w:val="005F379B"/>
    <w:rsid w:val="005F46AF"/>
    <w:rsid w:val="005F515B"/>
    <w:rsid w:val="005F6DAE"/>
    <w:rsid w:val="005F7698"/>
    <w:rsid w:val="005F7C0A"/>
    <w:rsid w:val="0060073A"/>
    <w:rsid w:val="00601698"/>
    <w:rsid w:val="006016A9"/>
    <w:rsid w:val="0060300F"/>
    <w:rsid w:val="00603FAD"/>
    <w:rsid w:val="00604129"/>
    <w:rsid w:val="0060441F"/>
    <w:rsid w:val="006044F1"/>
    <w:rsid w:val="00605BB0"/>
    <w:rsid w:val="00607A89"/>
    <w:rsid w:val="00607FDC"/>
    <w:rsid w:val="0061080C"/>
    <w:rsid w:val="00611140"/>
    <w:rsid w:val="006115C8"/>
    <w:rsid w:val="00612B73"/>
    <w:rsid w:val="0061322D"/>
    <w:rsid w:val="006137E1"/>
    <w:rsid w:val="00615759"/>
    <w:rsid w:val="00617C26"/>
    <w:rsid w:val="006203E4"/>
    <w:rsid w:val="00620427"/>
    <w:rsid w:val="0062188D"/>
    <w:rsid w:val="006218FD"/>
    <w:rsid w:val="006219DE"/>
    <w:rsid w:val="00621EBA"/>
    <w:rsid w:val="006231E2"/>
    <w:rsid w:val="00623202"/>
    <w:rsid w:val="006245C6"/>
    <w:rsid w:val="0062567F"/>
    <w:rsid w:val="00630842"/>
    <w:rsid w:val="0063142C"/>
    <w:rsid w:val="00631F7F"/>
    <w:rsid w:val="006331E8"/>
    <w:rsid w:val="00633E9B"/>
    <w:rsid w:val="00634D5B"/>
    <w:rsid w:val="006353EA"/>
    <w:rsid w:val="006405E0"/>
    <w:rsid w:val="00641BE5"/>
    <w:rsid w:val="00644E24"/>
    <w:rsid w:val="006454CD"/>
    <w:rsid w:val="00646966"/>
    <w:rsid w:val="0064716B"/>
    <w:rsid w:val="00647B6F"/>
    <w:rsid w:val="00647C67"/>
    <w:rsid w:val="00652A93"/>
    <w:rsid w:val="00652DF2"/>
    <w:rsid w:val="006535A9"/>
    <w:rsid w:val="006560A6"/>
    <w:rsid w:val="006560D3"/>
    <w:rsid w:val="006564A2"/>
    <w:rsid w:val="00656F0F"/>
    <w:rsid w:val="00657276"/>
    <w:rsid w:val="00657E55"/>
    <w:rsid w:val="00660134"/>
    <w:rsid w:val="00663A78"/>
    <w:rsid w:val="00663B6B"/>
    <w:rsid w:val="00663BC0"/>
    <w:rsid w:val="0066561F"/>
    <w:rsid w:val="0066578C"/>
    <w:rsid w:val="00665913"/>
    <w:rsid w:val="0066730B"/>
    <w:rsid w:val="006676A3"/>
    <w:rsid w:val="00667ED1"/>
    <w:rsid w:val="006705D7"/>
    <w:rsid w:val="006710C2"/>
    <w:rsid w:val="006711FB"/>
    <w:rsid w:val="00673806"/>
    <w:rsid w:val="006760EF"/>
    <w:rsid w:val="00676B3E"/>
    <w:rsid w:val="00681E38"/>
    <w:rsid w:val="0068221C"/>
    <w:rsid w:val="0068247F"/>
    <w:rsid w:val="006827C1"/>
    <w:rsid w:val="00687F88"/>
    <w:rsid w:val="00690CC4"/>
    <w:rsid w:val="00691863"/>
    <w:rsid w:val="00694755"/>
    <w:rsid w:val="0069507F"/>
    <w:rsid w:val="006956E2"/>
    <w:rsid w:val="00695951"/>
    <w:rsid w:val="00695D64"/>
    <w:rsid w:val="00696326"/>
    <w:rsid w:val="00696482"/>
    <w:rsid w:val="006967BE"/>
    <w:rsid w:val="0069734E"/>
    <w:rsid w:val="006A03F8"/>
    <w:rsid w:val="006A05C5"/>
    <w:rsid w:val="006A0E98"/>
    <w:rsid w:val="006A13C3"/>
    <w:rsid w:val="006A142D"/>
    <w:rsid w:val="006A69A3"/>
    <w:rsid w:val="006A6DAC"/>
    <w:rsid w:val="006A76B5"/>
    <w:rsid w:val="006B053E"/>
    <w:rsid w:val="006B11A1"/>
    <w:rsid w:val="006B1CD3"/>
    <w:rsid w:val="006B1E64"/>
    <w:rsid w:val="006B2791"/>
    <w:rsid w:val="006B4AD3"/>
    <w:rsid w:val="006B4E5C"/>
    <w:rsid w:val="006B567C"/>
    <w:rsid w:val="006B63C6"/>
    <w:rsid w:val="006B7E70"/>
    <w:rsid w:val="006C0667"/>
    <w:rsid w:val="006C1569"/>
    <w:rsid w:val="006C18E4"/>
    <w:rsid w:val="006C19CB"/>
    <w:rsid w:val="006C2B6F"/>
    <w:rsid w:val="006C5914"/>
    <w:rsid w:val="006C5D61"/>
    <w:rsid w:val="006C7625"/>
    <w:rsid w:val="006C7D90"/>
    <w:rsid w:val="006D0178"/>
    <w:rsid w:val="006D0359"/>
    <w:rsid w:val="006D0972"/>
    <w:rsid w:val="006D0C0F"/>
    <w:rsid w:val="006D0F24"/>
    <w:rsid w:val="006D103F"/>
    <w:rsid w:val="006D2176"/>
    <w:rsid w:val="006D22EE"/>
    <w:rsid w:val="006D3BC6"/>
    <w:rsid w:val="006D3BEB"/>
    <w:rsid w:val="006D4A37"/>
    <w:rsid w:val="006D4C5F"/>
    <w:rsid w:val="006D63AB"/>
    <w:rsid w:val="006D73A5"/>
    <w:rsid w:val="006D7423"/>
    <w:rsid w:val="006D7623"/>
    <w:rsid w:val="006E1F99"/>
    <w:rsid w:val="006E253F"/>
    <w:rsid w:val="006E31CB"/>
    <w:rsid w:val="006F026E"/>
    <w:rsid w:val="006F1742"/>
    <w:rsid w:val="006F6BD6"/>
    <w:rsid w:val="006F6E21"/>
    <w:rsid w:val="006F73B4"/>
    <w:rsid w:val="007006CB"/>
    <w:rsid w:val="00700A51"/>
    <w:rsid w:val="00700BF6"/>
    <w:rsid w:val="00701F7A"/>
    <w:rsid w:val="00701F7F"/>
    <w:rsid w:val="007023E0"/>
    <w:rsid w:val="007053D7"/>
    <w:rsid w:val="0070590F"/>
    <w:rsid w:val="00706834"/>
    <w:rsid w:val="00707139"/>
    <w:rsid w:val="00707207"/>
    <w:rsid w:val="00707436"/>
    <w:rsid w:val="00710243"/>
    <w:rsid w:val="007107A1"/>
    <w:rsid w:val="00711BB5"/>
    <w:rsid w:val="00711D13"/>
    <w:rsid w:val="00713280"/>
    <w:rsid w:val="00714B1E"/>
    <w:rsid w:val="00715058"/>
    <w:rsid w:val="00715397"/>
    <w:rsid w:val="0071582B"/>
    <w:rsid w:val="00715F29"/>
    <w:rsid w:val="0071662F"/>
    <w:rsid w:val="00717EAE"/>
    <w:rsid w:val="007202CA"/>
    <w:rsid w:val="007224A7"/>
    <w:rsid w:val="00722A6F"/>
    <w:rsid w:val="0072314D"/>
    <w:rsid w:val="007231C0"/>
    <w:rsid w:val="00723471"/>
    <w:rsid w:val="00723F5F"/>
    <w:rsid w:val="00724CE1"/>
    <w:rsid w:val="00724E0F"/>
    <w:rsid w:val="007269DD"/>
    <w:rsid w:val="007306C2"/>
    <w:rsid w:val="00731F7F"/>
    <w:rsid w:val="00733D2A"/>
    <w:rsid w:val="00733E5E"/>
    <w:rsid w:val="00733F7E"/>
    <w:rsid w:val="00734057"/>
    <w:rsid w:val="00734629"/>
    <w:rsid w:val="007351EC"/>
    <w:rsid w:val="007356E6"/>
    <w:rsid w:val="00735F71"/>
    <w:rsid w:val="00736292"/>
    <w:rsid w:val="0073674E"/>
    <w:rsid w:val="00736757"/>
    <w:rsid w:val="00736D04"/>
    <w:rsid w:val="00740447"/>
    <w:rsid w:val="00743BEF"/>
    <w:rsid w:val="00744F3D"/>
    <w:rsid w:val="0074577F"/>
    <w:rsid w:val="0074603D"/>
    <w:rsid w:val="00746E21"/>
    <w:rsid w:val="00746E28"/>
    <w:rsid w:val="00747168"/>
    <w:rsid w:val="007520AE"/>
    <w:rsid w:val="007523B0"/>
    <w:rsid w:val="00752931"/>
    <w:rsid w:val="00752955"/>
    <w:rsid w:val="00752A50"/>
    <w:rsid w:val="00752DDA"/>
    <w:rsid w:val="00754027"/>
    <w:rsid w:val="007546FC"/>
    <w:rsid w:val="00755272"/>
    <w:rsid w:val="00757C6D"/>
    <w:rsid w:val="00760087"/>
    <w:rsid w:val="0076060B"/>
    <w:rsid w:val="00765A07"/>
    <w:rsid w:val="00765CC2"/>
    <w:rsid w:val="00766098"/>
    <w:rsid w:val="007664CE"/>
    <w:rsid w:val="00770503"/>
    <w:rsid w:val="0077275A"/>
    <w:rsid w:val="007727BD"/>
    <w:rsid w:val="007729C3"/>
    <w:rsid w:val="00772C38"/>
    <w:rsid w:val="00772E65"/>
    <w:rsid w:val="00773144"/>
    <w:rsid w:val="007741F4"/>
    <w:rsid w:val="0077585A"/>
    <w:rsid w:val="00777613"/>
    <w:rsid w:val="00781B70"/>
    <w:rsid w:val="007820E2"/>
    <w:rsid w:val="00782A60"/>
    <w:rsid w:val="00783402"/>
    <w:rsid w:val="00783BA1"/>
    <w:rsid w:val="00783FF7"/>
    <w:rsid w:val="00785B39"/>
    <w:rsid w:val="007861EF"/>
    <w:rsid w:val="00786C50"/>
    <w:rsid w:val="00786F85"/>
    <w:rsid w:val="00791551"/>
    <w:rsid w:val="00794E86"/>
    <w:rsid w:val="00795D3D"/>
    <w:rsid w:val="00795D5E"/>
    <w:rsid w:val="0079676E"/>
    <w:rsid w:val="007A01E5"/>
    <w:rsid w:val="007A2C19"/>
    <w:rsid w:val="007A3038"/>
    <w:rsid w:val="007A4163"/>
    <w:rsid w:val="007B22F8"/>
    <w:rsid w:val="007B3869"/>
    <w:rsid w:val="007B3946"/>
    <w:rsid w:val="007B44CC"/>
    <w:rsid w:val="007B4E93"/>
    <w:rsid w:val="007B59FE"/>
    <w:rsid w:val="007B6775"/>
    <w:rsid w:val="007B726A"/>
    <w:rsid w:val="007B78E1"/>
    <w:rsid w:val="007C0BA3"/>
    <w:rsid w:val="007C2CD4"/>
    <w:rsid w:val="007C64DE"/>
    <w:rsid w:val="007C6839"/>
    <w:rsid w:val="007C6F16"/>
    <w:rsid w:val="007D0181"/>
    <w:rsid w:val="007D0BEC"/>
    <w:rsid w:val="007D0CC1"/>
    <w:rsid w:val="007D22A6"/>
    <w:rsid w:val="007D3137"/>
    <w:rsid w:val="007D39B4"/>
    <w:rsid w:val="007D3D4E"/>
    <w:rsid w:val="007D4AEC"/>
    <w:rsid w:val="007D6026"/>
    <w:rsid w:val="007D6372"/>
    <w:rsid w:val="007D7A16"/>
    <w:rsid w:val="007D7A25"/>
    <w:rsid w:val="007E08B7"/>
    <w:rsid w:val="007E10AE"/>
    <w:rsid w:val="007E2659"/>
    <w:rsid w:val="007E27D0"/>
    <w:rsid w:val="007E4DB4"/>
    <w:rsid w:val="007E5A24"/>
    <w:rsid w:val="007E5F1C"/>
    <w:rsid w:val="007E6377"/>
    <w:rsid w:val="007E6DDD"/>
    <w:rsid w:val="007E7683"/>
    <w:rsid w:val="007E7B77"/>
    <w:rsid w:val="007F2253"/>
    <w:rsid w:val="007F258A"/>
    <w:rsid w:val="007F5561"/>
    <w:rsid w:val="007F55C6"/>
    <w:rsid w:val="007F6F6C"/>
    <w:rsid w:val="007F7D35"/>
    <w:rsid w:val="008004D3"/>
    <w:rsid w:val="008017B4"/>
    <w:rsid w:val="00801F8E"/>
    <w:rsid w:val="0080229F"/>
    <w:rsid w:val="008025A4"/>
    <w:rsid w:val="008028A1"/>
    <w:rsid w:val="00803460"/>
    <w:rsid w:val="00805D67"/>
    <w:rsid w:val="00805ED8"/>
    <w:rsid w:val="0080607E"/>
    <w:rsid w:val="00806087"/>
    <w:rsid w:val="00807D5A"/>
    <w:rsid w:val="008106ED"/>
    <w:rsid w:val="00810A54"/>
    <w:rsid w:val="00810EC5"/>
    <w:rsid w:val="008118FC"/>
    <w:rsid w:val="00812D24"/>
    <w:rsid w:val="008131AC"/>
    <w:rsid w:val="0081351D"/>
    <w:rsid w:val="00815293"/>
    <w:rsid w:val="00815C5F"/>
    <w:rsid w:val="00815D5A"/>
    <w:rsid w:val="00816201"/>
    <w:rsid w:val="00816B75"/>
    <w:rsid w:val="00816D8D"/>
    <w:rsid w:val="00816DF0"/>
    <w:rsid w:val="008178E1"/>
    <w:rsid w:val="00817F5B"/>
    <w:rsid w:val="00821BFE"/>
    <w:rsid w:val="0082217A"/>
    <w:rsid w:val="00822D0C"/>
    <w:rsid w:val="00830612"/>
    <w:rsid w:val="00830B76"/>
    <w:rsid w:val="00832739"/>
    <w:rsid w:val="008327BA"/>
    <w:rsid w:val="00832ABA"/>
    <w:rsid w:val="008363DE"/>
    <w:rsid w:val="00836410"/>
    <w:rsid w:val="00836612"/>
    <w:rsid w:val="0084161F"/>
    <w:rsid w:val="00841795"/>
    <w:rsid w:val="00841DA8"/>
    <w:rsid w:val="00842110"/>
    <w:rsid w:val="00842AA6"/>
    <w:rsid w:val="00842B3E"/>
    <w:rsid w:val="00842C38"/>
    <w:rsid w:val="0084318F"/>
    <w:rsid w:val="008449A3"/>
    <w:rsid w:val="00844F90"/>
    <w:rsid w:val="00845EE7"/>
    <w:rsid w:val="00847A4F"/>
    <w:rsid w:val="00847AF3"/>
    <w:rsid w:val="00847BB3"/>
    <w:rsid w:val="00851144"/>
    <w:rsid w:val="008523DD"/>
    <w:rsid w:val="00854CFC"/>
    <w:rsid w:val="00854F74"/>
    <w:rsid w:val="008553BA"/>
    <w:rsid w:val="00856A73"/>
    <w:rsid w:val="00857147"/>
    <w:rsid w:val="008575BA"/>
    <w:rsid w:val="00857C01"/>
    <w:rsid w:val="008601B0"/>
    <w:rsid w:val="008618AE"/>
    <w:rsid w:val="008619DE"/>
    <w:rsid w:val="00861FA8"/>
    <w:rsid w:val="00863419"/>
    <w:rsid w:val="00863B17"/>
    <w:rsid w:val="00864890"/>
    <w:rsid w:val="0086740D"/>
    <w:rsid w:val="00867D38"/>
    <w:rsid w:val="008703EE"/>
    <w:rsid w:val="008705D8"/>
    <w:rsid w:val="00871509"/>
    <w:rsid w:val="0087214F"/>
    <w:rsid w:val="00874439"/>
    <w:rsid w:val="008748C9"/>
    <w:rsid w:val="00874C1D"/>
    <w:rsid w:val="008813B3"/>
    <w:rsid w:val="0088176E"/>
    <w:rsid w:val="008819F2"/>
    <w:rsid w:val="008847A7"/>
    <w:rsid w:val="00887459"/>
    <w:rsid w:val="0089221E"/>
    <w:rsid w:val="00892829"/>
    <w:rsid w:val="00892925"/>
    <w:rsid w:val="0089372B"/>
    <w:rsid w:val="008937C1"/>
    <w:rsid w:val="00893893"/>
    <w:rsid w:val="00895A02"/>
    <w:rsid w:val="00895A0C"/>
    <w:rsid w:val="00895B79"/>
    <w:rsid w:val="008965BB"/>
    <w:rsid w:val="008A0AB2"/>
    <w:rsid w:val="008A1D12"/>
    <w:rsid w:val="008A20C5"/>
    <w:rsid w:val="008A26C4"/>
    <w:rsid w:val="008A3A83"/>
    <w:rsid w:val="008A4067"/>
    <w:rsid w:val="008A5AE9"/>
    <w:rsid w:val="008A674C"/>
    <w:rsid w:val="008B09FE"/>
    <w:rsid w:val="008B1F62"/>
    <w:rsid w:val="008B44FC"/>
    <w:rsid w:val="008B522D"/>
    <w:rsid w:val="008B55F2"/>
    <w:rsid w:val="008B60CF"/>
    <w:rsid w:val="008B6698"/>
    <w:rsid w:val="008B6736"/>
    <w:rsid w:val="008B6AB4"/>
    <w:rsid w:val="008B7A18"/>
    <w:rsid w:val="008B7E9A"/>
    <w:rsid w:val="008B7EEC"/>
    <w:rsid w:val="008C1315"/>
    <w:rsid w:val="008C34E4"/>
    <w:rsid w:val="008C37D5"/>
    <w:rsid w:val="008C401D"/>
    <w:rsid w:val="008C61B8"/>
    <w:rsid w:val="008C7896"/>
    <w:rsid w:val="008D10AF"/>
    <w:rsid w:val="008D128E"/>
    <w:rsid w:val="008D1596"/>
    <w:rsid w:val="008D3295"/>
    <w:rsid w:val="008D4AFE"/>
    <w:rsid w:val="008D7177"/>
    <w:rsid w:val="008D7186"/>
    <w:rsid w:val="008E07B3"/>
    <w:rsid w:val="008E1E61"/>
    <w:rsid w:val="008E2244"/>
    <w:rsid w:val="008E236E"/>
    <w:rsid w:val="008E25CF"/>
    <w:rsid w:val="008E2718"/>
    <w:rsid w:val="008E2749"/>
    <w:rsid w:val="008E30F6"/>
    <w:rsid w:val="008E3252"/>
    <w:rsid w:val="008E54D6"/>
    <w:rsid w:val="008E7FCC"/>
    <w:rsid w:val="008F0F0E"/>
    <w:rsid w:val="008F15E2"/>
    <w:rsid w:val="008F3D34"/>
    <w:rsid w:val="008F4CB1"/>
    <w:rsid w:val="008F50D1"/>
    <w:rsid w:val="008F6B50"/>
    <w:rsid w:val="008F727D"/>
    <w:rsid w:val="008F72B4"/>
    <w:rsid w:val="00901F6B"/>
    <w:rsid w:val="00903518"/>
    <w:rsid w:val="00903770"/>
    <w:rsid w:val="009038D5"/>
    <w:rsid w:val="0090474A"/>
    <w:rsid w:val="00904EC1"/>
    <w:rsid w:val="00906B3B"/>
    <w:rsid w:val="00907638"/>
    <w:rsid w:val="009078DC"/>
    <w:rsid w:val="00910A81"/>
    <w:rsid w:val="00913341"/>
    <w:rsid w:val="00913867"/>
    <w:rsid w:val="00913D5B"/>
    <w:rsid w:val="0091570A"/>
    <w:rsid w:val="00916C4F"/>
    <w:rsid w:val="00916E34"/>
    <w:rsid w:val="00916F61"/>
    <w:rsid w:val="00917572"/>
    <w:rsid w:val="009200CB"/>
    <w:rsid w:val="009213EC"/>
    <w:rsid w:val="00921E6F"/>
    <w:rsid w:val="009235A3"/>
    <w:rsid w:val="00924C19"/>
    <w:rsid w:val="009267F3"/>
    <w:rsid w:val="00926821"/>
    <w:rsid w:val="009276ED"/>
    <w:rsid w:val="00927B2F"/>
    <w:rsid w:val="00931B56"/>
    <w:rsid w:val="00931B93"/>
    <w:rsid w:val="00931F27"/>
    <w:rsid w:val="00932267"/>
    <w:rsid w:val="009327D1"/>
    <w:rsid w:val="00934136"/>
    <w:rsid w:val="0093572C"/>
    <w:rsid w:val="00935F76"/>
    <w:rsid w:val="00936320"/>
    <w:rsid w:val="0093725A"/>
    <w:rsid w:val="009379E7"/>
    <w:rsid w:val="00940476"/>
    <w:rsid w:val="00940540"/>
    <w:rsid w:val="00942C68"/>
    <w:rsid w:val="00942E74"/>
    <w:rsid w:val="009439BC"/>
    <w:rsid w:val="00944CF5"/>
    <w:rsid w:val="00946192"/>
    <w:rsid w:val="0094648F"/>
    <w:rsid w:val="00946ECE"/>
    <w:rsid w:val="00947ECD"/>
    <w:rsid w:val="0095077F"/>
    <w:rsid w:val="00951498"/>
    <w:rsid w:val="0095189D"/>
    <w:rsid w:val="00952152"/>
    <w:rsid w:val="00953AAC"/>
    <w:rsid w:val="00955434"/>
    <w:rsid w:val="009561CD"/>
    <w:rsid w:val="00957943"/>
    <w:rsid w:val="00960900"/>
    <w:rsid w:val="0096090E"/>
    <w:rsid w:val="00960BF8"/>
    <w:rsid w:val="00961C7B"/>
    <w:rsid w:val="00962C51"/>
    <w:rsid w:val="00963E50"/>
    <w:rsid w:val="00963E66"/>
    <w:rsid w:val="00964269"/>
    <w:rsid w:val="009648DE"/>
    <w:rsid w:val="00965AF6"/>
    <w:rsid w:val="00966053"/>
    <w:rsid w:val="009667A5"/>
    <w:rsid w:val="00970290"/>
    <w:rsid w:val="00970776"/>
    <w:rsid w:val="00971DBB"/>
    <w:rsid w:val="00972C1A"/>
    <w:rsid w:val="00972CE0"/>
    <w:rsid w:val="00972D7B"/>
    <w:rsid w:val="0097589B"/>
    <w:rsid w:val="009768BF"/>
    <w:rsid w:val="00980F2F"/>
    <w:rsid w:val="00981B89"/>
    <w:rsid w:val="00982117"/>
    <w:rsid w:val="009822B8"/>
    <w:rsid w:val="0098273F"/>
    <w:rsid w:val="00984CE1"/>
    <w:rsid w:val="00985C0E"/>
    <w:rsid w:val="009874EC"/>
    <w:rsid w:val="00992B08"/>
    <w:rsid w:val="00993752"/>
    <w:rsid w:val="00993BB7"/>
    <w:rsid w:val="00995CA5"/>
    <w:rsid w:val="009968C6"/>
    <w:rsid w:val="009978BD"/>
    <w:rsid w:val="00997EEA"/>
    <w:rsid w:val="009A0741"/>
    <w:rsid w:val="009A097D"/>
    <w:rsid w:val="009A0FAB"/>
    <w:rsid w:val="009A1170"/>
    <w:rsid w:val="009A1845"/>
    <w:rsid w:val="009A1A79"/>
    <w:rsid w:val="009A212D"/>
    <w:rsid w:val="009A50B3"/>
    <w:rsid w:val="009A6643"/>
    <w:rsid w:val="009A6A0B"/>
    <w:rsid w:val="009A6CC3"/>
    <w:rsid w:val="009A7436"/>
    <w:rsid w:val="009A7E94"/>
    <w:rsid w:val="009B1E9B"/>
    <w:rsid w:val="009B2A3A"/>
    <w:rsid w:val="009B3D8C"/>
    <w:rsid w:val="009B70BD"/>
    <w:rsid w:val="009C0A59"/>
    <w:rsid w:val="009C0EB9"/>
    <w:rsid w:val="009C257D"/>
    <w:rsid w:val="009C6920"/>
    <w:rsid w:val="009C75C5"/>
    <w:rsid w:val="009C79B6"/>
    <w:rsid w:val="009D3927"/>
    <w:rsid w:val="009D3D96"/>
    <w:rsid w:val="009D3E64"/>
    <w:rsid w:val="009D6B4F"/>
    <w:rsid w:val="009D75E1"/>
    <w:rsid w:val="009D7AD3"/>
    <w:rsid w:val="009E077A"/>
    <w:rsid w:val="009E081A"/>
    <w:rsid w:val="009E1316"/>
    <w:rsid w:val="009E3A8D"/>
    <w:rsid w:val="009E4652"/>
    <w:rsid w:val="009E4C77"/>
    <w:rsid w:val="009E4C80"/>
    <w:rsid w:val="009E5E8C"/>
    <w:rsid w:val="009E5F80"/>
    <w:rsid w:val="009E7AA1"/>
    <w:rsid w:val="009E7E11"/>
    <w:rsid w:val="009F0E4D"/>
    <w:rsid w:val="009F1389"/>
    <w:rsid w:val="009F3CD5"/>
    <w:rsid w:val="009F434D"/>
    <w:rsid w:val="009F55DE"/>
    <w:rsid w:val="009F593F"/>
    <w:rsid w:val="009F6CE8"/>
    <w:rsid w:val="00A006EC"/>
    <w:rsid w:val="00A018B4"/>
    <w:rsid w:val="00A026F0"/>
    <w:rsid w:val="00A02753"/>
    <w:rsid w:val="00A03216"/>
    <w:rsid w:val="00A06092"/>
    <w:rsid w:val="00A063A4"/>
    <w:rsid w:val="00A06F3B"/>
    <w:rsid w:val="00A06F91"/>
    <w:rsid w:val="00A106A1"/>
    <w:rsid w:val="00A11112"/>
    <w:rsid w:val="00A11382"/>
    <w:rsid w:val="00A1143A"/>
    <w:rsid w:val="00A12240"/>
    <w:rsid w:val="00A12793"/>
    <w:rsid w:val="00A12D07"/>
    <w:rsid w:val="00A13B47"/>
    <w:rsid w:val="00A14764"/>
    <w:rsid w:val="00A14850"/>
    <w:rsid w:val="00A14D11"/>
    <w:rsid w:val="00A15AFF"/>
    <w:rsid w:val="00A15B71"/>
    <w:rsid w:val="00A17DDC"/>
    <w:rsid w:val="00A205F5"/>
    <w:rsid w:val="00A25B75"/>
    <w:rsid w:val="00A272AA"/>
    <w:rsid w:val="00A30216"/>
    <w:rsid w:val="00A31546"/>
    <w:rsid w:val="00A31D4A"/>
    <w:rsid w:val="00A33323"/>
    <w:rsid w:val="00A333E1"/>
    <w:rsid w:val="00A33ED9"/>
    <w:rsid w:val="00A36529"/>
    <w:rsid w:val="00A369DB"/>
    <w:rsid w:val="00A41527"/>
    <w:rsid w:val="00A420E2"/>
    <w:rsid w:val="00A439F1"/>
    <w:rsid w:val="00A478D3"/>
    <w:rsid w:val="00A47BA6"/>
    <w:rsid w:val="00A500A1"/>
    <w:rsid w:val="00A51B4B"/>
    <w:rsid w:val="00A51B5D"/>
    <w:rsid w:val="00A52867"/>
    <w:rsid w:val="00A52A27"/>
    <w:rsid w:val="00A55042"/>
    <w:rsid w:val="00A55252"/>
    <w:rsid w:val="00A55D73"/>
    <w:rsid w:val="00A5604D"/>
    <w:rsid w:val="00A63A06"/>
    <w:rsid w:val="00A6407F"/>
    <w:rsid w:val="00A66178"/>
    <w:rsid w:val="00A66F64"/>
    <w:rsid w:val="00A679FF"/>
    <w:rsid w:val="00A67ECC"/>
    <w:rsid w:val="00A7011A"/>
    <w:rsid w:val="00A70584"/>
    <w:rsid w:val="00A709FA"/>
    <w:rsid w:val="00A71F8E"/>
    <w:rsid w:val="00A72BC3"/>
    <w:rsid w:val="00A73954"/>
    <w:rsid w:val="00A745F3"/>
    <w:rsid w:val="00A74B33"/>
    <w:rsid w:val="00A755E5"/>
    <w:rsid w:val="00A75736"/>
    <w:rsid w:val="00A759A7"/>
    <w:rsid w:val="00A771D2"/>
    <w:rsid w:val="00A81394"/>
    <w:rsid w:val="00A81530"/>
    <w:rsid w:val="00A815E3"/>
    <w:rsid w:val="00A8256B"/>
    <w:rsid w:val="00A839D5"/>
    <w:rsid w:val="00A874E7"/>
    <w:rsid w:val="00A911C7"/>
    <w:rsid w:val="00A916FA"/>
    <w:rsid w:val="00A92443"/>
    <w:rsid w:val="00A9248B"/>
    <w:rsid w:val="00A96063"/>
    <w:rsid w:val="00A96B49"/>
    <w:rsid w:val="00A97460"/>
    <w:rsid w:val="00A97890"/>
    <w:rsid w:val="00AA00DB"/>
    <w:rsid w:val="00AA0F8C"/>
    <w:rsid w:val="00AA392F"/>
    <w:rsid w:val="00AA42B4"/>
    <w:rsid w:val="00AA55D0"/>
    <w:rsid w:val="00AA5757"/>
    <w:rsid w:val="00AA57EA"/>
    <w:rsid w:val="00AA6F89"/>
    <w:rsid w:val="00AB0530"/>
    <w:rsid w:val="00AB509F"/>
    <w:rsid w:val="00AB577B"/>
    <w:rsid w:val="00AB590C"/>
    <w:rsid w:val="00AB636B"/>
    <w:rsid w:val="00AB6578"/>
    <w:rsid w:val="00AC07D9"/>
    <w:rsid w:val="00AC083B"/>
    <w:rsid w:val="00AC2D7E"/>
    <w:rsid w:val="00AC30EE"/>
    <w:rsid w:val="00AC38F0"/>
    <w:rsid w:val="00AC45BB"/>
    <w:rsid w:val="00AC531B"/>
    <w:rsid w:val="00AC5BA8"/>
    <w:rsid w:val="00AC5F66"/>
    <w:rsid w:val="00AC60E2"/>
    <w:rsid w:val="00AC61E9"/>
    <w:rsid w:val="00AD00DD"/>
    <w:rsid w:val="00AD21EA"/>
    <w:rsid w:val="00AD2DDD"/>
    <w:rsid w:val="00AD3ACE"/>
    <w:rsid w:val="00AD426C"/>
    <w:rsid w:val="00AD5762"/>
    <w:rsid w:val="00AD68EC"/>
    <w:rsid w:val="00AE2BC6"/>
    <w:rsid w:val="00AE3159"/>
    <w:rsid w:val="00AE4E24"/>
    <w:rsid w:val="00AE736B"/>
    <w:rsid w:val="00AE7C1F"/>
    <w:rsid w:val="00AF26E2"/>
    <w:rsid w:val="00AF45FF"/>
    <w:rsid w:val="00AF4967"/>
    <w:rsid w:val="00AF5ADE"/>
    <w:rsid w:val="00AF5D46"/>
    <w:rsid w:val="00AF6568"/>
    <w:rsid w:val="00AF6A68"/>
    <w:rsid w:val="00AF6F77"/>
    <w:rsid w:val="00AF7FD4"/>
    <w:rsid w:val="00B007BD"/>
    <w:rsid w:val="00B00BDF"/>
    <w:rsid w:val="00B01DC2"/>
    <w:rsid w:val="00B02928"/>
    <w:rsid w:val="00B0327D"/>
    <w:rsid w:val="00B048EA"/>
    <w:rsid w:val="00B052CE"/>
    <w:rsid w:val="00B05980"/>
    <w:rsid w:val="00B06476"/>
    <w:rsid w:val="00B1013C"/>
    <w:rsid w:val="00B11697"/>
    <w:rsid w:val="00B120DE"/>
    <w:rsid w:val="00B13EEF"/>
    <w:rsid w:val="00B155B9"/>
    <w:rsid w:val="00B17191"/>
    <w:rsid w:val="00B21A1A"/>
    <w:rsid w:val="00B21F19"/>
    <w:rsid w:val="00B22D1C"/>
    <w:rsid w:val="00B241AF"/>
    <w:rsid w:val="00B24A85"/>
    <w:rsid w:val="00B24FC9"/>
    <w:rsid w:val="00B25A16"/>
    <w:rsid w:val="00B25BD9"/>
    <w:rsid w:val="00B263BF"/>
    <w:rsid w:val="00B26864"/>
    <w:rsid w:val="00B2779C"/>
    <w:rsid w:val="00B27853"/>
    <w:rsid w:val="00B31850"/>
    <w:rsid w:val="00B31D3B"/>
    <w:rsid w:val="00B35986"/>
    <w:rsid w:val="00B37112"/>
    <w:rsid w:val="00B410BB"/>
    <w:rsid w:val="00B4180E"/>
    <w:rsid w:val="00B430AF"/>
    <w:rsid w:val="00B44CF3"/>
    <w:rsid w:val="00B50498"/>
    <w:rsid w:val="00B52829"/>
    <w:rsid w:val="00B56DFF"/>
    <w:rsid w:val="00B602DF"/>
    <w:rsid w:val="00B60EEE"/>
    <w:rsid w:val="00B61D56"/>
    <w:rsid w:val="00B61EF6"/>
    <w:rsid w:val="00B61F4C"/>
    <w:rsid w:val="00B64463"/>
    <w:rsid w:val="00B6473C"/>
    <w:rsid w:val="00B64F3C"/>
    <w:rsid w:val="00B65F32"/>
    <w:rsid w:val="00B71EAF"/>
    <w:rsid w:val="00B74A26"/>
    <w:rsid w:val="00B75F66"/>
    <w:rsid w:val="00B766C2"/>
    <w:rsid w:val="00B76B80"/>
    <w:rsid w:val="00B76D2D"/>
    <w:rsid w:val="00B77159"/>
    <w:rsid w:val="00B776A2"/>
    <w:rsid w:val="00B804D9"/>
    <w:rsid w:val="00B80C26"/>
    <w:rsid w:val="00B81539"/>
    <w:rsid w:val="00B81D39"/>
    <w:rsid w:val="00B8215E"/>
    <w:rsid w:val="00B8223A"/>
    <w:rsid w:val="00B8228A"/>
    <w:rsid w:val="00B82CDF"/>
    <w:rsid w:val="00B83204"/>
    <w:rsid w:val="00B83FD2"/>
    <w:rsid w:val="00B84BD2"/>
    <w:rsid w:val="00B91895"/>
    <w:rsid w:val="00B95B33"/>
    <w:rsid w:val="00B96F5B"/>
    <w:rsid w:val="00B97033"/>
    <w:rsid w:val="00B97BE7"/>
    <w:rsid w:val="00BA0741"/>
    <w:rsid w:val="00BA2133"/>
    <w:rsid w:val="00BA2483"/>
    <w:rsid w:val="00BA6165"/>
    <w:rsid w:val="00BA6A64"/>
    <w:rsid w:val="00BA7CE4"/>
    <w:rsid w:val="00BA7EE2"/>
    <w:rsid w:val="00BB0EBE"/>
    <w:rsid w:val="00BB0FF3"/>
    <w:rsid w:val="00BB1804"/>
    <w:rsid w:val="00BB18F3"/>
    <w:rsid w:val="00BB2A37"/>
    <w:rsid w:val="00BB458B"/>
    <w:rsid w:val="00BB561D"/>
    <w:rsid w:val="00BB6766"/>
    <w:rsid w:val="00BB7957"/>
    <w:rsid w:val="00BB7DAA"/>
    <w:rsid w:val="00BC08FE"/>
    <w:rsid w:val="00BC0D09"/>
    <w:rsid w:val="00BC147E"/>
    <w:rsid w:val="00BC1595"/>
    <w:rsid w:val="00BC2046"/>
    <w:rsid w:val="00BC2B73"/>
    <w:rsid w:val="00BC2DEA"/>
    <w:rsid w:val="00BC37A5"/>
    <w:rsid w:val="00BC6B43"/>
    <w:rsid w:val="00BC70B7"/>
    <w:rsid w:val="00BD104E"/>
    <w:rsid w:val="00BD125C"/>
    <w:rsid w:val="00BD1398"/>
    <w:rsid w:val="00BD20C7"/>
    <w:rsid w:val="00BD226E"/>
    <w:rsid w:val="00BD2BB9"/>
    <w:rsid w:val="00BD52ED"/>
    <w:rsid w:val="00BE0274"/>
    <w:rsid w:val="00BE070E"/>
    <w:rsid w:val="00BE12FE"/>
    <w:rsid w:val="00BE1892"/>
    <w:rsid w:val="00BE1C80"/>
    <w:rsid w:val="00BE1FD2"/>
    <w:rsid w:val="00BE368A"/>
    <w:rsid w:val="00BE43F4"/>
    <w:rsid w:val="00BE754C"/>
    <w:rsid w:val="00BE7996"/>
    <w:rsid w:val="00BE7ACE"/>
    <w:rsid w:val="00BE7BB4"/>
    <w:rsid w:val="00BF0FAC"/>
    <w:rsid w:val="00BF16B3"/>
    <w:rsid w:val="00BF3C22"/>
    <w:rsid w:val="00BF413B"/>
    <w:rsid w:val="00BF41E0"/>
    <w:rsid w:val="00BF550A"/>
    <w:rsid w:val="00BF57A7"/>
    <w:rsid w:val="00BF5C46"/>
    <w:rsid w:val="00BF5EFC"/>
    <w:rsid w:val="00BF6CBD"/>
    <w:rsid w:val="00BF7128"/>
    <w:rsid w:val="00BF7C7A"/>
    <w:rsid w:val="00C01EF4"/>
    <w:rsid w:val="00C030C3"/>
    <w:rsid w:val="00C03C18"/>
    <w:rsid w:val="00C06262"/>
    <w:rsid w:val="00C0711D"/>
    <w:rsid w:val="00C07C3C"/>
    <w:rsid w:val="00C07E98"/>
    <w:rsid w:val="00C10363"/>
    <w:rsid w:val="00C1056C"/>
    <w:rsid w:val="00C107E9"/>
    <w:rsid w:val="00C10D90"/>
    <w:rsid w:val="00C114C0"/>
    <w:rsid w:val="00C12EA5"/>
    <w:rsid w:val="00C13237"/>
    <w:rsid w:val="00C13563"/>
    <w:rsid w:val="00C20791"/>
    <w:rsid w:val="00C20B18"/>
    <w:rsid w:val="00C20CE4"/>
    <w:rsid w:val="00C21970"/>
    <w:rsid w:val="00C23FE7"/>
    <w:rsid w:val="00C243DB"/>
    <w:rsid w:val="00C25153"/>
    <w:rsid w:val="00C25785"/>
    <w:rsid w:val="00C25ED6"/>
    <w:rsid w:val="00C2697C"/>
    <w:rsid w:val="00C273A7"/>
    <w:rsid w:val="00C27DF9"/>
    <w:rsid w:val="00C30505"/>
    <w:rsid w:val="00C30EC6"/>
    <w:rsid w:val="00C3197C"/>
    <w:rsid w:val="00C32C18"/>
    <w:rsid w:val="00C33A8D"/>
    <w:rsid w:val="00C33C13"/>
    <w:rsid w:val="00C34620"/>
    <w:rsid w:val="00C35830"/>
    <w:rsid w:val="00C35A6E"/>
    <w:rsid w:val="00C37E5E"/>
    <w:rsid w:val="00C417B8"/>
    <w:rsid w:val="00C41C2C"/>
    <w:rsid w:val="00C43FA8"/>
    <w:rsid w:val="00C4408C"/>
    <w:rsid w:val="00C44D65"/>
    <w:rsid w:val="00C4720E"/>
    <w:rsid w:val="00C47939"/>
    <w:rsid w:val="00C51052"/>
    <w:rsid w:val="00C51630"/>
    <w:rsid w:val="00C519FF"/>
    <w:rsid w:val="00C52C63"/>
    <w:rsid w:val="00C52E21"/>
    <w:rsid w:val="00C52E8E"/>
    <w:rsid w:val="00C52FA7"/>
    <w:rsid w:val="00C5381B"/>
    <w:rsid w:val="00C53E6E"/>
    <w:rsid w:val="00C53FDB"/>
    <w:rsid w:val="00C54990"/>
    <w:rsid w:val="00C54F79"/>
    <w:rsid w:val="00C55673"/>
    <w:rsid w:val="00C57375"/>
    <w:rsid w:val="00C608E7"/>
    <w:rsid w:val="00C609B1"/>
    <w:rsid w:val="00C621D9"/>
    <w:rsid w:val="00C633D0"/>
    <w:rsid w:val="00C636BD"/>
    <w:rsid w:val="00C650AC"/>
    <w:rsid w:val="00C65EA5"/>
    <w:rsid w:val="00C6602C"/>
    <w:rsid w:val="00C6661F"/>
    <w:rsid w:val="00C71BDA"/>
    <w:rsid w:val="00C72A05"/>
    <w:rsid w:val="00C73E2F"/>
    <w:rsid w:val="00C75191"/>
    <w:rsid w:val="00C75AA4"/>
    <w:rsid w:val="00C766B8"/>
    <w:rsid w:val="00C76C0C"/>
    <w:rsid w:val="00C7701C"/>
    <w:rsid w:val="00C8037B"/>
    <w:rsid w:val="00C81CF2"/>
    <w:rsid w:val="00C83556"/>
    <w:rsid w:val="00C84D27"/>
    <w:rsid w:val="00C86CBD"/>
    <w:rsid w:val="00C91D23"/>
    <w:rsid w:val="00C91F75"/>
    <w:rsid w:val="00C93043"/>
    <w:rsid w:val="00C9446C"/>
    <w:rsid w:val="00C947F6"/>
    <w:rsid w:val="00C955C9"/>
    <w:rsid w:val="00C9591C"/>
    <w:rsid w:val="00C96F53"/>
    <w:rsid w:val="00CA06FF"/>
    <w:rsid w:val="00CA1872"/>
    <w:rsid w:val="00CA3A2A"/>
    <w:rsid w:val="00CA3B81"/>
    <w:rsid w:val="00CA47FE"/>
    <w:rsid w:val="00CA4B43"/>
    <w:rsid w:val="00CA4D6A"/>
    <w:rsid w:val="00CA5361"/>
    <w:rsid w:val="00CA5E31"/>
    <w:rsid w:val="00CA6D4D"/>
    <w:rsid w:val="00CA77EC"/>
    <w:rsid w:val="00CA7EC4"/>
    <w:rsid w:val="00CB0CA9"/>
    <w:rsid w:val="00CB3935"/>
    <w:rsid w:val="00CB3971"/>
    <w:rsid w:val="00CB60DD"/>
    <w:rsid w:val="00CB7F1D"/>
    <w:rsid w:val="00CC0EAD"/>
    <w:rsid w:val="00CC1463"/>
    <w:rsid w:val="00CC2CA5"/>
    <w:rsid w:val="00CC3870"/>
    <w:rsid w:val="00CC3A7D"/>
    <w:rsid w:val="00CC4C0E"/>
    <w:rsid w:val="00CC5A9E"/>
    <w:rsid w:val="00CC5C64"/>
    <w:rsid w:val="00CC675B"/>
    <w:rsid w:val="00CC7379"/>
    <w:rsid w:val="00CC7CC2"/>
    <w:rsid w:val="00CD15A7"/>
    <w:rsid w:val="00CD1632"/>
    <w:rsid w:val="00CD1F22"/>
    <w:rsid w:val="00CD33A8"/>
    <w:rsid w:val="00CD4A86"/>
    <w:rsid w:val="00CD5506"/>
    <w:rsid w:val="00CD7419"/>
    <w:rsid w:val="00CD7D7D"/>
    <w:rsid w:val="00CE15E2"/>
    <w:rsid w:val="00CE26E9"/>
    <w:rsid w:val="00CE4EDF"/>
    <w:rsid w:val="00CE6115"/>
    <w:rsid w:val="00CE614E"/>
    <w:rsid w:val="00CF0878"/>
    <w:rsid w:val="00CF1622"/>
    <w:rsid w:val="00CF2A99"/>
    <w:rsid w:val="00CF3215"/>
    <w:rsid w:val="00CF3337"/>
    <w:rsid w:val="00CF394B"/>
    <w:rsid w:val="00CF3AF7"/>
    <w:rsid w:val="00CF3E75"/>
    <w:rsid w:val="00CF3FF6"/>
    <w:rsid w:val="00CF4029"/>
    <w:rsid w:val="00CF46F4"/>
    <w:rsid w:val="00CF59A2"/>
    <w:rsid w:val="00CF7C36"/>
    <w:rsid w:val="00D00B3D"/>
    <w:rsid w:val="00D016A8"/>
    <w:rsid w:val="00D02060"/>
    <w:rsid w:val="00D0253F"/>
    <w:rsid w:val="00D031AF"/>
    <w:rsid w:val="00D042C4"/>
    <w:rsid w:val="00D04D6B"/>
    <w:rsid w:val="00D054E3"/>
    <w:rsid w:val="00D061B2"/>
    <w:rsid w:val="00D06EB3"/>
    <w:rsid w:val="00D10BC9"/>
    <w:rsid w:val="00D10EAE"/>
    <w:rsid w:val="00D11105"/>
    <w:rsid w:val="00D11199"/>
    <w:rsid w:val="00D11846"/>
    <w:rsid w:val="00D11BF6"/>
    <w:rsid w:val="00D11CA9"/>
    <w:rsid w:val="00D12586"/>
    <w:rsid w:val="00D14578"/>
    <w:rsid w:val="00D15AB5"/>
    <w:rsid w:val="00D16126"/>
    <w:rsid w:val="00D16788"/>
    <w:rsid w:val="00D17316"/>
    <w:rsid w:val="00D17565"/>
    <w:rsid w:val="00D20209"/>
    <w:rsid w:val="00D20820"/>
    <w:rsid w:val="00D21B6C"/>
    <w:rsid w:val="00D224B4"/>
    <w:rsid w:val="00D233E0"/>
    <w:rsid w:val="00D24654"/>
    <w:rsid w:val="00D25066"/>
    <w:rsid w:val="00D260F9"/>
    <w:rsid w:val="00D270E9"/>
    <w:rsid w:val="00D274E9"/>
    <w:rsid w:val="00D30181"/>
    <w:rsid w:val="00D317DE"/>
    <w:rsid w:val="00D31AEF"/>
    <w:rsid w:val="00D32648"/>
    <w:rsid w:val="00D337F9"/>
    <w:rsid w:val="00D338B6"/>
    <w:rsid w:val="00D34947"/>
    <w:rsid w:val="00D3570C"/>
    <w:rsid w:val="00D35967"/>
    <w:rsid w:val="00D362C2"/>
    <w:rsid w:val="00D4001F"/>
    <w:rsid w:val="00D40E3E"/>
    <w:rsid w:val="00D42C36"/>
    <w:rsid w:val="00D44AB1"/>
    <w:rsid w:val="00D46177"/>
    <w:rsid w:val="00D51586"/>
    <w:rsid w:val="00D523FB"/>
    <w:rsid w:val="00D52841"/>
    <w:rsid w:val="00D53CF7"/>
    <w:rsid w:val="00D544D6"/>
    <w:rsid w:val="00D546E8"/>
    <w:rsid w:val="00D55E5D"/>
    <w:rsid w:val="00D567B3"/>
    <w:rsid w:val="00D56CCC"/>
    <w:rsid w:val="00D60152"/>
    <w:rsid w:val="00D60E74"/>
    <w:rsid w:val="00D62653"/>
    <w:rsid w:val="00D62B9E"/>
    <w:rsid w:val="00D62F73"/>
    <w:rsid w:val="00D6301E"/>
    <w:rsid w:val="00D641B5"/>
    <w:rsid w:val="00D65126"/>
    <w:rsid w:val="00D655C0"/>
    <w:rsid w:val="00D65E45"/>
    <w:rsid w:val="00D66C09"/>
    <w:rsid w:val="00D67C19"/>
    <w:rsid w:val="00D67C5D"/>
    <w:rsid w:val="00D70E09"/>
    <w:rsid w:val="00D74C4C"/>
    <w:rsid w:val="00D75300"/>
    <w:rsid w:val="00D75CB9"/>
    <w:rsid w:val="00D75D6F"/>
    <w:rsid w:val="00D80034"/>
    <w:rsid w:val="00D80F50"/>
    <w:rsid w:val="00D829BC"/>
    <w:rsid w:val="00D82FDE"/>
    <w:rsid w:val="00D830DC"/>
    <w:rsid w:val="00D8397F"/>
    <w:rsid w:val="00D839BF"/>
    <w:rsid w:val="00D87164"/>
    <w:rsid w:val="00D87D7C"/>
    <w:rsid w:val="00D926EF"/>
    <w:rsid w:val="00D928A4"/>
    <w:rsid w:val="00D92AFD"/>
    <w:rsid w:val="00D92DE3"/>
    <w:rsid w:val="00D94022"/>
    <w:rsid w:val="00D94DE5"/>
    <w:rsid w:val="00D978F3"/>
    <w:rsid w:val="00D97BAD"/>
    <w:rsid w:val="00D97EB3"/>
    <w:rsid w:val="00DA069E"/>
    <w:rsid w:val="00DA0BE8"/>
    <w:rsid w:val="00DA1D6D"/>
    <w:rsid w:val="00DA4AF8"/>
    <w:rsid w:val="00DB039F"/>
    <w:rsid w:val="00DB10EC"/>
    <w:rsid w:val="00DB1634"/>
    <w:rsid w:val="00DB1C8C"/>
    <w:rsid w:val="00DB2B65"/>
    <w:rsid w:val="00DB2D76"/>
    <w:rsid w:val="00DB49E3"/>
    <w:rsid w:val="00DB4E41"/>
    <w:rsid w:val="00DB55AF"/>
    <w:rsid w:val="00DB6560"/>
    <w:rsid w:val="00DB667D"/>
    <w:rsid w:val="00DB70C0"/>
    <w:rsid w:val="00DB7D58"/>
    <w:rsid w:val="00DC2E9D"/>
    <w:rsid w:val="00DC31C6"/>
    <w:rsid w:val="00DC3AB9"/>
    <w:rsid w:val="00DC3B8A"/>
    <w:rsid w:val="00DC3D82"/>
    <w:rsid w:val="00DC5B6A"/>
    <w:rsid w:val="00DC7AE6"/>
    <w:rsid w:val="00DC7B25"/>
    <w:rsid w:val="00DD186F"/>
    <w:rsid w:val="00DD253F"/>
    <w:rsid w:val="00DD3424"/>
    <w:rsid w:val="00DD3515"/>
    <w:rsid w:val="00DD3ACD"/>
    <w:rsid w:val="00DD3C1C"/>
    <w:rsid w:val="00DD3DDC"/>
    <w:rsid w:val="00DD5DBC"/>
    <w:rsid w:val="00DD633F"/>
    <w:rsid w:val="00DD672B"/>
    <w:rsid w:val="00DE00C7"/>
    <w:rsid w:val="00DE058F"/>
    <w:rsid w:val="00DE0766"/>
    <w:rsid w:val="00DE34B9"/>
    <w:rsid w:val="00DE3989"/>
    <w:rsid w:val="00DE64DD"/>
    <w:rsid w:val="00DF0802"/>
    <w:rsid w:val="00DF2320"/>
    <w:rsid w:val="00DF2F60"/>
    <w:rsid w:val="00DF30B7"/>
    <w:rsid w:val="00DF3E1D"/>
    <w:rsid w:val="00DF46E4"/>
    <w:rsid w:val="00E00ABE"/>
    <w:rsid w:val="00E01709"/>
    <w:rsid w:val="00E02420"/>
    <w:rsid w:val="00E02F9C"/>
    <w:rsid w:val="00E03137"/>
    <w:rsid w:val="00E035C5"/>
    <w:rsid w:val="00E0363D"/>
    <w:rsid w:val="00E036E3"/>
    <w:rsid w:val="00E04E7A"/>
    <w:rsid w:val="00E05742"/>
    <w:rsid w:val="00E05797"/>
    <w:rsid w:val="00E05E20"/>
    <w:rsid w:val="00E06E9D"/>
    <w:rsid w:val="00E0746D"/>
    <w:rsid w:val="00E07FAF"/>
    <w:rsid w:val="00E104EE"/>
    <w:rsid w:val="00E105B2"/>
    <w:rsid w:val="00E11217"/>
    <w:rsid w:val="00E129ED"/>
    <w:rsid w:val="00E13499"/>
    <w:rsid w:val="00E146E3"/>
    <w:rsid w:val="00E14A11"/>
    <w:rsid w:val="00E14C7D"/>
    <w:rsid w:val="00E1540F"/>
    <w:rsid w:val="00E15993"/>
    <w:rsid w:val="00E15BD7"/>
    <w:rsid w:val="00E171A2"/>
    <w:rsid w:val="00E207A5"/>
    <w:rsid w:val="00E20C1D"/>
    <w:rsid w:val="00E2176E"/>
    <w:rsid w:val="00E218BB"/>
    <w:rsid w:val="00E23300"/>
    <w:rsid w:val="00E23C79"/>
    <w:rsid w:val="00E24739"/>
    <w:rsid w:val="00E2540F"/>
    <w:rsid w:val="00E27A52"/>
    <w:rsid w:val="00E27BE1"/>
    <w:rsid w:val="00E30E5E"/>
    <w:rsid w:val="00E30E97"/>
    <w:rsid w:val="00E35856"/>
    <w:rsid w:val="00E35B2A"/>
    <w:rsid w:val="00E37302"/>
    <w:rsid w:val="00E37919"/>
    <w:rsid w:val="00E4055F"/>
    <w:rsid w:val="00E418FC"/>
    <w:rsid w:val="00E4255A"/>
    <w:rsid w:val="00E4308D"/>
    <w:rsid w:val="00E43D99"/>
    <w:rsid w:val="00E4761B"/>
    <w:rsid w:val="00E51BB6"/>
    <w:rsid w:val="00E525B7"/>
    <w:rsid w:val="00E52912"/>
    <w:rsid w:val="00E52FCF"/>
    <w:rsid w:val="00E536D3"/>
    <w:rsid w:val="00E558FF"/>
    <w:rsid w:val="00E55B36"/>
    <w:rsid w:val="00E55BD6"/>
    <w:rsid w:val="00E5658B"/>
    <w:rsid w:val="00E574A2"/>
    <w:rsid w:val="00E60700"/>
    <w:rsid w:val="00E60D95"/>
    <w:rsid w:val="00E614B8"/>
    <w:rsid w:val="00E619C7"/>
    <w:rsid w:val="00E634CE"/>
    <w:rsid w:val="00E63D6E"/>
    <w:rsid w:val="00E64F7F"/>
    <w:rsid w:val="00E65520"/>
    <w:rsid w:val="00E6582E"/>
    <w:rsid w:val="00E66C84"/>
    <w:rsid w:val="00E70F45"/>
    <w:rsid w:val="00E71310"/>
    <w:rsid w:val="00E72AC3"/>
    <w:rsid w:val="00E72FF2"/>
    <w:rsid w:val="00E73758"/>
    <w:rsid w:val="00E7468E"/>
    <w:rsid w:val="00E76A17"/>
    <w:rsid w:val="00E80A2E"/>
    <w:rsid w:val="00E81876"/>
    <w:rsid w:val="00E81A36"/>
    <w:rsid w:val="00E8202A"/>
    <w:rsid w:val="00E82705"/>
    <w:rsid w:val="00E82789"/>
    <w:rsid w:val="00E83BAE"/>
    <w:rsid w:val="00E844C1"/>
    <w:rsid w:val="00E84BAB"/>
    <w:rsid w:val="00E85435"/>
    <w:rsid w:val="00E8701C"/>
    <w:rsid w:val="00E87848"/>
    <w:rsid w:val="00E87C64"/>
    <w:rsid w:val="00E94726"/>
    <w:rsid w:val="00E95BFD"/>
    <w:rsid w:val="00E9632B"/>
    <w:rsid w:val="00E964F0"/>
    <w:rsid w:val="00E97481"/>
    <w:rsid w:val="00E97DA0"/>
    <w:rsid w:val="00EA00CD"/>
    <w:rsid w:val="00EA01A4"/>
    <w:rsid w:val="00EA288B"/>
    <w:rsid w:val="00EA2DE3"/>
    <w:rsid w:val="00EA30D5"/>
    <w:rsid w:val="00EA32AE"/>
    <w:rsid w:val="00EA4AC4"/>
    <w:rsid w:val="00EA5543"/>
    <w:rsid w:val="00EA68BA"/>
    <w:rsid w:val="00EA6FEA"/>
    <w:rsid w:val="00EA7121"/>
    <w:rsid w:val="00EA7614"/>
    <w:rsid w:val="00EA7B56"/>
    <w:rsid w:val="00EB0DBB"/>
    <w:rsid w:val="00EB1E0B"/>
    <w:rsid w:val="00EB2A50"/>
    <w:rsid w:val="00EB3DF8"/>
    <w:rsid w:val="00EB5058"/>
    <w:rsid w:val="00EB5674"/>
    <w:rsid w:val="00EB7C5E"/>
    <w:rsid w:val="00EC0971"/>
    <w:rsid w:val="00EC209F"/>
    <w:rsid w:val="00EC25E8"/>
    <w:rsid w:val="00EC2E1A"/>
    <w:rsid w:val="00EC4142"/>
    <w:rsid w:val="00EC440B"/>
    <w:rsid w:val="00EC4C64"/>
    <w:rsid w:val="00EC4FFC"/>
    <w:rsid w:val="00EC5303"/>
    <w:rsid w:val="00EC6082"/>
    <w:rsid w:val="00ED033C"/>
    <w:rsid w:val="00ED19FB"/>
    <w:rsid w:val="00ED221F"/>
    <w:rsid w:val="00ED2B42"/>
    <w:rsid w:val="00ED2C62"/>
    <w:rsid w:val="00ED33BD"/>
    <w:rsid w:val="00ED45CC"/>
    <w:rsid w:val="00ED5AAA"/>
    <w:rsid w:val="00ED5C9B"/>
    <w:rsid w:val="00ED6492"/>
    <w:rsid w:val="00ED66CF"/>
    <w:rsid w:val="00EE05E1"/>
    <w:rsid w:val="00EE102D"/>
    <w:rsid w:val="00EE1495"/>
    <w:rsid w:val="00EE23D3"/>
    <w:rsid w:val="00EE2B05"/>
    <w:rsid w:val="00EE32FB"/>
    <w:rsid w:val="00EE4646"/>
    <w:rsid w:val="00EE4714"/>
    <w:rsid w:val="00EE642B"/>
    <w:rsid w:val="00EE688C"/>
    <w:rsid w:val="00EE6B88"/>
    <w:rsid w:val="00EE7BE0"/>
    <w:rsid w:val="00EF04E2"/>
    <w:rsid w:val="00EF0C6F"/>
    <w:rsid w:val="00EF22E7"/>
    <w:rsid w:val="00EF4522"/>
    <w:rsid w:val="00EF4C7C"/>
    <w:rsid w:val="00EF606A"/>
    <w:rsid w:val="00EF6D29"/>
    <w:rsid w:val="00EF7202"/>
    <w:rsid w:val="00EF726A"/>
    <w:rsid w:val="00EF7F6B"/>
    <w:rsid w:val="00F00C0F"/>
    <w:rsid w:val="00F02022"/>
    <w:rsid w:val="00F024B7"/>
    <w:rsid w:val="00F04955"/>
    <w:rsid w:val="00F05CA0"/>
    <w:rsid w:val="00F065F7"/>
    <w:rsid w:val="00F11857"/>
    <w:rsid w:val="00F127C5"/>
    <w:rsid w:val="00F13BEC"/>
    <w:rsid w:val="00F15BEF"/>
    <w:rsid w:val="00F1609E"/>
    <w:rsid w:val="00F164A1"/>
    <w:rsid w:val="00F16DAE"/>
    <w:rsid w:val="00F17EBF"/>
    <w:rsid w:val="00F2113B"/>
    <w:rsid w:val="00F212F1"/>
    <w:rsid w:val="00F21490"/>
    <w:rsid w:val="00F217BD"/>
    <w:rsid w:val="00F22446"/>
    <w:rsid w:val="00F2257D"/>
    <w:rsid w:val="00F22FDE"/>
    <w:rsid w:val="00F269FB"/>
    <w:rsid w:val="00F27095"/>
    <w:rsid w:val="00F300EF"/>
    <w:rsid w:val="00F33C7E"/>
    <w:rsid w:val="00F345F3"/>
    <w:rsid w:val="00F35864"/>
    <w:rsid w:val="00F367E5"/>
    <w:rsid w:val="00F36BC7"/>
    <w:rsid w:val="00F3733F"/>
    <w:rsid w:val="00F37862"/>
    <w:rsid w:val="00F37B50"/>
    <w:rsid w:val="00F41C32"/>
    <w:rsid w:val="00F43568"/>
    <w:rsid w:val="00F45379"/>
    <w:rsid w:val="00F46A89"/>
    <w:rsid w:val="00F47E63"/>
    <w:rsid w:val="00F51174"/>
    <w:rsid w:val="00F51F97"/>
    <w:rsid w:val="00F52338"/>
    <w:rsid w:val="00F52B8B"/>
    <w:rsid w:val="00F54BCE"/>
    <w:rsid w:val="00F54D27"/>
    <w:rsid w:val="00F54F68"/>
    <w:rsid w:val="00F555EE"/>
    <w:rsid w:val="00F56294"/>
    <w:rsid w:val="00F5776A"/>
    <w:rsid w:val="00F620B4"/>
    <w:rsid w:val="00F62E6B"/>
    <w:rsid w:val="00F639F9"/>
    <w:rsid w:val="00F645AF"/>
    <w:rsid w:val="00F6522D"/>
    <w:rsid w:val="00F65263"/>
    <w:rsid w:val="00F659B4"/>
    <w:rsid w:val="00F65B1D"/>
    <w:rsid w:val="00F65C1F"/>
    <w:rsid w:val="00F669D4"/>
    <w:rsid w:val="00F66FE8"/>
    <w:rsid w:val="00F6709B"/>
    <w:rsid w:val="00F6748E"/>
    <w:rsid w:val="00F67BE1"/>
    <w:rsid w:val="00F70192"/>
    <w:rsid w:val="00F70476"/>
    <w:rsid w:val="00F708EB"/>
    <w:rsid w:val="00F70C25"/>
    <w:rsid w:val="00F71254"/>
    <w:rsid w:val="00F726A2"/>
    <w:rsid w:val="00F739A5"/>
    <w:rsid w:val="00F74A07"/>
    <w:rsid w:val="00F759F8"/>
    <w:rsid w:val="00F759F9"/>
    <w:rsid w:val="00F75A2C"/>
    <w:rsid w:val="00F75CDF"/>
    <w:rsid w:val="00F7690A"/>
    <w:rsid w:val="00F773E7"/>
    <w:rsid w:val="00F815AF"/>
    <w:rsid w:val="00F82128"/>
    <w:rsid w:val="00F82E46"/>
    <w:rsid w:val="00F83359"/>
    <w:rsid w:val="00F8373D"/>
    <w:rsid w:val="00F83836"/>
    <w:rsid w:val="00F861F6"/>
    <w:rsid w:val="00F86D9C"/>
    <w:rsid w:val="00F87385"/>
    <w:rsid w:val="00F8757A"/>
    <w:rsid w:val="00F87D49"/>
    <w:rsid w:val="00F9046D"/>
    <w:rsid w:val="00F915E5"/>
    <w:rsid w:val="00F9175C"/>
    <w:rsid w:val="00F934A1"/>
    <w:rsid w:val="00F937C9"/>
    <w:rsid w:val="00F97538"/>
    <w:rsid w:val="00FA1F0A"/>
    <w:rsid w:val="00FA36C7"/>
    <w:rsid w:val="00FA44A7"/>
    <w:rsid w:val="00FA47A6"/>
    <w:rsid w:val="00FA5B9C"/>
    <w:rsid w:val="00FA6C15"/>
    <w:rsid w:val="00FA7853"/>
    <w:rsid w:val="00FB1F9F"/>
    <w:rsid w:val="00FB258E"/>
    <w:rsid w:val="00FB2DC1"/>
    <w:rsid w:val="00FB410B"/>
    <w:rsid w:val="00FB73A9"/>
    <w:rsid w:val="00FB7E47"/>
    <w:rsid w:val="00FB7FF1"/>
    <w:rsid w:val="00FC1063"/>
    <w:rsid w:val="00FC1756"/>
    <w:rsid w:val="00FC17D2"/>
    <w:rsid w:val="00FC25D4"/>
    <w:rsid w:val="00FC2FD2"/>
    <w:rsid w:val="00FC3086"/>
    <w:rsid w:val="00FC4120"/>
    <w:rsid w:val="00FC56DB"/>
    <w:rsid w:val="00FC5762"/>
    <w:rsid w:val="00FC5F4E"/>
    <w:rsid w:val="00FC769F"/>
    <w:rsid w:val="00FD314E"/>
    <w:rsid w:val="00FD3E02"/>
    <w:rsid w:val="00FD4E60"/>
    <w:rsid w:val="00FD5E5A"/>
    <w:rsid w:val="00FD7D2D"/>
    <w:rsid w:val="00FE01AA"/>
    <w:rsid w:val="00FE0D57"/>
    <w:rsid w:val="00FE1F8B"/>
    <w:rsid w:val="00FE2B08"/>
    <w:rsid w:val="00FE424C"/>
    <w:rsid w:val="00FE4344"/>
    <w:rsid w:val="00FE4F30"/>
    <w:rsid w:val="00FF0C95"/>
    <w:rsid w:val="00FF17B0"/>
    <w:rsid w:val="00FF1AE3"/>
    <w:rsid w:val="00FF3CAD"/>
    <w:rsid w:val="00FF436A"/>
    <w:rsid w:val="00FF64C9"/>
    <w:rsid w:val="00FF6BD7"/>
    <w:rsid w:val="00FF6CF0"/>
    <w:rsid w:val="00FF7A11"/>
    <w:rsid w:val="00FF7C4D"/>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3849"/>
  <w15:docId w15:val="{246A6FE3-056F-45F2-B9D7-425350BAF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5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04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6092"/>
    <w:pPr>
      <w:spacing w:after="0" w:line="240" w:lineRule="auto"/>
      <w:contextualSpacing/>
      <w:jc w:val="center"/>
    </w:pPr>
    <w:rPr>
      <w:rFonts w:ascii="Times New Roman" w:eastAsiaTheme="majorEastAsia" w:hAnsi="Times New Roman" w:cstheme="majorBidi"/>
      <w:b/>
      <w:spacing w:val="-10"/>
      <w:sz w:val="28"/>
      <w:szCs w:val="56"/>
      <w:lang w:val="en-US" w:eastAsia="en-GB"/>
    </w:rPr>
  </w:style>
  <w:style w:type="character" w:customStyle="1" w:styleId="TitleChar">
    <w:name w:val="Title Char"/>
    <w:basedOn w:val="DefaultParagraphFont"/>
    <w:link w:val="Title"/>
    <w:uiPriority w:val="10"/>
    <w:rsid w:val="00A06092"/>
    <w:rPr>
      <w:rFonts w:ascii="Times New Roman" w:eastAsiaTheme="majorEastAsia" w:hAnsi="Times New Roman" w:cstheme="majorBidi"/>
      <w:b/>
      <w:spacing w:val="-10"/>
      <w:sz w:val="28"/>
      <w:szCs w:val="56"/>
      <w:lang w:val="en-US" w:eastAsia="en-GB"/>
    </w:rPr>
  </w:style>
  <w:style w:type="character" w:styleId="Hyperlink">
    <w:name w:val="Hyperlink"/>
    <w:basedOn w:val="DefaultParagraphFont"/>
    <w:uiPriority w:val="99"/>
    <w:unhideWhenUsed/>
    <w:rsid w:val="00A06092"/>
    <w:rPr>
      <w:color w:val="0563C1" w:themeColor="hyperlink"/>
      <w:u w:val="single"/>
    </w:rPr>
  </w:style>
  <w:style w:type="character" w:customStyle="1" w:styleId="UnresolvedMention1">
    <w:name w:val="Unresolved Mention1"/>
    <w:basedOn w:val="DefaultParagraphFont"/>
    <w:uiPriority w:val="99"/>
    <w:semiHidden/>
    <w:unhideWhenUsed/>
    <w:rsid w:val="00A06092"/>
    <w:rPr>
      <w:color w:val="605E5C"/>
      <w:shd w:val="clear" w:color="auto" w:fill="E1DFDD"/>
    </w:rPr>
  </w:style>
  <w:style w:type="character" w:styleId="LineNumber">
    <w:name w:val="line number"/>
    <w:basedOn w:val="DefaultParagraphFont"/>
    <w:uiPriority w:val="99"/>
    <w:semiHidden/>
    <w:unhideWhenUsed/>
    <w:rsid w:val="007202CA"/>
  </w:style>
  <w:style w:type="character" w:styleId="CommentReference">
    <w:name w:val="annotation reference"/>
    <w:basedOn w:val="DefaultParagraphFont"/>
    <w:uiPriority w:val="99"/>
    <w:semiHidden/>
    <w:unhideWhenUsed/>
    <w:qFormat/>
    <w:rsid w:val="007202CA"/>
    <w:rPr>
      <w:sz w:val="16"/>
      <w:szCs w:val="16"/>
    </w:rPr>
  </w:style>
  <w:style w:type="paragraph" w:styleId="CommentText">
    <w:name w:val="annotation text"/>
    <w:basedOn w:val="Normal"/>
    <w:link w:val="CommentTextChar"/>
    <w:uiPriority w:val="99"/>
    <w:unhideWhenUsed/>
    <w:rsid w:val="007202CA"/>
    <w:pPr>
      <w:spacing w:line="240" w:lineRule="auto"/>
    </w:pPr>
    <w:rPr>
      <w:rFonts w:ascii="Calibri" w:eastAsia="Calibri" w:hAnsi="Calibri" w:cs="Calibri"/>
      <w:sz w:val="20"/>
      <w:szCs w:val="20"/>
      <w:lang w:eastAsia="en-GB"/>
    </w:rPr>
  </w:style>
  <w:style w:type="character" w:customStyle="1" w:styleId="CommentTextChar">
    <w:name w:val="Comment Text Char"/>
    <w:basedOn w:val="DefaultParagraphFont"/>
    <w:link w:val="CommentText"/>
    <w:uiPriority w:val="99"/>
    <w:rsid w:val="007202CA"/>
    <w:rPr>
      <w:rFonts w:ascii="Calibri" w:eastAsia="Calibri" w:hAnsi="Calibri" w:cs="Calibri"/>
      <w:sz w:val="20"/>
      <w:szCs w:val="20"/>
      <w:lang w:eastAsia="en-GB"/>
    </w:rPr>
  </w:style>
  <w:style w:type="paragraph" w:styleId="Header">
    <w:name w:val="header"/>
    <w:basedOn w:val="Normal"/>
    <w:link w:val="HeaderChar"/>
    <w:uiPriority w:val="99"/>
    <w:unhideWhenUsed/>
    <w:rsid w:val="007202CA"/>
    <w:pPr>
      <w:tabs>
        <w:tab w:val="center" w:pos="4536"/>
        <w:tab w:val="right" w:pos="9072"/>
      </w:tabs>
      <w:spacing w:after="0" w:line="240" w:lineRule="auto"/>
    </w:pPr>
  </w:style>
  <w:style w:type="character" w:customStyle="1" w:styleId="HeaderChar">
    <w:name w:val="Header Char"/>
    <w:basedOn w:val="DefaultParagraphFont"/>
    <w:link w:val="Header"/>
    <w:uiPriority w:val="99"/>
    <w:rsid w:val="007202CA"/>
  </w:style>
  <w:style w:type="paragraph" w:styleId="Footer">
    <w:name w:val="footer"/>
    <w:basedOn w:val="Normal"/>
    <w:link w:val="FooterChar"/>
    <w:uiPriority w:val="99"/>
    <w:unhideWhenUsed/>
    <w:rsid w:val="007202CA"/>
    <w:pPr>
      <w:tabs>
        <w:tab w:val="center" w:pos="4536"/>
        <w:tab w:val="right" w:pos="9072"/>
      </w:tabs>
      <w:spacing w:after="0" w:line="240" w:lineRule="auto"/>
    </w:pPr>
  </w:style>
  <w:style w:type="character" w:customStyle="1" w:styleId="FooterChar">
    <w:name w:val="Footer Char"/>
    <w:basedOn w:val="DefaultParagraphFont"/>
    <w:link w:val="Footer"/>
    <w:uiPriority w:val="99"/>
    <w:rsid w:val="007202CA"/>
  </w:style>
  <w:style w:type="paragraph" w:styleId="ListParagraph">
    <w:name w:val="List Paragraph"/>
    <w:basedOn w:val="Normal"/>
    <w:uiPriority w:val="34"/>
    <w:qFormat/>
    <w:rsid w:val="00C30505"/>
    <w:pPr>
      <w:ind w:left="720"/>
      <w:contextualSpacing/>
    </w:pPr>
  </w:style>
  <w:style w:type="character" w:styleId="PlaceholderText">
    <w:name w:val="Placeholder Text"/>
    <w:basedOn w:val="DefaultParagraphFont"/>
    <w:uiPriority w:val="99"/>
    <w:semiHidden/>
    <w:rsid w:val="0062567F"/>
    <w:rPr>
      <w:color w:val="808080"/>
    </w:rPr>
  </w:style>
  <w:style w:type="paragraph" w:styleId="CommentSubject">
    <w:name w:val="annotation subject"/>
    <w:basedOn w:val="CommentText"/>
    <w:next w:val="CommentText"/>
    <w:link w:val="CommentSubjectChar"/>
    <w:uiPriority w:val="99"/>
    <w:semiHidden/>
    <w:unhideWhenUsed/>
    <w:rsid w:val="008028A1"/>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8028A1"/>
    <w:rPr>
      <w:rFonts w:ascii="Calibri" w:eastAsia="Calibri" w:hAnsi="Calibri" w:cs="Calibri"/>
      <w:b/>
      <w:bCs/>
      <w:sz w:val="20"/>
      <w:szCs w:val="20"/>
      <w:lang w:eastAsia="en-GB"/>
    </w:rPr>
  </w:style>
  <w:style w:type="character" w:customStyle="1" w:styleId="paranumber">
    <w:name w:val="paranumber"/>
    <w:basedOn w:val="DefaultParagraphFont"/>
    <w:rsid w:val="003279AF"/>
  </w:style>
  <w:style w:type="character" w:customStyle="1" w:styleId="muitypography-root">
    <w:name w:val="muitypography-root"/>
    <w:basedOn w:val="DefaultParagraphFont"/>
    <w:rsid w:val="00736292"/>
  </w:style>
  <w:style w:type="character" w:styleId="FollowedHyperlink">
    <w:name w:val="FollowedHyperlink"/>
    <w:basedOn w:val="DefaultParagraphFont"/>
    <w:uiPriority w:val="99"/>
    <w:semiHidden/>
    <w:unhideWhenUsed/>
    <w:rsid w:val="003C2621"/>
    <w:rPr>
      <w:color w:val="954F72" w:themeColor="followedHyperlink"/>
      <w:u w:val="single"/>
    </w:rPr>
  </w:style>
  <w:style w:type="character" w:customStyle="1" w:styleId="UnresolvedMention2">
    <w:name w:val="Unresolved Mention2"/>
    <w:basedOn w:val="DefaultParagraphFont"/>
    <w:uiPriority w:val="99"/>
    <w:semiHidden/>
    <w:unhideWhenUsed/>
    <w:rsid w:val="00AD3ACE"/>
    <w:rPr>
      <w:color w:val="605E5C"/>
      <w:shd w:val="clear" w:color="auto" w:fill="E1DFDD"/>
    </w:rPr>
  </w:style>
  <w:style w:type="paragraph" w:styleId="NormalWeb">
    <w:name w:val="Normal (Web)"/>
    <w:basedOn w:val="Normal"/>
    <w:uiPriority w:val="99"/>
    <w:semiHidden/>
    <w:unhideWhenUsed/>
    <w:rsid w:val="006D4C5F"/>
    <w:rPr>
      <w:rFonts w:ascii="Times New Roman" w:hAnsi="Times New Roman" w:cs="Times New Roman"/>
      <w:sz w:val="24"/>
      <w:szCs w:val="24"/>
    </w:rPr>
  </w:style>
  <w:style w:type="character" w:customStyle="1" w:styleId="Heading1Char">
    <w:name w:val="Heading 1 Char"/>
    <w:basedOn w:val="DefaultParagraphFont"/>
    <w:link w:val="Heading1"/>
    <w:uiPriority w:val="9"/>
    <w:rsid w:val="007153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53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04E2"/>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EB7C5E"/>
    <w:pPr>
      <w:spacing w:after="240" w:line="240" w:lineRule="auto"/>
    </w:pPr>
  </w:style>
  <w:style w:type="character" w:styleId="Strong">
    <w:name w:val="Strong"/>
    <w:basedOn w:val="DefaultParagraphFont"/>
    <w:uiPriority w:val="22"/>
    <w:qFormat/>
    <w:rsid w:val="00EA7B56"/>
    <w:rPr>
      <w:b/>
      <w:bCs/>
    </w:rPr>
  </w:style>
  <w:style w:type="paragraph" w:styleId="BalloonText">
    <w:name w:val="Balloon Text"/>
    <w:basedOn w:val="Normal"/>
    <w:link w:val="BalloonTextChar"/>
    <w:uiPriority w:val="99"/>
    <w:semiHidden/>
    <w:unhideWhenUsed/>
    <w:rsid w:val="006F6B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6BD6"/>
    <w:rPr>
      <w:rFonts w:ascii="Segoe UI" w:hAnsi="Segoe UI" w:cs="Segoe UI"/>
      <w:sz w:val="18"/>
      <w:szCs w:val="18"/>
    </w:rPr>
  </w:style>
  <w:style w:type="paragraph" w:styleId="Revision">
    <w:name w:val="Revision"/>
    <w:hidden/>
    <w:uiPriority w:val="99"/>
    <w:semiHidden/>
    <w:rsid w:val="00EC6082"/>
    <w:pPr>
      <w:spacing w:after="0" w:line="240" w:lineRule="auto"/>
    </w:pPr>
  </w:style>
  <w:style w:type="paragraph" w:styleId="BodyText">
    <w:name w:val="Body Text"/>
    <w:basedOn w:val="Normal"/>
    <w:link w:val="BodyTextChar"/>
    <w:uiPriority w:val="1"/>
    <w:semiHidden/>
    <w:unhideWhenUsed/>
    <w:qFormat/>
    <w:rsid w:val="00EE32FB"/>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semiHidden/>
    <w:rsid w:val="00EE32FB"/>
    <w:rPr>
      <w:rFonts w:ascii="Times New Roman" w:eastAsia="Times New Roman" w:hAnsi="Times New Roman" w:cs="Times New Roman"/>
      <w:sz w:val="20"/>
      <w:szCs w:val="20"/>
      <w:lang w:val="en-US"/>
    </w:rPr>
  </w:style>
  <w:style w:type="paragraph" w:customStyle="1" w:styleId="TableParagraph">
    <w:name w:val="Table Paragraph"/>
    <w:basedOn w:val="Normal"/>
    <w:uiPriority w:val="1"/>
    <w:qFormat/>
    <w:rsid w:val="00EE32FB"/>
    <w:pPr>
      <w:widowControl w:val="0"/>
      <w:autoSpaceDE w:val="0"/>
      <w:autoSpaceDN w:val="0"/>
      <w:spacing w:before="2" w:after="0" w:line="164" w:lineRule="exact"/>
      <w:ind w:left="101"/>
    </w:pPr>
    <w:rPr>
      <w:rFonts w:ascii="Times New Roman" w:eastAsia="Times New Roman" w:hAnsi="Times New Roman" w:cs="Times New Roman"/>
      <w:lang w:val="en-US"/>
    </w:rPr>
  </w:style>
  <w:style w:type="character" w:customStyle="1" w:styleId="UnresolvedMention3">
    <w:name w:val="Unresolved Mention3"/>
    <w:basedOn w:val="DefaultParagraphFont"/>
    <w:uiPriority w:val="99"/>
    <w:semiHidden/>
    <w:unhideWhenUsed/>
    <w:rsid w:val="007B6775"/>
    <w:rPr>
      <w:color w:val="605E5C"/>
      <w:shd w:val="clear" w:color="auto" w:fill="E1DFDD"/>
    </w:rPr>
  </w:style>
  <w:style w:type="paragraph" w:styleId="HTMLPreformatted">
    <w:name w:val="HTML Preformatted"/>
    <w:basedOn w:val="Normal"/>
    <w:link w:val="HTMLPreformattedChar"/>
    <w:uiPriority w:val="99"/>
    <w:semiHidden/>
    <w:unhideWhenUsed/>
    <w:rsid w:val="00161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61C03"/>
    <w:rPr>
      <w:rFonts w:ascii="Courier New" w:eastAsia="Times New Roman" w:hAnsi="Courier New" w:cs="Courier New"/>
      <w:sz w:val="20"/>
      <w:szCs w:val="20"/>
      <w:lang w:eastAsia="en-GB"/>
    </w:rPr>
  </w:style>
  <w:style w:type="table" w:styleId="TableGrid">
    <w:name w:val="Table Grid"/>
    <w:basedOn w:val="TableNormal"/>
    <w:uiPriority w:val="59"/>
    <w:rsid w:val="009379E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71190">
      <w:bodyDiv w:val="1"/>
      <w:marLeft w:val="0"/>
      <w:marRight w:val="0"/>
      <w:marTop w:val="0"/>
      <w:marBottom w:val="0"/>
      <w:divBdr>
        <w:top w:val="none" w:sz="0" w:space="0" w:color="auto"/>
        <w:left w:val="none" w:sz="0" w:space="0" w:color="auto"/>
        <w:bottom w:val="none" w:sz="0" w:space="0" w:color="auto"/>
        <w:right w:val="none" w:sz="0" w:space="0" w:color="auto"/>
      </w:divBdr>
    </w:div>
    <w:div w:id="43793353">
      <w:bodyDiv w:val="1"/>
      <w:marLeft w:val="0"/>
      <w:marRight w:val="0"/>
      <w:marTop w:val="0"/>
      <w:marBottom w:val="0"/>
      <w:divBdr>
        <w:top w:val="none" w:sz="0" w:space="0" w:color="auto"/>
        <w:left w:val="none" w:sz="0" w:space="0" w:color="auto"/>
        <w:bottom w:val="none" w:sz="0" w:space="0" w:color="auto"/>
        <w:right w:val="none" w:sz="0" w:space="0" w:color="auto"/>
      </w:divBdr>
    </w:div>
    <w:div w:id="58091378">
      <w:bodyDiv w:val="1"/>
      <w:marLeft w:val="0"/>
      <w:marRight w:val="0"/>
      <w:marTop w:val="0"/>
      <w:marBottom w:val="0"/>
      <w:divBdr>
        <w:top w:val="none" w:sz="0" w:space="0" w:color="auto"/>
        <w:left w:val="none" w:sz="0" w:space="0" w:color="auto"/>
        <w:bottom w:val="none" w:sz="0" w:space="0" w:color="auto"/>
        <w:right w:val="none" w:sz="0" w:space="0" w:color="auto"/>
      </w:divBdr>
    </w:div>
    <w:div w:id="71317632">
      <w:bodyDiv w:val="1"/>
      <w:marLeft w:val="0"/>
      <w:marRight w:val="0"/>
      <w:marTop w:val="0"/>
      <w:marBottom w:val="0"/>
      <w:divBdr>
        <w:top w:val="none" w:sz="0" w:space="0" w:color="auto"/>
        <w:left w:val="none" w:sz="0" w:space="0" w:color="auto"/>
        <w:bottom w:val="none" w:sz="0" w:space="0" w:color="auto"/>
        <w:right w:val="none" w:sz="0" w:space="0" w:color="auto"/>
      </w:divBdr>
    </w:div>
    <w:div w:id="126632517">
      <w:bodyDiv w:val="1"/>
      <w:marLeft w:val="0"/>
      <w:marRight w:val="0"/>
      <w:marTop w:val="0"/>
      <w:marBottom w:val="0"/>
      <w:divBdr>
        <w:top w:val="none" w:sz="0" w:space="0" w:color="auto"/>
        <w:left w:val="none" w:sz="0" w:space="0" w:color="auto"/>
        <w:bottom w:val="none" w:sz="0" w:space="0" w:color="auto"/>
        <w:right w:val="none" w:sz="0" w:space="0" w:color="auto"/>
      </w:divBdr>
      <w:divsChild>
        <w:div w:id="853500808">
          <w:marLeft w:val="446"/>
          <w:marRight w:val="0"/>
          <w:marTop w:val="0"/>
          <w:marBottom w:val="0"/>
          <w:divBdr>
            <w:top w:val="none" w:sz="0" w:space="0" w:color="auto"/>
            <w:left w:val="none" w:sz="0" w:space="0" w:color="auto"/>
            <w:bottom w:val="none" w:sz="0" w:space="0" w:color="auto"/>
            <w:right w:val="none" w:sz="0" w:space="0" w:color="auto"/>
          </w:divBdr>
        </w:div>
      </w:divsChild>
    </w:div>
    <w:div w:id="190460172">
      <w:bodyDiv w:val="1"/>
      <w:marLeft w:val="0"/>
      <w:marRight w:val="0"/>
      <w:marTop w:val="0"/>
      <w:marBottom w:val="0"/>
      <w:divBdr>
        <w:top w:val="none" w:sz="0" w:space="0" w:color="auto"/>
        <w:left w:val="none" w:sz="0" w:space="0" w:color="auto"/>
        <w:bottom w:val="none" w:sz="0" w:space="0" w:color="auto"/>
        <w:right w:val="none" w:sz="0" w:space="0" w:color="auto"/>
      </w:divBdr>
    </w:div>
    <w:div w:id="215363696">
      <w:bodyDiv w:val="1"/>
      <w:marLeft w:val="0"/>
      <w:marRight w:val="0"/>
      <w:marTop w:val="0"/>
      <w:marBottom w:val="0"/>
      <w:divBdr>
        <w:top w:val="none" w:sz="0" w:space="0" w:color="auto"/>
        <w:left w:val="none" w:sz="0" w:space="0" w:color="auto"/>
        <w:bottom w:val="none" w:sz="0" w:space="0" w:color="auto"/>
        <w:right w:val="none" w:sz="0" w:space="0" w:color="auto"/>
      </w:divBdr>
    </w:div>
    <w:div w:id="318701862">
      <w:bodyDiv w:val="1"/>
      <w:marLeft w:val="0"/>
      <w:marRight w:val="0"/>
      <w:marTop w:val="0"/>
      <w:marBottom w:val="0"/>
      <w:divBdr>
        <w:top w:val="none" w:sz="0" w:space="0" w:color="auto"/>
        <w:left w:val="none" w:sz="0" w:space="0" w:color="auto"/>
        <w:bottom w:val="none" w:sz="0" w:space="0" w:color="auto"/>
        <w:right w:val="none" w:sz="0" w:space="0" w:color="auto"/>
      </w:divBdr>
    </w:div>
    <w:div w:id="344868771">
      <w:bodyDiv w:val="1"/>
      <w:marLeft w:val="0"/>
      <w:marRight w:val="0"/>
      <w:marTop w:val="0"/>
      <w:marBottom w:val="0"/>
      <w:divBdr>
        <w:top w:val="none" w:sz="0" w:space="0" w:color="auto"/>
        <w:left w:val="none" w:sz="0" w:space="0" w:color="auto"/>
        <w:bottom w:val="none" w:sz="0" w:space="0" w:color="auto"/>
        <w:right w:val="none" w:sz="0" w:space="0" w:color="auto"/>
      </w:divBdr>
    </w:div>
    <w:div w:id="372965410">
      <w:bodyDiv w:val="1"/>
      <w:marLeft w:val="0"/>
      <w:marRight w:val="0"/>
      <w:marTop w:val="0"/>
      <w:marBottom w:val="0"/>
      <w:divBdr>
        <w:top w:val="none" w:sz="0" w:space="0" w:color="auto"/>
        <w:left w:val="none" w:sz="0" w:space="0" w:color="auto"/>
        <w:bottom w:val="none" w:sz="0" w:space="0" w:color="auto"/>
        <w:right w:val="none" w:sz="0" w:space="0" w:color="auto"/>
      </w:divBdr>
    </w:div>
    <w:div w:id="402338316">
      <w:bodyDiv w:val="1"/>
      <w:marLeft w:val="0"/>
      <w:marRight w:val="0"/>
      <w:marTop w:val="0"/>
      <w:marBottom w:val="0"/>
      <w:divBdr>
        <w:top w:val="none" w:sz="0" w:space="0" w:color="auto"/>
        <w:left w:val="none" w:sz="0" w:space="0" w:color="auto"/>
        <w:bottom w:val="none" w:sz="0" w:space="0" w:color="auto"/>
        <w:right w:val="none" w:sz="0" w:space="0" w:color="auto"/>
      </w:divBdr>
    </w:div>
    <w:div w:id="443115446">
      <w:bodyDiv w:val="1"/>
      <w:marLeft w:val="0"/>
      <w:marRight w:val="0"/>
      <w:marTop w:val="0"/>
      <w:marBottom w:val="0"/>
      <w:divBdr>
        <w:top w:val="none" w:sz="0" w:space="0" w:color="auto"/>
        <w:left w:val="none" w:sz="0" w:space="0" w:color="auto"/>
        <w:bottom w:val="none" w:sz="0" w:space="0" w:color="auto"/>
        <w:right w:val="none" w:sz="0" w:space="0" w:color="auto"/>
      </w:divBdr>
    </w:div>
    <w:div w:id="463430677">
      <w:bodyDiv w:val="1"/>
      <w:marLeft w:val="0"/>
      <w:marRight w:val="0"/>
      <w:marTop w:val="0"/>
      <w:marBottom w:val="0"/>
      <w:divBdr>
        <w:top w:val="none" w:sz="0" w:space="0" w:color="auto"/>
        <w:left w:val="none" w:sz="0" w:space="0" w:color="auto"/>
        <w:bottom w:val="none" w:sz="0" w:space="0" w:color="auto"/>
        <w:right w:val="none" w:sz="0" w:space="0" w:color="auto"/>
      </w:divBdr>
    </w:div>
    <w:div w:id="464156032">
      <w:bodyDiv w:val="1"/>
      <w:marLeft w:val="0"/>
      <w:marRight w:val="0"/>
      <w:marTop w:val="0"/>
      <w:marBottom w:val="0"/>
      <w:divBdr>
        <w:top w:val="none" w:sz="0" w:space="0" w:color="auto"/>
        <w:left w:val="none" w:sz="0" w:space="0" w:color="auto"/>
        <w:bottom w:val="none" w:sz="0" w:space="0" w:color="auto"/>
        <w:right w:val="none" w:sz="0" w:space="0" w:color="auto"/>
      </w:divBdr>
    </w:div>
    <w:div w:id="586305388">
      <w:bodyDiv w:val="1"/>
      <w:marLeft w:val="0"/>
      <w:marRight w:val="0"/>
      <w:marTop w:val="0"/>
      <w:marBottom w:val="0"/>
      <w:divBdr>
        <w:top w:val="none" w:sz="0" w:space="0" w:color="auto"/>
        <w:left w:val="none" w:sz="0" w:space="0" w:color="auto"/>
        <w:bottom w:val="none" w:sz="0" w:space="0" w:color="auto"/>
        <w:right w:val="none" w:sz="0" w:space="0" w:color="auto"/>
      </w:divBdr>
    </w:div>
    <w:div w:id="756513556">
      <w:bodyDiv w:val="1"/>
      <w:marLeft w:val="0"/>
      <w:marRight w:val="0"/>
      <w:marTop w:val="0"/>
      <w:marBottom w:val="0"/>
      <w:divBdr>
        <w:top w:val="none" w:sz="0" w:space="0" w:color="auto"/>
        <w:left w:val="none" w:sz="0" w:space="0" w:color="auto"/>
        <w:bottom w:val="none" w:sz="0" w:space="0" w:color="auto"/>
        <w:right w:val="none" w:sz="0" w:space="0" w:color="auto"/>
      </w:divBdr>
    </w:div>
    <w:div w:id="870580758">
      <w:bodyDiv w:val="1"/>
      <w:marLeft w:val="0"/>
      <w:marRight w:val="0"/>
      <w:marTop w:val="0"/>
      <w:marBottom w:val="0"/>
      <w:divBdr>
        <w:top w:val="none" w:sz="0" w:space="0" w:color="auto"/>
        <w:left w:val="none" w:sz="0" w:space="0" w:color="auto"/>
        <w:bottom w:val="none" w:sz="0" w:space="0" w:color="auto"/>
        <w:right w:val="none" w:sz="0" w:space="0" w:color="auto"/>
      </w:divBdr>
    </w:div>
    <w:div w:id="919174243">
      <w:bodyDiv w:val="1"/>
      <w:marLeft w:val="0"/>
      <w:marRight w:val="0"/>
      <w:marTop w:val="0"/>
      <w:marBottom w:val="0"/>
      <w:divBdr>
        <w:top w:val="none" w:sz="0" w:space="0" w:color="auto"/>
        <w:left w:val="none" w:sz="0" w:space="0" w:color="auto"/>
        <w:bottom w:val="none" w:sz="0" w:space="0" w:color="auto"/>
        <w:right w:val="none" w:sz="0" w:space="0" w:color="auto"/>
      </w:divBdr>
    </w:div>
    <w:div w:id="999846731">
      <w:bodyDiv w:val="1"/>
      <w:marLeft w:val="0"/>
      <w:marRight w:val="0"/>
      <w:marTop w:val="0"/>
      <w:marBottom w:val="0"/>
      <w:divBdr>
        <w:top w:val="none" w:sz="0" w:space="0" w:color="auto"/>
        <w:left w:val="none" w:sz="0" w:space="0" w:color="auto"/>
        <w:bottom w:val="none" w:sz="0" w:space="0" w:color="auto"/>
        <w:right w:val="none" w:sz="0" w:space="0" w:color="auto"/>
      </w:divBdr>
    </w:div>
    <w:div w:id="1017542169">
      <w:bodyDiv w:val="1"/>
      <w:marLeft w:val="0"/>
      <w:marRight w:val="0"/>
      <w:marTop w:val="0"/>
      <w:marBottom w:val="0"/>
      <w:divBdr>
        <w:top w:val="none" w:sz="0" w:space="0" w:color="auto"/>
        <w:left w:val="none" w:sz="0" w:space="0" w:color="auto"/>
        <w:bottom w:val="none" w:sz="0" w:space="0" w:color="auto"/>
        <w:right w:val="none" w:sz="0" w:space="0" w:color="auto"/>
      </w:divBdr>
    </w:div>
    <w:div w:id="1062290478">
      <w:bodyDiv w:val="1"/>
      <w:marLeft w:val="0"/>
      <w:marRight w:val="0"/>
      <w:marTop w:val="0"/>
      <w:marBottom w:val="0"/>
      <w:divBdr>
        <w:top w:val="none" w:sz="0" w:space="0" w:color="auto"/>
        <w:left w:val="none" w:sz="0" w:space="0" w:color="auto"/>
        <w:bottom w:val="none" w:sz="0" w:space="0" w:color="auto"/>
        <w:right w:val="none" w:sz="0" w:space="0" w:color="auto"/>
      </w:divBdr>
    </w:div>
    <w:div w:id="1080827751">
      <w:bodyDiv w:val="1"/>
      <w:marLeft w:val="0"/>
      <w:marRight w:val="0"/>
      <w:marTop w:val="0"/>
      <w:marBottom w:val="0"/>
      <w:divBdr>
        <w:top w:val="none" w:sz="0" w:space="0" w:color="auto"/>
        <w:left w:val="none" w:sz="0" w:space="0" w:color="auto"/>
        <w:bottom w:val="none" w:sz="0" w:space="0" w:color="auto"/>
        <w:right w:val="none" w:sz="0" w:space="0" w:color="auto"/>
      </w:divBdr>
    </w:div>
    <w:div w:id="1117795457">
      <w:bodyDiv w:val="1"/>
      <w:marLeft w:val="0"/>
      <w:marRight w:val="0"/>
      <w:marTop w:val="0"/>
      <w:marBottom w:val="0"/>
      <w:divBdr>
        <w:top w:val="none" w:sz="0" w:space="0" w:color="auto"/>
        <w:left w:val="none" w:sz="0" w:space="0" w:color="auto"/>
        <w:bottom w:val="none" w:sz="0" w:space="0" w:color="auto"/>
        <w:right w:val="none" w:sz="0" w:space="0" w:color="auto"/>
      </w:divBdr>
    </w:div>
    <w:div w:id="1217162414">
      <w:bodyDiv w:val="1"/>
      <w:marLeft w:val="0"/>
      <w:marRight w:val="0"/>
      <w:marTop w:val="0"/>
      <w:marBottom w:val="0"/>
      <w:divBdr>
        <w:top w:val="none" w:sz="0" w:space="0" w:color="auto"/>
        <w:left w:val="none" w:sz="0" w:space="0" w:color="auto"/>
        <w:bottom w:val="none" w:sz="0" w:space="0" w:color="auto"/>
        <w:right w:val="none" w:sz="0" w:space="0" w:color="auto"/>
      </w:divBdr>
      <w:divsChild>
        <w:div w:id="753629685">
          <w:marLeft w:val="0"/>
          <w:marRight w:val="0"/>
          <w:marTop w:val="0"/>
          <w:marBottom w:val="0"/>
          <w:divBdr>
            <w:top w:val="none" w:sz="0" w:space="0" w:color="auto"/>
            <w:left w:val="none" w:sz="0" w:space="0" w:color="auto"/>
            <w:bottom w:val="none" w:sz="0" w:space="0" w:color="auto"/>
            <w:right w:val="none" w:sz="0" w:space="0" w:color="auto"/>
          </w:divBdr>
          <w:divsChild>
            <w:div w:id="1543903995">
              <w:marLeft w:val="0"/>
              <w:marRight w:val="0"/>
              <w:marTop w:val="0"/>
              <w:marBottom w:val="0"/>
              <w:divBdr>
                <w:top w:val="none" w:sz="0" w:space="0" w:color="auto"/>
                <w:left w:val="none" w:sz="0" w:space="0" w:color="auto"/>
                <w:bottom w:val="none" w:sz="0" w:space="0" w:color="auto"/>
                <w:right w:val="none" w:sz="0" w:space="0" w:color="auto"/>
              </w:divBdr>
              <w:divsChild>
                <w:div w:id="262491944">
                  <w:marLeft w:val="0"/>
                  <w:marRight w:val="0"/>
                  <w:marTop w:val="0"/>
                  <w:marBottom w:val="0"/>
                  <w:divBdr>
                    <w:top w:val="none" w:sz="0" w:space="0" w:color="auto"/>
                    <w:left w:val="none" w:sz="0" w:space="0" w:color="auto"/>
                    <w:bottom w:val="none" w:sz="0" w:space="0" w:color="auto"/>
                    <w:right w:val="none" w:sz="0" w:space="0" w:color="auto"/>
                  </w:divBdr>
                  <w:divsChild>
                    <w:div w:id="3152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769545">
      <w:bodyDiv w:val="1"/>
      <w:marLeft w:val="0"/>
      <w:marRight w:val="0"/>
      <w:marTop w:val="0"/>
      <w:marBottom w:val="0"/>
      <w:divBdr>
        <w:top w:val="none" w:sz="0" w:space="0" w:color="auto"/>
        <w:left w:val="none" w:sz="0" w:space="0" w:color="auto"/>
        <w:bottom w:val="none" w:sz="0" w:space="0" w:color="auto"/>
        <w:right w:val="none" w:sz="0" w:space="0" w:color="auto"/>
      </w:divBdr>
      <w:divsChild>
        <w:div w:id="1751078188">
          <w:marLeft w:val="0"/>
          <w:marRight w:val="0"/>
          <w:marTop w:val="0"/>
          <w:marBottom w:val="0"/>
          <w:divBdr>
            <w:top w:val="none" w:sz="0" w:space="0" w:color="auto"/>
            <w:left w:val="none" w:sz="0" w:space="0" w:color="auto"/>
            <w:bottom w:val="none" w:sz="0" w:space="0" w:color="auto"/>
            <w:right w:val="none" w:sz="0" w:space="0" w:color="auto"/>
          </w:divBdr>
          <w:divsChild>
            <w:div w:id="935021876">
              <w:marLeft w:val="0"/>
              <w:marRight w:val="0"/>
              <w:marTop w:val="0"/>
              <w:marBottom w:val="0"/>
              <w:divBdr>
                <w:top w:val="none" w:sz="0" w:space="0" w:color="auto"/>
                <w:left w:val="none" w:sz="0" w:space="0" w:color="auto"/>
                <w:bottom w:val="none" w:sz="0" w:space="0" w:color="auto"/>
                <w:right w:val="none" w:sz="0" w:space="0" w:color="auto"/>
              </w:divBdr>
              <w:divsChild>
                <w:div w:id="883368780">
                  <w:marLeft w:val="0"/>
                  <w:marRight w:val="0"/>
                  <w:marTop w:val="0"/>
                  <w:marBottom w:val="0"/>
                  <w:divBdr>
                    <w:top w:val="none" w:sz="0" w:space="0" w:color="auto"/>
                    <w:left w:val="none" w:sz="0" w:space="0" w:color="auto"/>
                    <w:bottom w:val="none" w:sz="0" w:space="0" w:color="auto"/>
                    <w:right w:val="none" w:sz="0" w:space="0" w:color="auto"/>
                  </w:divBdr>
                  <w:divsChild>
                    <w:div w:id="173299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952873">
      <w:bodyDiv w:val="1"/>
      <w:marLeft w:val="0"/>
      <w:marRight w:val="0"/>
      <w:marTop w:val="0"/>
      <w:marBottom w:val="0"/>
      <w:divBdr>
        <w:top w:val="none" w:sz="0" w:space="0" w:color="auto"/>
        <w:left w:val="none" w:sz="0" w:space="0" w:color="auto"/>
        <w:bottom w:val="none" w:sz="0" w:space="0" w:color="auto"/>
        <w:right w:val="none" w:sz="0" w:space="0" w:color="auto"/>
      </w:divBdr>
    </w:div>
    <w:div w:id="1381782228">
      <w:bodyDiv w:val="1"/>
      <w:marLeft w:val="0"/>
      <w:marRight w:val="0"/>
      <w:marTop w:val="0"/>
      <w:marBottom w:val="0"/>
      <w:divBdr>
        <w:top w:val="none" w:sz="0" w:space="0" w:color="auto"/>
        <w:left w:val="none" w:sz="0" w:space="0" w:color="auto"/>
        <w:bottom w:val="none" w:sz="0" w:space="0" w:color="auto"/>
        <w:right w:val="none" w:sz="0" w:space="0" w:color="auto"/>
      </w:divBdr>
    </w:div>
    <w:div w:id="1509903489">
      <w:bodyDiv w:val="1"/>
      <w:marLeft w:val="0"/>
      <w:marRight w:val="0"/>
      <w:marTop w:val="0"/>
      <w:marBottom w:val="0"/>
      <w:divBdr>
        <w:top w:val="none" w:sz="0" w:space="0" w:color="auto"/>
        <w:left w:val="none" w:sz="0" w:space="0" w:color="auto"/>
        <w:bottom w:val="none" w:sz="0" w:space="0" w:color="auto"/>
        <w:right w:val="none" w:sz="0" w:space="0" w:color="auto"/>
      </w:divBdr>
      <w:divsChild>
        <w:div w:id="1811512259">
          <w:marLeft w:val="0"/>
          <w:marRight w:val="0"/>
          <w:marTop w:val="0"/>
          <w:marBottom w:val="0"/>
          <w:divBdr>
            <w:top w:val="none" w:sz="0" w:space="0" w:color="auto"/>
            <w:left w:val="none" w:sz="0" w:space="0" w:color="auto"/>
            <w:bottom w:val="none" w:sz="0" w:space="0" w:color="auto"/>
            <w:right w:val="none" w:sz="0" w:space="0" w:color="auto"/>
          </w:divBdr>
        </w:div>
      </w:divsChild>
    </w:div>
    <w:div w:id="1528790812">
      <w:bodyDiv w:val="1"/>
      <w:marLeft w:val="0"/>
      <w:marRight w:val="0"/>
      <w:marTop w:val="0"/>
      <w:marBottom w:val="0"/>
      <w:divBdr>
        <w:top w:val="none" w:sz="0" w:space="0" w:color="auto"/>
        <w:left w:val="none" w:sz="0" w:space="0" w:color="auto"/>
        <w:bottom w:val="none" w:sz="0" w:space="0" w:color="auto"/>
        <w:right w:val="none" w:sz="0" w:space="0" w:color="auto"/>
      </w:divBdr>
    </w:div>
    <w:div w:id="1535461891">
      <w:bodyDiv w:val="1"/>
      <w:marLeft w:val="0"/>
      <w:marRight w:val="0"/>
      <w:marTop w:val="0"/>
      <w:marBottom w:val="0"/>
      <w:divBdr>
        <w:top w:val="none" w:sz="0" w:space="0" w:color="auto"/>
        <w:left w:val="none" w:sz="0" w:space="0" w:color="auto"/>
        <w:bottom w:val="none" w:sz="0" w:space="0" w:color="auto"/>
        <w:right w:val="none" w:sz="0" w:space="0" w:color="auto"/>
      </w:divBdr>
    </w:div>
    <w:div w:id="1617977975">
      <w:bodyDiv w:val="1"/>
      <w:marLeft w:val="0"/>
      <w:marRight w:val="0"/>
      <w:marTop w:val="0"/>
      <w:marBottom w:val="0"/>
      <w:divBdr>
        <w:top w:val="none" w:sz="0" w:space="0" w:color="auto"/>
        <w:left w:val="none" w:sz="0" w:space="0" w:color="auto"/>
        <w:bottom w:val="none" w:sz="0" w:space="0" w:color="auto"/>
        <w:right w:val="none" w:sz="0" w:space="0" w:color="auto"/>
      </w:divBdr>
    </w:div>
    <w:div w:id="1637300151">
      <w:bodyDiv w:val="1"/>
      <w:marLeft w:val="0"/>
      <w:marRight w:val="0"/>
      <w:marTop w:val="0"/>
      <w:marBottom w:val="0"/>
      <w:divBdr>
        <w:top w:val="none" w:sz="0" w:space="0" w:color="auto"/>
        <w:left w:val="none" w:sz="0" w:space="0" w:color="auto"/>
        <w:bottom w:val="none" w:sz="0" w:space="0" w:color="auto"/>
        <w:right w:val="none" w:sz="0" w:space="0" w:color="auto"/>
      </w:divBdr>
      <w:divsChild>
        <w:div w:id="818687592">
          <w:marLeft w:val="0"/>
          <w:marRight w:val="0"/>
          <w:marTop w:val="0"/>
          <w:marBottom w:val="0"/>
          <w:divBdr>
            <w:top w:val="none" w:sz="0" w:space="0" w:color="auto"/>
            <w:left w:val="none" w:sz="0" w:space="0" w:color="auto"/>
            <w:bottom w:val="none" w:sz="0" w:space="0" w:color="auto"/>
            <w:right w:val="none" w:sz="0" w:space="0" w:color="auto"/>
          </w:divBdr>
          <w:divsChild>
            <w:div w:id="632836159">
              <w:marLeft w:val="0"/>
              <w:marRight w:val="0"/>
              <w:marTop w:val="0"/>
              <w:marBottom w:val="0"/>
              <w:divBdr>
                <w:top w:val="none" w:sz="0" w:space="0" w:color="auto"/>
                <w:left w:val="none" w:sz="0" w:space="0" w:color="auto"/>
                <w:bottom w:val="none" w:sz="0" w:space="0" w:color="auto"/>
                <w:right w:val="none" w:sz="0" w:space="0" w:color="auto"/>
              </w:divBdr>
              <w:divsChild>
                <w:div w:id="1051150248">
                  <w:marLeft w:val="0"/>
                  <w:marRight w:val="0"/>
                  <w:marTop w:val="0"/>
                  <w:marBottom w:val="0"/>
                  <w:divBdr>
                    <w:top w:val="none" w:sz="0" w:space="0" w:color="auto"/>
                    <w:left w:val="none" w:sz="0" w:space="0" w:color="auto"/>
                    <w:bottom w:val="none" w:sz="0" w:space="0" w:color="auto"/>
                    <w:right w:val="none" w:sz="0" w:space="0" w:color="auto"/>
                  </w:divBdr>
                  <w:divsChild>
                    <w:div w:id="5592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658934">
      <w:bodyDiv w:val="1"/>
      <w:marLeft w:val="0"/>
      <w:marRight w:val="0"/>
      <w:marTop w:val="0"/>
      <w:marBottom w:val="0"/>
      <w:divBdr>
        <w:top w:val="none" w:sz="0" w:space="0" w:color="auto"/>
        <w:left w:val="none" w:sz="0" w:space="0" w:color="auto"/>
        <w:bottom w:val="none" w:sz="0" w:space="0" w:color="auto"/>
        <w:right w:val="none" w:sz="0" w:space="0" w:color="auto"/>
      </w:divBdr>
      <w:divsChild>
        <w:div w:id="242885233">
          <w:marLeft w:val="0"/>
          <w:marRight w:val="0"/>
          <w:marTop w:val="0"/>
          <w:marBottom w:val="0"/>
          <w:divBdr>
            <w:top w:val="none" w:sz="0" w:space="0" w:color="auto"/>
            <w:left w:val="none" w:sz="0" w:space="0" w:color="auto"/>
            <w:bottom w:val="none" w:sz="0" w:space="0" w:color="auto"/>
            <w:right w:val="none" w:sz="0" w:space="0" w:color="auto"/>
          </w:divBdr>
          <w:divsChild>
            <w:div w:id="1483041783">
              <w:marLeft w:val="0"/>
              <w:marRight w:val="0"/>
              <w:marTop w:val="0"/>
              <w:marBottom w:val="0"/>
              <w:divBdr>
                <w:top w:val="none" w:sz="0" w:space="0" w:color="auto"/>
                <w:left w:val="none" w:sz="0" w:space="0" w:color="auto"/>
                <w:bottom w:val="none" w:sz="0" w:space="0" w:color="auto"/>
                <w:right w:val="none" w:sz="0" w:space="0" w:color="auto"/>
              </w:divBdr>
              <w:divsChild>
                <w:div w:id="976691818">
                  <w:marLeft w:val="0"/>
                  <w:marRight w:val="0"/>
                  <w:marTop w:val="0"/>
                  <w:marBottom w:val="0"/>
                  <w:divBdr>
                    <w:top w:val="none" w:sz="0" w:space="0" w:color="auto"/>
                    <w:left w:val="none" w:sz="0" w:space="0" w:color="auto"/>
                    <w:bottom w:val="none" w:sz="0" w:space="0" w:color="auto"/>
                    <w:right w:val="none" w:sz="0" w:space="0" w:color="auto"/>
                  </w:divBdr>
                  <w:divsChild>
                    <w:div w:id="1725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985777">
      <w:bodyDiv w:val="1"/>
      <w:marLeft w:val="0"/>
      <w:marRight w:val="0"/>
      <w:marTop w:val="0"/>
      <w:marBottom w:val="0"/>
      <w:divBdr>
        <w:top w:val="none" w:sz="0" w:space="0" w:color="auto"/>
        <w:left w:val="none" w:sz="0" w:space="0" w:color="auto"/>
        <w:bottom w:val="none" w:sz="0" w:space="0" w:color="auto"/>
        <w:right w:val="none" w:sz="0" w:space="0" w:color="auto"/>
      </w:divBdr>
    </w:div>
    <w:div w:id="1948153673">
      <w:bodyDiv w:val="1"/>
      <w:marLeft w:val="0"/>
      <w:marRight w:val="0"/>
      <w:marTop w:val="0"/>
      <w:marBottom w:val="0"/>
      <w:divBdr>
        <w:top w:val="none" w:sz="0" w:space="0" w:color="auto"/>
        <w:left w:val="none" w:sz="0" w:space="0" w:color="auto"/>
        <w:bottom w:val="none" w:sz="0" w:space="0" w:color="auto"/>
        <w:right w:val="none" w:sz="0" w:space="0" w:color="auto"/>
      </w:divBdr>
    </w:div>
    <w:div w:id="2142455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19C102-8D9C-46FF-AA82-4F00FAF88DCC}">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CF399-7679-4CF3-A360-7BA6646F7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33</Pages>
  <Words>98581</Words>
  <Characters>561915</Characters>
  <Application>Microsoft Office Word</Application>
  <DocSecurity>0</DocSecurity>
  <Lines>4682</Lines>
  <Paragraphs>1318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Chevassus</dc:creator>
  <cp:keywords/>
  <dc:description/>
  <cp:lastModifiedBy>CHEVASSUS, Emmanuel</cp:lastModifiedBy>
  <cp:revision>3</cp:revision>
  <cp:lastPrinted>2024-12-05T15:32:00Z</cp:lastPrinted>
  <dcterms:created xsi:type="dcterms:W3CDTF">2025-01-20T21:37:00Z</dcterms:created>
  <dcterms:modified xsi:type="dcterms:W3CDTF">2025-01-24T13:17:00Z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id="I7wqfaQZ"/&gt;&lt;style id="http://www.zotero.org/styles/atmospheric-chemistry-and-physics" hasBibliography="1" bibliographyStyleHasBeenSet="1"/&gt;&lt;prefs&gt;&lt;pref name="fieldType" value="Field"/&gt;&lt;/prefs&gt;&lt;/d</vt:lpwstr>
  </property>
  <property fmtid="{D5CDD505-2E9C-101B-9397-08002B2CF9AE}" pid="3" name="ZOTERO_PREF_2">
    <vt:lpwstr>ata&gt;</vt:lpwstr>
  </property>
</Properties>
</file>